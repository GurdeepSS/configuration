
<file path=[Content_Types].xml><?xml version="1.0" encoding="utf-8"?>
<Types xmlns="http://schemas.openxmlformats.org/package/2006/content-types">
  <Default Extension="xml" ContentType="application/xml"/>
  <Default Extension="vsd" ContentType="application/vnd.visio"/>
  <Default Extension="vsdx" ContentType="application/vnd.ms-visio.drawi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customXmlDelRangeStart w:id="0" w:author="aas" w:date="2013-10-14T02:06:00Z"/>
    <w:sdt>
      <w:sdtPr>
        <w:rPr>
          <w:rFonts w:asciiTheme="majorHAnsi" w:eastAsiaTheme="majorEastAsia" w:hAnsiTheme="majorHAnsi" w:cstheme="majorBidi"/>
          <w:caps/>
          <w:lang w:eastAsia="en-US"/>
        </w:rPr>
        <w:id w:val="-520556562"/>
        <w:docPartObj>
          <w:docPartGallery w:val="Cover Pages"/>
          <w:docPartUnique/>
        </w:docPartObj>
      </w:sdtPr>
      <w:sdtEndPr>
        <w:rPr>
          <w:rFonts w:asciiTheme="minorHAnsi" w:eastAsiaTheme="minorHAnsi" w:hAnsiTheme="minorHAnsi" w:cstheme="minorBidi"/>
          <w:caps w:val="0"/>
        </w:rPr>
      </w:sdtEndPr>
      <w:sdtContent>
        <w:customXmlDelRangeEnd w:id="0"/>
        <w:customXmlInsRangeStart w:id="1" w:author="aas" w:date="2013-10-14T02:06:00Z"/>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customXmlInsRangeEnd w:id="1"/>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31DF12E1"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138B4D77" w:rsidR="001A4B1B" w:rsidRDefault="005E2802"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r w:rsidR="00E34319">
                          <w:rPr>
                            <w:rStyle w:val="TitleChar"/>
                          </w:rPr>
                          <w:t>OF-CONFIG 1.2 (DRAFT)</w:t>
                        </w:r>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00B008FC" w:rsidR="001A4B1B" w:rsidRDefault="00C128FA" w:rsidP="00E64B71">
                        <w:pPr>
                          <w:pStyle w:val="NoSpacing"/>
                          <w:rPr>
                            <w:rFonts w:asciiTheme="majorHAnsi" w:eastAsiaTheme="majorEastAsia" w:hAnsiTheme="majorHAnsi" w:cstheme="majorBidi"/>
                            <w:sz w:val="44"/>
                            <w:szCs w:val="44"/>
                          </w:rPr>
                        </w:pPr>
                        <w:r>
                          <w:rPr>
                            <w:rStyle w:val="SubtitleChar"/>
                          </w:rPr>
                          <w:t>OpenFlow Management and Configuration Protocol</w:t>
                        </w:r>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6414FC43" w:rsidR="001A4B1B" w:rsidRPr="000D08C8" w:rsidRDefault="001A4B1B" w:rsidP="002201B4">
                    <w:pPr>
                      <w:rPr>
                        <w:sz w:val="28"/>
                        <w:szCs w:val="28"/>
                      </w:rPr>
                    </w:pPr>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05643BD3" w:rsidR="000E7F98" w:rsidDel="00811211" w:rsidRDefault="000E7F98">
              <w:pPr>
                <w:rPr>
                  <w:del w:id="2" w:author="Anees Shaikh" w:date="2013-12-08T23:03:00Z"/>
                </w:rPr>
              </w:pPr>
              <w:del w:id="3" w:author="Anees Shaikh" w:date="2013-12-08T23:03:00Z">
                <w:r w:rsidDel="00811211">
                  <w:delText xml:space="preserve">Contact: </w:delText>
                </w:r>
                <w:r w:rsidR="002705F3" w:rsidDel="00811211">
                  <w:delText>Deepak Bansal (</w:delText>
                </w:r>
                <w:r w:rsidR="002705F3" w:rsidRPr="00E90756" w:rsidDel="00811211">
                  <w:rPr>
                    <w:rPrChange w:id="4" w:author="Anees Shaikh" w:date="2013-10-19T23:51:00Z">
                      <w:rPr>
                        <w:rStyle w:val="Hyperlink"/>
                      </w:rPr>
                    </w:rPrChange>
                  </w:rPr>
                  <w:delText>dbansal@microsoft.com</w:delText>
                </w:r>
                <w:r w:rsidR="002705F3" w:rsidDel="00811211">
                  <w:delText xml:space="preserve">), </w:delText>
                </w:r>
                <w:r w:rsidR="002705F3" w:rsidRPr="002705F3" w:rsidDel="00811211">
                  <w:delText>Stuart Bailey (</w:delText>
                </w:r>
                <w:r w:rsidR="002705F3" w:rsidRPr="00E90756" w:rsidDel="00811211">
                  <w:rPr>
                    <w:rPrChange w:id="5" w:author="Anees Shaikh" w:date="2013-10-19T23:52:00Z">
                      <w:rPr>
                        <w:rStyle w:val="Hyperlink"/>
                      </w:rPr>
                    </w:rPrChange>
                  </w:rPr>
                  <w:delText>sbailey@infoblox.com</w:delText>
                </w:r>
                <w:r w:rsidR="002705F3" w:rsidRPr="002705F3" w:rsidDel="00811211">
                  <w:delText>)</w:delText>
                </w:r>
                <w:r w:rsidR="002705F3" w:rsidDel="00811211">
                  <w:delText xml:space="preserve">, </w:delText>
                </w:r>
                <w:r w:rsidR="002705F3" w:rsidRPr="002705F3" w:rsidDel="00811211">
                  <w:delText>Thoma</w:delText>
                </w:r>
                <w:r w:rsidR="002705F3" w:rsidDel="00811211">
                  <w:delText>s Dietz (</w:delText>
                </w:r>
                <w:r w:rsidR="002705F3" w:rsidRPr="00E90756" w:rsidDel="00811211">
                  <w:rPr>
                    <w:rPrChange w:id="6" w:author="Anees Shaikh" w:date="2013-10-19T23:52:00Z">
                      <w:rPr>
                        <w:rStyle w:val="Hyperlink"/>
                      </w:rPr>
                    </w:rPrChange>
                  </w:rPr>
                  <w:delText>Thomas.Dietz@neclab.eu</w:delText>
                </w:r>
                <w:r w:rsidR="002705F3" w:rsidDel="00811211">
                  <w:delText xml:space="preserve">), </w:delText>
                </w:r>
                <w:r w:rsidR="002705F3" w:rsidRPr="002705F3" w:rsidDel="00811211">
                  <w:delText>Anee</w:delText>
                </w:r>
                <w:r w:rsidR="002705F3" w:rsidDel="00811211">
                  <w:delText>s</w:delText>
                </w:r>
                <w:r w:rsidR="001D136E" w:rsidDel="00811211">
                  <w:delText xml:space="preserve"> </w:delText>
                </w:r>
                <w:r w:rsidR="002705F3" w:rsidDel="00811211">
                  <w:delText>Shaikh (aashaikh@us.ibm.com)</w:delText>
                </w:r>
                <w:r w:rsidR="002705F3" w:rsidRPr="002705F3" w:rsidDel="00811211">
                  <w:delText xml:space="preserve"> </w:delText>
                </w:r>
              </w:del>
              <w:ins w:id="7" w:author="aas" w:date="2013-10-14T02:06:00Z">
                <w:del w:id="8" w:author="Anees Shaikh" w:date="2013-12-08T23:03:00Z">
                  <w:r w:rsidR="00874469" w:rsidDel="00811211">
                    <w:delText>, Carl Moberg (calle@tail-f.com)</w:delText>
                  </w:r>
                </w:del>
              </w:ins>
            </w:p>
            <w:p w14:paraId="0C8C4FFA" w14:textId="77777777" w:rsidR="00E90756" w:rsidRDefault="00E90756" w:rsidP="00871775">
              <w:pPr>
                <w:rPr>
                  <w:ins w:id="9" w:author="Anees Shaikh" w:date="2013-10-19T23:52:00Z"/>
                </w:rPr>
              </w:pPr>
            </w:p>
            <w:p w14:paraId="7DE4D68D" w14:textId="77777777" w:rsidR="00E90756" w:rsidRDefault="00E90756" w:rsidP="00871775">
              <w:pPr>
                <w:rPr>
                  <w:ins w:id="10" w:author="Anees Shaikh" w:date="2013-10-19T23:52:00Z"/>
                </w:rPr>
              </w:pPr>
            </w:p>
            <w:p w14:paraId="66FEBB67" w14:textId="0BB12FBF" w:rsidR="00CD1D1D" w:rsidRDefault="001A4B1B" w:rsidP="00871775">
              <w:del w:id="11" w:author="Anees Shaikh" w:date="2013-10-19T23:52:00Z">
                <w:r w:rsidDel="00E90756">
                  <w:br w:type="page"/>
                </w:r>
              </w:del>
            </w:p>
            <w:p w14:paraId="6CB56F99" w14:textId="09368CCC" w:rsidR="00871775" w:rsidRPr="00871775" w:rsidRDefault="00871775" w:rsidP="00871775">
              <w:pPr>
                <w:rPr>
                  <w:rFonts w:eastAsiaTheme="majorEastAsia"/>
                </w:rPr>
              </w:pPr>
              <w:r w:rsidRPr="00871775">
                <w:rPr>
                  <w:rFonts w:eastAsiaTheme="majorEastAsia"/>
                </w:rPr>
                <w:t xml:space="preserve">Copyright © </w:t>
              </w:r>
              <w:r w:rsidR="00E95DBE">
                <w:rPr>
                  <w:rFonts w:eastAsiaTheme="majorEastAsia"/>
                </w:rPr>
                <w:t>2013</w:t>
              </w:r>
              <w:r w:rsidRPr="00871775">
                <w:rPr>
                  <w:rFonts w:eastAsiaTheme="majorEastAsia"/>
                </w:rPr>
                <w:t xml:space="preserve"> Open Networking Foundation</w:t>
              </w:r>
            </w:p>
            <w:p w14:paraId="24CD68C4" w14:textId="77777777" w:rsidR="00E90756" w:rsidRDefault="00E90756">
              <w:pPr>
                <w:spacing w:before="0" w:line="276" w:lineRule="auto"/>
                <w:rPr>
                  <w:ins w:id="12" w:author="Anees Shaikh" w:date="2013-10-19T23:53:00Z"/>
                  <w:rFonts w:eastAsiaTheme="majorEastAsia"/>
                </w:rPr>
              </w:pPr>
              <w:ins w:id="13" w:author="Anees Shaikh" w:date="2013-10-19T23:53:00Z">
                <w:r>
                  <w:rPr>
                    <w:rFonts w:eastAsiaTheme="majorEastAsia"/>
                  </w:rPr>
                  <w:br w:type="page"/>
                </w:r>
              </w:ins>
            </w:p>
            <w:p w14:paraId="07873EEA" w14:textId="670E25CF" w:rsidR="00871775" w:rsidRPr="00871775" w:rsidRDefault="00871775" w:rsidP="00871775">
              <w:pPr>
                <w:rPr>
                  <w:rFonts w:eastAsiaTheme="majorEastAsia"/>
                </w:rPr>
              </w:pPr>
              <w:r w:rsidRPr="00871775">
                <w:rPr>
                  <w:rFonts w:eastAsiaTheme="majorEastAsia"/>
                </w:rPr>
                <w:lastRenderedPageBreak/>
                <w:t>Disclaimer</w:t>
              </w:r>
            </w:p>
            <w:p w14:paraId="2853564C" w14:textId="7738F6A0" w:rsidR="00CD1D1D" w:rsidDel="00E90756" w:rsidRDefault="00CD1D1D" w:rsidP="00871775">
              <w:pPr>
                <w:rPr>
                  <w:del w:id="14" w:author="Anees Shaikh" w:date="2013-10-19T23:53:00Z"/>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THIS SPECIFICATION IS PROVIDED "AS IS" WITH NO WARRANTIES WHATSOEVER, INCLUDING ANY WARRANTY OF MERCHANTABILITY, NONINFRINGEMENT, FITNESS FOR ANY PARTICULAR PURPOSE, OR ANY WARRANTY OTHERWISE ARISING OUT OF ANY PROPOSAL, SPECIFICATION OR SAMPLE.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3"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55E416C8" w:rsidR="001A4B1B" w:rsidRDefault="00871775" w:rsidP="00871775">
              <w:r w:rsidRPr="00871775">
                <w:rPr>
                  <w:rFonts w:eastAsiaTheme="majorEastAsia"/>
                </w:rPr>
                <w:t>Any marks and brands contained herein are the property of their respective owners.</w:t>
              </w:r>
            </w:p>
            <w:customXmlInsRangeStart w:id="15" w:author="aas" w:date="2013-10-14T02:06:00Z"/>
          </w:sdtContent>
        </w:sdt>
        <w:customXmlInsRangeEnd w:id="15"/>
        <w:customXmlDelRangeStart w:id="16" w:author="aas" w:date="2013-10-14T02:06:00Z"/>
      </w:sdtContent>
    </w:sdt>
    <w:customXmlDelRangeEnd w:id="16"/>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rsidP="00C128FA">
          <w:pPr>
            <w:pStyle w:val="TOCHeading"/>
          </w:pPr>
          <w:r>
            <w:t>Contents</w:t>
          </w:r>
        </w:p>
        <w:p w14:paraId="6F9F2AD6" w14:textId="77777777" w:rsidR="004F709F" w:rsidRDefault="00554195">
          <w:pPr>
            <w:pStyle w:val="TOC1"/>
            <w:tabs>
              <w:tab w:val="left" w:pos="362"/>
              <w:tab w:val="right" w:leader="dot" w:pos="9350"/>
            </w:tabs>
            <w:rPr>
              <w:ins w:id="17" w:author="Anees Shaikh" w:date="2013-12-09T22:41:00Z"/>
              <w:rFonts w:eastAsiaTheme="minorEastAsia"/>
              <w:noProof/>
              <w:sz w:val="24"/>
              <w:szCs w:val="24"/>
              <w:lang w:eastAsia="ja-JP"/>
            </w:rPr>
          </w:pPr>
          <w:r>
            <w:fldChar w:fldCharType="begin"/>
          </w:r>
          <w:r w:rsidR="00FF734B">
            <w:instrText xml:space="preserve"> TOC \o "1-3" \h \z \u </w:instrText>
          </w:r>
          <w:r>
            <w:fldChar w:fldCharType="separate"/>
          </w:r>
          <w:bookmarkStart w:id="18" w:name="_GoBack"/>
          <w:bookmarkEnd w:id="18"/>
          <w:ins w:id="19" w:author="Anees Shaikh" w:date="2013-12-09T22:41:00Z">
            <w:r w:rsidR="004F709F">
              <w:rPr>
                <w:noProof/>
              </w:rPr>
              <w:t>1</w:t>
            </w:r>
            <w:r w:rsidR="004F709F">
              <w:rPr>
                <w:rFonts w:eastAsiaTheme="minorEastAsia"/>
                <w:noProof/>
                <w:sz w:val="24"/>
                <w:szCs w:val="24"/>
                <w:lang w:eastAsia="ja-JP"/>
              </w:rPr>
              <w:tab/>
            </w:r>
            <w:r w:rsidR="004F709F">
              <w:rPr>
                <w:noProof/>
              </w:rPr>
              <w:t>Introduction</w:t>
            </w:r>
            <w:r w:rsidR="004F709F">
              <w:rPr>
                <w:noProof/>
              </w:rPr>
              <w:tab/>
            </w:r>
            <w:r w:rsidR="004F709F">
              <w:rPr>
                <w:noProof/>
              </w:rPr>
              <w:fldChar w:fldCharType="begin"/>
            </w:r>
            <w:r w:rsidR="004F709F">
              <w:rPr>
                <w:noProof/>
              </w:rPr>
              <w:instrText xml:space="preserve"> PAGEREF _Toc248248195 \h </w:instrText>
            </w:r>
            <w:r w:rsidR="004F709F">
              <w:rPr>
                <w:noProof/>
              </w:rPr>
            </w:r>
          </w:ins>
          <w:r w:rsidR="004F709F">
            <w:rPr>
              <w:noProof/>
            </w:rPr>
            <w:fldChar w:fldCharType="separate"/>
          </w:r>
          <w:ins w:id="20" w:author="Anees Shaikh" w:date="2013-12-09T22:41:00Z">
            <w:r w:rsidR="004F709F">
              <w:rPr>
                <w:noProof/>
              </w:rPr>
              <w:t>5</w:t>
            </w:r>
            <w:r w:rsidR="004F709F">
              <w:rPr>
                <w:noProof/>
              </w:rPr>
              <w:fldChar w:fldCharType="end"/>
            </w:r>
          </w:ins>
        </w:p>
        <w:p w14:paraId="483B4ACE" w14:textId="77777777" w:rsidR="004F709F" w:rsidRDefault="004F709F">
          <w:pPr>
            <w:pStyle w:val="TOC1"/>
            <w:tabs>
              <w:tab w:val="left" w:pos="362"/>
              <w:tab w:val="right" w:leader="dot" w:pos="9350"/>
            </w:tabs>
            <w:rPr>
              <w:ins w:id="21" w:author="Anees Shaikh" w:date="2013-12-09T22:41:00Z"/>
              <w:rFonts w:eastAsiaTheme="minorEastAsia"/>
              <w:noProof/>
              <w:sz w:val="24"/>
              <w:szCs w:val="24"/>
              <w:lang w:eastAsia="ja-JP"/>
            </w:rPr>
          </w:pPr>
          <w:ins w:id="22" w:author="Anees Shaikh" w:date="2013-12-09T22:41:00Z">
            <w:r>
              <w:rPr>
                <w:noProof/>
              </w:rPr>
              <w:t>2</w:t>
            </w:r>
            <w:r>
              <w:rPr>
                <w:rFonts w:eastAsiaTheme="minorEastAsia"/>
                <w:noProof/>
                <w:sz w:val="24"/>
                <w:szCs w:val="24"/>
                <w:lang w:eastAsia="ja-JP"/>
              </w:rPr>
              <w:tab/>
            </w:r>
            <w:r>
              <w:rPr>
                <w:noProof/>
              </w:rPr>
              <w:t>Motivation</w:t>
            </w:r>
            <w:r>
              <w:rPr>
                <w:noProof/>
              </w:rPr>
              <w:tab/>
            </w:r>
            <w:r>
              <w:rPr>
                <w:noProof/>
              </w:rPr>
              <w:fldChar w:fldCharType="begin"/>
            </w:r>
            <w:r>
              <w:rPr>
                <w:noProof/>
              </w:rPr>
              <w:instrText xml:space="preserve"> PAGEREF _Toc248248196 \h </w:instrText>
            </w:r>
            <w:r>
              <w:rPr>
                <w:noProof/>
              </w:rPr>
            </w:r>
          </w:ins>
          <w:r>
            <w:rPr>
              <w:noProof/>
            </w:rPr>
            <w:fldChar w:fldCharType="separate"/>
          </w:r>
          <w:ins w:id="23" w:author="Anees Shaikh" w:date="2013-12-09T22:41:00Z">
            <w:r>
              <w:rPr>
                <w:noProof/>
              </w:rPr>
              <w:t>5</w:t>
            </w:r>
            <w:r>
              <w:rPr>
                <w:noProof/>
              </w:rPr>
              <w:fldChar w:fldCharType="end"/>
            </w:r>
          </w:ins>
        </w:p>
        <w:p w14:paraId="25B18C71" w14:textId="77777777" w:rsidR="004F709F" w:rsidRDefault="004F709F">
          <w:pPr>
            <w:pStyle w:val="TOC2"/>
            <w:tabs>
              <w:tab w:val="left" w:pos="749"/>
              <w:tab w:val="right" w:leader="dot" w:pos="9350"/>
            </w:tabs>
            <w:rPr>
              <w:ins w:id="24" w:author="Anees Shaikh" w:date="2013-12-09T22:41:00Z"/>
              <w:rFonts w:eastAsiaTheme="minorEastAsia"/>
              <w:noProof/>
              <w:sz w:val="24"/>
              <w:szCs w:val="24"/>
              <w:lang w:eastAsia="ja-JP"/>
            </w:rPr>
          </w:pPr>
          <w:ins w:id="25" w:author="Anees Shaikh" w:date="2013-12-09T22:41:00Z">
            <w:r>
              <w:rPr>
                <w:noProof/>
              </w:rPr>
              <w:t>2.1</w:t>
            </w:r>
            <w:r>
              <w:rPr>
                <w:rFonts w:eastAsiaTheme="minorEastAsia"/>
                <w:noProof/>
                <w:sz w:val="24"/>
                <w:szCs w:val="24"/>
                <w:lang w:eastAsia="ja-JP"/>
              </w:rPr>
              <w:tab/>
            </w:r>
            <w:r>
              <w:rPr>
                <w:noProof/>
              </w:rPr>
              <w:t>OF-CONFIG and OF-SWITCH</w:t>
            </w:r>
            <w:r>
              <w:rPr>
                <w:noProof/>
              </w:rPr>
              <w:tab/>
            </w:r>
            <w:r>
              <w:rPr>
                <w:noProof/>
              </w:rPr>
              <w:fldChar w:fldCharType="begin"/>
            </w:r>
            <w:r>
              <w:rPr>
                <w:noProof/>
              </w:rPr>
              <w:instrText xml:space="preserve"> PAGEREF _Toc248248197 \h </w:instrText>
            </w:r>
            <w:r>
              <w:rPr>
                <w:noProof/>
              </w:rPr>
            </w:r>
          </w:ins>
          <w:r>
            <w:rPr>
              <w:noProof/>
            </w:rPr>
            <w:fldChar w:fldCharType="separate"/>
          </w:r>
          <w:ins w:id="26" w:author="Anees Shaikh" w:date="2013-12-09T22:41:00Z">
            <w:r>
              <w:rPr>
                <w:noProof/>
              </w:rPr>
              <w:t>7</w:t>
            </w:r>
            <w:r>
              <w:rPr>
                <w:noProof/>
              </w:rPr>
              <w:fldChar w:fldCharType="end"/>
            </w:r>
          </w:ins>
        </w:p>
        <w:p w14:paraId="27658918" w14:textId="77777777" w:rsidR="004F709F" w:rsidRDefault="004F709F">
          <w:pPr>
            <w:pStyle w:val="TOC1"/>
            <w:tabs>
              <w:tab w:val="left" w:pos="362"/>
              <w:tab w:val="right" w:leader="dot" w:pos="9350"/>
            </w:tabs>
            <w:rPr>
              <w:ins w:id="27" w:author="Anees Shaikh" w:date="2013-12-09T22:41:00Z"/>
              <w:rFonts w:eastAsiaTheme="minorEastAsia"/>
              <w:noProof/>
              <w:sz w:val="24"/>
              <w:szCs w:val="24"/>
              <w:lang w:eastAsia="ja-JP"/>
            </w:rPr>
          </w:pPr>
          <w:ins w:id="28" w:author="Anees Shaikh" w:date="2013-12-09T22:41:00Z">
            <w:r>
              <w:rPr>
                <w:noProof/>
              </w:rPr>
              <w:t>3</w:t>
            </w:r>
            <w:r>
              <w:rPr>
                <w:rFonts w:eastAsiaTheme="minorEastAsia"/>
                <w:noProof/>
                <w:sz w:val="24"/>
                <w:szCs w:val="24"/>
                <w:lang w:eastAsia="ja-JP"/>
              </w:rPr>
              <w:tab/>
            </w:r>
            <w:r>
              <w:rPr>
                <w:noProof/>
              </w:rPr>
              <w:t>Scope</w:t>
            </w:r>
            <w:r>
              <w:rPr>
                <w:noProof/>
              </w:rPr>
              <w:tab/>
            </w:r>
            <w:r>
              <w:rPr>
                <w:noProof/>
              </w:rPr>
              <w:fldChar w:fldCharType="begin"/>
            </w:r>
            <w:r>
              <w:rPr>
                <w:noProof/>
              </w:rPr>
              <w:instrText xml:space="preserve"> PAGEREF _Toc248248198 \h </w:instrText>
            </w:r>
            <w:r>
              <w:rPr>
                <w:noProof/>
              </w:rPr>
            </w:r>
          </w:ins>
          <w:r>
            <w:rPr>
              <w:noProof/>
            </w:rPr>
            <w:fldChar w:fldCharType="separate"/>
          </w:r>
          <w:ins w:id="29" w:author="Anees Shaikh" w:date="2013-12-09T22:41:00Z">
            <w:r>
              <w:rPr>
                <w:noProof/>
              </w:rPr>
              <w:t>8</w:t>
            </w:r>
            <w:r>
              <w:rPr>
                <w:noProof/>
              </w:rPr>
              <w:fldChar w:fldCharType="end"/>
            </w:r>
          </w:ins>
        </w:p>
        <w:p w14:paraId="7D49207A" w14:textId="77777777" w:rsidR="004F709F" w:rsidRDefault="004F709F">
          <w:pPr>
            <w:pStyle w:val="TOC1"/>
            <w:tabs>
              <w:tab w:val="left" w:pos="362"/>
              <w:tab w:val="right" w:leader="dot" w:pos="9350"/>
            </w:tabs>
            <w:rPr>
              <w:ins w:id="30" w:author="Anees Shaikh" w:date="2013-12-09T22:41:00Z"/>
              <w:rFonts w:eastAsiaTheme="minorEastAsia"/>
              <w:noProof/>
              <w:sz w:val="24"/>
              <w:szCs w:val="24"/>
              <w:lang w:eastAsia="ja-JP"/>
            </w:rPr>
          </w:pPr>
          <w:ins w:id="31" w:author="Anees Shaikh" w:date="2013-12-09T22:41:00Z">
            <w:r>
              <w:rPr>
                <w:noProof/>
              </w:rPr>
              <w:t>4</w:t>
            </w:r>
            <w:r>
              <w:rPr>
                <w:rFonts w:eastAsiaTheme="minorEastAsia"/>
                <w:noProof/>
                <w:sz w:val="24"/>
                <w:szCs w:val="24"/>
                <w:lang w:eastAsia="ja-JP"/>
              </w:rPr>
              <w:tab/>
            </w:r>
            <w:r>
              <w:rPr>
                <w:noProof/>
              </w:rPr>
              <w:t>Normative Language</w:t>
            </w:r>
            <w:r>
              <w:rPr>
                <w:noProof/>
              </w:rPr>
              <w:tab/>
            </w:r>
            <w:r>
              <w:rPr>
                <w:noProof/>
              </w:rPr>
              <w:fldChar w:fldCharType="begin"/>
            </w:r>
            <w:r>
              <w:rPr>
                <w:noProof/>
              </w:rPr>
              <w:instrText xml:space="preserve"> PAGEREF _Toc248248199 \h </w:instrText>
            </w:r>
            <w:r>
              <w:rPr>
                <w:noProof/>
              </w:rPr>
            </w:r>
          </w:ins>
          <w:r>
            <w:rPr>
              <w:noProof/>
            </w:rPr>
            <w:fldChar w:fldCharType="separate"/>
          </w:r>
          <w:ins w:id="32" w:author="Anees Shaikh" w:date="2013-12-09T22:41:00Z">
            <w:r>
              <w:rPr>
                <w:noProof/>
              </w:rPr>
              <w:t>9</w:t>
            </w:r>
            <w:r>
              <w:rPr>
                <w:noProof/>
              </w:rPr>
              <w:fldChar w:fldCharType="end"/>
            </w:r>
          </w:ins>
        </w:p>
        <w:p w14:paraId="796FE273" w14:textId="77777777" w:rsidR="004F709F" w:rsidRDefault="004F709F">
          <w:pPr>
            <w:pStyle w:val="TOC1"/>
            <w:tabs>
              <w:tab w:val="left" w:pos="362"/>
              <w:tab w:val="right" w:leader="dot" w:pos="9350"/>
            </w:tabs>
            <w:rPr>
              <w:ins w:id="33" w:author="Anees Shaikh" w:date="2013-12-09T22:41:00Z"/>
              <w:rFonts w:eastAsiaTheme="minorEastAsia"/>
              <w:noProof/>
              <w:sz w:val="24"/>
              <w:szCs w:val="24"/>
              <w:lang w:eastAsia="ja-JP"/>
            </w:rPr>
          </w:pPr>
          <w:ins w:id="34" w:author="Anees Shaikh" w:date="2013-12-09T22:41:00Z">
            <w:r>
              <w:rPr>
                <w:noProof/>
              </w:rPr>
              <w:t>5</w:t>
            </w:r>
            <w:r>
              <w:rPr>
                <w:rFonts w:eastAsiaTheme="minorEastAsia"/>
                <w:noProof/>
                <w:sz w:val="24"/>
                <w:szCs w:val="24"/>
                <w:lang w:eastAsia="ja-JP"/>
              </w:rPr>
              <w:tab/>
            </w:r>
            <w:r>
              <w:rPr>
                <w:noProof/>
              </w:rPr>
              <w:t>Terms</w:t>
            </w:r>
            <w:r>
              <w:rPr>
                <w:noProof/>
              </w:rPr>
              <w:tab/>
            </w:r>
            <w:r>
              <w:rPr>
                <w:noProof/>
              </w:rPr>
              <w:fldChar w:fldCharType="begin"/>
            </w:r>
            <w:r>
              <w:rPr>
                <w:noProof/>
              </w:rPr>
              <w:instrText xml:space="preserve"> PAGEREF _Toc248248200 \h </w:instrText>
            </w:r>
            <w:r>
              <w:rPr>
                <w:noProof/>
              </w:rPr>
            </w:r>
          </w:ins>
          <w:r>
            <w:rPr>
              <w:noProof/>
            </w:rPr>
            <w:fldChar w:fldCharType="separate"/>
          </w:r>
          <w:ins w:id="35" w:author="Anees Shaikh" w:date="2013-12-09T22:41:00Z">
            <w:r>
              <w:rPr>
                <w:noProof/>
              </w:rPr>
              <w:t>9</w:t>
            </w:r>
            <w:r>
              <w:rPr>
                <w:noProof/>
              </w:rPr>
              <w:fldChar w:fldCharType="end"/>
            </w:r>
          </w:ins>
        </w:p>
        <w:p w14:paraId="544F58FA" w14:textId="77777777" w:rsidR="004F709F" w:rsidRDefault="004F709F">
          <w:pPr>
            <w:pStyle w:val="TOC2"/>
            <w:tabs>
              <w:tab w:val="left" w:pos="749"/>
              <w:tab w:val="right" w:leader="dot" w:pos="9350"/>
            </w:tabs>
            <w:rPr>
              <w:ins w:id="36" w:author="Anees Shaikh" w:date="2013-12-09T22:41:00Z"/>
              <w:rFonts w:eastAsiaTheme="minorEastAsia"/>
              <w:noProof/>
              <w:sz w:val="24"/>
              <w:szCs w:val="24"/>
              <w:lang w:eastAsia="ja-JP"/>
            </w:rPr>
          </w:pPr>
          <w:ins w:id="37" w:author="Anees Shaikh" w:date="2013-12-09T22:41:00Z">
            <w:r>
              <w:rPr>
                <w:noProof/>
              </w:rPr>
              <w:t>5.1</w:t>
            </w:r>
            <w:r>
              <w:rPr>
                <w:rFonts w:eastAsiaTheme="minorEastAsia"/>
                <w:noProof/>
                <w:sz w:val="24"/>
                <w:szCs w:val="24"/>
                <w:lang w:eastAsia="ja-JP"/>
              </w:rPr>
              <w:tab/>
            </w:r>
            <w:r>
              <w:rPr>
                <w:noProof/>
              </w:rPr>
              <w:t>OpenFlow Capable Switch</w:t>
            </w:r>
            <w:r>
              <w:rPr>
                <w:noProof/>
              </w:rPr>
              <w:tab/>
            </w:r>
            <w:r>
              <w:rPr>
                <w:noProof/>
              </w:rPr>
              <w:fldChar w:fldCharType="begin"/>
            </w:r>
            <w:r>
              <w:rPr>
                <w:noProof/>
              </w:rPr>
              <w:instrText xml:space="preserve"> PAGEREF _Toc248248201 \h </w:instrText>
            </w:r>
            <w:r>
              <w:rPr>
                <w:noProof/>
              </w:rPr>
            </w:r>
          </w:ins>
          <w:r>
            <w:rPr>
              <w:noProof/>
            </w:rPr>
            <w:fldChar w:fldCharType="separate"/>
          </w:r>
          <w:ins w:id="38" w:author="Anees Shaikh" w:date="2013-12-09T22:41:00Z">
            <w:r>
              <w:rPr>
                <w:noProof/>
              </w:rPr>
              <w:t>9</w:t>
            </w:r>
            <w:r>
              <w:rPr>
                <w:noProof/>
              </w:rPr>
              <w:fldChar w:fldCharType="end"/>
            </w:r>
          </w:ins>
        </w:p>
        <w:p w14:paraId="03154AC3" w14:textId="77777777" w:rsidR="004F709F" w:rsidRDefault="004F709F">
          <w:pPr>
            <w:pStyle w:val="TOC2"/>
            <w:tabs>
              <w:tab w:val="left" w:pos="749"/>
              <w:tab w:val="right" w:leader="dot" w:pos="9350"/>
            </w:tabs>
            <w:rPr>
              <w:ins w:id="39" w:author="Anees Shaikh" w:date="2013-12-09T22:41:00Z"/>
              <w:rFonts w:eastAsiaTheme="minorEastAsia"/>
              <w:noProof/>
              <w:sz w:val="24"/>
              <w:szCs w:val="24"/>
              <w:lang w:eastAsia="ja-JP"/>
            </w:rPr>
          </w:pPr>
          <w:ins w:id="40" w:author="Anees Shaikh" w:date="2013-12-09T22:41:00Z">
            <w:r>
              <w:rPr>
                <w:noProof/>
              </w:rPr>
              <w:t>5.2</w:t>
            </w:r>
            <w:r>
              <w:rPr>
                <w:rFonts w:eastAsiaTheme="minorEastAsia"/>
                <w:noProof/>
                <w:sz w:val="24"/>
                <w:szCs w:val="24"/>
                <w:lang w:eastAsia="ja-JP"/>
              </w:rPr>
              <w:tab/>
            </w:r>
            <w:r>
              <w:rPr>
                <w:noProof/>
              </w:rPr>
              <w:t>OpenFlow Configuration Point</w:t>
            </w:r>
            <w:r>
              <w:rPr>
                <w:noProof/>
              </w:rPr>
              <w:tab/>
            </w:r>
            <w:r>
              <w:rPr>
                <w:noProof/>
              </w:rPr>
              <w:fldChar w:fldCharType="begin"/>
            </w:r>
            <w:r>
              <w:rPr>
                <w:noProof/>
              </w:rPr>
              <w:instrText xml:space="preserve"> PAGEREF _Toc248248202 \h </w:instrText>
            </w:r>
            <w:r>
              <w:rPr>
                <w:noProof/>
              </w:rPr>
            </w:r>
          </w:ins>
          <w:r>
            <w:rPr>
              <w:noProof/>
            </w:rPr>
            <w:fldChar w:fldCharType="separate"/>
          </w:r>
          <w:ins w:id="41" w:author="Anees Shaikh" w:date="2013-12-09T22:41:00Z">
            <w:r>
              <w:rPr>
                <w:noProof/>
              </w:rPr>
              <w:t>9</w:t>
            </w:r>
            <w:r>
              <w:rPr>
                <w:noProof/>
              </w:rPr>
              <w:fldChar w:fldCharType="end"/>
            </w:r>
          </w:ins>
        </w:p>
        <w:p w14:paraId="62E1C972" w14:textId="77777777" w:rsidR="004F709F" w:rsidRDefault="004F709F">
          <w:pPr>
            <w:pStyle w:val="TOC2"/>
            <w:tabs>
              <w:tab w:val="left" w:pos="749"/>
              <w:tab w:val="right" w:leader="dot" w:pos="9350"/>
            </w:tabs>
            <w:rPr>
              <w:ins w:id="42" w:author="Anees Shaikh" w:date="2013-12-09T22:41:00Z"/>
              <w:rFonts w:eastAsiaTheme="minorEastAsia"/>
              <w:noProof/>
              <w:sz w:val="24"/>
              <w:szCs w:val="24"/>
              <w:lang w:eastAsia="ja-JP"/>
            </w:rPr>
          </w:pPr>
          <w:ins w:id="43" w:author="Anees Shaikh" w:date="2013-12-09T22:41:00Z">
            <w:r>
              <w:rPr>
                <w:noProof/>
              </w:rPr>
              <w:t>5.3</w:t>
            </w:r>
            <w:r>
              <w:rPr>
                <w:rFonts w:eastAsiaTheme="minorEastAsia"/>
                <w:noProof/>
                <w:sz w:val="24"/>
                <w:szCs w:val="24"/>
                <w:lang w:eastAsia="ja-JP"/>
              </w:rPr>
              <w:tab/>
            </w:r>
            <w:r>
              <w:rPr>
                <w:noProof/>
              </w:rPr>
              <w:t>OpenFlow Logical Switch</w:t>
            </w:r>
            <w:r>
              <w:rPr>
                <w:noProof/>
              </w:rPr>
              <w:tab/>
            </w:r>
            <w:r>
              <w:rPr>
                <w:noProof/>
              </w:rPr>
              <w:fldChar w:fldCharType="begin"/>
            </w:r>
            <w:r>
              <w:rPr>
                <w:noProof/>
              </w:rPr>
              <w:instrText xml:space="preserve"> PAGEREF _Toc248248203 \h </w:instrText>
            </w:r>
            <w:r>
              <w:rPr>
                <w:noProof/>
              </w:rPr>
            </w:r>
          </w:ins>
          <w:r>
            <w:rPr>
              <w:noProof/>
            </w:rPr>
            <w:fldChar w:fldCharType="separate"/>
          </w:r>
          <w:ins w:id="44" w:author="Anees Shaikh" w:date="2013-12-09T22:41:00Z">
            <w:r>
              <w:rPr>
                <w:noProof/>
              </w:rPr>
              <w:t>9</w:t>
            </w:r>
            <w:r>
              <w:rPr>
                <w:noProof/>
              </w:rPr>
              <w:fldChar w:fldCharType="end"/>
            </w:r>
          </w:ins>
        </w:p>
        <w:p w14:paraId="0AF9F382" w14:textId="77777777" w:rsidR="004F709F" w:rsidRDefault="004F709F">
          <w:pPr>
            <w:pStyle w:val="TOC2"/>
            <w:tabs>
              <w:tab w:val="left" w:pos="749"/>
              <w:tab w:val="right" w:leader="dot" w:pos="9350"/>
            </w:tabs>
            <w:rPr>
              <w:ins w:id="45" w:author="Anees Shaikh" w:date="2013-12-09T22:41:00Z"/>
              <w:rFonts w:eastAsiaTheme="minorEastAsia"/>
              <w:noProof/>
              <w:sz w:val="24"/>
              <w:szCs w:val="24"/>
              <w:lang w:eastAsia="ja-JP"/>
            </w:rPr>
          </w:pPr>
          <w:ins w:id="46" w:author="Anees Shaikh" w:date="2013-12-09T22:41:00Z">
            <w:r>
              <w:rPr>
                <w:noProof/>
              </w:rPr>
              <w:t>5.4</w:t>
            </w:r>
            <w:r>
              <w:rPr>
                <w:rFonts w:eastAsiaTheme="minorEastAsia"/>
                <w:noProof/>
                <w:sz w:val="24"/>
                <w:szCs w:val="24"/>
                <w:lang w:eastAsia="ja-JP"/>
              </w:rPr>
              <w:tab/>
            </w:r>
            <w:r>
              <w:rPr>
                <w:noProof/>
              </w:rPr>
              <w:t>OpenFlow Resource</w:t>
            </w:r>
            <w:r>
              <w:rPr>
                <w:noProof/>
              </w:rPr>
              <w:tab/>
            </w:r>
            <w:r>
              <w:rPr>
                <w:noProof/>
              </w:rPr>
              <w:fldChar w:fldCharType="begin"/>
            </w:r>
            <w:r>
              <w:rPr>
                <w:noProof/>
              </w:rPr>
              <w:instrText xml:space="preserve"> PAGEREF _Toc248248204 \h </w:instrText>
            </w:r>
            <w:r>
              <w:rPr>
                <w:noProof/>
              </w:rPr>
            </w:r>
          </w:ins>
          <w:r>
            <w:rPr>
              <w:noProof/>
            </w:rPr>
            <w:fldChar w:fldCharType="separate"/>
          </w:r>
          <w:ins w:id="47" w:author="Anees Shaikh" w:date="2013-12-09T22:41:00Z">
            <w:r>
              <w:rPr>
                <w:noProof/>
              </w:rPr>
              <w:t>10</w:t>
            </w:r>
            <w:r>
              <w:rPr>
                <w:noProof/>
              </w:rPr>
              <w:fldChar w:fldCharType="end"/>
            </w:r>
          </w:ins>
        </w:p>
        <w:p w14:paraId="31FF8B95" w14:textId="77777777" w:rsidR="004F709F" w:rsidRDefault="004F709F">
          <w:pPr>
            <w:pStyle w:val="TOC3"/>
            <w:tabs>
              <w:tab w:val="left" w:pos="1136"/>
              <w:tab w:val="right" w:leader="dot" w:pos="9350"/>
            </w:tabs>
            <w:rPr>
              <w:ins w:id="48" w:author="Anees Shaikh" w:date="2013-12-09T22:41:00Z"/>
              <w:rFonts w:eastAsiaTheme="minorEastAsia"/>
              <w:noProof/>
              <w:sz w:val="24"/>
              <w:szCs w:val="24"/>
              <w:lang w:eastAsia="ja-JP"/>
            </w:rPr>
          </w:pPr>
          <w:ins w:id="49" w:author="Anees Shaikh" w:date="2013-12-09T22:41:00Z">
            <w:r>
              <w:rPr>
                <w:noProof/>
              </w:rPr>
              <w:t>5.4.1</w:t>
            </w:r>
            <w:r>
              <w:rPr>
                <w:rFonts w:eastAsiaTheme="minorEastAsia"/>
                <w:noProof/>
                <w:sz w:val="24"/>
                <w:szCs w:val="24"/>
                <w:lang w:eastAsia="ja-JP"/>
              </w:rPr>
              <w:tab/>
            </w:r>
            <w:r>
              <w:rPr>
                <w:noProof/>
              </w:rPr>
              <w:t>OpenFlow Queue</w:t>
            </w:r>
            <w:r>
              <w:rPr>
                <w:noProof/>
              </w:rPr>
              <w:tab/>
            </w:r>
            <w:r>
              <w:rPr>
                <w:noProof/>
              </w:rPr>
              <w:fldChar w:fldCharType="begin"/>
            </w:r>
            <w:r>
              <w:rPr>
                <w:noProof/>
              </w:rPr>
              <w:instrText xml:space="preserve"> PAGEREF _Toc248248205 \h </w:instrText>
            </w:r>
            <w:r>
              <w:rPr>
                <w:noProof/>
              </w:rPr>
            </w:r>
          </w:ins>
          <w:r>
            <w:rPr>
              <w:noProof/>
            </w:rPr>
            <w:fldChar w:fldCharType="separate"/>
          </w:r>
          <w:ins w:id="50" w:author="Anees Shaikh" w:date="2013-12-09T22:41:00Z">
            <w:r>
              <w:rPr>
                <w:noProof/>
              </w:rPr>
              <w:t>10</w:t>
            </w:r>
            <w:r>
              <w:rPr>
                <w:noProof/>
              </w:rPr>
              <w:fldChar w:fldCharType="end"/>
            </w:r>
          </w:ins>
        </w:p>
        <w:p w14:paraId="339AA64D" w14:textId="77777777" w:rsidR="004F709F" w:rsidRDefault="004F709F">
          <w:pPr>
            <w:pStyle w:val="TOC3"/>
            <w:tabs>
              <w:tab w:val="left" w:pos="1136"/>
              <w:tab w:val="right" w:leader="dot" w:pos="9350"/>
            </w:tabs>
            <w:rPr>
              <w:ins w:id="51" w:author="Anees Shaikh" w:date="2013-12-09T22:41:00Z"/>
              <w:rFonts w:eastAsiaTheme="minorEastAsia"/>
              <w:noProof/>
              <w:sz w:val="24"/>
              <w:szCs w:val="24"/>
              <w:lang w:eastAsia="ja-JP"/>
            </w:rPr>
          </w:pPr>
          <w:ins w:id="52" w:author="Anees Shaikh" w:date="2013-12-09T22:41:00Z">
            <w:r>
              <w:rPr>
                <w:noProof/>
              </w:rPr>
              <w:t>5.4.2</w:t>
            </w:r>
            <w:r>
              <w:rPr>
                <w:rFonts w:eastAsiaTheme="minorEastAsia"/>
                <w:noProof/>
                <w:sz w:val="24"/>
                <w:szCs w:val="24"/>
                <w:lang w:eastAsia="ja-JP"/>
              </w:rPr>
              <w:tab/>
            </w:r>
            <w:r>
              <w:rPr>
                <w:noProof/>
              </w:rPr>
              <w:t>OpenFlow Port</w:t>
            </w:r>
            <w:r>
              <w:rPr>
                <w:noProof/>
              </w:rPr>
              <w:tab/>
            </w:r>
            <w:r>
              <w:rPr>
                <w:noProof/>
              </w:rPr>
              <w:fldChar w:fldCharType="begin"/>
            </w:r>
            <w:r>
              <w:rPr>
                <w:noProof/>
              </w:rPr>
              <w:instrText xml:space="preserve"> PAGEREF _Toc248248206 \h </w:instrText>
            </w:r>
            <w:r>
              <w:rPr>
                <w:noProof/>
              </w:rPr>
            </w:r>
          </w:ins>
          <w:r>
            <w:rPr>
              <w:noProof/>
            </w:rPr>
            <w:fldChar w:fldCharType="separate"/>
          </w:r>
          <w:ins w:id="53" w:author="Anees Shaikh" w:date="2013-12-09T22:41:00Z">
            <w:r>
              <w:rPr>
                <w:noProof/>
              </w:rPr>
              <w:t>10</w:t>
            </w:r>
            <w:r>
              <w:rPr>
                <w:noProof/>
              </w:rPr>
              <w:fldChar w:fldCharType="end"/>
            </w:r>
          </w:ins>
        </w:p>
        <w:p w14:paraId="4EEAA346" w14:textId="77777777" w:rsidR="004F709F" w:rsidRDefault="004F709F">
          <w:pPr>
            <w:pStyle w:val="TOC2"/>
            <w:tabs>
              <w:tab w:val="left" w:pos="749"/>
              <w:tab w:val="right" w:leader="dot" w:pos="9350"/>
            </w:tabs>
            <w:rPr>
              <w:ins w:id="54" w:author="Anees Shaikh" w:date="2013-12-09T22:41:00Z"/>
              <w:rFonts w:eastAsiaTheme="minorEastAsia"/>
              <w:noProof/>
              <w:sz w:val="24"/>
              <w:szCs w:val="24"/>
              <w:lang w:eastAsia="ja-JP"/>
            </w:rPr>
          </w:pPr>
          <w:ins w:id="55" w:author="Anees Shaikh" w:date="2013-12-09T22:41:00Z">
            <w:r>
              <w:rPr>
                <w:noProof/>
              </w:rPr>
              <w:t>5.5</w:t>
            </w:r>
            <w:r>
              <w:rPr>
                <w:rFonts w:eastAsiaTheme="minorEastAsia"/>
                <w:noProof/>
                <w:sz w:val="24"/>
                <w:szCs w:val="24"/>
                <w:lang w:eastAsia="ja-JP"/>
              </w:rPr>
              <w:tab/>
            </w:r>
            <w:r>
              <w:rPr>
                <w:noProof/>
              </w:rPr>
              <w:t>OpenFlow Controller</w:t>
            </w:r>
            <w:r>
              <w:rPr>
                <w:noProof/>
              </w:rPr>
              <w:tab/>
            </w:r>
            <w:r>
              <w:rPr>
                <w:noProof/>
              </w:rPr>
              <w:fldChar w:fldCharType="begin"/>
            </w:r>
            <w:r>
              <w:rPr>
                <w:noProof/>
              </w:rPr>
              <w:instrText xml:space="preserve"> PAGEREF _Toc248248207 \h </w:instrText>
            </w:r>
            <w:r>
              <w:rPr>
                <w:noProof/>
              </w:rPr>
            </w:r>
          </w:ins>
          <w:r>
            <w:rPr>
              <w:noProof/>
            </w:rPr>
            <w:fldChar w:fldCharType="separate"/>
          </w:r>
          <w:ins w:id="56" w:author="Anees Shaikh" w:date="2013-12-09T22:41:00Z">
            <w:r>
              <w:rPr>
                <w:noProof/>
              </w:rPr>
              <w:t>10</w:t>
            </w:r>
            <w:r>
              <w:rPr>
                <w:noProof/>
              </w:rPr>
              <w:fldChar w:fldCharType="end"/>
            </w:r>
          </w:ins>
        </w:p>
        <w:p w14:paraId="1A86A353" w14:textId="77777777" w:rsidR="004F709F" w:rsidRDefault="004F709F">
          <w:pPr>
            <w:pStyle w:val="TOC2"/>
            <w:tabs>
              <w:tab w:val="left" w:pos="749"/>
              <w:tab w:val="right" w:leader="dot" w:pos="9350"/>
            </w:tabs>
            <w:rPr>
              <w:ins w:id="57" w:author="Anees Shaikh" w:date="2013-12-09T22:41:00Z"/>
              <w:rFonts w:eastAsiaTheme="minorEastAsia"/>
              <w:noProof/>
              <w:sz w:val="24"/>
              <w:szCs w:val="24"/>
              <w:lang w:eastAsia="ja-JP"/>
            </w:rPr>
          </w:pPr>
          <w:ins w:id="58" w:author="Anees Shaikh" w:date="2013-12-09T22:41:00Z">
            <w:r>
              <w:rPr>
                <w:noProof/>
              </w:rPr>
              <w:t>5.6</w:t>
            </w:r>
            <w:r>
              <w:rPr>
                <w:rFonts w:eastAsiaTheme="minorEastAsia"/>
                <w:noProof/>
                <w:sz w:val="24"/>
                <w:szCs w:val="24"/>
                <w:lang w:eastAsia="ja-JP"/>
              </w:rPr>
              <w:tab/>
            </w:r>
            <w:r>
              <w:rPr>
                <w:noProof/>
              </w:rPr>
              <w:t>NDM</w:t>
            </w:r>
            <w:r>
              <w:rPr>
                <w:noProof/>
              </w:rPr>
              <w:tab/>
            </w:r>
            <w:r>
              <w:rPr>
                <w:noProof/>
              </w:rPr>
              <w:fldChar w:fldCharType="begin"/>
            </w:r>
            <w:r>
              <w:rPr>
                <w:noProof/>
              </w:rPr>
              <w:instrText xml:space="preserve"> PAGEREF _Toc248248208 \h </w:instrText>
            </w:r>
            <w:r>
              <w:rPr>
                <w:noProof/>
              </w:rPr>
            </w:r>
          </w:ins>
          <w:r>
            <w:rPr>
              <w:noProof/>
            </w:rPr>
            <w:fldChar w:fldCharType="separate"/>
          </w:r>
          <w:ins w:id="59" w:author="Anees Shaikh" w:date="2013-12-09T22:41:00Z">
            <w:r>
              <w:rPr>
                <w:noProof/>
              </w:rPr>
              <w:t>10</w:t>
            </w:r>
            <w:r>
              <w:rPr>
                <w:noProof/>
              </w:rPr>
              <w:fldChar w:fldCharType="end"/>
            </w:r>
          </w:ins>
        </w:p>
        <w:p w14:paraId="3A347A66" w14:textId="77777777" w:rsidR="004F709F" w:rsidRDefault="004F709F">
          <w:pPr>
            <w:pStyle w:val="TOC1"/>
            <w:tabs>
              <w:tab w:val="left" w:pos="362"/>
              <w:tab w:val="right" w:leader="dot" w:pos="9350"/>
            </w:tabs>
            <w:rPr>
              <w:ins w:id="60" w:author="Anees Shaikh" w:date="2013-12-09T22:41:00Z"/>
              <w:rFonts w:eastAsiaTheme="minorEastAsia"/>
              <w:noProof/>
              <w:sz w:val="24"/>
              <w:szCs w:val="24"/>
              <w:lang w:eastAsia="ja-JP"/>
            </w:rPr>
          </w:pPr>
          <w:ins w:id="61" w:author="Anees Shaikh" w:date="2013-12-09T22:41:00Z">
            <w:r>
              <w:rPr>
                <w:noProof/>
              </w:rPr>
              <w:t>6</w:t>
            </w:r>
            <w:r>
              <w:rPr>
                <w:rFonts w:eastAsiaTheme="minorEastAsia"/>
                <w:noProof/>
                <w:sz w:val="24"/>
                <w:szCs w:val="24"/>
                <w:lang w:eastAsia="ja-JP"/>
              </w:rPr>
              <w:tab/>
            </w:r>
            <w:r>
              <w:rPr>
                <w:noProof/>
              </w:rPr>
              <w:t>Requirements</w:t>
            </w:r>
            <w:r>
              <w:rPr>
                <w:noProof/>
              </w:rPr>
              <w:tab/>
            </w:r>
            <w:r>
              <w:rPr>
                <w:noProof/>
              </w:rPr>
              <w:fldChar w:fldCharType="begin"/>
            </w:r>
            <w:r>
              <w:rPr>
                <w:noProof/>
              </w:rPr>
              <w:instrText xml:space="preserve"> PAGEREF _Toc248248209 \h </w:instrText>
            </w:r>
            <w:r>
              <w:rPr>
                <w:noProof/>
              </w:rPr>
            </w:r>
          </w:ins>
          <w:r>
            <w:rPr>
              <w:noProof/>
            </w:rPr>
            <w:fldChar w:fldCharType="separate"/>
          </w:r>
          <w:ins w:id="62" w:author="Anees Shaikh" w:date="2013-12-09T22:41:00Z">
            <w:r>
              <w:rPr>
                <w:noProof/>
              </w:rPr>
              <w:t>10</w:t>
            </w:r>
            <w:r>
              <w:rPr>
                <w:noProof/>
              </w:rPr>
              <w:fldChar w:fldCharType="end"/>
            </w:r>
          </w:ins>
        </w:p>
        <w:p w14:paraId="0A486D54" w14:textId="77777777" w:rsidR="004F709F" w:rsidRDefault="004F709F">
          <w:pPr>
            <w:pStyle w:val="TOC2"/>
            <w:tabs>
              <w:tab w:val="left" w:pos="749"/>
              <w:tab w:val="right" w:leader="dot" w:pos="9350"/>
            </w:tabs>
            <w:rPr>
              <w:ins w:id="63" w:author="Anees Shaikh" w:date="2013-12-09T22:41:00Z"/>
              <w:rFonts w:eastAsiaTheme="minorEastAsia"/>
              <w:noProof/>
              <w:sz w:val="24"/>
              <w:szCs w:val="24"/>
              <w:lang w:eastAsia="ja-JP"/>
            </w:rPr>
          </w:pPr>
          <w:ins w:id="64" w:author="Anees Shaikh" w:date="2013-12-09T22:41:00Z">
            <w:r>
              <w:rPr>
                <w:noProof/>
              </w:rPr>
              <w:t>6.1</w:t>
            </w:r>
            <w:r>
              <w:rPr>
                <w:rFonts w:eastAsiaTheme="minorEastAsia"/>
                <w:noProof/>
                <w:sz w:val="24"/>
                <w:szCs w:val="24"/>
                <w:lang w:eastAsia="ja-JP"/>
              </w:rPr>
              <w:tab/>
            </w:r>
            <w:r>
              <w:rPr>
                <w:noProof/>
              </w:rPr>
              <w:t>Requirements from the OpenFlow 1.3 Protocol Specification</w:t>
            </w:r>
            <w:r>
              <w:rPr>
                <w:noProof/>
              </w:rPr>
              <w:tab/>
            </w:r>
            <w:r>
              <w:rPr>
                <w:noProof/>
              </w:rPr>
              <w:fldChar w:fldCharType="begin"/>
            </w:r>
            <w:r>
              <w:rPr>
                <w:noProof/>
              </w:rPr>
              <w:instrText xml:space="preserve"> PAGEREF _Toc248248210 \h </w:instrText>
            </w:r>
            <w:r>
              <w:rPr>
                <w:noProof/>
              </w:rPr>
            </w:r>
          </w:ins>
          <w:r>
            <w:rPr>
              <w:noProof/>
            </w:rPr>
            <w:fldChar w:fldCharType="separate"/>
          </w:r>
          <w:ins w:id="65" w:author="Anees Shaikh" w:date="2013-12-09T22:41:00Z">
            <w:r>
              <w:rPr>
                <w:noProof/>
              </w:rPr>
              <w:t>10</w:t>
            </w:r>
            <w:r>
              <w:rPr>
                <w:noProof/>
              </w:rPr>
              <w:fldChar w:fldCharType="end"/>
            </w:r>
          </w:ins>
        </w:p>
        <w:p w14:paraId="1796F3EE" w14:textId="77777777" w:rsidR="004F709F" w:rsidRDefault="004F709F">
          <w:pPr>
            <w:pStyle w:val="TOC3"/>
            <w:tabs>
              <w:tab w:val="left" w:pos="1136"/>
              <w:tab w:val="right" w:leader="dot" w:pos="9350"/>
            </w:tabs>
            <w:rPr>
              <w:ins w:id="66" w:author="Anees Shaikh" w:date="2013-12-09T22:41:00Z"/>
              <w:rFonts w:eastAsiaTheme="minorEastAsia"/>
              <w:noProof/>
              <w:sz w:val="24"/>
              <w:szCs w:val="24"/>
              <w:lang w:eastAsia="ja-JP"/>
            </w:rPr>
          </w:pPr>
          <w:ins w:id="67" w:author="Anees Shaikh" w:date="2013-12-09T22:41:00Z">
            <w:r>
              <w:rPr>
                <w:noProof/>
              </w:rPr>
              <w:t>6.1.1</w:t>
            </w:r>
            <w:r>
              <w:rPr>
                <w:rFonts w:eastAsiaTheme="minorEastAsia"/>
                <w:noProof/>
                <w:sz w:val="24"/>
                <w:szCs w:val="24"/>
                <w:lang w:eastAsia="ja-JP"/>
              </w:rPr>
              <w:tab/>
            </w:r>
            <w:r>
              <w:rPr>
                <w:noProof/>
              </w:rPr>
              <w:t>Instantiation of one or more Openflow Data Planes on an Openflow Capable Switch</w:t>
            </w:r>
            <w:r>
              <w:rPr>
                <w:noProof/>
              </w:rPr>
              <w:tab/>
            </w:r>
            <w:r>
              <w:rPr>
                <w:noProof/>
              </w:rPr>
              <w:fldChar w:fldCharType="begin"/>
            </w:r>
            <w:r>
              <w:rPr>
                <w:noProof/>
              </w:rPr>
              <w:instrText xml:space="preserve"> PAGEREF _Toc248248211 \h </w:instrText>
            </w:r>
            <w:r>
              <w:rPr>
                <w:noProof/>
              </w:rPr>
            </w:r>
          </w:ins>
          <w:r>
            <w:rPr>
              <w:noProof/>
            </w:rPr>
            <w:fldChar w:fldCharType="separate"/>
          </w:r>
          <w:ins w:id="68" w:author="Anees Shaikh" w:date="2013-12-09T22:41:00Z">
            <w:r>
              <w:rPr>
                <w:noProof/>
              </w:rPr>
              <w:t>11</w:t>
            </w:r>
            <w:r>
              <w:rPr>
                <w:noProof/>
              </w:rPr>
              <w:fldChar w:fldCharType="end"/>
            </w:r>
          </w:ins>
        </w:p>
        <w:p w14:paraId="15189EB8" w14:textId="77777777" w:rsidR="004F709F" w:rsidRDefault="004F709F">
          <w:pPr>
            <w:pStyle w:val="TOC3"/>
            <w:tabs>
              <w:tab w:val="left" w:pos="1136"/>
              <w:tab w:val="right" w:leader="dot" w:pos="9350"/>
            </w:tabs>
            <w:rPr>
              <w:ins w:id="69" w:author="Anees Shaikh" w:date="2013-12-09T22:41:00Z"/>
              <w:rFonts w:eastAsiaTheme="minorEastAsia"/>
              <w:noProof/>
              <w:sz w:val="24"/>
              <w:szCs w:val="24"/>
              <w:lang w:eastAsia="ja-JP"/>
            </w:rPr>
          </w:pPr>
          <w:ins w:id="70" w:author="Anees Shaikh" w:date="2013-12-09T22:41:00Z">
            <w:r>
              <w:rPr>
                <w:noProof/>
              </w:rPr>
              <w:t>6.1.2</w:t>
            </w:r>
            <w:r>
              <w:rPr>
                <w:rFonts w:eastAsiaTheme="minorEastAsia"/>
                <w:noProof/>
                <w:sz w:val="24"/>
                <w:szCs w:val="24"/>
                <w:lang w:eastAsia="ja-JP"/>
              </w:rPr>
              <w:tab/>
            </w:r>
            <w:r>
              <w:rPr>
                <w:noProof/>
              </w:rPr>
              <w:t>Connection Setup to a Controller</w:t>
            </w:r>
            <w:r>
              <w:rPr>
                <w:noProof/>
              </w:rPr>
              <w:tab/>
            </w:r>
            <w:r>
              <w:rPr>
                <w:noProof/>
              </w:rPr>
              <w:fldChar w:fldCharType="begin"/>
            </w:r>
            <w:r>
              <w:rPr>
                <w:noProof/>
              </w:rPr>
              <w:instrText xml:space="preserve"> PAGEREF _Toc248248212 \h </w:instrText>
            </w:r>
            <w:r>
              <w:rPr>
                <w:noProof/>
              </w:rPr>
            </w:r>
          </w:ins>
          <w:r>
            <w:rPr>
              <w:noProof/>
            </w:rPr>
            <w:fldChar w:fldCharType="separate"/>
          </w:r>
          <w:ins w:id="71" w:author="Anees Shaikh" w:date="2013-12-09T22:41:00Z">
            <w:r>
              <w:rPr>
                <w:noProof/>
              </w:rPr>
              <w:t>11</w:t>
            </w:r>
            <w:r>
              <w:rPr>
                <w:noProof/>
              </w:rPr>
              <w:fldChar w:fldCharType="end"/>
            </w:r>
          </w:ins>
        </w:p>
        <w:p w14:paraId="6C8DC797" w14:textId="77777777" w:rsidR="004F709F" w:rsidRDefault="004F709F">
          <w:pPr>
            <w:pStyle w:val="TOC3"/>
            <w:tabs>
              <w:tab w:val="left" w:pos="1136"/>
              <w:tab w:val="right" w:leader="dot" w:pos="9350"/>
            </w:tabs>
            <w:rPr>
              <w:ins w:id="72" w:author="Anees Shaikh" w:date="2013-12-09T22:41:00Z"/>
              <w:rFonts w:eastAsiaTheme="minorEastAsia"/>
              <w:noProof/>
              <w:sz w:val="24"/>
              <w:szCs w:val="24"/>
              <w:lang w:eastAsia="ja-JP"/>
            </w:rPr>
          </w:pPr>
          <w:ins w:id="73" w:author="Anees Shaikh" w:date="2013-12-09T22:41:00Z">
            <w:r>
              <w:rPr>
                <w:noProof/>
              </w:rPr>
              <w:t>6.1.3</w:t>
            </w:r>
            <w:r>
              <w:rPr>
                <w:rFonts w:eastAsiaTheme="minorEastAsia"/>
                <w:noProof/>
                <w:sz w:val="24"/>
                <w:szCs w:val="24"/>
                <w:lang w:eastAsia="ja-JP"/>
              </w:rPr>
              <w:tab/>
            </w:r>
            <w:r>
              <w:rPr>
                <w:noProof/>
              </w:rPr>
              <w:t>Multiple Controllers</w:t>
            </w:r>
            <w:r>
              <w:rPr>
                <w:noProof/>
              </w:rPr>
              <w:tab/>
            </w:r>
            <w:r>
              <w:rPr>
                <w:noProof/>
              </w:rPr>
              <w:fldChar w:fldCharType="begin"/>
            </w:r>
            <w:r>
              <w:rPr>
                <w:noProof/>
              </w:rPr>
              <w:instrText xml:space="preserve"> PAGEREF _Toc248248213 \h </w:instrText>
            </w:r>
            <w:r>
              <w:rPr>
                <w:noProof/>
              </w:rPr>
            </w:r>
          </w:ins>
          <w:r>
            <w:rPr>
              <w:noProof/>
            </w:rPr>
            <w:fldChar w:fldCharType="separate"/>
          </w:r>
          <w:ins w:id="74" w:author="Anees Shaikh" w:date="2013-12-09T22:41:00Z">
            <w:r>
              <w:rPr>
                <w:noProof/>
              </w:rPr>
              <w:t>11</w:t>
            </w:r>
            <w:r>
              <w:rPr>
                <w:noProof/>
              </w:rPr>
              <w:fldChar w:fldCharType="end"/>
            </w:r>
          </w:ins>
        </w:p>
        <w:p w14:paraId="162EE864" w14:textId="77777777" w:rsidR="004F709F" w:rsidRDefault="004F709F">
          <w:pPr>
            <w:pStyle w:val="TOC3"/>
            <w:tabs>
              <w:tab w:val="left" w:pos="1136"/>
              <w:tab w:val="right" w:leader="dot" w:pos="9350"/>
            </w:tabs>
            <w:rPr>
              <w:ins w:id="75" w:author="Anees Shaikh" w:date="2013-12-09T22:41:00Z"/>
              <w:rFonts w:eastAsiaTheme="minorEastAsia"/>
              <w:noProof/>
              <w:sz w:val="24"/>
              <w:szCs w:val="24"/>
              <w:lang w:eastAsia="ja-JP"/>
            </w:rPr>
          </w:pPr>
          <w:ins w:id="76" w:author="Anees Shaikh" w:date="2013-12-09T22:41:00Z">
            <w:r>
              <w:rPr>
                <w:noProof/>
              </w:rPr>
              <w:t>6.1.4</w:t>
            </w:r>
            <w:r>
              <w:rPr>
                <w:rFonts w:eastAsiaTheme="minorEastAsia"/>
                <w:noProof/>
                <w:sz w:val="24"/>
                <w:szCs w:val="24"/>
                <w:lang w:eastAsia="ja-JP"/>
              </w:rPr>
              <w:tab/>
            </w:r>
            <w:r>
              <w:rPr>
                <w:noProof/>
              </w:rPr>
              <w:t>OpenFlow Logical Switches</w:t>
            </w:r>
            <w:r>
              <w:rPr>
                <w:noProof/>
              </w:rPr>
              <w:tab/>
            </w:r>
            <w:r>
              <w:rPr>
                <w:noProof/>
              </w:rPr>
              <w:fldChar w:fldCharType="begin"/>
            </w:r>
            <w:r>
              <w:rPr>
                <w:noProof/>
              </w:rPr>
              <w:instrText xml:space="preserve"> PAGEREF _Toc248248214 \h </w:instrText>
            </w:r>
            <w:r>
              <w:rPr>
                <w:noProof/>
              </w:rPr>
            </w:r>
          </w:ins>
          <w:r>
            <w:rPr>
              <w:noProof/>
            </w:rPr>
            <w:fldChar w:fldCharType="separate"/>
          </w:r>
          <w:ins w:id="77" w:author="Anees Shaikh" w:date="2013-12-09T22:41:00Z">
            <w:r>
              <w:rPr>
                <w:noProof/>
              </w:rPr>
              <w:t>11</w:t>
            </w:r>
            <w:r>
              <w:rPr>
                <w:noProof/>
              </w:rPr>
              <w:fldChar w:fldCharType="end"/>
            </w:r>
          </w:ins>
        </w:p>
        <w:p w14:paraId="2095F39C" w14:textId="77777777" w:rsidR="004F709F" w:rsidRDefault="004F709F">
          <w:pPr>
            <w:pStyle w:val="TOC3"/>
            <w:tabs>
              <w:tab w:val="left" w:pos="1136"/>
              <w:tab w:val="right" w:leader="dot" w:pos="9350"/>
            </w:tabs>
            <w:rPr>
              <w:ins w:id="78" w:author="Anees Shaikh" w:date="2013-12-09T22:41:00Z"/>
              <w:rFonts w:eastAsiaTheme="minorEastAsia"/>
              <w:noProof/>
              <w:sz w:val="24"/>
              <w:szCs w:val="24"/>
              <w:lang w:eastAsia="ja-JP"/>
            </w:rPr>
          </w:pPr>
          <w:ins w:id="79" w:author="Anees Shaikh" w:date="2013-12-09T22:41:00Z">
            <w:r>
              <w:rPr>
                <w:noProof/>
              </w:rPr>
              <w:t>6.1.5</w:t>
            </w:r>
            <w:r>
              <w:rPr>
                <w:rFonts w:eastAsiaTheme="minorEastAsia"/>
                <w:noProof/>
                <w:sz w:val="24"/>
                <w:szCs w:val="24"/>
                <w:lang w:eastAsia="ja-JP"/>
              </w:rPr>
              <w:tab/>
            </w:r>
            <w:r>
              <w:rPr>
                <w:noProof/>
              </w:rPr>
              <w:t>Connection Interruption</w:t>
            </w:r>
            <w:r>
              <w:rPr>
                <w:noProof/>
              </w:rPr>
              <w:tab/>
            </w:r>
            <w:r>
              <w:rPr>
                <w:noProof/>
              </w:rPr>
              <w:fldChar w:fldCharType="begin"/>
            </w:r>
            <w:r>
              <w:rPr>
                <w:noProof/>
              </w:rPr>
              <w:instrText xml:space="preserve"> PAGEREF _Toc248248215 \h </w:instrText>
            </w:r>
            <w:r>
              <w:rPr>
                <w:noProof/>
              </w:rPr>
            </w:r>
          </w:ins>
          <w:r>
            <w:rPr>
              <w:noProof/>
            </w:rPr>
            <w:fldChar w:fldCharType="separate"/>
          </w:r>
          <w:ins w:id="80" w:author="Anees Shaikh" w:date="2013-12-09T22:41:00Z">
            <w:r>
              <w:rPr>
                <w:noProof/>
              </w:rPr>
              <w:t>11</w:t>
            </w:r>
            <w:r>
              <w:rPr>
                <w:noProof/>
              </w:rPr>
              <w:fldChar w:fldCharType="end"/>
            </w:r>
          </w:ins>
        </w:p>
        <w:p w14:paraId="33AF72C0" w14:textId="77777777" w:rsidR="004F709F" w:rsidRDefault="004F709F">
          <w:pPr>
            <w:pStyle w:val="TOC3"/>
            <w:tabs>
              <w:tab w:val="left" w:pos="1136"/>
              <w:tab w:val="right" w:leader="dot" w:pos="9350"/>
            </w:tabs>
            <w:rPr>
              <w:ins w:id="81" w:author="Anees Shaikh" w:date="2013-12-09T22:41:00Z"/>
              <w:rFonts w:eastAsiaTheme="minorEastAsia"/>
              <w:noProof/>
              <w:sz w:val="24"/>
              <w:szCs w:val="24"/>
              <w:lang w:eastAsia="ja-JP"/>
            </w:rPr>
          </w:pPr>
          <w:ins w:id="82" w:author="Anees Shaikh" w:date="2013-12-09T22:41:00Z">
            <w:r>
              <w:rPr>
                <w:noProof/>
              </w:rPr>
              <w:t>6.1.6</w:t>
            </w:r>
            <w:r>
              <w:rPr>
                <w:rFonts w:eastAsiaTheme="minorEastAsia"/>
                <w:noProof/>
                <w:sz w:val="24"/>
                <w:szCs w:val="24"/>
                <w:lang w:eastAsia="ja-JP"/>
              </w:rPr>
              <w:tab/>
            </w:r>
            <w:r>
              <w:rPr>
                <w:noProof/>
              </w:rPr>
              <w:t>Encryption</w:t>
            </w:r>
            <w:r>
              <w:rPr>
                <w:noProof/>
              </w:rPr>
              <w:tab/>
            </w:r>
            <w:r>
              <w:rPr>
                <w:noProof/>
              </w:rPr>
              <w:fldChar w:fldCharType="begin"/>
            </w:r>
            <w:r>
              <w:rPr>
                <w:noProof/>
              </w:rPr>
              <w:instrText xml:space="preserve"> PAGEREF _Toc248248216 \h </w:instrText>
            </w:r>
            <w:r>
              <w:rPr>
                <w:noProof/>
              </w:rPr>
            </w:r>
          </w:ins>
          <w:r>
            <w:rPr>
              <w:noProof/>
            </w:rPr>
            <w:fldChar w:fldCharType="separate"/>
          </w:r>
          <w:ins w:id="83" w:author="Anees Shaikh" w:date="2013-12-09T22:41:00Z">
            <w:r>
              <w:rPr>
                <w:noProof/>
              </w:rPr>
              <w:t>12</w:t>
            </w:r>
            <w:r>
              <w:rPr>
                <w:noProof/>
              </w:rPr>
              <w:fldChar w:fldCharType="end"/>
            </w:r>
          </w:ins>
        </w:p>
        <w:p w14:paraId="6CD209BD" w14:textId="77777777" w:rsidR="004F709F" w:rsidRDefault="004F709F">
          <w:pPr>
            <w:pStyle w:val="TOC3"/>
            <w:tabs>
              <w:tab w:val="left" w:pos="1136"/>
              <w:tab w:val="right" w:leader="dot" w:pos="9350"/>
            </w:tabs>
            <w:rPr>
              <w:ins w:id="84" w:author="Anees Shaikh" w:date="2013-12-09T22:41:00Z"/>
              <w:rFonts w:eastAsiaTheme="minorEastAsia"/>
              <w:noProof/>
              <w:sz w:val="24"/>
              <w:szCs w:val="24"/>
              <w:lang w:eastAsia="ja-JP"/>
            </w:rPr>
          </w:pPr>
          <w:ins w:id="85" w:author="Anees Shaikh" w:date="2013-12-09T22:41:00Z">
            <w:r>
              <w:rPr>
                <w:noProof/>
              </w:rPr>
              <w:t>6.1.7</w:t>
            </w:r>
            <w:r>
              <w:rPr>
                <w:rFonts w:eastAsiaTheme="minorEastAsia"/>
                <w:noProof/>
                <w:sz w:val="24"/>
                <w:szCs w:val="24"/>
                <w:lang w:eastAsia="ja-JP"/>
              </w:rPr>
              <w:tab/>
            </w:r>
            <w:r>
              <w:rPr>
                <w:noProof/>
              </w:rPr>
              <w:t>Queues</w:t>
            </w:r>
            <w:r>
              <w:rPr>
                <w:noProof/>
              </w:rPr>
              <w:tab/>
            </w:r>
            <w:r>
              <w:rPr>
                <w:noProof/>
              </w:rPr>
              <w:fldChar w:fldCharType="begin"/>
            </w:r>
            <w:r>
              <w:rPr>
                <w:noProof/>
              </w:rPr>
              <w:instrText xml:space="preserve"> PAGEREF _Toc248248217 \h </w:instrText>
            </w:r>
            <w:r>
              <w:rPr>
                <w:noProof/>
              </w:rPr>
            </w:r>
          </w:ins>
          <w:r>
            <w:rPr>
              <w:noProof/>
            </w:rPr>
            <w:fldChar w:fldCharType="separate"/>
          </w:r>
          <w:ins w:id="86" w:author="Anees Shaikh" w:date="2013-12-09T22:41:00Z">
            <w:r>
              <w:rPr>
                <w:noProof/>
              </w:rPr>
              <w:t>12</w:t>
            </w:r>
            <w:r>
              <w:rPr>
                <w:noProof/>
              </w:rPr>
              <w:fldChar w:fldCharType="end"/>
            </w:r>
          </w:ins>
        </w:p>
        <w:p w14:paraId="50CC7745" w14:textId="77777777" w:rsidR="004F709F" w:rsidRDefault="004F709F">
          <w:pPr>
            <w:pStyle w:val="TOC3"/>
            <w:tabs>
              <w:tab w:val="left" w:pos="1136"/>
              <w:tab w:val="right" w:leader="dot" w:pos="9350"/>
            </w:tabs>
            <w:rPr>
              <w:ins w:id="87" w:author="Anees Shaikh" w:date="2013-12-09T22:41:00Z"/>
              <w:rFonts w:eastAsiaTheme="minorEastAsia"/>
              <w:noProof/>
              <w:sz w:val="24"/>
              <w:szCs w:val="24"/>
              <w:lang w:eastAsia="ja-JP"/>
            </w:rPr>
          </w:pPr>
          <w:ins w:id="88" w:author="Anees Shaikh" w:date="2013-12-09T22:41:00Z">
            <w:r>
              <w:rPr>
                <w:noProof/>
              </w:rPr>
              <w:t>6.1.8</w:t>
            </w:r>
            <w:r>
              <w:rPr>
                <w:rFonts w:eastAsiaTheme="minorEastAsia"/>
                <w:noProof/>
                <w:sz w:val="24"/>
                <w:szCs w:val="24"/>
                <w:lang w:eastAsia="ja-JP"/>
              </w:rPr>
              <w:tab/>
            </w:r>
            <w:r>
              <w:rPr>
                <w:noProof/>
              </w:rPr>
              <w:t>Ports</w:t>
            </w:r>
            <w:r>
              <w:rPr>
                <w:noProof/>
              </w:rPr>
              <w:tab/>
            </w:r>
            <w:r>
              <w:rPr>
                <w:noProof/>
              </w:rPr>
              <w:fldChar w:fldCharType="begin"/>
            </w:r>
            <w:r>
              <w:rPr>
                <w:noProof/>
              </w:rPr>
              <w:instrText xml:space="preserve"> PAGEREF _Toc248248218 \h </w:instrText>
            </w:r>
            <w:r>
              <w:rPr>
                <w:noProof/>
              </w:rPr>
            </w:r>
          </w:ins>
          <w:r>
            <w:rPr>
              <w:noProof/>
            </w:rPr>
            <w:fldChar w:fldCharType="separate"/>
          </w:r>
          <w:ins w:id="89" w:author="Anees Shaikh" w:date="2013-12-09T22:41:00Z">
            <w:r>
              <w:rPr>
                <w:noProof/>
              </w:rPr>
              <w:t>12</w:t>
            </w:r>
            <w:r>
              <w:rPr>
                <w:noProof/>
              </w:rPr>
              <w:fldChar w:fldCharType="end"/>
            </w:r>
          </w:ins>
        </w:p>
        <w:p w14:paraId="4F086337" w14:textId="77777777" w:rsidR="004F709F" w:rsidRDefault="004F709F">
          <w:pPr>
            <w:pStyle w:val="TOC3"/>
            <w:tabs>
              <w:tab w:val="left" w:pos="1136"/>
              <w:tab w:val="right" w:leader="dot" w:pos="9350"/>
            </w:tabs>
            <w:rPr>
              <w:ins w:id="90" w:author="Anees Shaikh" w:date="2013-12-09T22:41:00Z"/>
              <w:rFonts w:eastAsiaTheme="minorEastAsia"/>
              <w:noProof/>
              <w:sz w:val="24"/>
              <w:szCs w:val="24"/>
              <w:lang w:eastAsia="ja-JP"/>
            </w:rPr>
          </w:pPr>
          <w:ins w:id="91" w:author="Anees Shaikh" w:date="2013-12-09T22:41:00Z">
            <w:r>
              <w:rPr>
                <w:noProof/>
              </w:rPr>
              <w:t>6.1.9</w:t>
            </w:r>
            <w:r>
              <w:rPr>
                <w:rFonts w:eastAsiaTheme="minorEastAsia"/>
                <w:noProof/>
                <w:sz w:val="24"/>
                <w:szCs w:val="24"/>
                <w:lang w:eastAsia="ja-JP"/>
              </w:rPr>
              <w:tab/>
            </w:r>
            <w:r>
              <w:rPr>
                <w:noProof/>
              </w:rPr>
              <w:t>Capability Discovery</w:t>
            </w:r>
            <w:r>
              <w:rPr>
                <w:noProof/>
              </w:rPr>
              <w:tab/>
            </w:r>
            <w:r>
              <w:rPr>
                <w:noProof/>
              </w:rPr>
              <w:fldChar w:fldCharType="begin"/>
            </w:r>
            <w:r>
              <w:rPr>
                <w:noProof/>
              </w:rPr>
              <w:instrText xml:space="preserve"> PAGEREF _Toc248248219 \h </w:instrText>
            </w:r>
            <w:r>
              <w:rPr>
                <w:noProof/>
              </w:rPr>
            </w:r>
          </w:ins>
          <w:r>
            <w:rPr>
              <w:noProof/>
            </w:rPr>
            <w:fldChar w:fldCharType="separate"/>
          </w:r>
          <w:ins w:id="92" w:author="Anees Shaikh" w:date="2013-12-09T22:41:00Z">
            <w:r>
              <w:rPr>
                <w:noProof/>
              </w:rPr>
              <w:t>13</w:t>
            </w:r>
            <w:r>
              <w:rPr>
                <w:noProof/>
              </w:rPr>
              <w:fldChar w:fldCharType="end"/>
            </w:r>
          </w:ins>
        </w:p>
        <w:p w14:paraId="0FD303F5" w14:textId="77777777" w:rsidR="004F709F" w:rsidRDefault="004F709F">
          <w:pPr>
            <w:pStyle w:val="TOC3"/>
            <w:tabs>
              <w:tab w:val="left" w:pos="1258"/>
              <w:tab w:val="right" w:leader="dot" w:pos="9350"/>
            </w:tabs>
            <w:rPr>
              <w:ins w:id="93" w:author="Anees Shaikh" w:date="2013-12-09T22:41:00Z"/>
              <w:rFonts w:eastAsiaTheme="minorEastAsia"/>
              <w:noProof/>
              <w:sz w:val="24"/>
              <w:szCs w:val="24"/>
              <w:lang w:eastAsia="ja-JP"/>
            </w:rPr>
          </w:pPr>
          <w:ins w:id="94" w:author="Anees Shaikh" w:date="2013-12-09T22:41:00Z">
            <w:r>
              <w:rPr>
                <w:noProof/>
              </w:rPr>
              <w:t>6.1.10</w:t>
            </w:r>
            <w:r>
              <w:rPr>
                <w:rFonts w:eastAsiaTheme="minorEastAsia"/>
                <w:noProof/>
                <w:sz w:val="24"/>
                <w:szCs w:val="24"/>
                <w:lang w:eastAsia="ja-JP"/>
              </w:rPr>
              <w:tab/>
            </w:r>
            <w:r>
              <w:rPr>
                <w:noProof/>
              </w:rPr>
              <w:t>Datapath ID</w:t>
            </w:r>
            <w:r>
              <w:rPr>
                <w:noProof/>
              </w:rPr>
              <w:tab/>
            </w:r>
            <w:r>
              <w:rPr>
                <w:noProof/>
              </w:rPr>
              <w:fldChar w:fldCharType="begin"/>
            </w:r>
            <w:r>
              <w:rPr>
                <w:noProof/>
              </w:rPr>
              <w:instrText xml:space="preserve"> PAGEREF _Toc248248220 \h </w:instrText>
            </w:r>
            <w:r>
              <w:rPr>
                <w:noProof/>
              </w:rPr>
            </w:r>
          </w:ins>
          <w:r>
            <w:rPr>
              <w:noProof/>
            </w:rPr>
            <w:fldChar w:fldCharType="separate"/>
          </w:r>
          <w:ins w:id="95" w:author="Anees Shaikh" w:date="2013-12-09T22:41:00Z">
            <w:r>
              <w:rPr>
                <w:noProof/>
              </w:rPr>
              <w:t>13</w:t>
            </w:r>
            <w:r>
              <w:rPr>
                <w:noProof/>
              </w:rPr>
              <w:fldChar w:fldCharType="end"/>
            </w:r>
          </w:ins>
        </w:p>
        <w:p w14:paraId="2D4B92B7" w14:textId="77777777" w:rsidR="004F709F" w:rsidRDefault="004F709F">
          <w:pPr>
            <w:pStyle w:val="TOC2"/>
            <w:tabs>
              <w:tab w:val="left" w:pos="749"/>
              <w:tab w:val="right" w:leader="dot" w:pos="9350"/>
            </w:tabs>
            <w:rPr>
              <w:ins w:id="96" w:author="Anees Shaikh" w:date="2013-12-09T22:41:00Z"/>
              <w:rFonts w:eastAsiaTheme="minorEastAsia"/>
              <w:noProof/>
              <w:sz w:val="24"/>
              <w:szCs w:val="24"/>
              <w:lang w:eastAsia="ja-JP"/>
            </w:rPr>
          </w:pPr>
          <w:ins w:id="97" w:author="Anees Shaikh" w:date="2013-12-09T22:41:00Z">
            <w:r>
              <w:rPr>
                <w:noProof/>
              </w:rPr>
              <w:t>6.2</w:t>
            </w:r>
            <w:r>
              <w:rPr>
                <w:rFonts w:eastAsiaTheme="minorEastAsia"/>
                <w:noProof/>
                <w:sz w:val="24"/>
                <w:szCs w:val="24"/>
                <w:lang w:eastAsia="ja-JP"/>
              </w:rPr>
              <w:tab/>
            </w:r>
            <w:r>
              <w:rPr>
                <w:noProof/>
              </w:rPr>
              <w:t>Requirements for NDMs</w:t>
            </w:r>
            <w:r>
              <w:rPr>
                <w:noProof/>
              </w:rPr>
              <w:tab/>
            </w:r>
            <w:r>
              <w:rPr>
                <w:noProof/>
              </w:rPr>
              <w:fldChar w:fldCharType="begin"/>
            </w:r>
            <w:r>
              <w:rPr>
                <w:noProof/>
              </w:rPr>
              <w:instrText xml:space="preserve"> PAGEREF _Toc248248221 \h </w:instrText>
            </w:r>
            <w:r>
              <w:rPr>
                <w:noProof/>
              </w:rPr>
            </w:r>
          </w:ins>
          <w:r>
            <w:rPr>
              <w:noProof/>
            </w:rPr>
            <w:fldChar w:fldCharType="separate"/>
          </w:r>
          <w:ins w:id="98" w:author="Anees Shaikh" w:date="2013-12-09T22:41:00Z">
            <w:r>
              <w:rPr>
                <w:noProof/>
              </w:rPr>
              <w:t>13</w:t>
            </w:r>
            <w:r>
              <w:rPr>
                <w:noProof/>
              </w:rPr>
              <w:fldChar w:fldCharType="end"/>
            </w:r>
          </w:ins>
        </w:p>
        <w:p w14:paraId="47483F9C" w14:textId="77777777" w:rsidR="004F709F" w:rsidRDefault="004F709F">
          <w:pPr>
            <w:pStyle w:val="TOC2"/>
            <w:tabs>
              <w:tab w:val="left" w:pos="749"/>
              <w:tab w:val="right" w:leader="dot" w:pos="9350"/>
            </w:tabs>
            <w:rPr>
              <w:ins w:id="99" w:author="Anees Shaikh" w:date="2013-12-09T22:41:00Z"/>
              <w:rFonts w:eastAsiaTheme="minorEastAsia"/>
              <w:noProof/>
              <w:sz w:val="24"/>
              <w:szCs w:val="24"/>
              <w:lang w:eastAsia="ja-JP"/>
            </w:rPr>
          </w:pPr>
          <w:ins w:id="100" w:author="Anees Shaikh" w:date="2013-12-09T22:41:00Z">
            <w:r>
              <w:rPr>
                <w:noProof/>
              </w:rPr>
              <w:t>6.3</w:t>
            </w:r>
            <w:r>
              <w:rPr>
                <w:rFonts w:eastAsiaTheme="minorEastAsia"/>
                <w:noProof/>
                <w:sz w:val="24"/>
                <w:szCs w:val="24"/>
                <w:lang w:eastAsia="ja-JP"/>
              </w:rPr>
              <w:tab/>
            </w:r>
            <w:r>
              <w:rPr>
                <w:noProof/>
              </w:rPr>
              <w:t>Operational Requirements</w:t>
            </w:r>
            <w:r>
              <w:rPr>
                <w:noProof/>
              </w:rPr>
              <w:tab/>
            </w:r>
            <w:r>
              <w:rPr>
                <w:noProof/>
              </w:rPr>
              <w:fldChar w:fldCharType="begin"/>
            </w:r>
            <w:r>
              <w:rPr>
                <w:noProof/>
              </w:rPr>
              <w:instrText xml:space="preserve"> PAGEREF _Toc248248222 \h </w:instrText>
            </w:r>
            <w:r>
              <w:rPr>
                <w:noProof/>
              </w:rPr>
            </w:r>
          </w:ins>
          <w:r>
            <w:rPr>
              <w:noProof/>
            </w:rPr>
            <w:fldChar w:fldCharType="separate"/>
          </w:r>
          <w:ins w:id="101" w:author="Anees Shaikh" w:date="2013-12-09T22:41:00Z">
            <w:r>
              <w:rPr>
                <w:noProof/>
              </w:rPr>
              <w:t>14</w:t>
            </w:r>
            <w:r>
              <w:rPr>
                <w:noProof/>
              </w:rPr>
              <w:fldChar w:fldCharType="end"/>
            </w:r>
          </w:ins>
        </w:p>
        <w:p w14:paraId="39BD284D" w14:textId="77777777" w:rsidR="004F709F" w:rsidRDefault="004F709F">
          <w:pPr>
            <w:pStyle w:val="TOC2"/>
            <w:tabs>
              <w:tab w:val="left" w:pos="749"/>
              <w:tab w:val="right" w:leader="dot" w:pos="9350"/>
            </w:tabs>
            <w:rPr>
              <w:ins w:id="102" w:author="Anees Shaikh" w:date="2013-12-09T22:41:00Z"/>
              <w:rFonts w:eastAsiaTheme="minorEastAsia"/>
              <w:noProof/>
              <w:sz w:val="24"/>
              <w:szCs w:val="24"/>
              <w:lang w:eastAsia="ja-JP"/>
            </w:rPr>
          </w:pPr>
          <w:ins w:id="103" w:author="Anees Shaikh" w:date="2013-12-09T22:41:00Z">
            <w:r>
              <w:rPr>
                <w:noProof/>
              </w:rPr>
              <w:t>6.4</w:t>
            </w:r>
            <w:r>
              <w:rPr>
                <w:rFonts w:eastAsiaTheme="minorEastAsia"/>
                <w:noProof/>
                <w:sz w:val="24"/>
                <w:szCs w:val="24"/>
                <w:lang w:eastAsia="ja-JP"/>
              </w:rPr>
              <w:tab/>
            </w:r>
            <w:r>
              <w:rPr>
                <w:noProof/>
              </w:rPr>
              <w:t>Requirements for the Switch Management Protocol</w:t>
            </w:r>
            <w:r>
              <w:rPr>
                <w:noProof/>
              </w:rPr>
              <w:tab/>
            </w:r>
            <w:r>
              <w:rPr>
                <w:noProof/>
              </w:rPr>
              <w:fldChar w:fldCharType="begin"/>
            </w:r>
            <w:r>
              <w:rPr>
                <w:noProof/>
              </w:rPr>
              <w:instrText xml:space="preserve"> PAGEREF _Toc248248223 \h </w:instrText>
            </w:r>
            <w:r>
              <w:rPr>
                <w:noProof/>
              </w:rPr>
            </w:r>
          </w:ins>
          <w:r>
            <w:rPr>
              <w:noProof/>
            </w:rPr>
            <w:fldChar w:fldCharType="separate"/>
          </w:r>
          <w:ins w:id="104" w:author="Anees Shaikh" w:date="2013-12-09T22:41:00Z">
            <w:r>
              <w:rPr>
                <w:noProof/>
              </w:rPr>
              <w:t>14</w:t>
            </w:r>
            <w:r>
              <w:rPr>
                <w:noProof/>
              </w:rPr>
              <w:fldChar w:fldCharType="end"/>
            </w:r>
          </w:ins>
        </w:p>
        <w:p w14:paraId="28BFE9A4" w14:textId="77777777" w:rsidR="004F709F" w:rsidRDefault="004F709F">
          <w:pPr>
            <w:pStyle w:val="TOC1"/>
            <w:tabs>
              <w:tab w:val="left" w:pos="362"/>
              <w:tab w:val="right" w:leader="dot" w:pos="9350"/>
            </w:tabs>
            <w:rPr>
              <w:ins w:id="105" w:author="Anees Shaikh" w:date="2013-12-09T22:41:00Z"/>
              <w:rFonts w:eastAsiaTheme="minorEastAsia"/>
              <w:noProof/>
              <w:sz w:val="24"/>
              <w:szCs w:val="24"/>
              <w:lang w:eastAsia="ja-JP"/>
            </w:rPr>
          </w:pPr>
          <w:ins w:id="106" w:author="Anees Shaikh" w:date="2013-12-09T22:41:00Z">
            <w:r>
              <w:rPr>
                <w:noProof/>
              </w:rPr>
              <w:t>7</w:t>
            </w:r>
            <w:r>
              <w:rPr>
                <w:rFonts w:eastAsiaTheme="minorEastAsia"/>
                <w:noProof/>
                <w:sz w:val="24"/>
                <w:szCs w:val="24"/>
                <w:lang w:eastAsia="ja-JP"/>
              </w:rPr>
              <w:tab/>
            </w:r>
            <w:r>
              <w:rPr>
                <w:noProof/>
              </w:rPr>
              <w:t>NETCONF as the Transport Protocol</w:t>
            </w:r>
            <w:r>
              <w:rPr>
                <w:noProof/>
              </w:rPr>
              <w:tab/>
            </w:r>
            <w:r>
              <w:rPr>
                <w:noProof/>
              </w:rPr>
              <w:fldChar w:fldCharType="begin"/>
            </w:r>
            <w:r>
              <w:rPr>
                <w:noProof/>
              </w:rPr>
              <w:instrText xml:space="preserve"> PAGEREF _Toc248248224 \h </w:instrText>
            </w:r>
            <w:r>
              <w:rPr>
                <w:noProof/>
              </w:rPr>
            </w:r>
          </w:ins>
          <w:r>
            <w:rPr>
              <w:noProof/>
            </w:rPr>
            <w:fldChar w:fldCharType="separate"/>
          </w:r>
          <w:ins w:id="107" w:author="Anees Shaikh" w:date="2013-12-09T22:41:00Z">
            <w:r>
              <w:rPr>
                <w:noProof/>
              </w:rPr>
              <w:t>15</w:t>
            </w:r>
            <w:r>
              <w:rPr>
                <w:noProof/>
              </w:rPr>
              <w:fldChar w:fldCharType="end"/>
            </w:r>
          </w:ins>
        </w:p>
        <w:p w14:paraId="6572FFFC" w14:textId="77777777" w:rsidR="004F709F" w:rsidRDefault="004F709F">
          <w:pPr>
            <w:pStyle w:val="TOC1"/>
            <w:tabs>
              <w:tab w:val="left" w:pos="362"/>
              <w:tab w:val="right" w:leader="dot" w:pos="9350"/>
            </w:tabs>
            <w:rPr>
              <w:ins w:id="108" w:author="Anees Shaikh" w:date="2013-12-09T22:41:00Z"/>
              <w:rFonts w:eastAsiaTheme="minorEastAsia"/>
              <w:noProof/>
              <w:sz w:val="24"/>
              <w:szCs w:val="24"/>
              <w:lang w:eastAsia="ja-JP"/>
            </w:rPr>
          </w:pPr>
          <w:ins w:id="109" w:author="Anees Shaikh" w:date="2013-12-09T22:41:00Z">
            <w:r>
              <w:rPr>
                <w:noProof/>
              </w:rPr>
              <w:t>8</w:t>
            </w:r>
            <w:r>
              <w:rPr>
                <w:rFonts w:eastAsiaTheme="minorEastAsia"/>
                <w:noProof/>
                <w:sz w:val="24"/>
                <w:szCs w:val="24"/>
                <w:lang w:eastAsia="ja-JP"/>
              </w:rPr>
              <w:tab/>
            </w:r>
            <w:r>
              <w:rPr>
                <w:noProof/>
              </w:rPr>
              <w:t>Data Model</w:t>
            </w:r>
            <w:r>
              <w:rPr>
                <w:noProof/>
              </w:rPr>
              <w:tab/>
            </w:r>
            <w:r>
              <w:rPr>
                <w:noProof/>
              </w:rPr>
              <w:fldChar w:fldCharType="begin"/>
            </w:r>
            <w:r>
              <w:rPr>
                <w:noProof/>
              </w:rPr>
              <w:instrText xml:space="preserve"> PAGEREF _Toc248248225 \h </w:instrText>
            </w:r>
            <w:r>
              <w:rPr>
                <w:noProof/>
              </w:rPr>
            </w:r>
          </w:ins>
          <w:r>
            <w:rPr>
              <w:noProof/>
            </w:rPr>
            <w:fldChar w:fldCharType="separate"/>
          </w:r>
          <w:ins w:id="110" w:author="Anees Shaikh" w:date="2013-12-09T22:41:00Z">
            <w:r>
              <w:rPr>
                <w:noProof/>
              </w:rPr>
              <w:t>17</w:t>
            </w:r>
            <w:r>
              <w:rPr>
                <w:noProof/>
              </w:rPr>
              <w:fldChar w:fldCharType="end"/>
            </w:r>
          </w:ins>
        </w:p>
        <w:p w14:paraId="07D3445C" w14:textId="77777777" w:rsidR="004F709F" w:rsidRDefault="004F709F">
          <w:pPr>
            <w:pStyle w:val="TOC2"/>
            <w:tabs>
              <w:tab w:val="left" w:pos="749"/>
              <w:tab w:val="right" w:leader="dot" w:pos="9350"/>
            </w:tabs>
            <w:rPr>
              <w:ins w:id="111" w:author="Anees Shaikh" w:date="2013-12-09T22:41:00Z"/>
              <w:rFonts w:eastAsiaTheme="minorEastAsia"/>
              <w:noProof/>
              <w:sz w:val="24"/>
              <w:szCs w:val="24"/>
              <w:lang w:eastAsia="ja-JP"/>
            </w:rPr>
          </w:pPr>
          <w:ins w:id="112" w:author="Anees Shaikh" w:date="2013-12-09T22:41:00Z">
            <w:r>
              <w:rPr>
                <w:noProof/>
              </w:rPr>
              <w:t>8.1</w:t>
            </w:r>
            <w:r>
              <w:rPr>
                <w:rFonts w:eastAsiaTheme="minorEastAsia"/>
                <w:noProof/>
                <w:sz w:val="24"/>
                <w:szCs w:val="24"/>
                <w:lang w:eastAsia="ja-JP"/>
              </w:rPr>
              <w:tab/>
            </w:r>
            <w:r>
              <w:rPr>
                <w:noProof/>
              </w:rPr>
              <w:t>YANG Module</w:t>
            </w:r>
            <w:r>
              <w:rPr>
                <w:noProof/>
              </w:rPr>
              <w:tab/>
            </w:r>
            <w:r>
              <w:rPr>
                <w:noProof/>
              </w:rPr>
              <w:fldChar w:fldCharType="begin"/>
            </w:r>
            <w:r>
              <w:rPr>
                <w:noProof/>
              </w:rPr>
              <w:instrText xml:space="preserve"> PAGEREF _Toc248248226 \h </w:instrText>
            </w:r>
            <w:r>
              <w:rPr>
                <w:noProof/>
              </w:rPr>
            </w:r>
          </w:ins>
          <w:r>
            <w:rPr>
              <w:noProof/>
            </w:rPr>
            <w:fldChar w:fldCharType="separate"/>
          </w:r>
          <w:ins w:id="113" w:author="Anees Shaikh" w:date="2013-12-09T22:41:00Z">
            <w:r>
              <w:rPr>
                <w:noProof/>
              </w:rPr>
              <w:t>18</w:t>
            </w:r>
            <w:r>
              <w:rPr>
                <w:noProof/>
              </w:rPr>
              <w:fldChar w:fldCharType="end"/>
            </w:r>
          </w:ins>
        </w:p>
        <w:p w14:paraId="4EF240C8" w14:textId="77777777" w:rsidR="004F709F" w:rsidRDefault="004F709F">
          <w:pPr>
            <w:pStyle w:val="TOC2"/>
            <w:tabs>
              <w:tab w:val="left" w:pos="749"/>
              <w:tab w:val="right" w:leader="dot" w:pos="9350"/>
            </w:tabs>
            <w:rPr>
              <w:ins w:id="114" w:author="Anees Shaikh" w:date="2013-12-09T22:41:00Z"/>
              <w:rFonts w:eastAsiaTheme="minorEastAsia"/>
              <w:noProof/>
              <w:sz w:val="24"/>
              <w:szCs w:val="24"/>
              <w:lang w:eastAsia="ja-JP"/>
            </w:rPr>
          </w:pPr>
          <w:ins w:id="115" w:author="Anees Shaikh" w:date="2013-12-09T22:41:00Z">
            <w:r>
              <w:rPr>
                <w:noProof/>
              </w:rPr>
              <w:t>8.2</w:t>
            </w:r>
            <w:r>
              <w:rPr>
                <w:rFonts w:eastAsiaTheme="minorEastAsia"/>
                <w:noProof/>
                <w:sz w:val="24"/>
                <w:szCs w:val="24"/>
                <w:lang w:eastAsia="ja-JP"/>
              </w:rPr>
              <w:tab/>
            </w:r>
            <w:r>
              <w:rPr>
                <w:noProof/>
              </w:rPr>
              <w:t>Core Data Model</w:t>
            </w:r>
            <w:r>
              <w:rPr>
                <w:noProof/>
              </w:rPr>
              <w:tab/>
            </w:r>
            <w:r>
              <w:rPr>
                <w:noProof/>
              </w:rPr>
              <w:fldChar w:fldCharType="begin"/>
            </w:r>
            <w:r>
              <w:rPr>
                <w:noProof/>
              </w:rPr>
              <w:instrText xml:space="preserve"> PAGEREF _Toc248248227 \h </w:instrText>
            </w:r>
            <w:r>
              <w:rPr>
                <w:noProof/>
              </w:rPr>
            </w:r>
          </w:ins>
          <w:r>
            <w:rPr>
              <w:noProof/>
            </w:rPr>
            <w:fldChar w:fldCharType="separate"/>
          </w:r>
          <w:ins w:id="116" w:author="Anees Shaikh" w:date="2013-12-09T22:41:00Z">
            <w:r>
              <w:rPr>
                <w:noProof/>
              </w:rPr>
              <w:t>18</w:t>
            </w:r>
            <w:r>
              <w:rPr>
                <w:noProof/>
              </w:rPr>
              <w:fldChar w:fldCharType="end"/>
            </w:r>
          </w:ins>
        </w:p>
        <w:p w14:paraId="3EAC1DCF" w14:textId="77777777" w:rsidR="004F709F" w:rsidRDefault="004F709F">
          <w:pPr>
            <w:pStyle w:val="TOC2"/>
            <w:tabs>
              <w:tab w:val="left" w:pos="749"/>
              <w:tab w:val="right" w:leader="dot" w:pos="9350"/>
            </w:tabs>
            <w:rPr>
              <w:ins w:id="117" w:author="Anees Shaikh" w:date="2013-12-09T22:41:00Z"/>
              <w:rFonts w:eastAsiaTheme="minorEastAsia"/>
              <w:noProof/>
              <w:sz w:val="24"/>
              <w:szCs w:val="24"/>
              <w:lang w:eastAsia="ja-JP"/>
            </w:rPr>
          </w:pPr>
          <w:ins w:id="118" w:author="Anees Shaikh" w:date="2013-12-09T22:41:00Z">
            <w:r>
              <w:rPr>
                <w:noProof/>
              </w:rPr>
              <w:t>8.3</w:t>
            </w:r>
            <w:r>
              <w:rPr>
                <w:rFonts w:eastAsiaTheme="minorEastAsia"/>
                <w:noProof/>
                <w:sz w:val="24"/>
                <w:szCs w:val="24"/>
                <w:lang w:eastAsia="ja-JP"/>
              </w:rPr>
              <w:tab/>
            </w:r>
            <w:r>
              <w:rPr>
                <w:noProof/>
              </w:rPr>
              <w:t>OpenFlow Capable Switch</w:t>
            </w:r>
            <w:r>
              <w:rPr>
                <w:noProof/>
              </w:rPr>
              <w:tab/>
            </w:r>
            <w:r>
              <w:rPr>
                <w:noProof/>
              </w:rPr>
              <w:fldChar w:fldCharType="begin"/>
            </w:r>
            <w:r>
              <w:rPr>
                <w:noProof/>
              </w:rPr>
              <w:instrText xml:space="preserve"> PAGEREF _Toc248248228 \h </w:instrText>
            </w:r>
            <w:r>
              <w:rPr>
                <w:noProof/>
              </w:rPr>
            </w:r>
          </w:ins>
          <w:r>
            <w:rPr>
              <w:noProof/>
            </w:rPr>
            <w:fldChar w:fldCharType="separate"/>
          </w:r>
          <w:ins w:id="119" w:author="Anees Shaikh" w:date="2013-12-09T22:41:00Z">
            <w:r>
              <w:rPr>
                <w:noProof/>
              </w:rPr>
              <w:t>19</w:t>
            </w:r>
            <w:r>
              <w:rPr>
                <w:noProof/>
              </w:rPr>
              <w:fldChar w:fldCharType="end"/>
            </w:r>
          </w:ins>
        </w:p>
        <w:p w14:paraId="6C007047" w14:textId="77777777" w:rsidR="004F709F" w:rsidRDefault="004F709F">
          <w:pPr>
            <w:pStyle w:val="TOC3"/>
            <w:tabs>
              <w:tab w:val="left" w:pos="1136"/>
              <w:tab w:val="right" w:leader="dot" w:pos="9350"/>
            </w:tabs>
            <w:rPr>
              <w:ins w:id="120" w:author="Anees Shaikh" w:date="2013-12-09T22:41:00Z"/>
              <w:rFonts w:eastAsiaTheme="minorEastAsia"/>
              <w:noProof/>
              <w:sz w:val="24"/>
              <w:szCs w:val="24"/>
              <w:lang w:eastAsia="ja-JP"/>
            </w:rPr>
          </w:pPr>
          <w:ins w:id="121" w:author="Anees Shaikh" w:date="2013-12-09T22:41:00Z">
            <w:r>
              <w:rPr>
                <w:noProof/>
              </w:rPr>
              <w:t>8.3.1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_Toc248248229 \h </w:instrText>
            </w:r>
            <w:r>
              <w:rPr>
                <w:noProof/>
              </w:rPr>
            </w:r>
          </w:ins>
          <w:r>
            <w:rPr>
              <w:noProof/>
            </w:rPr>
            <w:fldChar w:fldCharType="separate"/>
          </w:r>
          <w:ins w:id="122" w:author="Anees Shaikh" w:date="2013-12-09T22:41:00Z">
            <w:r>
              <w:rPr>
                <w:noProof/>
              </w:rPr>
              <w:t>20</w:t>
            </w:r>
            <w:r>
              <w:rPr>
                <w:noProof/>
              </w:rPr>
              <w:fldChar w:fldCharType="end"/>
            </w:r>
          </w:ins>
        </w:p>
        <w:p w14:paraId="67E04B14" w14:textId="77777777" w:rsidR="004F709F" w:rsidRDefault="004F709F">
          <w:pPr>
            <w:pStyle w:val="TOC3"/>
            <w:tabs>
              <w:tab w:val="left" w:pos="1136"/>
              <w:tab w:val="right" w:leader="dot" w:pos="9350"/>
            </w:tabs>
            <w:rPr>
              <w:ins w:id="123" w:author="Anees Shaikh" w:date="2013-12-09T22:41:00Z"/>
              <w:rFonts w:eastAsiaTheme="minorEastAsia"/>
              <w:noProof/>
              <w:sz w:val="24"/>
              <w:szCs w:val="24"/>
              <w:lang w:eastAsia="ja-JP"/>
            </w:rPr>
          </w:pPr>
          <w:ins w:id="124" w:author="Anees Shaikh" w:date="2013-12-09T22:41:00Z">
            <w:r>
              <w:rPr>
                <w:noProof/>
              </w:rPr>
              <w:t>8.3.2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_Toc248248230 \h </w:instrText>
            </w:r>
            <w:r>
              <w:rPr>
                <w:noProof/>
              </w:rPr>
            </w:r>
          </w:ins>
          <w:r>
            <w:rPr>
              <w:noProof/>
            </w:rPr>
            <w:fldChar w:fldCharType="separate"/>
          </w:r>
          <w:ins w:id="125" w:author="Anees Shaikh" w:date="2013-12-09T22:41:00Z">
            <w:r>
              <w:rPr>
                <w:noProof/>
              </w:rPr>
              <w:t>20</w:t>
            </w:r>
            <w:r>
              <w:rPr>
                <w:noProof/>
              </w:rPr>
              <w:fldChar w:fldCharType="end"/>
            </w:r>
          </w:ins>
        </w:p>
        <w:p w14:paraId="22AD1EB3" w14:textId="77777777" w:rsidR="004F709F" w:rsidRDefault="004F709F">
          <w:pPr>
            <w:pStyle w:val="TOC2"/>
            <w:tabs>
              <w:tab w:val="left" w:pos="749"/>
              <w:tab w:val="right" w:leader="dot" w:pos="9350"/>
            </w:tabs>
            <w:rPr>
              <w:ins w:id="126" w:author="Anees Shaikh" w:date="2013-12-09T22:41:00Z"/>
              <w:rFonts w:eastAsiaTheme="minorEastAsia"/>
              <w:noProof/>
              <w:sz w:val="24"/>
              <w:szCs w:val="24"/>
              <w:lang w:eastAsia="ja-JP"/>
            </w:rPr>
          </w:pPr>
          <w:ins w:id="127" w:author="Anees Shaikh" w:date="2013-12-09T22:41:00Z">
            <w:r>
              <w:rPr>
                <w:noProof/>
              </w:rPr>
              <w:t>8.4</w:t>
            </w:r>
            <w:r>
              <w:rPr>
                <w:rFonts w:eastAsiaTheme="minorEastAsia"/>
                <w:noProof/>
                <w:sz w:val="24"/>
                <w:szCs w:val="24"/>
                <w:lang w:eastAsia="ja-JP"/>
              </w:rPr>
              <w:tab/>
            </w:r>
            <w:r>
              <w:rPr>
                <w:noProof/>
              </w:rPr>
              <w:t>OpenFlow Configuration Point</w:t>
            </w:r>
            <w:r>
              <w:rPr>
                <w:noProof/>
              </w:rPr>
              <w:tab/>
            </w:r>
            <w:r>
              <w:rPr>
                <w:noProof/>
              </w:rPr>
              <w:fldChar w:fldCharType="begin"/>
            </w:r>
            <w:r>
              <w:rPr>
                <w:noProof/>
              </w:rPr>
              <w:instrText xml:space="preserve"> PAGEREF _Toc248248231 \h </w:instrText>
            </w:r>
            <w:r>
              <w:rPr>
                <w:noProof/>
              </w:rPr>
            </w:r>
          </w:ins>
          <w:r>
            <w:rPr>
              <w:noProof/>
            </w:rPr>
            <w:fldChar w:fldCharType="separate"/>
          </w:r>
          <w:ins w:id="128" w:author="Anees Shaikh" w:date="2013-12-09T22:41:00Z">
            <w:r>
              <w:rPr>
                <w:noProof/>
              </w:rPr>
              <w:t>20</w:t>
            </w:r>
            <w:r>
              <w:rPr>
                <w:noProof/>
              </w:rPr>
              <w:fldChar w:fldCharType="end"/>
            </w:r>
          </w:ins>
        </w:p>
        <w:p w14:paraId="667F8A19" w14:textId="77777777" w:rsidR="004F709F" w:rsidRDefault="004F709F">
          <w:pPr>
            <w:pStyle w:val="TOC3"/>
            <w:tabs>
              <w:tab w:val="left" w:pos="1136"/>
              <w:tab w:val="right" w:leader="dot" w:pos="9350"/>
            </w:tabs>
            <w:rPr>
              <w:ins w:id="129" w:author="Anees Shaikh" w:date="2013-12-09T22:41:00Z"/>
              <w:rFonts w:eastAsiaTheme="minorEastAsia"/>
              <w:noProof/>
              <w:sz w:val="24"/>
              <w:szCs w:val="24"/>
              <w:lang w:eastAsia="ja-JP"/>
            </w:rPr>
          </w:pPr>
          <w:ins w:id="130" w:author="Anees Shaikh" w:date="2013-12-09T22:41:00Z">
            <w:r>
              <w:rPr>
                <w:noProof/>
              </w:rPr>
              <w:t>8.4.1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_Toc248248232 \h </w:instrText>
            </w:r>
            <w:r>
              <w:rPr>
                <w:noProof/>
              </w:rPr>
            </w:r>
          </w:ins>
          <w:r>
            <w:rPr>
              <w:noProof/>
            </w:rPr>
            <w:fldChar w:fldCharType="separate"/>
          </w:r>
          <w:ins w:id="131" w:author="Anees Shaikh" w:date="2013-12-09T22:41:00Z">
            <w:r>
              <w:rPr>
                <w:noProof/>
              </w:rPr>
              <w:t>21</w:t>
            </w:r>
            <w:r>
              <w:rPr>
                <w:noProof/>
              </w:rPr>
              <w:fldChar w:fldCharType="end"/>
            </w:r>
          </w:ins>
        </w:p>
        <w:p w14:paraId="45E1CF74" w14:textId="77777777" w:rsidR="004F709F" w:rsidRDefault="004F709F">
          <w:pPr>
            <w:pStyle w:val="TOC3"/>
            <w:tabs>
              <w:tab w:val="left" w:pos="1136"/>
              <w:tab w:val="right" w:leader="dot" w:pos="9350"/>
            </w:tabs>
            <w:rPr>
              <w:ins w:id="132" w:author="Anees Shaikh" w:date="2013-12-09T22:41:00Z"/>
              <w:rFonts w:eastAsiaTheme="minorEastAsia"/>
              <w:noProof/>
              <w:sz w:val="24"/>
              <w:szCs w:val="24"/>
              <w:lang w:eastAsia="ja-JP"/>
            </w:rPr>
          </w:pPr>
          <w:ins w:id="133" w:author="Anees Shaikh" w:date="2013-12-09T22:41:00Z">
            <w:r>
              <w:rPr>
                <w:noProof/>
              </w:rPr>
              <w:t>8.4.2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_Toc248248233 \h </w:instrText>
            </w:r>
            <w:r>
              <w:rPr>
                <w:noProof/>
              </w:rPr>
            </w:r>
          </w:ins>
          <w:r>
            <w:rPr>
              <w:noProof/>
            </w:rPr>
            <w:fldChar w:fldCharType="separate"/>
          </w:r>
          <w:ins w:id="134" w:author="Anees Shaikh" w:date="2013-12-09T22:41:00Z">
            <w:r>
              <w:rPr>
                <w:noProof/>
              </w:rPr>
              <w:t>21</w:t>
            </w:r>
            <w:r>
              <w:rPr>
                <w:noProof/>
              </w:rPr>
              <w:fldChar w:fldCharType="end"/>
            </w:r>
          </w:ins>
        </w:p>
        <w:p w14:paraId="02E05DFA" w14:textId="77777777" w:rsidR="004F709F" w:rsidRDefault="004F709F">
          <w:pPr>
            <w:pStyle w:val="TOC2"/>
            <w:tabs>
              <w:tab w:val="left" w:pos="749"/>
              <w:tab w:val="right" w:leader="dot" w:pos="9350"/>
            </w:tabs>
            <w:rPr>
              <w:ins w:id="135" w:author="Anees Shaikh" w:date="2013-12-09T22:41:00Z"/>
              <w:rFonts w:eastAsiaTheme="minorEastAsia"/>
              <w:noProof/>
              <w:sz w:val="24"/>
              <w:szCs w:val="24"/>
              <w:lang w:eastAsia="ja-JP"/>
            </w:rPr>
          </w:pPr>
          <w:ins w:id="136" w:author="Anees Shaikh" w:date="2013-12-09T22:41:00Z">
            <w:r>
              <w:rPr>
                <w:noProof/>
              </w:rPr>
              <w:t>8.5</w:t>
            </w:r>
            <w:r>
              <w:rPr>
                <w:rFonts w:eastAsiaTheme="minorEastAsia"/>
                <w:noProof/>
                <w:sz w:val="24"/>
                <w:szCs w:val="24"/>
                <w:lang w:eastAsia="ja-JP"/>
              </w:rPr>
              <w:tab/>
            </w:r>
            <w:r>
              <w:rPr>
                <w:noProof/>
              </w:rPr>
              <w:t>OpenFlow Logical Switch</w:t>
            </w:r>
            <w:r>
              <w:rPr>
                <w:noProof/>
              </w:rPr>
              <w:tab/>
            </w:r>
            <w:r>
              <w:rPr>
                <w:noProof/>
              </w:rPr>
              <w:fldChar w:fldCharType="begin"/>
            </w:r>
            <w:r>
              <w:rPr>
                <w:noProof/>
              </w:rPr>
              <w:instrText xml:space="preserve"> PAGEREF _Toc248248234 \h </w:instrText>
            </w:r>
            <w:r>
              <w:rPr>
                <w:noProof/>
              </w:rPr>
            </w:r>
          </w:ins>
          <w:r>
            <w:rPr>
              <w:noProof/>
            </w:rPr>
            <w:fldChar w:fldCharType="separate"/>
          </w:r>
          <w:ins w:id="137" w:author="Anees Shaikh" w:date="2013-12-09T22:41:00Z">
            <w:r>
              <w:rPr>
                <w:noProof/>
              </w:rPr>
              <w:t>21</w:t>
            </w:r>
            <w:r>
              <w:rPr>
                <w:noProof/>
              </w:rPr>
              <w:fldChar w:fldCharType="end"/>
            </w:r>
          </w:ins>
        </w:p>
        <w:p w14:paraId="7481E236" w14:textId="77777777" w:rsidR="004F709F" w:rsidRDefault="004F709F">
          <w:pPr>
            <w:pStyle w:val="TOC3"/>
            <w:tabs>
              <w:tab w:val="left" w:pos="1136"/>
              <w:tab w:val="right" w:leader="dot" w:pos="9350"/>
            </w:tabs>
            <w:rPr>
              <w:ins w:id="138" w:author="Anees Shaikh" w:date="2013-12-09T22:41:00Z"/>
              <w:rFonts w:eastAsiaTheme="minorEastAsia"/>
              <w:noProof/>
              <w:sz w:val="24"/>
              <w:szCs w:val="24"/>
              <w:lang w:eastAsia="ja-JP"/>
            </w:rPr>
          </w:pPr>
          <w:ins w:id="139" w:author="Anees Shaikh" w:date="2013-12-09T22:41:00Z">
            <w:r>
              <w:rPr>
                <w:noProof/>
              </w:rPr>
              <w:t>8.5.1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_Toc248248235 \h </w:instrText>
            </w:r>
            <w:r>
              <w:rPr>
                <w:noProof/>
              </w:rPr>
            </w:r>
          </w:ins>
          <w:r>
            <w:rPr>
              <w:noProof/>
            </w:rPr>
            <w:fldChar w:fldCharType="separate"/>
          </w:r>
          <w:ins w:id="140" w:author="Anees Shaikh" w:date="2013-12-09T22:41:00Z">
            <w:r>
              <w:rPr>
                <w:noProof/>
              </w:rPr>
              <w:t>22</w:t>
            </w:r>
            <w:r>
              <w:rPr>
                <w:noProof/>
              </w:rPr>
              <w:fldChar w:fldCharType="end"/>
            </w:r>
          </w:ins>
        </w:p>
        <w:p w14:paraId="35D019C5" w14:textId="77777777" w:rsidR="004F709F" w:rsidRDefault="004F709F">
          <w:pPr>
            <w:pStyle w:val="TOC3"/>
            <w:tabs>
              <w:tab w:val="left" w:pos="1136"/>
              <w:tab w:val="right" w:leader="dot" w:pos="9350"/>
            </w:tabs>
            <w:rPr>
              <w:ins w:id="141" w:author="Anees Shaikh" w:date="2013-12-09T22:41:00Z"/>
              <w:rFonts w:eastAsiaTheme="minorEastAsia"/>
              <w:noProof/>
              <w:sz w:val="24"/>
              <w:szCs w:val="24"/>
              <w:lang w:eastAsia="ja-JP"/>
            </w:rPr>
          </w:pPr>
          <w:ins w:id="142" w:author="Anees Shaikh" w:date="2013-12-09T22:41:00Z">
            <w:r>
              <w:rPr>
                <w:noProof/>
              </w:rPr>
              <w:t>8.5.2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_Toc248248236 \h </w:instrText>
            </w:r>
            <w:r>
              <w:rPr>
                <w:noProof/>
              </w:rPr>
            </w:r>
          </w:ins>
          <w:r>
            <w:rPr>
              <w:noProof/>
            </w:rPr>
            <w:fldChar w:fldCharType="separate"/>
          </w:r>
          <w:ins w:id="143" w:author="Anees Shaikh" w:date="2013-12-09T22:41:00Z">
            <w:r>
              <w:rPr>
                <w:noProof/>
              </w:rPr>
              <w:t>22</w:t>
            </w:r>
            <w:r>
              <w:rPr>
                <w:noProof/>
              </w:rPr>
              <w:fldChar w:fldCharType="end"/>
            </w:r>
          </w:ins>
        </w:p>
        <w:p w14:paraId="0B79778E" w14:textId="77777777" w:rsidR="004F709F" w:rsidRDefault="004F709F">
          <w:pPr>
            <w:pStyle w:val="TOC2"/>
            <w:tabs>
              <w:tab w:val="left" w:pos="749"/>
              <w:tab w:val="right" w:leader="dot" w:pos="9350"/>
            </w:tabs>
            <w:rPr>
              <w:ins w:id="144" w:author="Anees Shaikh" w:date="2013-12-09T22:41:00Z"/>
              <w:rFonts w:eastAsiaTheme="minorEastAsia"/>
              <w:noProof/>
              <w:sz w:val="24"/>
              <w:szCs w:val="24"/>
              <w:lang w:eastAsia="ja-JP"/>
            </w:rPr>
          </w:pPr>
          <w:ins w:id="145" w:author="Anees Shaikh" w:date="2013-12-09T22:41:00Z">
            <w:r>
              <w:rPr>
                <w:noProof/>
              </w:rPr>
              <w:t>8.6</w:t>
            </w:r>
            <w:r>
              <w:rPr>
                <w:rFonts w:eastAsiaTheme="minorEastAsia"/>
                <w:noProof/>
                <w:sz w:val="24"/>
                <w:szCs w:val="24"/>
                <w:lang w:eastAsia="ja-JP"/>
              </w:rPr>
              <w:tab/>
            </w:r>
            <w:r>
              <w:rPr>
                <w:noProof/>
              </w:rPr>
              <w:t>Logical Switch Capabilities</w:t>
            </w:r>
            <w:r>
              <w:rPr>
                <w:noProof/>
              </w:rPr>
              <w:tab/>
            </w:r>
            <w:r>
              <w:rPr>
                <w:noProof/>
              </w:rPr>
              <w:fldChar w:fldCharType="begin"/>
            </w:r>
            <w:r>
              <w:rPr>
                <w:noProof/>
              </w:rPr>
              <w:instrText xml:space="preserve"> PAGEREF _Toc248248237 \h </w:instrText>
            </w:r>
            <w:r>
              <w:rPr>
                <w:noProof/>
              </w:rPr>
            </w:r>
          </w:ins>
          <w:r>
            <w:rPr>
              <w:noProof/>
            </w:rPr>
            <w:fldChar w:fldCharType="separate"/>
          </w:r>
          <w:ins w:id="146" w:author="Anees Shaikh" w:date="2013-12-09T22:41:00Z">
            <w:r>
              <w:rPr>
                <w:noProof/>
              </w:rPr>
              <w:t>23</w:t>
            </w:r>
            <w:r>
              <w:rPr>
                <w:noProof/>
              </w:rPr>
              <w:fldChar w:fldCharType="end"/>
            </w:r>
          </w:ins>
        </w:p>
        <w:p w14:paraId="4DEC4605" w14:textId="77777777" w:rsidR="004F709F" w:rsidRDefault="004F709F">
          <w:pPr>
            <w:pStyle w:val="TOC3"/>
            <w:tabs>
              <w:tab w:val="left" w:pos="1136"/>
              <w:tab w:val="right" w:leader="dot" w:pos="9350"/>
            </w:tabs>
            <w:rPr>
              <w:ins w:id="147" w:author="Anees Shaikh" w:date="2013-12-09T22:41:00Z"/>
              <w:rFonts w:eastAsiaTheme="minorEastAsia"/>
              <w:noProof/>
              <w:sz w:val="24"/>
              <w:szCs w:val="24"/>
              <w:lang w:eastAsia="ja-JP"/>
            </w:rPr>
          </w:pPr>
          <w:ins w:id="148" w:author="Anees Shaikh" w:date="2013-12-09T22:41:00Z">
            <w:r>
              <w:rPr>
                <w:noProof/>
              </w:rPr>
              <w:t>8.6.1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_Toc248248238 \h </w:instrText>
            </w:r>
            <w:r>
              <w:rPr>
                <w:noProof/>
              </w:rPr>
            </w:r>
          </w:ins>
          <w:r>
            <w:rPr>
              <w:noProof/>
            </w:rPr>
            <w:fldChar w:fldCharType="separate"/>
          </w:r>
          <w:ins w:id="149" w:author="Anees Shaikh" w:date="2013-12-09T22:41:00Z">
            <w:r>
              <w:rPr>
                <w:noProof/>
              </w:rPr>
              <w:t>23</w:t>
            </w:r>
            <w:r>
              <w:rPr>
                <w:noProof/>
              </w:rPr>
              <w:fldChar w:fldCharType="end"/>
            </w:r>
          </w:ins>
        </w:p>
        <w:p w14:paraId="7C4719EF" w14:textId="77777777" w:rsidR="004F709F" w:rsidRDefault="004F709F">
          <w:pPr>
            <w:pStyle w:val="TOC3"/>
            <w:tabs>
              <w:tab w:val="left" w:pos="1136"/>
              <w:tab w:val="right" w:leader="dot" w:pos="9350"/>
            </w:tabs>
            <w:rPr>
              <w:ins w:id="150" w:author="Anees Shaikh" w:date="2013-12-09T22:41:00Z"/>
              <w:rFonts w:eastAsiaTheme="minorEastAsia"/>
              <w:noProof/>
              <w:sz w:val="24"/>
              <w:szCs w:val="24"/>
              <w:lang w:eastAsia="ja-JP"/>
            </w:rPr>
          </w:pPr>
          <w:ins w:id="151" w:author="Anees Shaikh" w:date="2013-12-09T22:41:00Z">
            <w:r>
              <w:rPr>
                <w:noProof/>
              </w:rPr>
              <w:t>8.6.2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_Toc248248239 \h </w:instrText>
            </w:r>
            <w:r>
              <w:rPr>
                <w:noProof/>
              </w:rPr>
            </w:r>
          </w:ins>
          <w:r>
            <w:rPr>
              <w:noProof/>
            </w:rPr>
            <w:fldChar w:fldCharType="separate"/>
          </w:r>
          <w:ins w:id="152" w:author="Anees Shaikh" w:date="2013-12-09T22:41:00Z">
            <w:r>
              <w:rPr>
                <w:noProof/>
              </w:rPr>
              <w:t>23</w:t>
            </w:r>
            <w:r>
              <w:rPr>
                <w:noProof/>
              </w:rPr>
              <w:fldChar w:fldCharType="end"/>
            </w:r>
          </w:ins>
        </w:p>
        <w:p w14:paraId="4EBAEA26" w14:textId="77777777" w:rsidR="004F709F" w:rsidRDefault="004F709F">
          <w:pPr>
            <w:pStyle w:val="TOC2"/>
            <w:tabs>
              <w:tab w:val="left" w:pos="749"/>
              <w:tab w:val="right" w:leader="dot" w:pos="9350"/>
            </w:tabs>
            <w:rPr>
              <w:ins w:id="153" w:author="Anees Shaikh" w:date="2013-12-09T22:41:00Z"/>
              <w:rFonts w:eastAsiaTheme="minorEastAsia"/>
              <w:noProof/>
              <w:sz w:val="24"/>
              <w:szCs w:val="24"/>
              <w:lang w:eastAsia="ja-JP"/>
            </w:rPr>
          </w:pPr>
          <w:ins w:id="154" w:author="Anees Shaikh" w:date="2013-12-09T22:41:00Z">
            <w:r>
              <w:rPr>
                <w:noProof/>
              </w:rPr>
              <w:t>8.7</w:t>
            </w:r>
            <w:r>
              <w:rPr>
                <w:rFonts w:eastAsiaTheme="minorEastAsia"/>
                <w:noProof/>
                <w:sz w:val="24"/>
                <w:szCs w:val="24"/>
                <w:lang w:eastAsia="ja-JP"/>
              </w:rPr>
              <w:tab/>
            </w:r>
            <w:r>
              <w:rPr>
                <w:noProof/>
              </w:rPr>
              <w:t>OpenFlow Controller</w:t>
            </w:r>
            <w:r>
              <w:rPr>
                <w:noProof/>
              </w:rPr>
              <w:tab/>
            </w:r>
            <w:r>
              <w:rPr>
                <w:noProof/>
              </w:rPr>
              <w:fldChar w:fldCharType="begin"/>
            </w:r>
            <w:r>
              <w:rPr>
                <w:noProof/>
              </w:rPr>
              <w:instrText xml:space="preserve"> PAGEREF _Toc248248240 \h </w:instrText>
            </w:r>
            <w:r>
              <w:rPr>
                <w:noProof/>
              </w:rPr>
            </w:r>
          </w:ins>
          <w:r>
            <w:rPr>
              <w:noProof/>
            </w:rPr>
            <w:fldChar w:fldCharType="separate"/>
          </w:r>
          <w:ins w:id="155" w:author="Anees Shaikh" w:date="2013-12-09T22:41:00Z">
            <w:r>
              <w:rPr>
                <w:noProof/>
              </w:rPr>
              <w:t>24</w:t>
            </w:r>
            <w:r>
              <w:rPr>
                <w:noProof/>
              </w:rPr>
              <w:fldChar w:fldCharType="end"/>
            </w:r>
          </w:ins>
        </w:p>
        <w:p w14:paraId="73B58540" w14:textId="77777777" w:rsidR="004F709F" w:rsidRDefault="004F709F">
          <w:pPr>
            <w:pStyle w:val="TOC3"/>
            <w:tabs>
              <w:tab w:val="left" w:pos="1136"/>
              <w:tab w:val="right" w:leader="dot" w:pos="9350"/>
            </w:tabs>
            <w:rPr>
              <w:ins w:id="156" w:author="Anees Shaikh" w:date="2013-12-09T22:41:00Z"/>
              <w:rFonts w:eastAsiaTheme="minorEastAsia"/>
              <w:noProof/>
              <w:sz w:val="24"/>
              <w:szCs w:val="24"/>
              <w:lang w:eastAsia="ja-JP"/>
            </w:rPr>
          </w:pPr>
          <w:ins w:id="157" w:author="Anees Shaikh" w:date="2013-12-09T22:41:00Z">
            <w:r>
              <w:rPr>
                <w:noProof/>
              </w:rPr>
              <w:t>8.7.1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_Toc248248241 \h </w:instrText>
            </w:r>
            <w:r>
              <w:rPr>
                <w:noProof/>
              </w:rPr>
            </w:r>
          </w:ins>
          <w:r>
            <w:rPr>
              <w:noProof/>
            </w:rPr>
            <w:fldChar w:fldCharType="separate"/>
          </w:r>
          <w:ins w:id="158" w:author="Anees Shaikh" w:date="2013-12-09T22:41:00Z">
            <w:r>
              <w:rPr>
                <w:noProof/>
              </w:rPr>
              <w:t>25</w:t>
            </w:r>
            <w:r>
              <w:rPr>
                <w:noProof/>
              </w:rPr>
              <w:fldChar w:fldCharType="end"/>
            </w:r>
          </w:ins>
        </w:p>
        <w:p w14:paraId="15C5D31A" w14:textId="77777777" w:rsidR="004F709F" w:rsidRDefault="004F709F">
          <w:pPr>
            <w:pStyle w:val="TOC3"/>
            <w:tabs>
              <w:tab w:val="left" w:pos="1136"/>
              <w:tab w:val="right" w:leader="dot" w:pos="9350"/>
            </w:tabs>
            <w:rPr>
              <w:ins w:id="159" w:author="Anees Shaikh" w:date="2013-12-09T22:41:00Z"/>
              <w:rFonts w:eastAsiaTheme="minorEastAsia"/>
              <w:noProof/>
              <w:sz w:val="24"/>
              <w:szCs w:val="24"/>
              <w:lang w:eastAsia="ja-JP"/>
            </w:rPr>
          </w:pPr>
          <w:ins w:id="160" w:author="Anees Shaikh" w:date="2013-12-09T22:41:00Z">
            <w:r>
              <w:rPr>
                <w:noProof/>
              </w:rPr>
              <w:t>8.7.2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_Toc248248242 \h </w:instrText>
            </w:r>
            <w:r>
              <w:rPr>
                <w:noProof/>
              </w:rPr>
            </w:r>
          </w:ins>
          <w:r>
            <w:rPr>
              <w:noProof/>
            </w:rPr>
            <w:fldChar w:fldCharType="separate"/>
          </w:r>
          <w:ins w:id="161" w:author="Anees Shaikh" w:date="2013-12-09T22:41:00Z">
            <w:r>
              <w:rPr>
                <w:noProof/>
              </w:rPr>
              <w:t>25</w:t>
            </w:r>
            <w:r>
              <w:rPr>
                <w:noProof/>
              </w:rPr>
              <w:fldChar w:fldCharType="end"/>
            </w:r>
          </w:ins>
        </w:p>
        <w:p w14:paraId="614040D2" w14:textId="77777777" w:rsidR="004F709F" w:rsidRDefault="004F709F">
          <w:pPr>
            <w:pStyle w:val="TOC2"/>
            <w:tabs>
              <w:tab w:val="left" w:pos="749"/>
              <w:tab w:val="right" w:leader="dot" w:pos="9350"/>
            </w:tabs>
            <w:rPr>
              <w:ins w:id="162" w:author="Anees Shaikh" w:date="2013-12-09T22:41:00Z"/>
              <w:rFonts w:eastAsiaTheme="minorEastAsia"/>
              <w:noProof/>
              <w:sz w:val="24"/>
              <w:szCs w:val="24"/>
              <w:lang w:eastAsia="ja-JP"/>
            </w:rPr>
          </w:pPr>
          <w:ins w:id="163" w:author="Anees Shaikh" w:date="2013-12-09T22:41:00Z">
            <w:r>
              <w:rPr>
                <w:noProof/>
              </w:rPr>
              <w:t>8.8</w:t>
            </w:r>
            <w:r>
              <w:rPr>
                <w:rFonts w:eastAsiaTheme="minorEastAsia"/>
                <w:noProof/>
                <w:sz w:val="24"/>
                <w:szCs w:val="24"/>
                <w:lang w:eastAsia="ja-JP"/>
              </w:rPr>
              <w:tab/>
            </w:r>
            <w:r>
              <w:rPr>
                <w:noProof/>
              </w:rPr>
              <w:t>OpenFlow Resource</w:t>
            </w:r>
            <w:r>
              <w:rPr>
                <w:noProof/>
              </w:rPr>
              <w:tab/>
            </w:r>
            <w:r>
              <w:rPr>
                <w:noProof/>
              </w:rPr>
              <w:fldChar w:fldCharType="begin"/>
            </w:r>
            <w:r>
              <w:rPr>
                <w:noProof/>
              </w:rPr>
              <w:instrText xml:space="preserve"> PAGEREF _Toc248248243 \h </w:instrText>
            </w:r>
            <w:r>
              <w:rPr>
                <w:noProof/>
              </w:rPr>
            </w:r>
          </w:ins>
          <w:r>
            <w:rPr>
              <w:noProof/>
            </w:rPr>
            <w:fldChar w:fldCharType="separate"/>
          </w:r>
          <w:ins w:id="164" w:author="Anees Shaikh" w:date="2013-12-09T22:41:00Z">
            <w:r>
              <w:rPr>
                <w:noProof/>
              </w:rPr>
              <w:t>26</w:t>
            </w:r>
            <w:r>
              <w:rPr>
                <w:noProof/>
              </w:rPr>
              <w:fldChar w:fldCharType="end"/>
            </w:r>
          </w:ins>
        </w:p>
        <w:p w14:paraId="790390DA" w14:textId="77777777" w:rsidR="004F709F" w:rsidRDefault="004F709F">
          <w:pPr>
            <w:pStyle w:val="TOC3"/>
            <w:tabs>
              <w:tab w:val="left" w:pos="1136"/>
              <w:tab w:val="right" w:leader="dot" w:pos="9350"/>
            </w:tabs>
            <w:rPr>
              <w:ins w:id="165" w:author="Anees Shaikh" w:date="2013-12-09T22:41:00Z"/>
              <w:rFonts w:eastAsiaTheme="minorEastAsia"/>
              <w:noProof/>
              <w:sz w:val="24"/>
              <w:szCs w:val="24"/>
              <w:lang w:eastAsia="ja-JP"/>
            </w:rPr>
          </w:pPr>
          <w:ins w:id="166" w:author="Anees Shaikh" w:date="2013-12-09T22:41:00Z">
            <w:r>
              <w:rPr>
                <w:noProof/>
              </w:rPr>
              <w:t>8.8.1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_Toc248248244 \h </w:instrText>
            </w:r>
            <w:r>
              <w:rPr>
                <w:noProof/>
              </w:rPr>
            </w:r>
          </w:ins>
          <w:r>
            <w:rPr>
              <w:noProof/>
            </w:rPr>
            <w:fldChar w:fldCharType="separate"/>
          </w:r>
          <w:ins w:id="167" w:author="Anees Shaikh" w:date="2013-12-09T22:41:00Z">
            <w:r>
              <w:rPr>
                <w:noProof/>
              </w:rPr>
              <w:t>26</w:t>
            </w:r>
            <w:r>
              <w:rPr>
                <w:noProof/>
              </w:rPr>
              <w:fldChar w:fldCharType="end"/>
            </w:r>
          </w:ins>
        </w:p>
        <w:p w14:paraId="18D8EFDD" w14:textId="77777777" w:rsidR="004F709F" w:rsidRDefault="004F709F">
          <w:pPr>
            <w:pStyle w:val="TOC3"/>
            <w:tabs>
              <w:tab w:val="left" w:pos="1136"/>
              <w:tab w:val="right" w:leader="dot" w:pos="9350"/>
            </w:tabs>
            <w:rPr>
              <w:ins w:id="168" w:author="Anees Shaikh" w:date="2013-12-09T22:41:00Z"/>
              <w:rFonts w:eastAsiaTheme="minorEastAsia"/>
              <w:noProof/>
              <w:sz w:val="24"/>
              <w:szCs w:val="24"/>
              <w:lang w:eastAsia="ja-JP"/>
            </w:rPr>
          </w:pPr>
          <w:ins w:id="169" w:author="Anees Shaikh" w:date="2013-12-09T22:41:00Z">
            <w:r>
              <w:rPr>
                <w:noProof/>
              </w:rPr>
              <w:t>8.8.2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_Toc248248245 \h </w:instrText>
            </w:r>
            <w:r>
              <w:rPr>
                <w:noProof/>
              </w:rPr>
            </w:r>
          </w:ins>
          <w:r>
            <w:rPr>
              <w:noProof/>
            </w:rPr>
            <w:fldChar w:fldCharType="separate"/>
          </w:r>
          <w:ins w:id="170" w:author="Anees Shaikh" w:date="2013-12-09T22:41:00Z">
            <w:r>
              <w:rPr>
                <w:noProof/>
              </w:rPr>
              <w:t>26</w:t>
            </w:r>
            <w:r>
              <w:rPr>
                <w:noProof/>
              </w:rPr>
              <w:fldChar w:fldCharType="end"/>
            </w:r>
          </w:ins>
        </w:p>
        <w:p w14:paraId="55769DB7" w14:textId="77777777" w:rsidR="004F709F" w:rsidRDefault="004F709F">
          <w:pPr>
            <w:pStyle w:val="TOC2"/>
            <w:tabs>
              <w:tab w:val="left" w:pos="749"/>
              <w:tab w:val="right" w:leader="dot" w:pos="9350"/>
            </w:tabs>
            <w:rPr>
              <w:ins w:id="171" w:author="Anees Shaikh" w:date="2013-12-09T22:41:00Z"/>
              <w:rFonts w:eastAsiaTheme="minorEastAsia"/>
              <w:noProof/>
              <w:sz w:val="24"/>
              <w:szCs w:val="24"/>
              <w:lang w:eastAsia="ja-JP"/>
            </w:rPr>
          </w:pPr>
          <w:ins w:id="172" w:author="Anees Shaikh" w:date="2013-12-09T22:41:00Z">
            <w:r>
              <w:rPr>
                <w:noProof/>
              </w:rPr>
              <w:t>8.9</w:t>
            </w:r>
            <w:r>
              <w:rPr>
                <w:rFonts w:eastAsiaTheme="minorEastAsia"/>
                <w:noProof/>
                <w:sz w:val="24"/>
                <w:szCs w:val="24"/>
                <w:lang w:eastAsia="ja-JP"/>
              </w:rPr>
              <w:tab/>
            </w:r>
            <w:r>
              <w:rPr>
                <w:noProof/>
              </w:rPr>
              <w:t>OpenFlow Port</w:t>
            </w:r>
            <w:r>
              <w:rPr>
                <w:noProof/>
              </w:rPr>
              <w:tab/>
            </w:r>
            <w:r>
              <w:rPr>
                <w:noProof/>
              </w:rPr>
              <w:fldChar w:fldCharType="begin"/>
            </w:r>
            <w:r>
              <w:rPr>
                <w:noProof/>
              </w:rPr>
              <w:instrText xml:space="preserve"> PAGEREF _Toc248248246 \h </w:instrText>
            </w:r>
            <w:r>
              <w:rPr>
                <w:noProof/>
              </w:rPr>
            </w:r>
          </w:ins>
          <w:r>
            <w:rPr>
              <w:noProof/>
            </w:rPr>
            <w:fldChar w:fldCharType="separate"/>
          </w:r>
          <w:ins w:id="173" w:author="Anees Shaikh" w:date="2013-12-09T22:41:00Z">
            <w:r>
              <w:rPr>
                <w:noProof/>
              </w:rPr>
              <w:t>26</w:t>
            </w:r>
            <w:r>
              <w:rPr>
                <w:noProof/>
              </w:rPr>
              <w:fldChar w:fldCharType="end"/>
            </w:r>
          </w:ins>
        </w:p>
        <w:p w14:paraId="428D6AAB" w14:textId="77777777" w:rsidR="004F709F" w:rsidRDefault="004F709F">
          <w:pPr>
            <w:pStyle w:val="TOC3"/>
            <w:tabs>
              <w:tab w:val="left" w:pos="1136"/>
              <w:tab w:val="right" w:leader="dot" w:pos="9350"/>
            </w:tabs>
            <w:rPr>
              <w:ins w:id="174" w:author="Anees Shaikh" w:date="2013-12-09T22:41:00Z"/>
              <w:rFonts w:eastAsiaTheme="minorEastAsia"/>
              <w:noProof/>
              <w:sz w:val="24"/>
              <w:szCs w:val="24"/>
              <w:lang w:eastAsia="ja-JP"/>
            </w:rPr>
          </w:pPr>
          <w:ins w:id="175" w:author="Anees Shaikh" w:date="2013-12-09T22:41:00Z">
            <w:r>
              <w:rPr>
                <w:noProof/>
              </w:rPr>
              <w:t>8.9.1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_Toc248248247 \h </w:instrText>
            </w:r>
            <w:r>
              <w:rPr>
                <w:noProof/>
              </w:rPr>
            </w:r>
          </w:ins>
          <w:r>
            <w:rPr>
              <w:noProof/>
            </w:rPr>
            <w:fldChar w:fldCharType="separate"/>
          </w:r>
          <w:ins w:id="176" w:author="Anees Shaikh" w:date="2013-12-09T22:41:00Z">
            <w:r>
              <w:rPr>
                <w:noProof/>
              </w:rPr>
              <w:t>27</w:t>
            </w:r>
            <w:r>
              <w:rPr>
                <w:noProof/>
              </w:rPr>
              <w:fldChar w:fldCharType="end"/>
            </w:r>
          </w:ins>
        </w:p>
        <w:p w14:paraId="4641FF42" w14:textId="77777777" w:rsidR="004F709F" w:rsidRDefault="004F709F">
          <w:pPr>
            <w:pStyle w:val="TOC3"/>
            <w:tabs>
              <w:tab w:val="left" w:pos="1136"/>
              <w:tab w:val="right" w:leader="dot" w:pos="9350"/>
            </w:tabs>
            <w:rPr>
              <w:ins w:id="177" w:author="Anees Shaikh" w:date="2013-12-09T22:41:00Z"/>
              <w:rFonts w:eastAsiaTheme="minorEastAsia"/>
              <w:noProof/>
              <w:sz w:val="24"/>
              <w:szCs w:val="24"/>
              <w:lang w:eastAsia="ja-JP"/>
            </w:rPr>
          </w:pPr>
          <w:ins w:id="178" w:author="Anees Shaikh" w:date="2013-12-09T22:41:00Z">
            <w:r>
              <w:rPr>
                <w:noProof/>
              </w:rPr>
              <w:t>8.9.2</w:t>
            </w:r>
            <w:r>
              <w:rPr>
                <w:rFonts w:eastAsiaTheme="minorEastAsia"/>
                <w:noProof/>
                <w:sz w:val="24"/>
                <w:szCs w:val="24"/>
                <w:lang w:eastAsia="ja-JP"/>
              </w:rPr>
              <w:tab/>
            </w:r>
            <w:r>
              <w:rPr>
                <w:noProof/>
              </w:rPr>
              <w:t>XML Examples</w:t>
            </w:r>
            <w:r>
              <w:rPr>
                <w:noProof/>
              </w:rPr>
              <w:tab/>
            </w:r>
            <w:r>
              <w:rPr>
                <w:noProof/>
              </w:rPr>
              <w:fldChar w:fldCharType="begin"/>
            </w:r>
            <w:r>
              <w:rPr>
                <w:noProof/>
              </w:rPr>
              <w:instrText xml:space="preserve"> PAGEREF _Toc248248248 \h </w:instrText>
            </w:r>
            <w:r>
              <w:rPr>
                <w:noProof/>
              </w:rPr>
            </w:r>
          </w:ins>
          <w:r>
            <w:rPr>
              <w:noProof/>
            </w:rPr>
            <w:fldChar w:fldCharType="separate"/>
          </w:r>
          <w:ins w:id="179" w:author="Anees Shaikh" w:date="2013-12-09T22:41:00Z">
            <w:r>
              <w:rPr>
                <w:noProof/>
              </w:rPr>
              <w:t>27</w:t>
            </w:r>
            <w:r>
              <w:rPr>
                <w:noProof/>
              </w:rPr>
              <w:fldChar w:fldCharType="end"/>
            </w:r>
          </w:ins>
        </w:p>
        <w:p w14:paraId="6CEA5859" w14:textId="77777777" w:rsidR="004F709F" w:rsidRDefault="004F709F">
          <w:pPr>
            <w:pStyle w:val="TOC2"/>
            <w:tabs>
              <w:tab w:val="left" w:pos="871"/>
              <w:tab w:val="right" w:leader="dot" w:pos="9350"/>
            </w:tabs>
            <w:rPr>
              <w:ins w:id="180" w:author="Anees Shaikh" w:date="2013-12-09T22:41:00Z"/>
              <w:rFonts w:eastAsiaTheme="minorEastAsia"/>
              <w:noProof/>
              <w:sz w:val="24"/>
              <w:szCs w:val="24"/>
              <w:lang w:eastAsia="ja-JP"/>
            </w:rPr>
          </w:pPr>
          <w:ins w:id="181" w:author="Anees Shaikh" w:date="2013-12-09T22:41:00Z">
            <w:r>
              <w:rPr>
                <w:noProof/>
              </w:rPr>
              <w:t>8.10</w:t>
            </w:r>
            <w:r>
              <w:rPr>
                <w:rFonts w:eastAsiaTheme="minorEastAsia"/>
                <w:noProof/>
                <w:sz w:val="24"/>
                <w:szCs w:val="24"/>
                <w:lang w:eastAsia="ja-JP"/>
              </w:rPr>
              <w:tab/>
            </w:r>
            <w:r>
              <w:rPr>
                <w:noProof/>
              </w:rPr>
              <w:t>OpenFlow Port Feature</w:t>
            </w:r>
            <w:r>
              <w:rPr>
                <w:noProof/>
              </w:rPr>
              <w:tab/>
            </w:r>
            <w:r>
              <w:rPr>
                <w:noProof/>
              </w:rPr>
              <w:fldChar w:fldCharType="begin"/>
            </w:r>
            <w:r>
              <w:rPr>
                <w:noProof/>
              </w:rPr>
              <w:instrText xml:space="preserve"> PAGEREF _Toc248248249 \h </w:instrText>
            </w:r>
            <w:r>
              <w:rPr>
                <w:noProof/>
              </w:rPr>
            </w:r>
          </w:ins>
          <w:r>
            <w:rPr>
              <w:noProof/>
            </w:rPr>
            <w:fldChar w:fldCharType="separate"/>
          </w:r>
          <w:ins w:id="182" w:author="Anees Shaikh" w:date="2013-12-09T22:41:00Z">
            <w:r>
              <w:rPr>
                <w:noProof/>
              </w:rPr>
              <w:t>29</w:t>
            </w:r>
            <w:r>
              <w:rPr>
                <w:noProof/>
              </w:rPr>
              <w:fldChar w:fldCharType="end"/>
            </w:r>
          </w:ins>
        </w:p>
        <w:p w14:paraId="754C3235" w14:textId="77777777" w:rsidR="004F709F" w:rsidRDefault="004F709F">
          <w:pPr>
            <w:pStyle w:val="TOC3"/>
            <w:tabs>
              <w:tab w:val="left" w:pos="1258"/>
              <w:tab w:val="right" w:leader="dot" w:pos="9350"/>
            </w:tabs>
            <w:rPr>
              <w:ins w:id="183" w:author="Anees Shaikh" w:date="2013-12-09T22:41:00Z"/>
              <w:rFonts w:eastAsiaTheme="minorEastAsia"/>
              <w:noProof/>
              <w:sz w:val="24"/>
              <w:szCs w:val="24"/>
              <w:lang w:eastAsia="ja-JP"/>
            </w:rPr>
          </w:pPr>
          <w:ins w:id="184" w:author="Anees Shaikh" w:date="2013-12-09T22:41:00Z">
            <w:r>
              <w:rPr>
                <w:noProof/>
              </w:rPr>
              <w:t>8.10.1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_Toc248248250 \h </w:instrText>
            </w:r>
            <w:r>
              <w:rPr>
                <w:noProof/>
              </w:rPr>
            </w:r>
          </w:ins>
          <w:r>
            <w:rPr>
              <w:noProof/>
            </w:rPr>
            <w:fldChar w:fldCharType="separate"/>
          </w:r>
          <w:ins w:id="185" w:author="Anees Shaikh" w:date="2013-12-09T22:41:00Z">
            <w:r>
              <w:rPr>
                <w:noProof/>
              </w:rPr>
              <w:t>30</w:t>
            </w:r>
            <w:r>
              <w:rPr>
                <w:noProof/>
              </w:rPr>
              <w:fldChar w:fldCharType="end"/>
            </w:r>
          </w:ins>
        </w:p>
        <w:p w14:paraId="072F2068" w14:textId="77777777" w:rsidR="004F709F" w:rsidRDefault="004F709F">
          <w:pPr>
            <w:pStyle w:val="TOC3"/>
            <w:tabs>
              <w:tab w:val="left" w:pos="1258"/>
              <w:tab w:val="right" w:leader="dot" w:pos="9350"/>
            </w:tabs>
            <w:rPr>
              <w:ins w:id="186" w:author="Anees Shaikh" w:date="2013-12-09T22:41:00Z"/>
              <w:rFonts w:eastAsiaTheme="minorEastAsia"/>
              <w:noProof/>
              <w:sz w:val="24"/>
              <w:szCs w:val="24"/>
              <w:lang w:eastAsia="ja-JP"/>
            </w:rPr>
          </w:pPr>
          <w:ins w:id="187" w:author="Anees Shaikh" w:date="2013-12-09T22:41:00Z">
            <w:r>
              <w:rPr>
                <w:noProof/>
              </w:rPr>
              <w:t>8.10.2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_Toc248248251 \h </w:instrText>
            </w:r>
            <w:r>
              <w:rPr>
                <w:noProof/>
              </w:rPr>
            </w:r>
          </w:ins>
          <w:r>
            <w:rPr>
              <w:noProof/>
            </w:rPr>
            <w:fldChar w:fldCharType="separate"/>
          </w:r>
          <w:ins w:id="188" w:author="Anees Shaikh" w:date="2013-12-09T22:41:00Z">
            <w:r>
              <w:rPr>
                <w:noProof/>
              </w:rPr>
              <w:t>30</w:t>
            </w:r>
            <w:r>
              <w:rPr>
                <w:noProof/>
              </w:rPr>
              <w:fldChar w:fldCharType="end"/>
            </w:r>
          </w:ins>
        </w:p>
        <w:p w14:paraId="35FAE0B7" w14:textId="77777777" w:rsidR="004F709F" w:rsidRDefault="004F709F">
          <w:pPr>
            <w:pStyle w:val="TOC2"/>
            <w:tabs>
              <w:tab w:val="left" w:pos="871"/>
              <w:tab w:val="right" w:leader="dot" w:pos="9350"/>
            </w:tabs>
            <w:rPr>
              <w:ins w:id="189" w:author="Anees Shaikh" w:date="2013-12-09T22:41:00Z"/>
              <w:rFonts w:eastAsiaTheme="minorEastAsia"/>
              <w:noProof/>
              <w:sz w:val="24"/>
              <w:szCs w:val="24"/>
              <w:lang w:eastAsia="ja-JP"/>
            </w:rPr>
          </w:pPr>
          <w:ins w:id="190" w:author="Anees Shaikh" w:date="2013-12-09T22:41:00Z">
            <w:r>
              <w:rPr>
                <w:noProof/>
              </w:rPr>
              <w:t>8.11</w:t>
            </w:r>
            <w:r>
              <w:rPr>
                <w:rFonts w:eastAsiaTheme="minorEastAsia"/>
                <w:noProof/>
                <w:sz w:val="24"/>
                <w:szCs w:val="24"/>
                <w:lang w:eastAsia="ja-JP"/>
              </w:rPr>
              <w:tab/>
            </w:r>
            <w:r>
              <w:rPr>
                <w:noProof/>
              </w:rPr>
              <w:t>OpenFlow Queue</w:t>
            </w:r>
            <w:r>
              <w:rPr>
                <w:noProof/>
              </w:rPr>
              <w:tab/>
            </w:r>
            <w:r>
              <w:rPr>
                <w:noProof/>
              </w:rPr>
              <w:fldChar w:fldCharType="begin"/>
            </w:r>
            <w:r>
              <w:rPr>
                <w:noProof/>
              </w:rPr>
              <w:instrText xml:space="preserve"> PAGEREF _Toc248248252 \h </w:instrText>
            </w:r>
            <w:r>
              <w:rPr>
                <w:noProof/>
              </w:rPr>
            </w:r>
          </w:ins>
          <w:r>
            <w:rPr>
              <w:noProof/>
            </w:rPr>
            <w:fldChar w:fldCharType="separate"/>
          </w:r>
          <w:ins w:id="191" w:author="Anees Shaikh" w:date="2013-12-09T22:41:00Z">
            <w:r>
              <w:rPr>
                <w:noProof/>
              </w:rPr>
              <w:t>30</w:t>
            </w:r>
            <w:r>
              <w:rPr>
                <w:noProof/>
              </w:rPr>
              <w:fldChar w:fldCharType="end"/>
            </w:r>
          </w:ins>
        </w:p>
        <w:p w14:paraId="748BA963" w14:textId="77777777" w:rsidR="004F709F" w:rsidRDefault="004F709F">
          <w:pPr>
            <w:pStyle w:val="TOC3"/>
            <w:tabs>
              <w:tab w:val="left" w:pos="1258"/>
              <w:tab w:val="right" w:leader="dot" w:pos="9350"/>
            </w:tabs>
            <w:rPr>
              <w:ins w:id="192" w:author="Anees Shaikh" w:date="2013-12-09T22:41:00Z"/>
              <w:rFonts w:eastAsiaTheme="minorEastAsia"/>
              <w:noProof/>
              <w:sz w:val="24"/>
              <w:szCs w:val="24"/>
              <w:lang w:eastAsia="ja-JP"/>
            </w:rPr>
          </w:pPr>
          <w:ins w:id="193" w:author="Anees Shaikh" w:date="2013-12-09T22:41:00Z">
            <w:r>
              <w:rPr>
                <w:noProof/>
              </w:rPr>
              <w:t>8.11.1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_Toc248248253 \h </w:instrText>
            </w:r>
            <w:r>
              <w:rPr>
                <w:noProof/>
              </w:rPr>
            </w:r>
          </w:ins>
          <w:r>
            <w:rPr>
              <w:noProof/>
            </w:rPr>
            <w:fldChar w:fldCharType="separate"/>
          </w:r>
          <w:ins w:id="194" w:author="Anees Shaikh" w:date="2013-12-09T22:41:00Z">
            <w:r>
              <w:rPr>
                <w:noProof/>
              </w:rPr>
              <w:t>31</w:t>
            </w:r>
            <w:r>
              <w:rPr>
                <w:noProof/>
              </w:rPr>
              <w:fldChar w:fldCharType="end"/>
            </w:r>
          </w:ins>
        </w:p>
        <w:p w14:paraId="2CEE4429" w14:textId="77777777" w:rsidR="004F709F" w:rsidRDefault="004F709F">
          <w:pPr>
            <w:pStyle w:val="TOC3"/>
            <w:tabs>
              <w:tab w:val="left" w:pos="1258"/>
              <w:tab w:val="right" w:leader="dot" w:pos="9350"/>
            </w:tabs>
            <w:rPr>
              <w:ins w:id="195" w:author="Anees Shaikh" w:date="2013-12-09T22:41:00Z"/>
              <w:rFonts w:eastAsiaTheme="minorEastAsia"/>
              <w:noProof/>
              <w:sz w:val="24"/>
              <w:szCs w:val="24"/>
              <w:lang w:eastAsia="ja-JP"/>
            </w:rPr>
          </w:pPr>
          <w:ins w:id="196" w:author="Anees Shaikh" w:date="2013-12-09T22:41:00Z">
            <w:r>
              <w:rPr>
                <w:noProof/>
              </w:rPr>
              <w:t>8.11.2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_Toc248248254 \h </w:instrText>
            </w:r>
            <w:r>
              <w:rPr>
                <w:noProof/>
              </w:rPr>
            </w:r>
          </w:ins>
          <w:r>
            <w:rPr>
              <w:noProof/>
            </w:rPr>
            <w:fldChar w:fldCharType="separate"/>
          </w:r>
          <w:ins w:id="197" w:author="Anees Shaikh" w:date="2013-12-09T22:41:00Z">
            <w:r>
              <w:rPr>
                <w:noProof/>
              </w:rPr>
              <w:t>31</w:t>
            </w:r>
            <w:r>
              <w:rPr>
                <w:noProof/>
              </w:rPr>
              <w:fldChar w:fldCharType="end"/>
            </w:r>
          </w:ins>
        </w:p>
        <w:p w14:paraId="4BB9A2D9" w14:textId="77777777" w:rsidR="004F709F" w:rsidRDefault="004F709F">
          <w:pPr>
            <w:pStyle w:val="TOC2"/>
            <w:tabs>
              <w:tab w:val="left" w:pos="871"/>
              <w:tab w:val="right" w:leader="dot" w:pos="9350"/>
            </w:tabs>
            <w:rPr>
              <w:ins w:id="198" w:author="Anees Shaikh" w:date="2013-12-09T22:41:00Z"/>
              <w:rFonts w:eastAsiaTheme="minorEastAsia"/>
              <w:noProof/>
              <w:sz w:val="24"/>
              <w:szCs w:val="24"/>
              <w:lang w:eastAsia="ja-JP"/>
            </w:rPr>
          </w:pPr>
          <w:ins w:id="199" w:author="Anees Shaikh" w:date="2013-12-09T22:41:00Z">
            <w:r>
              <w:rPr>
                <w:noProof/>
              </w:rPr>
              <w:t>8.12</w:t>
            </w:r>
            <w:r>
              <w:rPr>
                <w:rFonts w:eastAsiaTheme="minorEastAsia"/>
                <w:noProof/>
                <w:sz w:val="24"/>
                <w:szCs w:val="24"/>
                <w:lang w:eastAsia="ja-JP"/>
              </w:rPr>
              <w:tab/>
            </w:r>
            <w:r>
              <w:rPr>
                <w:noProof/>
              </w:rPr>
              <w:t>External Certificate</w:t>
            </w:r>
            <w:r>
              <w:rPr>
                <w:noProof/>
              </w:rPr>
              <w:tab/>
            </w:r>
            <w:r>
              <w:rPr>
                <w:noProof/>
              </w:rPr>
              <w:fldChar w:fldCharType="begin"/>
            </w:r>
            <w:r>
              <w:rPr>
                <w:noProof/>
              </w:rPr>
              <w:instrText xml:space="preserve"> PAGEREF _Toc248248255 \h </w:instrText>
            </w:r>
            <w:r>
              <w:rPr>
                <w:noProof/>
              </w:rPr>
            </w:r>
          </w:ins>
          <w:r>
            <w:rPr>
              <w:noProof/>
            </w:rPr>
            <w:fldChar w:fldCharType="separate"/>
          </w:r>
          <w:ins w:id="200" w:author="Anees Shaikh" w:date="2013-12-09T22:41:00Z">
            <w:r>
              <w:rPr>
                <w:noProof/>
              </w:rPr>
              <w:t>31</w:t>
            </w:r>
            <w:r>
              <w:rPr>
                <w:noProof/>
              </w:rPr>
              <w:fldChar w:fldCharType="end"/>
            </w:r>
          </w:ins>
        </w:p>
        <w:p w14:paraId="2BA94363" w14:textId="77777777" w:rsidR="004F709F" w:rsidRDefault="004F709F">
          <w:pPr>
            <w:pStyle w:val="TOC3"/>
            <w:tabs>
              <w:tab w:val="left" w:pos="1258"/>
              <w:tab w:val="right" w:leader="dot" w:pos="9350"/>
            </w:tabs>
            <w:rPr>
              <w:ins w:id="201" w:author="Anees Shaikh" w:date="2013-12-09T22:41:00Z"/>
              <w:rFonts w:eastAsiaTheme="minorEastAsia"/>
              <w:noProof/>
              <w:sz w:val="24"/>
              <w:szCs w:val="24"/>
              <w:lang w:eastAsia="ja-JP"/>
            </w:rPr>
          </w:pPr>
          <w:ins w:id="202" w:author="Anees Shaikh" w:date="2013-12-09T22:41:00Z">
            <w:r>
              <w:rPr>
                <w:noProof/>
              </w:rPr>
              <w:t>8.12.1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_Toc248248256 \h </w:instrText>
            </w:r>
            <w:r>
              <w:rPr>
                <w:noProof/>
              </w:rPr>
            </w:r>
          </w:ins>
          <w:r>
            <w:rPr>
              <w:noProof/>
            </w:rPr>
            <w:fldChar w:fldCharType="separate"/>
          </w:r>
          <w:ins w:id="203" w:author="Anees Shaikh" w:date="2013-12-09T22:41:00Z">
            <w:r>
              <w:rPr>
                <w:noProof/>
              </w:rPr>
              <w:t>32</w:t>
            </w:r>
            <w:r>
              <w:rPr>
                <w:noProof/>
              </w:rPr>
              <w:fldChar w:fldCharType="end"/>
            </w:r>
          </w:ins>
        </w:p>
        <w:p w14:paraId="178AFDAA" w14:textId="77777777" w:rsidR="004F709F" w:rsidRDefault="004F709F">
          <w:pPr>
            <w:pStyle w:val="TOC3"/>
            <w:tabs>
              <w:tab w:val="left" w:pos="1258"/>
              <w:tab w:val="right" w:leader="dot" w:pos="9350"/>
            </w:tabs>
            <w:rPr>
              <w:ins w:id="204" w:author="Anees Shaikh" w:date="2013-12-09T22:41:00Z"/>
              <w:rFonts w:eastAsiaTheme="minorEastAsia"/>
              <w:noProof/>
              <w:sz w:val="24"/>
              <w:szCs w:val="24"/>
              <w:lang w:eastAsia="ja-JP"/>
            </w:rPr>
          </w:pPr>
          <w:ins w:id="205" w:author="Anees Shaikh" w:date="2013-12-09T22:41:00Z">
            <w:r>
              <w:rPr>
                <w:noProof/>
              </w:rPr>
              <w:t>8.12.2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_Toc248248257 \h </w:instrText>
            </w:r>
            <w:r>
              <w:rPr>
                <w:noProof/>
              </w:rPr>
            </w:r>
          </w:ins>
          <w:r>
            <w:rPr>
              <w:noProof/>
            </w:rPr>
            <w:fldChar w:fldCharType="separate"/>
          </w:r>
          <w:ins w:id="206" w:author="Anees Shaikh" w:date="2013-12-09T22:41:00Z">
            <w:r>
              <w:rPr>
                <w:noProof/>
              </w:rPr>
              <w:t>32</w:t>
            </w:r>
            <w:r>
              <w:rPr>
                <w:noProof/>
              </w:rPr>
              <w:fldChar w:fldCharType="end"/>
            </w:r>
          </w:ins>
        </w:p>
        <w:p w14:paraId="4A322E49" w14:textId="77777777" w:rsidR="004F709F" w:rsidRDefault="004F709F">
          <w:pPr>
            <w:pStyle w:val="TOC2"/>
            <w:tabs>
              <w:tab w:val="left" w:pos="871"/>
              <w:tab w:val="right" w:leader="dot" w:pos="9350"/>
            </w:tabs>
            <w:rPr>
              <w:ins w:id="207" w:author="Anees Shaikh" w:date="2013-12-09T22:41:00Z"/>
              <w:rFonts w:eastAsiaTheme="minorEastAsia"/>
              <w:noProof/>
              <w:sz w:val="24"/>
              <w:szCs w:val="24"/>
              <w:lang w:eastAsia="ja-JP"/>
            </w:rPr>
          </w:pPr>
          <w:ins w:id="208" w:author="Anees Shaikh" w:date="2013-12-09T22:41:00Z">
            <w:r>
              <w:rPr>
                <w:noProof/>
              </w:rPr>
              <w:t>8.13</w:t>
            </w:r>
            <w:r>
              <w:rPr>
                <w:rFonts w:eastAsiaTheme="minorEastAsia"/>
                <w:noProof/>
                <w:sz w:val="24"/>
                <w:szCs w:val="24"/>
                <w:lang w:eastAsia="ja-JP"/>
              </w:rPr>
              <w:tab/>
            </w:r>
            <w:r>
              <w:rPr>
                <w:noProof/>
              </w:rPr>
              <w:t>Owned Certificate</w:t>
            </w:r>
            <w:r>
              <w:rPr>
                <w:noProof/>
              </w:rPr>
              <w:tab/>
            </w:r>
            <w:r>
              <w:rPr>
                <w:noProof/>
              </w:rPr>
              <w:fldChar w:fldCharType="begin"/>
            </w:r>
            <w:r>
              <w:rPr>
                <w:noProof/>
              </w:rPr>
              <w:instrText xml:space="preserve"> PAGEREF _Toc248248258 \h </w:instrText>
            </w:r>
            <w:r>
              <w:rPr>
                <w:noProof/>
              </w:rPr>
            </w:r>
          </w:ins>
          <w:r>
            <w:rPr>
              <w:noProof/>
            </w:rPr>
            <w:fldChar w:fldCharType="separate"/>
          </w:r>
          <w:ins w:id="209" w:author="Anees Shaikh" w:date="2013-12-09T22:41:00Z">
            <w:r>
              <w:rPr>
                <w:noProof/>
              </w:rPr>
              <w:t>32</w:t>
            </w:r>
            <w:r>
              <w:rPr>
                <w:noProof/>
              </w:rPr>
              <w:fldChar w:fldCharType="end"/>
            </w:r>
          </w:ins>
        </w:p>
        <w:p w14:paraId="022683F6" w14:textId="77777777" w:rsidR="004F709F" w:rsidRDefault="004F709F">
          <w:pPr>
            <w:pStyle w:val="TOC3"/>
            <w:tabs>
              <w:tab w:val="left" w:pos="1258"/>
              <w:tab w:val="right" w:leader="dot" w:pos="9350"/>
            </w:tabs>
            <w:rPr>
              <w:ins w:id="210" w:author="Anees Shaikh" w:date="2013-12-09T22:41:00Z"/>
              <w:rFonts w:eastAsiaTheme="minorEastAsia"/>
              <w:noProof/>
              <w:sz w:val="24"/>
              <w:szCs w:val="24"/>
              <w:lang w:eastAsia="ja-JP"/>
            </w:rPr>
          </w:pPr>
          <w:ins w:id="211" w:author="Anees Shaikh" w:date="2013-12-09T22:41:00Z">
            <w:r>
              <w:rPr>
                <w:noProof/>
              </w:rPr>
              <w:t>8.13.1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_Toc248248259 \h </w:instrText>
            </w:r>
            <w:r>
              <w:rPr>
                <w:noProof/>
              </w:rPr>
            </w:r>
          </w:ins>
          <w:r>
            <w:rPr>
              <w:noProof/>
            </w:rPr>
            <w:fldChar w:fldCharType="separate"/>
          </w:r>
          <w:ins w:id="212" w:author="Anees Shaikh" w:date="2013-12-09T22:41:00Z">
            <w:r>
              <w:rPr>
                <w:noProof/>
              </w:rPr>
              <w:t>33</w:t>
            </w:r>
            <w:r>
              <w:rPr>
                <w:noProof/>
              </w:rPr>
              <w:fldChar w:fldCharType="end"/>
            </w:r>
          </w:ins>
        </w:p>
        <w:p w14:paraId="1AA114E4" w14:textId="77777777" w:rsidR="004F709F" w:rsidRDefault="004F709F">
          <w:pPr>
            <w:pStyle w:val="TOC3"/>
            <w:tabs>
              <w:tab w:val="left" w:pos="1258"/>
              <w:tab w:val="right" w:leader="dot" w:pos="9350"/>
            </w:tabs>
            <w:rPr>
              <w:ins w:id="213" w:author="Anees Shaikh" w:date="2013-12-09T22:41:00Z"/>
              <w:rFonts w:eastAsiaTheme="minorEastAsia"/>
              <w:noProof/>
              <w:sz w:val="24"/>
              <w:szCs w:val="24"/>
              <w:lang w:eastAsia="ja-JP"/>
            </w:rPr>
          </w:pPr>
          <w:ins w:id="214" w:author="Anees Shaikh" w:date="2013-12-09T22:41:00Z">
            <w:r>
              <w:rPr>
                <w:noProof/>
              </w:rPr>
              <w:t>8.13.2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_Toc248248260 \h </w:instrText>
            </w:r>
            <w:r>
              <w:rPr>
                <w:noProof/>
              </w:rPr>
            </w:r>
          </w:ins>
          <w:r>
            <w:rPr>
              <w:noProof/>
            </w:rPr>
            <w:fldChar w:fldCharType="separate"/>
          </w:r>
          <w:ins w:id="215" w:author="Anees Shaikh" w:date="2013-12-09T22:41:00Z">
            <w:r>
              <w:rPr>
                <w:noProof/>
              </w:rPr>
              <w:t>33</w:t>
            </w:r>
            <w:r>
              <w:rPr>
                <w:noProof/>
              </w:rPr>
              <w:fldChar w:fldCharType="end"/>
            </w:r>
          </w:ins>
        </w:p>
        <w:p w14:paraId="30AB1BDD" w14:textId="77777777" w:rsidR="004F709F" w:rsidRDefault="004F709F">
          <w:pPr>
            <w:pStyle w:val="TOC2"/>
            <w:tabs>
              <w:tab w:val="left" w:pos="871"/>
              <w:tab w:val="right" w:leader="dot" w:pos="9350"/>
            </w:tabs>
            <w:rPr>
              <w:ins w:id="216" w:author="Anees Shaikh" w:date="2013-12-09T22:41:00Z"/>
              <w:rFonts w:eastAsiaTheme="minorEastAsia"/>
              <w:noProof/>
              <w:sz w:val="24"/>
              <w:szCs w:val="24"/>
              <w:lang w:eastAsia="ja-JP"/>
            </w:rPr>
          </w:pPr>
          <w:ins w:id="217" w:author="Anees Shaikh" w:date="2013-12-09T22:41:00Z">
            <w:r>
              <w:rPr>
                <w:noProof/>
              </w:rPr>
              <w:t>8.14</w:t>
            </w:r>
            <w:r>
              <w:rPr>
                <w:rFonts w:eastAsiaTheme="minorEastAsia"/>
                <w:noProof/>
                <w:sz w:val="24"/>
                <w:szCs w:val="24"/>
                <w:lang w:eastAsia="ja-JP"/>
              </w:rPr>
              <w:tab/>
            </w:r>
            <w:r>
              <w:rPr>
                <w:noProof/>
              </w:rPr>
              <w:t>OpenFlow Flow Table</w:t>
            </w:r>
            <w:r>
              <w:rPr>
                <w:noProof/>
              </w:rPr>
              <w:tab/>
            </w:r>
            <w:r>
              <w:rPr>
                <w:noProof/>
              </w:rPr>
              <w:fldChar w:fldCharType="begin"/>
            </w:r>
            <w:r>
              <w:rPr>
                <w:noProof/>
              </w:rPr>
              <w:instrText xml:space="preserve"> PAGEREF _Toc248248261 \h </w:instrText>
            </w:r>
            <w:r>
              <w:rPr>
                <w:noProof/>
              </w:rPr>
            </w:r>
          </w:ins>
          <w:r>
            <w:rPr>
              <w:noProof/>
            </w:rPr>
            <w:fldChar w:fldCharType="separate"/>
          </w:r>
          <w:ins w:id="218" w:author="Anees Shaikh" w:date="2013-12-09T22:41:00Z">
            <w:r>
              <w:rPr>
                <w:noProof/>
              </w:rPr>
              <w:t>34</w:t>
            </w:r>
            <w:r>
              <w:rPr>
                <w:noProof/>
              </w:rPr>
              <w:fldChar w:fldCharType="end"/>
            </w:r>
          </w:ins>
        </w:p>
        <w:p w14:paraId="2F58BE22" w14:textId="77777777" w:rsidR="004F709F" w:rsidRDefault="004F709F">
          <w:pPr>
            <w:pStyle w:val="TOC3"/>
            <w:tabs>
              <w:tab w:val="left" w:pos="1258"/>
              <w:tab w:val="right" w:leader="dot" w:pos="9350"/>
            </w:tabs>
            <w:rPr>
              <w:ins w:id="219" w:author="Anees Shaikh" w:date="2013-12-09T22:41:00Z"/>
              <w:rFonts w:eastAsiaTheme="minorEastAsia"/>
              <w:noProof/>
              <w:sz w:val="24"/>
              <w:szCs w:val="24"/>
              <w:lang w:eastAsia="ja-JP"/>
            </w:rPr>
          </w:pPr>
          <w:ins w:id="220" w:author="Anees Shaikh" w:date="2013-12-09T22:41:00Z">
            <w:r>
              <w:rPr>
                <w:noProof/>
              </w:rPr>
              <w:t>8.14.1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_Toc248248262 \h </w:instrText>
            </w:r>
            <w:r>
              <w:rPr>
                <w:noProof/>
              </w:rPr>
            </w:r>
          </w:ins>
          <w:r>
            <w:rPr>
              <w:noProof/>
            </w:rPr>
            <w:fldChar w:fldCharType="separate"/>
          </w:r>
          <w:ins w:id="221" w:author="Anees Shaikh" w:date="2013-12-09T22:41:00Z">
            <w:r>
              <w:rPr>
                <w:noProof/>
              </w:rPr>
              <w:t>34</w:t>
            </w:r>
            <w:r>
              <w:rPr>
                <w:noProof/>
              </w:rPr>
              <w:fldChar w:fldCharType="end"/>
            </w:r>
          </w:ins>
        </w:p>
        <w:p w14:paraId="7A82F7D0" w14:textId="77777777" w:rsidR="004F709F" w:rsidRDefault="004F709F">
          <w:pPr>
            <w:pStyle w:val="TOC3"/>
            <w:tabs>
              <w:tab w:val="left" w:pos="1258"/>
              <w:tab w:val="right" w:leader="dot" w:pos="9350"/>
            </w:tabs>
            <w:rPr>
              <w:ins w:id="222" w:author="Anees Shaikh" w:date="2013-12-09T22:41:00Z"/>
              <w:rFonts w:eastAsiaTheme="minorEastAsia"/>
              <w:noProof/>
              <w:sz w:val="24"/>
              <w:szCs w:val="24"/>
              <w:lang w:eastAsia="ja-JP"/>
            </w:rPr>
          </w:pPr>
          <w:ins w:id="223" w:author="Anees Shaikh" w:date="2013-12-09T22:41:00Z">
            <w:r>
              <w:rPr>
                <w:noProof/>
              </w:rPr>
              <w:t>8.14.2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_Toc248248263 \h </w:instrText>
            </w:r>
            <w:r>
              <w:rPr>
                <w:noProof/>
              </w:rPr>
            </w:r>
          </w:ins>
          <w:r>
            <w:rPr>
              <w:noProof/>
            </w:rPr>
            <w:fldChar w:fldCharType="separate"/>
          </w:r>
          <w:ins w:id="224" w:author="Anees Shaikh" w:date="2013-12-09T22:41:00Z">
            <w:r>
              <w:rPr>
                <w:noProof/>
              </w:rPr>
              <w:t>34</w:t>
            </w:r>
            <w:r>
              <w:rPr>
                <w:noProof/>
              </w:rPr>
              <w:fldChar w:fldCharType="end"/>
            </w:r>
          </w:ins>
        </w:p>
        <w:p w14:paraId="0D69E21F" w14:textId="77777777" w:rsidR="004F709F" w:rsidRDefault="004F709F">
          <w:pPr>
            <w:pStyle w:val="TOC2"/>
            <w:tabs>
              <w:tab w:val="left" w:pos="871"/>
              <w:tab w:val="right" w:leader="dot" w:pos="9350"/>
            </w:tabs>
            <w:rPr>
              <w:ins w:id="225" w:author="Anees Shaikh" w:date="2013-12-09T22:41:00Z"/>
              <w:rFonts w:eastAsiaTheme="minorEastAsia"/>
              <w:noProof/>
              <w:sz w:val="24"/>
              <w:szCs w:val="24"/>
              <w:lang w:eastAsia="ja-JP"/>
            </w:rPr>
          </w:pPr>
          <w:ins w:id="226" w:author="Anees Shaikh" w:date="2013-12-09T22:41:00Z">
            <w:r>
              <w:rPr>
                <w:noProof/>
              </w:rPr>
              <w:t>8.15</w:t>
            </w:r>
            <w:r>
              <w:rPr>
                <w:rFonts w:eastAsiaTheme="minorEastAsia"/>
                <w:noProof/>
                <w:sz w:val="24"/>
                <w:szCs w:val="24"/>
                <w:lang w:eastAsia="ja-JP"/>
              </w:rPr>
              <w:tab/>
            </w:r>
            <w:r>
              <w:rPr>
                <w:noProof/>
              </w:rPr>
              <w:t>NDM</w:t>
            </w:r>
            <w:r>
              <w:rPr>
                <w:noProof/>
              </w:rPr>
              <w:tab/>
            </w:r>
            <w:r>
              <w:rPr>
                <w:noProof/>
              </w:rPr>
              <w:fldChar w:fldCharType="begin"/>
            </w:r>
            <w:r>
              <w:rPr>
                <w:noProof/>
              </w:rPr>
              <w:instrText xml:space="preserve"> PAGEREF _Toc248248264 \h </w:instrText>
            </w:r>
            <w:r>
              <w:rPr>
                <w:noProof/>
              </w:rPr>
            </w:r>
          </w:ins>
          <w:r>
            <w:rPr>
              <w:noProof/>
            </w:rPr>
            <w:fldChar w:fldCharType="separate"/>
          </w:r>
          <w:ins w:id="227" w:author="Anees Shaikh" w:date="2013-12-09T22:41:00Z">
            <w:r>
              <w:rPr>
                <w:noProof/>
              </w:rPr>
              <w:t>35</w:t>
            </w:r>
            <w:r>
              <w:rPr>
                <w:noProof/>
              </w:rPr>
              <w:fldChar w:fldCharType="end"/>
            </w:r>
          </w:ins>
        </w:p>
        <w:p w14:paraId="321486F8" w14:textId="77777777" w:rsidR="004F709F" w:rsidRDefault="004F709F">
          <w:pPr>
            <w:pStyle w:val="TOC3"/>
            <w:tabs>
              <w:tab w:val="left" w:pos="1258"/>
              <w:tab w:val="right" w:leader="dot" w:pos="9350"/>
            </w:tabs>
            <w:rPr>
              <w:ins w:id="228" w:author="Anees Shaikh" w:date="2013-12-09T22:41:00Z"/>
              <w:rFonts w:eastAsiaTheme="minorEastAsia"/>
              <w:noProof/>
              <w:sz w:val="24"/>
              <w:szCs w:val="24"/>
              <w:lang w:eastAsia="ja-JP"/>
            </w:rPr>
          </w:pPr>
          <w:ins w:id="229" w:author="Anees Shaikh" w:date="2013-12-09T22:41:00Z">
            <w:r>
              <w:rPr>
                <w:noProof/>
              </w:rPr>
              <w:t>8.15.1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_Toc248248265 \h </w:instrText>
            </w:r>
            <w:r>
              <w:rPr>
                <w:noProof/>
              </w:rPr>
            </w:r>
          </w:ins>
          <w:r>
            <w:rPr>
              <w:noProof/>
            </w:rPr>
            <w:fldChar w:fldCharType="separate"/>
          </w:r>
          <w:ins w:id="230" w:author="Anees Shaikh" w:date="2013-12-09T22:41:00Z">
            <w:r>
              <w:rPr>
                <w:noProof/>
              </w:rPr>
              <w:t>36</w:t>
            </w:r>
            <w:r>
              <w:rPr>
                <w:noProof/>
              </w:rPr>
              <w:fldChar w:fldCharType="end"/>
            </w:r>
          </w:ins>
        </w:p>
        <w:p w14:paraId="588AAB6A" w14:textId="77777777" w:rsidR="004F709F" w:rsidRDefault="004F709F">
          <w:pPr>
            <w:pStyle w:val="TOC3"/>
            <w:tabs>
              <w:tab w:val="left" w:pos="1258"/>
              <w:tab w:val="right" w:leader="dot" w:pos="9350"/>
            </w:tabs>
            <w:rPr>
              <w:ins w:id="231" w:author="Anees Shaikh" w:date="2013-12-09T22:41:00Z"/>
              <w:rFonts w:eastAsiaTheme="minorEastAsia"/>
              <w:noProof/>
              <w:sz w:val="24"/>
              <w:szCs w:val="24"/>
              <w:lang w:eastAsia="ja-JP"/>
            </w:rPr>
          </w:pPr>
          <w:ins w:id="232" w:author="Anees Shaikh" w:date="2013-12-09T22:41:00Z">
            <w:r>
              <w:rPr>
                <w:noProof/>
              </w:rPr>
              <w:t>8.15.2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_Toc248248266 \h </w:instrText>
            </w:r>
            <w:r>
              <w:rPr>
                <w:noProof/>
              </w:rPr>
            </w:r>
          </w:ins>
          <w:r>
            <w:rPr>
              <w:noProof/>
            </w:rPr>
            <w:fldChar w:fldCharType="separate"/>
          </w:r>
          <w:ins w:id="233" w:author="Anees Shaikh" w:date="2013-12-09T22:41:00Z">
            <w:r>
              <w:rPr>
                <w:noProof/>
              </w:rPr>
              <w:t>36</w:t>
            </w:r>
            <w:r>
              <w:rPr>
                <w:noProof/>
              </w:rPr>
              <w:fldChar w:fldCharType="end"/>
            </w:r>
          </w:ins>
        </w:p>
        <w:p w14:paraId="5ADEDABF" w14:textId="77777777" w:rsidR="004F709F" w:rsidRDefault="004F709F">
          <w:pPr>
            <w:pStyle w:val="TOC1"/>
            <w:tabs>
              <w:tab w:val="left" w:pos="362"/>
              <w:tab w:val="right" w:leader="dot" w:pos="9350"/>
            </w:tabs>
            <w:rPr>
              <w:ins w:id="234" w:author="Anees Shaikh" w:date="2013-12-09T22:41:00Z"/>
              <w:rFonts w:eastAsiaTheme="minorEastAsia"/>
              <w:noProof/>
              <w:sz w:val="24"/>
              <w:szCs w:val="24"/>
              <w:lang w:eastAsia="ja-JP"/>
            </w:rPr>
          </w:pPr>
          <w:ins w:id="235" w:author="Anees Shaikh" w:date="2013-12-09T22:41:00Z">
            <w:r>
              <w:rPr>
                <w:noProof/>
              </w:rPr>
              <w:t>9</w:t>
            </w:r>
            <w:r>
              <w:rPr>
                <w:rFonts w:eastAsiaTheme="minorEastAsia"/>
                <w:noProof/>
                <w:sz w:val="24"/>
                <w:szCs w:val="24"/>
                <w:lang w:eastAsia="ja-JP"/>
              </w:rPr>
              <w:tab/>
            </w:r>
            <w:r>
              <w:rPr>
                <w:noProof/>
              </w:rPr>
              <w:t>Binding to NETCONF</w:t>
            </w:r>
            <w:r>
              <w:rPr>
                <w:noProof/>
              </w:rPr>
              <w:tab/>
            </w:r>
            <w:r>
              <w:rPr>
                <w:noProof/>
              </w:rPr>
              <w:fldChar w:fldCharType="begin"/>
            </w:r>
            <w:r>
              <w:rPr>
                <w:noProof/>
              </w:rPr>
              <w:instrText xml:space="preserve"> PAGEREF _Toc248248267 \h </w:instrText>
            </w:r>
            <w:r>
              <w:rPr>
                <w:noProof/>
              </w:rPr>
            </w:r>
          </w:ins>
          <w:r>
            <w:rPr>
              <w:noProof/>
            </w:rPr>
            <w:fldChar w:fldCharType="separate"/>
          </w:r>
          <w:ins w:id="236" w:author="Anees Shaikh" w:date="2013-12-09T22:41:00Z">
            <w:r>
              <w:rPr>
                <w:noProof/>
              </w:rPr>
              <w:t>37</w:t>
            </w:r>
            <w:r>
              <w:rPr>
                <w:noProof/>
              </w:rPr>
              <w:fldChar w:fldCharType="end"/>
            </w:r>
          </w:ins>
        </w:p>
        <w:p w14:paraId="327AB80A" w14:textId="77777777" w:rsidR="004F709F" w:rsidRDefault="004F709F">
          <w:pPr>
            <w:pStyle w:val="TOC2"/>
            <w:tabs>
              <w:tab w:val="left" w:pos="749"/>
              <w:tab w:val="right" w:leader="dot" w:pos="9350"/>
            </w:tabs>
            <w:rPr>
              <w:ins w:id="237" w:author="Anees Shaikh" w:date="2013-12-09T22:41:00Z"/>
              <w:rFonts w:eastAsiaTheme="minorEastAsia"/>
              <w:noProof/>
              <w:sz w:val="24"/>
              <w:szCs w:val="24"/>
              <w:lang w:eastAsia="ja-JP"/>
            </w:rPr>
          </w:pPr>
          <w:ins w:id="238" w:author="Anees Shaikh" w:date="2013-12-09T22:41:00Z">
            <w:r>
              <w:rPr>
                <w:noProof/>
              </w:rPr>
              <w:t>9.1</w:t>
            </w:r>
            <w:r>
              <w:rPr>
                <w:rFonts w:eastAsiaTheme="minorEastAsia"/>
                <w:noProof/>
                <w:sz w:val="24"/>
                <w:szCs w:val="24"/>
                <w:lang w:eastAsia="ja-JP"/>
              </w:rPr>
              <w:tab/>
            </w:r>
            <w:r>
              <w:rPr>
                <w:noProof/>
              </w:rPr>
              <w:t>Requirements</w:t>
            </w:r>
            <w:r>
              <w:rPr>
                <w:noProof/>
              </w:rPr>
              <w:tab/>
            </w:r>
            <w:r>
              <w:rPr>
                <w:noProof/>
              </w:rPr>
              <w:fldChar w:fldCharType="begin"/>
            </w:r>
            <w:r>
              <w:rPr>
                <w:noProof/>
              </w:rPr>
              <w:instrText xml:space="preserve"> PAGEREF _Toc248248268 \h </w:instrText>
            </w:r>
            <w:r>
              <w:rPr>
                <w:noProof/>
              </w:rPr>
            </w:r>
          </w:ins>
          <w:r>
            <w:rPr>
              <w:noProof/>
            </w:rPr>
            <w:fldChar w:fldCharType="separate"/>
          </w:r>
          <w:ins w:id="239" w:author="Anees Shaikh" w:date="2013-12-09T22:41:00Z">
            <w:r>
              <w:rPr>
                <w:noProof/>
              </w:rPr>
              <w:t>37</w:t>
            </w:r>
            <w:r>
              <w:rPr>
                <w:noProof/>
              </w:rPr>
              <w:fldChar w:fldCharType="end"/>
            </w:r>
          </w:ins>
        </w:p>
        <w:p w14:paraId="28F32BA1" w14:textId="77777777" w:rsidR="004F709F" w:rsidRDefault="004F709F">
          <w:pPr>
            <w:pStyle w:val="TOC2"/>
            <w:tabs>
              <w:tab w:val="left" w:pos="749"/>
              <w:tab w:val="right" w:leader="dot" w:pos="9350"/>
            </w:tabs>
            <w:rPr>
              <w:ins w:id="240" w:author="Anees Shaikh" w:date="2013-12-09T22:41:00Z"/>
              <w:rFonts w:eastAsiaTheme="minorEastAsia"/>
              <w:noProof/>
              <w:sz w:val="24"/>
              <w:szCs w:val="24"/>
              <w:lang w:eastAsia="ja-JP"/>
            </w:rPr>
          </w:pPr>
          <w:ins w:id="241" w:author="Anees Shaikh" w:date="2013-12-09T22:41:00Z">
            <w:r>
              <w:rPr>
                <w:noProof/>
              </w:rPr>
              <w:t>9.2</w:t>
            </w:r>
            <w:r>
              <w:rPr>
                <w:rFonts w:eastAsiaTheme="minorEastAsia"/>
                <w:noProof/>
                <w:sz w:val="24"/>
                <w:szCs w:val="24"/>
                <w:lang w:eastAsia="ja-JP"/>
              </w:rPr>
              <w:tab/>
            </w:r>
            <w:r>
              <w:rPr>
                <w:noProof/>
              </w:rPr>
              <w:t>How the Data Model is Bound to NETCONF</w:t>
            </w:r>
            <w:r>
              <w:rPr>
                <w:noProof/>
              </w:rPr>
              <w:tab/>
            </w:r>
            <w:r>
              <w:rPr>
                <w:noProof/>
              </w:rPr>
              <w:fldChar w:fldCharType="begin"/>
            </w:r>
            <w:r>
              <w:rPr>
                <w:noProof/>
              </w:rPr>
              <w:instrText xml:space="preserve"> PAGEREF _Toc248248269 \h </w:instrText>
            </w:r>
            <w:r>
              <w:rPr>
                <w:noProof/>
              </w:rPr>
            </w:r>
          </w:ins>
          <w:r>
            <w:rPr>
              <w:noProof/>
            </w:rPr>
            <w:fldChar w:fldCharType="separate"/>
          </w:r>
          <w:ins w:id="242" w:author="Anees Shaikh" w:date="2013-12-09T22:41:00Z">
            <w:r>
              <w:rPr>
                <w:noProof/>
              </w:rPr>
              <w:t>37</w:t>
            </w:r>
            <w:r>
              <w:rPr>
                <w:noProof/>
              </w:rPr>
              <w:fldChar w:fldCharType="end"/>
            </w:r>
          </w:ins>
        </w:p>
        <w:p w14:paraId="13DD8AB8" w14:textId="77777777" w:rsidR="004F709F" w:rsidRDefault="004F709F">
          <w:pPr>
            <w:pStyle w:val="TOC3"/>
            <w:tabs>
              <w:tab w:val="left" w:pos="1136"/>
              <w:tab w:val="right" w:leader="dot" w:pos="9350"/>
            </w:tabs>
            <w:rPr>
              <w:ins w:id="243" w:author="Anees Shaikh" w:date="2013-12-09T22:41:00Z"/>
              <w:rFonts w:eastAsiaTheme="minorEastAsia"/>
              <w:noProof/>
              <w:sz w:val="24"/>
              <w:szCs w:val="24"/>
              <w:lang w:eastAsia="ja-JP"/>
            </w:rPr>
          </w:pPr>
          <w:ins w:id="244" w:author="Anees Shaikh" w:date="2013-12-09T22:41:00Z">
            <w:r>
              <w:rPr>
                <w:noProof/>
              </w:rPr>
              <w:t>9.2.1</w:t>
            </w:r>
            <w:r>
              <w:rPr>
                <w:rFonts w:eastAsiaTheme="minorEastAsia"/>
                <w:noProof/>
                <w:sz w:val="24"/>
                <w:szCs w:val="24"/>
                <w:lang w:eastAsia="ja-JP"/>
              </w:rPr>
              <w:tab/>
            </w:r>
            <w:r>
              <w:rPr>
                <w:noProof/>
              </w:rPr>
              <w:t>edit-config</w:t>
            </w:r>
            <w:r>
              <w:rPr>
                <w:noProof/>
              </w:rPr>
              <w:tab/>
            </w:r>
            <w:r>
              <w:rPr>
                <w:noProof/>
              </w:rPr>
              <w:fldChar w:fldCharType="begin"/>
            </w:r>
            <w:r>
              <w:rPr>
                <w:noProof/>
              </w:rPr>
              <w:instrText xml:space="preserve"> PAGEREF _Toc248248270 \h </w:instrText>
            </w:r>
            <w:r>
              <w:rPr>
                <w:noProof/>
              </w:rPr>
            </w:r>
          </w:ins>
          <w:r>
            <w:rPr>
              <w:noProof/>
            </w:rPr>
            <w:fldChar w:fldCharType="separate"/>
          </w:r>
          <w:ins w:id="245" w:author="Anees Shaikh" w:date="2013-12-09T22:41:00Z">
            <w:r>
              <w:rPr>
                <w:noProof/>
              </w:rPr>
              <w:t>37</w:t>
            </w:r>
            <w:r>
              <w:rPr>
                <w:noProof/>
              </w:rPr>
              <w:fldChar w:fldCharType="end"/>
            </w:r>
          </w:ins>
        </w:p>
        <w:p w14:paraId="351F7668" w14:textId="77777777" w:rsidR="004F709F" w:rsidRDefault="004F709F">
          <w:pPr>
            <w:pStyle w:val="TOC3"/>
            <w:tabs>
              <w:tab w:val="left" w:pos="1136"/>
              <w:tab w:val="right" w:leader="dot" w:pos="9350"/>
            </w:tabs>
            <w:rPr>
              <w:ins w:id="246" w:author="Anees Shaikh" w:date="2013-12-09T22:41:00Z"/>
              <w:rFonts w:eastAsiaTheme="minorEastAsia"/>
              <w:noProof/>
              <w:sz w:val="24"/>
              <w:szCs w:val="24"/>
              <w:lang w:eastAsia="ja-JP"/>
            </w:rPr>
          </w:pPr>
          <w:ins w:id="247" w:author="Anees Shaikh" w:date="2013-12-09T22:41:00Z">
            <w:r>
              <w:rPr>
                <w:noProof/>
              </w:rPr>
              <w:t>9.2.2</w:t>
            </w:r>
            <w:r>
              <w:rPr>
                <w:rFonts w:eastAsiaTheme="minorEastAsia"/>
                <w:noProof/>
                <w:sz w:val="24"/>
                <w:szCs w:val="24"/>
                <w:lang w:eastAsia="ja-JP"/>
              </w:rPr>
              <w:tab/>
            </w:r>
            <w:r>
              <w:rPr>
                <w:noProof/>
              </w:rPr>
              <w:t>get-config</w:t>
            </w:r>
            <w:r>
              <w:rPr>
                <w:noProof/>
              </w:rPr>
              <w:tab/>
            </w:r>
            <w:r>
              <w:rPr>
                <w:noProof/>
              </w:rPr>
              <w:fldChar w:fldCharType="begin"/>
            </w:r>
            <w:r>
              <w:rPr>
                <w:noProof/>
              </w:rPr>
              <w:instrText xml:space="preserve"> PAGEREF _Toc248248271 \h </w:instrText>
            </w:r>
            <w:r>
              <w:rPr>
                <w:noProof/>
              </w:rPr>
            </w:r>
          </w:ins>
          <w:r>
            <w:rPr>
              <w:noProof/>
            </w:rPr>
            <w:fldChar w:fldCharType="separate"/>
          </w:r>
          <w:ins w:id="248" w:author="Anees Shaikh" w:date="2013-12-09T22:41:00Z">
            <w:r>
              <w:rPr>
                <w:noProof/>
              </w:rPr>
              <w:t>39</w:t>
            </w:r>
            <w:r>
              <w:rPr>
                <w:noProof/>
              </w:rPr>
              <w:fldChar w:fldCharType="end"/>
            </w:r>
          </w:ins>
        </w:p>
        <w:p w14:paraId="130E4B27" w14:textId="77777777" w:rsidR="004F709F" w:rsidRDefault="004F709F">
          <w:pPr>
            <w:pStyle w:val="TOC3"/>
            <w:tabs>
              <w:tab w:val="left" w:pos="1136"/>
              <w:tab w:val="right" w:leader="dot" w:pos="9350"/>
            </w:tabs>
            <w:rPr>
              <w:ins w:id="249" w:author="Anees Shaikh" w:date="2013-12-09T22:41:00Z"/>
              <w:rFonts w:eastAsiaTheme="minorEastAsia"/>
              <w:noProof/>
              <w:sz w:val="24"/>
              <w:szCs w:val="24"/>
              <w:lang w:eastAsia="ja-JP"/>
            </w:rPr>
          </w:pPr>
          <w:ins w:id="250" w:author="Anees Shaikh" w:date="2013-12-09T22:41:00Z">
            <w:r>
              <w:rPr>
                <w:noProof/>
              </w:rPr>
              <w:t>9.2.3</w:t>
            </w:r>
            <w:r>
              <w:rPr>
                <w:rFonts w:eastAsiaTheme="minorEastAsia"/>
                <w:noProof/>
                <w:sz w:val="24"/>
                <w:szCs w:val="24"/>
                <w:lang w:eastAsia="ja-JP"/>
              </w:rPr>
              <w:tab/>
            </w:r>
            <w:r>
              <w:rPr>
                <w:noProof/>
              </w:rPr>
              <w:t>copy-config</w:t>
            </w:r>
            <w:r>
              <w:rPr>
                <w:noProof/>
              </w:rPr>
              <w:tab/>
            </w:r>
            <w:r>
              <w:rPr>
                <w:noProof/>
              </w:rPr>
              <w:fldChar w:fldCharType="begin"/>
            </w:r>
            <w:r>
              <w:rPr>
                <w:noProof/>
              </w:rPr>
              <w:instrText xml:space="preserve"> PAGEREF _Toc248248272 \h </w:instrText>
            </w:r>
            <w:r>
              <w:rPr>
                <w:noProof/>
              </w:rPr>
            </w:r>
          </w:ins>
          <w:r>
            <w:rPr>
              <w:noProof/>
            </w:rPr>
            <w:fldChar w:fldCharType="separate"/>
          </w:r>
          <w:ins w:id="251" w:author="Anees Shaikh" w:date="2013-12-09T22:41:00Z">
            <w:r>
              <w:rPr>
                <w:noProof/>
              </w:rPr>
              <w:t>40</w:t>
            </w:r>
            <w:r>
              <w:rPr>
                <w:noProof/>
              </w:rPr>
              <w:fldChar w:fldCharType="end"/>
            </w:r>
          </w:ins>
        </w:p>
        <w:p w14:paraId="2665C2B4" w14:textId="77777777" w:rsidR="004F709F" w:rsidRDefault="004F709F">
          <w:pPr>
            <w:pStyle w:val="TOC3"/>
            <w:tabs>
              <w:tab w:val="left" w:pos="1136"/>
              <w:tab w:val="right" w:leader="dot" w:pos="9350"/>
            </w:tabs>
            <w:rPr>
              <w:ins w:id="252" w:author="Anees Shaikh" w:date="2013-12-09T22:41:00Z"/>
              <w:rFonts w:eastAsiaTheme="minorEastAsia"/>
              <w:noProof/>
              <w:sz w:val="24"/>
              <w:szCs w:val="24"/>
              <w:lang w:eastAsia="ja-JP"/>
            </w:rPr>
          </w:pPr>
          <w:ins w:id="253" w:author="Anees Shaikh" w:date="2013-12-09T22:41:00Z">
            <w:r>
              <w:rPr>
                <w:noProof/>
              </w:rPr>
              <w:t>9.2.4</w:t>
            </w:r>
            <w:r>
              <w:rPr>
                <w:rFonts w:eastAsiaTheme="minorEastAsia"/>
                <w:noProof/>
                <w:sz w:val="24"/>
                <w:szCs w:val="24"/>
                <w:lang w:eastAsia="ja-JP"/>
              </w:rPr>
              <w:tab/>
            </w:r>
            <w:r>
              <w:rPr>
                <w:noProof/>
              </w:rPr>
              <w:t>delete-config</w:t>
            </w:r>
            <w:r>
              <w:rPr>
                <w:noProof/>
              </w:rPr>
              <w:tab/>
            </w:r>
            <w:r>
              <w:rPr>
                <w:noProof/>
              </w:rPr>
              <w:fldChar w:fldCharType="begin"/>
            </w:r>
            <w:r>
              <w:rPr>
                <w:noProof/>
              </w:rPr>
              <w:instrText xml:space="preserve"> PAGEREF _Toc248248273 \h </w:instrText>
            </w:r>
            <w:r>
              <w:rPr>
                <w:noProof/>
              </w:rPr>
            </w:r>
          </w:ins>
          <w:r>
            <w:rPr>
              <w:noProof/>
            </w:rPr>
            <w:fldChar w:fldCharType="separate"/>
          </w:r>
          <w:ins w:id="254" w:author="Anees Shaikh" w:date="2013-12-09T22:41:00Z">
            <w:r>
              <w:rPr>
                <w:noProof/>
              </w:rPr>
              <w:t>41</w:t>
            </w:r>
            <w:r>
              <w:rPr>
                <w:noProof/>
              </w:rPr>
              <w:fldChar w:fldCharType="end"/>
            </w:r>
          </w:ins>
        </w:p>
        <w:p w14:paraId="28EB3B53" w14:textId="77777777" w:rsidR="004F709F" w:rsidRDefault="004F709F">
          <w:pPr>
            <w:pStyle w:val="TOC2"/>
            <w:tabs>
              <w:tab w:val="left" w:pos="749"/>
              <w:tab w:val="right" w:leader="dot" w:pos="9350"/>
            </w:tabs>
            <w:rPr>
              <w:ins w:id="255" w:author="Anees Shaikh" w:date="2013-12-09T22:41:00Z"/>
              <w:rFonts w:eastAsiaTheme="minorEastAsia"/>
              <w:noProof/>
              <w:sz w:val="24"/>
              <w:szCs w:val="24"/>
              <w:lang w:eastAsia="ja-JP"/>
            </w:rPr>
          </w:pPr>
          <w:ins w:id="256" w:author="Anees Shaikh" w:date="2013-12-09T22:41:00Z">
            <w:r>
              <w:rPr>
                <w:noProof/>
              </w:rPr>
              <w:t>9.3</w:t>
            </w:r>
            <w:r>
              <w:rPr>
                <w:rFonts w:eastAsiaTheme="minorEastAsia"/>
                <w:noProof/>
                <w:sz w:val="24"/>
                <w:szCs w:val="24"/>
                <w:lang w:eastAsia="ja-JP"/>
              </w:rPr>
              <w:tab/>
            </w:r>
            <w:r>
              <w:rPr>
                <w:noProof/>
              </w:rPr>
              <w:t>RPC error</w:t>
            </w:r>
            <w:r>
              <w:rPr>
                <w:noProof/>
              </w:rPr>
              <w:tab/>
            </w:r>
            <w:r>
              <w:rPr>
                <w:noProof/>
              </w:rPr>
              <w:fldChar w:fldCharType="begin"/>
            </w:r>
            <w:r>
              <w:rPr>
                <w:noProof/>
              </w:rPr>
              <w:instrText xml:space="preserve"> PAGEREF _Toc248248274 \h </w:instrText>
            </w:r>
            <w:r>
              <w:rPr>
                <w:noProof/>
              </w:rPr>
            </w:r>
          </w:ins>
          <w:r>
            <w:rPr>
              <w:noProof/>
            </w:rPr>
            <w:fldChar w:fldCharType="separate"/>
          </w:r>
          <w:ins w:id="257" w:author="Anees Shaikh" w:date="2013-12-09T22:41:00Z">
            <w:r>
              <w:rPr>
                <w:noProof/>
              </w:rPr>
              <w:t>41</w:t>
            </w:r>
            <w:r>
              <w:rPr>
                <w:noProof/>
              </w:rPr>
              <w:fldChar w:fldCharType="end"/>
            </w:r>
          </w:ins>
        </w:p>
        <w:p w14:paraId="634FA103" w14:textId="77777777" w:rsidR="004F709F" w:rsidRDefault="004F709F">
          <w:pPr>
            <w:pStyle w:val="TOC2"/>
            <w:tabs>
              <w:tab w:val="left" w:pos="1547"/>
              <w:tab w:val="right" w:leader="dot" w:pos="9350"/>
            </w:tabs>
            <w:rPr>
              <w:ins w:id="258" w:author="Anees Shaikh" w:date="2013-12-09T22:41:00Z"/>
              <w:rFonts w:eastAsiaTheme="minorEastAsia"/>
              <w:noProof/>
              <w:sz w:val="24"/>
              <w:szCs w:val="24"/>
              <w:lang w:eastAsia="ja-JP"/>
            </w:rPr>
          </w:pPr>
          <w:ins w:id="259" w:author="Anees Shaikh" w:date="2013-12-09T22:41:00Z">
            <w:r>
              <w:rPr>
                <w:noProof/>
              </w:rPr>
              <w:t>Appendix A</w:t>
            </w:r>
            <w:r>
              <w:rPr>
                <w:rFonts w:eastAsiaTheme="minorEastAsia"/>
                <w:noProof/>
                <w:sz w:val="24"/>
                <w:szCs w:val="24"/>
                <w:lang w:eastAsia="ja-JP"/>
              </w:rPr>
              <w:tab/>
            </w:r>
            <w:r>
              <w:rPr>
                <w:noProof/>
              </w:rPr>
              <w:t>References</w:t>
            </w:r>
            <w:r>
              <w:rPr>
                <w:noProof/>
              </w:rPr>
              <w:tab/>
            </w:r>
            <w:r>
              <w:rPr>
                <w:noProof/>
              </w:rPr>
              <w:fldChar w:fldCharType="begin"/>
            </w:r>
            <w:r>
              <w:rPr>
                <w:noProof/>
              </w:rPr>
              <w:instrText xml:space="preserve"> PAGEREF _Toc248248275 \h </w:instrText>
            </w:r>
            <w:r>
              <w:rPr>
                <w:noProof/>
              </w:rPr>
            </w:r>
          </w:ins>
          <w:r>
            <w:rPr>
              <w:noProof/>
            </w:rPr>
            <w:fldChar w:fldCharType="separate"/>
          </w:r>
          <w:ins w:id="260" w:author="Anees Shaikh" w:date="2013-12-09T22:41:00Z">
            <w:r>
              <w:rPr>
                <w:noProof/>
              </w:rPr>
              <w:t>43</w:t>
            </w:r>
            <w:r>
              <w:rPr>
                <w:noProof/>
              </w:rPr>
              <w:fldChar w:fldCharType="end"/>
            </w:r>
          </w:ins>
        </w:p>
        <w:p w14:paraId="00E0E355" w14:textId="77777777" w:rsidR="004F709F" w:rsidRDefault="004F709F">
          <w:pPr>
            <w:pStyle w:val="TOC2"/>
            <w:tabs>
              <w:tab w:val="left" w:pos="1544"/>
              <w:tab w:val="right" w:leader="dot" w:pos="9350"/>
            </w:tabs>
            <w:rPr>
              <w:ins w:id="261" w:author="Anees Shaikh" w:date="2013-12-09T22:41:00Z"/>
              <w:rFonts w:eastAsiaTheme="minorEastAsia"/>
              <w:noProof/>
              <w:sz w:val="24"/>
              <w:szCs w:val="24"/>
              <w:lang w:eastAsia="ja-JP"/>
            </w:rPr>
          </w:pPr>
          <w:ins w:id="262" w:author="Anees Shaikh" w:date="2013-12-09T22:41:00Z">
            <w:r>
              <w:rPr>
                <w:noProof/>
              </w:rPr>
              <w:t>Appendix B</w:t>
            </w:r>
            <w:r>
              <w:rPr>
                <w:rFonts w:eastAsiaTheme="minorEastAsia"/>
                <w:noProof/>
                <w:sz w:val="24"/>
                <w:szCs w:val="24"/>
                <w:lang w:eastAsia="ja-JP"/>
              </w:rPr>
              <w:tab/>
            </w:r>
            <w:r>
              <w:rPr>
                <w:noProof/>
              </w:rPr>
              <w:t>Credits</w:t>
            </w:r>
            <w:r>
              <w:rPr>
                <w:noProof/>
              </w:rPr>
              <w:tab/>
            </w:r>
            <w:r>
              <w:rPr>
                <w:noProof/>
              </w:rPr>
              <w:fldChar w:fldCharType="begin"/>
            </w:r>
            <w:r>
              <w:rPr>
                <w:noProof/>
              </w:rPr>
              <w:instrText xml:space="preserve"> PAGEREF _Toc248248276 \h </w:instrText>
            </w:r>
            <w:r>
              <w:rPr>
                <w:noProof/>
              </w:rPr>
            </w:r>
          </w:ins>
          <w:r>
            <w:rPr>
              <w:noProof/>
            </w:rPr>
            <w:fldChar w:fldCharType="separate"/>
          </w:r>
          <w:ins w:id="263" w:author="Anees Shaikh" w:date="2013-12-09T22:41:00Z">
            <w:r>
              <w:rPr>
                <w:noProof/>
              </w:rPr>
              <w:t>43</w:t>
            </w:r>
            <w:r>
              <w:rPr>
                <w:noProof/>
              </w:rPr>
              <w:fldChar w:fldCharType="end"/>
            </w:r>
          </w:ins>
        </w:p>
        <w:p w14:paraId="2A4AD6B7" w14:textId="77777777" w:rsidR="00E00D57" w:rsidDel="00884344" w:rsidRDefault="00E00D57">
          <w:pPr>
            <w:pStyle w:val="TOC1"/>
            <w:tabs>
              <w:tab w:val="left" w:pos="440"/>
              <w:tab w:val="right" w:leader="dot" w:pos="9350"/>
            </w:tabs>
            <w:rPr>
              <w:del w:id="264" w:author="Anees Shaikh" w:date="2013-10-19T03:52:00Z"/>
              <w:rFonts w:eastAsiaTheme="minorEastAsia"/>
              <w:noProof/>
            </w:rPr>
          </w:pPr>
          <w:del w:id="265" w:author="Anees Shaikh" w:date="2013-10-19T03:52:00Z">
            <w:r w:rsidRPr="00884344" w:rsidDel="00884344">
              <w:rPr>
                <w:rStyle w:val="Hyperlink"/>
                <w:noProof/>
              </w:rPr>
              <w:delText>1</w:delText>
            </w:r>
            <w:r w:rsidDel="00884344">
              <w:rPr>
                <w:rFonts w:eastAsiaTheme="minorEastAsia"/>
                <w:noProof/>
              </w:rPr>
              <w:tab/>
            </w:r>
            <w:r w:rsidRPr="00884344" w:rsidDel="00884344">
              <w:rPr>
                <w:rStyle w:val="Hyperlink"/>
                <w:noProof/>
              </w:rPr>
              <w:delText>Introduction</w:delText>
            </w:r>
            <w:r w:rsidDel="00884344">
              <w:rPr>
                <w:noProof/>
                <w:webHidden/>
              </w:rPr>
              <w:tab/>
              <w:delText>5</w:delText>
            </w:r>
          </w:del>
        </w:p>
        <w:p w14:paraId="141BFF14" w14:textId="77777777" w:rsidR="00E00D57" w:rsidDel="00884344" w:rsidRDefault="00E00D57">
          <w:pPr>
            <w:pStyle w:val="TOC1"/>
            <w:tabs>
              <w:tab w:val="left" w:pos="440"/>
              <w:tab w:val="right" w:leader="dot" w:pos="9350"/>
            </w:tabs>
            <w:rPr>
              <w:del w:id="266" w:author="Anees Shaikh" w:date="2013-10-19T03:52:00Z"/>
              <w:rFonts w:eastAsiaTheme="minorEastAsia"/>
              <w:noProof/>
            </w:rPr>
          </w:pPr>
          <w:del w:id="267" w:author="Anees Shaikh" w:date="2013-10-19T03:52:00Z">
            <w:r w:rsidRPr="00884344" w:rsidDel="00884344">
              <w:rPr>
                <w:rStyle w:val="Hyperlink"/>
                <w:noProof/>
              </w:rPr>
              <w:delText>2</w:delText>
            </w:r>
            <w:r w:rsidDel="00884344">
              <w:rPr>
                <w:rFonts w:eastAsiaTheme="minorEastAsia"/>
                <w:noProof/>
              </w:rPr>
              <w:tab/>
            </w:r>
            <w:r w:rsidRPr="00884344" w:rsidDel="00884344">
              <w:rPr>
                <w:rStyle w:val="Hyperlink"/>
                <w:noProof/>
              </w:rPr>
              <w:delText>Motivation</w:delText>
            </w:r>
            <w:r w:rsidDel="00884344">
              <w:rPr>
                <w:noProof/>
                <w:webHidden/>
              </w:rPr>
              <w:tab/>
              <w:delText>5</w:delText>
            </w:r>
          </w:del>
        </w:p>
        <w:p w14:paraId="11155884" w14:textId="77777777" w:rsidR="00E00D57" w:rsidDel="00884344" w:rsidRDefault="00E00D57">
          <w:pPr>
            <w:pStyle w:val="TOC1"/>
            <w:tabs>
              <w:tab w:val="left" w:pos="440"/>
              <w:tab w:val="right" w:leader="dot" w:pos="9350"/>
            </w:tabs>
            <w:rPr>
              <w:del w:id="268" w:author="Anees Shaikh" w:date="2013-10-19T03:52:00Z"/>
              <w:rFonts w:eastAsiaTheme="minorEastAsia"/>
              <w:noProof/>
            </w:rPr>
          </w:pPr>
          <w:del w:id="269" w:author="Anees Shaikh" w:date="2013-10-19T03:52:00Z">
            <w:r w:rsidRPr="00884344" w:rsidDel="00884344">
              <w:rPr>
                <w:rStyle w:val="Hyperlink"/>
                <w:noProof/>
              </w:rPr>
              <w:delText>3</w:delText>
            </w:r>
            <w:r w:rsidDel="00884344">
              <w:rPr>
                <w:rFonts w:eastAsiaTheme="minorEastAsia"/>
                <w:noProof/>
              </w:rPr>
              <w:tab/>
            </w:r>
            <w:r w:rsidRPr="00884344" w:rsidDel="00884344">
              <w:rPr>
                <w:rStyle w:val="Hyperlink"/>
                <w:noProof/>
              </w:rPr>
              <w:delText>Scope</w:delText>
            </w:r>
            <w:r w:rsidDel="00884344">
              <w:rPr>
                <w:noProof/>
                <w:webHidden/>
              </w:rPr>
              <w:tab/>
              <w:delText>7</w:delText>
            </w:r>
          </w:del>
        </w:p>
        <w:p w14:paraId="7AF186E8" w14:textId="77777777" w:rsidR="00E00D57" w:rsidDel="00884344" w:rsidRDefault="00E00D57">
          <w:pPr>
            <w:pStyle w:val="TOC1"/>
            <w:tabs>
              <w:tab w:val="left" w:pos="440"/>
              <w:tab w:val="right" w:leader="dot" w:pos="9350"/>
            </w:tabs>
            <w:rPr>
              <w:del w:id="270" w:author="Anees Shaikh" w:date="2013-10-19T03:52:00Z"/>
              <w:rFonts w:eastAsiaTheme="minorEastAsia"/>
              <w:noProof/>
            </w:rPr>
          </w:pPr>
          <w:del w:id="271" w:author="Anees Shaikh" w:date="2013-10-19T03:52:00Z">
            <w:r w:rsidRPr="00884344" w:rsidDel="00884344">
              <w:rPr>
                <w:rStyle w:val="Hyperlink"/>
                <w:noProof/>
              </w:rPr>
              <w:delText>4</w:delText>
            </w:r>
            <w:r w:rsidDel="00884344">
              <w:rPr>
                <w:rFonts w:eastAsiaTheme="minorEastAsia"/>
                <w:noProof/>
              </w:rPr>
              <w:tab/>
            </w:r>
            <w:r w:rsidRPr="00884344" w:rsidDel="00884344">
              <w:rPr>
                <w:rStyle w:val="Hyperlink"/>
                <w:noProof/>
              </w:rPr>
              <w:delText>Normative Language</w:delText>
            </w:r>
            <w:r w:rsidDel="00884344">
              <w:rPr>
                <w:noProof/>
                <w:webHidden/>
              </w:rPr>
              <w:tab/>
              <w:delText>8</w:delText>
            </w:r>
          </w:del>
        </w:p>
        <w:p w14:paraId="1ED17303" w14:textId="77777777" w:rsidR="00E00D57" w:rsidDel="00884344" w:rsidRDefault="00E00D57">
          <w:pPr>
            <w:pStyle w:val="TOC1"/>
            <w:tabs>
              <w:tab w:val="left" w:pos="440"/>
              <w:tab w:val="right" w:leader="dot" w:pos="9350"/>
            </w:tabs>
            <w:rPr>
              <w:del w:id="272" w:author="Anees Shaikh" w:date="2013-10-19T03:52:00Z"/>
              <w:rFonts w:eastAsiaTheme="minorEastAsia"/>
              <w:noProof/>
            </w:rPr>
          </w:pPr>
          <w:del w:id="273" w:author="Anees Shaikh" w:date="2013-10-19T03:52:00Z">
            <w:r w:rsidRPr="00884344" w:rsidDel="00884344">
              <w:rPr>
                <w:rStyle w:val="Hyperlink"/>
                <w:noProof/>
              </w:rPr>
              <w:delText>5</w:delText>
            </w:r>
            <w:r w:rsidDel="00884344">
              <w:rPr>
                <w:rFonts w:eastAsiaTheme="minorEastAsia"/>
                <w:noProof/>
              </w:rPr>
              <w:tab/>
            </w:r>
            <w:r w:rsidRPr="00884344" w:rsidDel="00884344">
              <w:rPr>
                <w:rStyle w:val="Hyperlink"/>
                <w:noProof/>
              </w:rPr>
              <w:delText>Terms</w:delText>
            </w:r>
            <w:r w:rsidDel="00884344">
              <w:rPr>
                <w:noProof/>
                <w:webHidden/>
              </w:rPr>
              <w:tab/>
              <w:delText>8</w:delText>
            </w:r>
          </w:del>
        </w:p>
        <w:p w14:paraId="6435EFF6" w14:textId="77777777" w:rsidR="00E00D57" w:rsidDel="00884344" w:rsidRDefault="00E00D57">
          <w:pPr>
            <w:pStyle w:val="TOC2"/>
            <w:tabs>
              <w:tab w:val="left" w:pos="880"/>
              <w:tab w:val="right" w:leader="dot" w:pos="9350"/>
            </w:tabs>
            <w:rPr>
              <w:del w:id="274" w:author="Anees Shaikh" w:date="2013-10-19T03:52:00Z"/>
              <w:rFonts w:eastAsiaTheme="minorEastAsia"/>
              <w:noProof/>
            </w:rPr>
          </w:pPr>
          <w:del w:id="275" w:author="Anees Shaikh" w:date="2013-10-19T03:52:00Z">
            <w:r w:rsidRPr="00884344" w:rsidDel="00884344">
              <w:rPr>
                <w:rStyle w:val="Hyperlink"/>
                <w:noProof/>
              </w:rPr>
              <w:delText>5.1</w:delText>
            </w:r>
            <w:r w:rsidDel="00884344">
              <w:rPr>
                <w:rFonts w:eastAsiaTheme="minorEastAsia"/>
                <w:noProof/>
              </w:rPr>
              <w:tab/>
            </w:r>
            <w:r w:rsidRPr="00884344" w:rsidDel="00884344">
              <w:rPr>
                <w:rStyle w:val="Hyperlink"/>
                <w:noProof/>
              </w:rPr>
              <w:delText>OpenFlow Capable Switch</w:delText>
            </w:r>
            <w:r w:rsidDel="00884344">
              <w:rPr>
                <w:noProof/>
                <w:webHidden/>
              </w:rPr>
              <w:tab/>
              <w:delText>8</w:delText>
            </w:r>
          </w:del>
        </w:p>
        <w:p w14:paraId="0443A137" w14:textId="77777777" w:rsidR="00E00D57" w:rsidDel="00884344" w:rsidRDefault="00E00D57">
          <w:pPr>
            <w:pStyle w:val="TOC2"/>
            <w:tabs>
              <w:tab w:val="left" w:pos="880"/>
              <w:tab w:val="right" w:leader="dot" w:pos="9350"/>
            </w:tabs>
            <w:rPr>
              <w:del w:id="276" w:author="Anees Shaikh" w:date="2013-10-19T03:52:00Z"/>
              <w:rFonts w:eastAsiaTheme="minorEastAsia"/>
              <w:noProof/>
            </w:rPr>
          </w:pPr>
          <w:del w:id="277" w:author="Anees Shaikh" w:date="2013-10-19T03:52:00Z">
            <w:r w:rsidRPr="00884344" w:rsidDel="00884344">
              <w:rPr>
                <w:rStyle w:val="Hyperlink"/>
                <w:noProof/>
              </w:rPr>
              <w:delText>5.2</w:delText>
            </w:r>
            <w:r w:rsidDel="00884344">
              <w:rPr>
                <w:rFonts w:eastAsiaTheme="minorEastAsia"/>
                <w:noProof/>
              </w:rPr>
              <w:tab/>
            </w:r>
            <w:r w:rsidRPr="00884344" w:rsidDel="00884344">
              <w:rPr>
                <w:rStyle w:val="Hyperlink"/>
                <w:noProof/>
              </w:rPr>
              <w:delText>OpenFlow Configuration Point</w:delText>
            </w:r>
            <w:r w:rsidDel="00884344">
              <w:rPr>
                <w:noProof/>
                <w:webHidden/>
              </w:rPr>
              <w:tab/>
              <w:delText>8</w:delText>
            </w:r>
          </w:del>
        </w:p>
        <w:p w14:paraId="318C5D39" w14:textId="77777777" w:rsidR="00E00D57" w:rsidDel="00884344" w:rsidRDefault="00E00D57">
          <w:pPr>
            <w:pStyle w:val="TOC2"/>
            <w:tabs>
              <w:tab w:val="left" w:pos="880"/>
              <w:tab w:val="right" w:leader="dot" w:pos="9350"/>
            </w:tabs>
            <w:rPr>
              <w:del w:id="278" w:author="Anees Shaikh" w:date="2013-10-19T03:52:00Z"/>
              <w:rFonts w:eastAsiaTheme="minorEastAsia"/>
              <w:noProof/>
            </w:rPr>
          </w:pPr>
          <w:del w:id="279" w:author="Anees Shaikh" w:date="2013-10-19T03:52:00Z">
            <w:r w:rsidRPr="00884344" w:rsidDel="00884344">
              <w:rPr>
                <w:rStyle w:val="Hyperlink"/>
                <w:noProof/>
              </w:rPr>
              <w:delText>5.3</w:delText>
            </w:r>
            <w:r w:rsidDel="00884344">
              <w:rPr>
                <w:rFonts w:eastAsiaTheme="minorEastAsia"/>
                <w:noProof/>
              </w:rPr>
              <w:tab/>
            </w:r>
            <w:r w:rsidRPr="00884344" w:rsidDel="00884344">
              <w:rPr>
                <w:rStyle w:val="Hyperlink"/>
                <w:noProof/>
              </w:rPr>
              <w:delText>OpenFlow Logical Switch</w:delText>
            </w:r>
            <w:r w:rsidDel="00884344">
              <w:rPr>
                <w:noProof/>
                <w:webHidden/>
              </w:rPr>
              <w:tab/>
              <w:delText>8</w:delText>
            </w:r>
          </w:del>
        </w:p>
        <w:p w14:paraId="70E12DEB" w14:textId="77777777" w:rsidR="00E00D57" w:rsidDel="00884344" w:rsidRDefault="00E00D57">
          <w:pPr>
            <w:pStyle w:val="TOC2"/>
            <w:tabs>
              <w:tab w:val="left" w:pos="880"/>
              <w:tab w:val="right" w:leader="dot" w:pos="9350"/>
            </w:tabs>
            <w:rPr>
              <w:del w:id="280" w:author="Anees Shaikh" w:date="2013-10-19T03:52:00Z"/>
              <w:rFonts w:eastAsiaTheme="minorEastAsia"/>
              <w:noProof/>
            </w:rPr>
          </w:pPr>
          <w:del w:id="281" w:author="Anees Shaikh" w:date="2013-10-19T03:52:00Z">
            <w:r w:rsidRPr="00884344" w:rsidDel="00884344">
              <w:rPr>
                <w:rStyle w:val="Hyperlink"/>
                <w:noProof/>
              </w:rPr>
              <w:delText>5.4</w:delText>
            </w:r>
            <w:r w:rsidDel="00884344">
              <w:rPr>
                <w:rFonts w:eastAsiaTheme="minorEastAsia"/>
                <w:noProof/>
              </w:rPr>
              <w:tab/>
            </w:r>
            <w:r w:rsidRPr="00884344" w:rsidDel="00884344">
              <w:rPr>
                <w:rStyle w:val="Hyperlink"/>
                <w:noProof/>
              </w:rPr>
              <w:delText>OpenFlow Resource</w:delText>
            </w:r>
            <w:r w:rsidDel="00884344">
              <w:rPr>
                <w:noProof/>
                <w:webHidden/>
              </w:rPr>
              <w:tab/>
              <w:delText>8</w:delText>
            </w:r>
          </w:del>
        </w:p>
        <w:p w14:paraId="09AB84E3" w14:textId="77777777" w:rsidR="00E00D57" w:rsidDel="00884344" w:rsidRDefault="00E00D57">
          <w:pPr>
            <w:pStyle w:val="TOC3"/>
            <w:tabs>
              <w:tab w:val="left" w:pos="1320"/>
              <w:tab w:val="right" w:leader="dot" w:pos="9350"/>
            </w:tabs>
            <w:rPr>
              <w:del w:id="282" w:author="Anees Shaikh" w:date="2013-10-19T03:52:00Z"/>
              <w:rFonts w:eastAsiaTheme="minorEastAsia"/>
              <w:noProof/>
            </w:rPr>
          </w:pPr>
          <w:del w:id="283" w:author="Anees Shaikh" w:date="2013-10-19T03:52:00Z">
            <w:r w:rsidRPr="00884344" w:rsidDel="00884344">
              <w:rPr>
                <w:rStyle w:val="Hyperlink"/>
                <w:noProof/>
              </w:rPr>
              <w:delText>5.4.1</w:delText>
            </w:r>
            <w:r w:rsidDel="00884344">
              <w:rPr>
                <w:rFonts w:eastAsiaTheme="minorEastAsia"/>
                <w:noProof/>
              </w:rPr>
              <w:tab/>
            </w:r>
            <w:r w:rsidRPr="00884344" w:rsidDel="00884344">
              <w:rPr>
                <w:rStyle w:val="Hyperlink"/>
                <w:noProof/>
              </w:rPr>
              <w:delText>OpenFlow Queue</w:delText>
            </w:r>
            <w:r w:rsidDel="00884344">
              <w:rPr>
                <w:noProof/>
                <w:webHidden/>
              </w:rPr>
              <w:tab/>
              <w:delText>9</w:delText>
            </w:r>
          </w:del>
        </w:p>
        <w:p w14:paraId="1415BD54" w14:textId="77777777" w:rsidR="00E00D57" w:rsidDel="00884344" w:rsidRDefault="00E00D57">
          <w:pPr>
            <w:pStyle w:val="TOC3"/>
            <w:tabs>
              <w:tab w:val="left" w:pos="1320"/>
              <w:tab w:val="right" w:leader="dot" w:pos="9350"/>
            </w:tabs>
            <w:rPr>
              <w:del w:id="284" w:author="Anees Shaikh" w:date="2013-10-19T03:52:00Z"/>
              <w:rFonts w:eastAsiaTheme="minorEastAsia"/>
              <w:noProof/>
            </w:rPr>
          </w:pPr>
          <w:del w:id="285" w:author="Anees Shaikh" w:date="2013-10-19T03:52:00Z">
            <w:r w:rsidRPr="00884344" w:rsidDel="00884344">
              <w:rPr>
                <w:rStyle w:val="Hyperlink"/>
                <w:noProof/>
              </w:rPr>
              <w:delText>5.4.2</w:delText>
            </w:r>
            <w:r w:rsidDel="00884344">
              <w:rPr>
                <w:rFonts w:eastAsiaTheme="minorEastAsia"/>
                <w:noProof/>
              </w:rPr>
              <w:tab/>
            </w:r>
            <w:r w:rsidRPr="00884344" w:rsidDel="00884344">
              <w:rPr>
                <w:rStyle w:val="Hyperlink"/>
                <w:noProof/>
              </w:rPr>
              <w:delText>OpenFlow Port</w:delText>
            </w:r>
            <w:r w:rsidDel="00884344">
              <w:rPr>
                <w:noProof/>
                <w:webHidden/>
              </w:rPr>
              <w:tab/>
              <w:delText>9</w:delText>
            </w:r>
          </w:del>
        </w:p>
        <w:p w14:paraId="210CF039" w14:textId="77777777" w:rsidR="00E00D57" w:rsidDel="00884344" w:rsidRDefault="00E00D57">
          <w:pPr>
            <w:pStyle w:val="TOC2"/>
            <w:tabs>
              <w:tab w:val="left" w:pos="880"/>
              <w:tab w:val="right" w:leader="dot" w:pos="9350"/>
            </w:tabs>
            <w:rPr>
              <w:del w:id="286" w:author="Anees Shaikh" w:date="2013-10-19T03:52:00Z"/>
              <w:rFonts w:eastAsiaTheme="minorEastAsia"/>
              <w:noProof/>
            </w:rPr>
          </w:pPr>
          <w:del w:id="287" w:author="Anees Shaikh" w:date="2013-10-19T03:52:00Z">
            <w:r w:rsidRPr="00884344" w:rsidDel="00884344">
              <w:rPr>
                <w:rStyle w:val="Hyperlink"/>
                <w:noProof/>
              </w:rPr>
              <w:delText>5.5</w:delText>
            </w:r>
            <w:r w:rsidDel="00884344">
              <w:rPr>
                <w:rFonts w:eastAsiaTheme="minorEastAsia"/>
                <w:noProof/>
              </w:rPr>
              <w:tab/>
            </w:r>
            <w:r w:rsidRPr="00884344" w:rsidDel="00884344">
              <w:rPr>
                <w:rStyle w:val="Hyperlink"/>
                <w:noProof/>
              </w:rPr>
              <w:delText>OpenFlow Controller</w:delText>
            </w:r>
            <w:r w:rsidDel="00884344">
              <w:rPr>
                <w:noProof/>
                <w:webHidden/>
              </w:rPr>
              <w:tab/>
              <w:delText>9</w:delText>
            </w:r>
          </w:del>
        </w:p>
        <w:p w14:paraId="086870BC" w14:textId="77777777" w:rsidR="00E00D57" w:rsidDel="00884344" w:rsidRDefault="00E00D57">
          <w:pPr>
            <w:pStyle w:val="TOC2"/>
            <w:tabs>
              <w:tab w:val="left" w:pos="880"/>
              <w:tab w:val="right" w:leader="dot" w:pos="9350"/>
            </w:tabs>
            <w:rPr>
              <w:del w:id="288" w:author="Anees Shaikh" w:date="2013-10-19T03:52:00Z"/>
              <w:rFonts w:eastAsiaTheme="minorEastAsia"/>
              <w:noProof/>
            </w:rPr>
          </w:pPr>
          <w:del w:id="289" w:author="Anees Shaikh" w:date="2013-10-19T03:52:00Z">
            <w:r w:rsidRPr="00884344" w:rsidDel="00884344">
              <w:rPr>
                <w:rStyle w:val="Hyperlink"/>
                <w:noProof/>
              </w:rPr>
              <w:delText>5.6</w:delText>
            </w:r>
            <w:r w:rsidDel="00884344">
              <w:rPr>
                <w:rFonts w:eastAsiaTheme="minorEastAsia"/>
                <w:noProof/>
              </w:rPr>
              <w:tab/>
            </w:r>
            <w:r w:rsidRPr="00884344" w:rsidDel="00884344">
              <w:rPr>
                <w:rStyle w:val="Hyperlink"/>
                <w:noProof/>
              </w:rPr>
              <w:delText>NDM</w:delText>
            </w:r>
            <w:r w:rsidDel="00884344">
              <w:rPr>
                <w:noProof/>
                <w:webHidden/>
              </w:rPr>
              <w:tab/>
              <w:delText>9</w:delText>
            </w:r>
          </w:del>
        </w:p>
        <w:p w14:paraId="29B98E5A" w14:textId="77777777" w:rsidR="00E00D57" w:rsidDel="00884344" w:rsidRDefault="00E00D57">
          <w:pPr>
            <w:pStyle w:val="TOC1"/>
            <w:tabs>
              <w:tab w:val="left" w:pos="440"/>
              <w:tab w:val="right" w:leader="dot" w:pos="9350"/>
            </w:tabs>
            <w:rPr>
              <w:del w:id="290" w:author="Anees Shaikh" w:date="2013-10-19T03:52:00Z"/>
              <w:rFonts w:eastAsiaTheme="minorEastAsia"/>
              <w:noProof/>
            </w:rPr>
          </w:pPr>
          <w:del w:id="291" w:author="Anees Shaikh" w:date="2013-10-19T03:52:00Z">
            <w:r w:rsidRPr="00884344" w:rsidDel="00884344">
              <w:rPr>
                <w:rStyle w:val="Hyperlink"/>
                <w:noProof/>
              </w:rPr>
              <w:delText>6</w:delText>
            </w:r>
            <w:r w:rsidDel="00884344">
              <w:rPr>
                <w:rFonts w:eastAsiaTheme="minorEastAsia"/>
                <w:noProof/>
              </w:rPr>
              <w:tab/>
            </w:r>
            <w:r w:rsidRPr="00884344" w:rsidDel="00884344">
              <w:rPr>
                <w:rStyle w:val="Hyperlink"/>
                <w:noProof/>
              </w:rPr>
              <w:delText>Requirements</w:delText>
            </w:r>
            <w:r w:rsidDel="00884344">
              <w:rPr>
                <w:noProof/>
                <w:webHidden/>
              </w:rPr>
              <w:tab/>
              <w:delText>9</w:delText>
            </w:r>
          </w:del>
        </w:p>
        <w:p w14:paraId="4E96D30F" w14:textId="77777777" w:rsidR="00E00D57" w:rsidDel="00884344" w:rsidRDefault="00E00D57">
          <w:pPr>
            <w:pStyle w:val="TOC2"/>
            <w:tabs>
              <w:tab w:val="left" w:pos="880"/>
              <w:tab w:val="right" w:leader="dot" w:pos="9350"/>
            </w:tabs>
            <w:rPr>
              <w:del w:id="292" w:author="Anees Shaikh" w:date="2013-10-19T03:52:00Z"/>
              <w:rFonts w:eastAsiaTheme="minorEastAsia"/>
              <w:noProof/>
            </w:rPr>
          </w:pPr>
          <w:del w:id="293" w:author="Anees Shaikh" w:date="2013-10-19T03:52:00Z">
            <w:r w:rsidRPr="00884344" w:rsidDel="00884344">
              <w:rPr>
                <w:rStyle w:val="Hyperlink"/>
                <w:noProof/>
              </w:rPr>
              <w:delText>6.1</w:delText>
            </w:r>
            <w:r w:rsidDel="00884344">
              <w:rPr>
                <w:rFonts w:eastAsiaTheme="minorEastAsia"/>
                <w:noProof/>
              </w:rPr>
              <w:tab/>
            </w:r>
            <w:r w:rsidRPr="00884344" w:rsidDel="00884344">
              <w:rPr>
                <w:rStyle w:val="Hyperlink"/>
                <w:noProof/>
              </w:rPr>
              <w:delText>Requirements from the OpenFlow 1.3 Protocol Specification</w:delText>
            </w:r>
            <w:r w:rsidDel="00884344">
              <w:rPr>
                <w:noProof/>
                <w:webHidden/>
              </w:rPr>
              <w:tab/>
              <w:delText>9</w:delText>
            </w:r>
          </w:del>
        </w:p>
        <w:p w14:paraId="0B2BC16A" w14:textId="77777777" w:rsidR="00E00D57" w:rsidDel="00884344" w:rsidRDefault="00E00D57">
          <w:pPr>
            <w:pStyle w:val="TOC3"/>
            <w:tabs>
              <w:tab w:val="left" w:pos="1320"/>
              <w:tab w:val="right" w:leader="dot" w:pos="9350"/>
            </w:tabs>
            <w:rPr>
              <w:del w:id="294" w:author="Anees Shaikh" w:date="2013-10-19T03:52:00Z"/>
              <w:rFonts w:eastAsiaTheme="minorEastAsia"/>
              <w:noProof/>
            </w:rPr>
          </w:pPr>
          <w:del w:id="295" w:author="Anees Shaikh" w:date="2013-10-19T03:52:00Z">
            <w:r w:rsidRPr="00884344" w:rsidDel="00884344">
              <w:rPr>
                <w:rStyle w:val="Hyperlink"/>
                <w:noProof/>
              </w:rPr>
              <w:delText>6.1.1</w:delText>
            </w:r>
            <w:r w:rsidDel="00884344">
              <w:rPr>
                <w:rFonts w:eastAsiaTheme="minorEastAsia"/>
                <w:noProof/>
              </w:rPr>
              <w:tab/>
            </w:r>
            <w:r w:rsidRPr="00884344" w:rsidDel="00884344">
              <w:rPr>
                <w:rStyle w:val="Hyperlink"/>
                <w:noProof/>
              </w:rPr>
              <w:delText>Connection Setup to a Controller</w:delText>
            </w:r>
            <w:r w:rsidDel="00884344">
              <w:rPr>
                <w:noProof/>
                <w:webHidden/>
              </w:rPr>
              <w:tab/>
              <w:delText>9</w:delText>
            </w:r>
          </w:del>
        </w:p>
        <w:p w14:paraId="28A7C69E" w14:textId="77777777" w:rsidR="00E00D57" w:rsidDel="00884344" w:rsidRDefault="00E00D57">
          <w:pPr>
            <w:pStyle w:val="TOC3"/>
            <w:tabs>
              <w:tab w:val="left" w:pos="1320"/>
              <w:tab w:val="right" w:leader="dot" w:pos="9350"/>
            </w:tabs>
            <w:rPr>
              <w:del w:id="296" w:author="Anees Shaikh" w:date="2013-10-19T03:52:00Z"/>
              <w:rFonts w:eastAsiaTheme="minorEastAsia"/>
              <w:noProof/>
            </w:rPr>
          </w:pPr>
          <w:del w:id="297" w:author="Anees Shaikh" w:date="2013-10-19T03:52:00Z">
            <w:r w:rsidRPr="00884344" w:rsidDel="00884344">
              <w:rPr>
                <w:rStyle w:val="Hyperlink"/>
                <w:noProof/>
              </w:rPr>
              <w:delText>6.1.2</w:delText>
            </w:r>
            <w:r w:rsidDel="00884344">
              <w:rPr>
                <w:rFonts w:eastAsiaTheme="minorEastAsia"/>
                <w:noProof/>
              </w:rPr>
              <w:tab/>
            </w:r>
            <w:r w:rsidRPr="00884344" w:rsidDel="00884344">
              <w:rPr>
                <w:rStyle w:val="Hyperlink"/>
                <w:noProof/>
              </w:rPr>
              <w:delText>Multiple Controllers</w:delText>
            </w:r>
            <w:r w:rsidDel="00884344">
              <w:rPr>
                <w:noProof/>
                <w:webHidden/>
              </w:rPr>
              <w:tab/>
              <w:delText>10</w:delText>
            </w:r>
          </w:del>
        </w:p>
        <w:p w14:paraId="477B5D56" w14:textId="77777777" w:rsidR="00E00D57" w:rsidDel="00884344" w:rsidRDefault="00E00D57">
          <w:pPr>
            <w:pStyle w:val="TOC3"/>
            <w:tabs>
              <w:tab w:val="left" w:pos="1320"/>
              <w:tab w:val="right" w:leader="dot" w:pos="9350"/>
            </w:tabs>
            <w:rPr>
              <w:del w:id="298" w:author="Anees Shaikh" w:date="2013-10-19T03:52:00Z"/>
              <w:rFonts w:eastAsiaTheme="minorEastAsia"/>
              <w:noProof/>
            </w:rPr>
          </w:pPr>
          <w:del w:id="299" w:author="Anees Shaikh" w:date="2013-10-19T03:52:00Z">
            <w:r w:rsidRPr="00884344" w:rsidDel="00884344">
              <w:rPr>
                <w:rStyle w:val="Hyperlink"/>
                <w:noProof/>
              </w:rPr>
              <w:delText>6.1.3</w:delText>
            </w:r>
            <w:r w:rsidDel="00884344">
              <w:rPr>
                <w:rFonts w:eastAsiaTheme="minorEastAsia"/>
                <w:noProof/>
              </w:rPr>
              <w:tab/>
            </w:r>
            <w:r w:rsidRPr="00884344" w:rsidDel="00884344">
              <w:rPr>
                <w:rStyle w:val="Hyperlink"/>
                <w:noProof/>
              </w:rPr>
              <w:delText>OpenFlow Logical Switches</w:delText>
            </w:r>
            <w:r w:rsidDel="00884344">
              <w:rPr>
                <w:noProof/>
                <w:webHidden/>
              </w:rPr>
              <w:tab/>
              <w:delText>10</w:delText>
            </w:r>
          </w:del>
        </w:p>
        <w:p w14:paraId="62B88016" w14:textId="77777777" w:rsidR="00E00D57" w:rsidDel="00884344" w:rsidRDefault="00E00D57">
          <w:pPr>
            <w:pStyle w:val="TOC3"/>
            <w:tabs>
              <w:tab w:val="left" w:pos="1320"/>
              <w:tab w:val="right" w:leader="dot" w:pos="9350"/>
            </w:tabs>
            <w:rPr>
              <w:del w:id="300" w:author="Anees Shaikh" w:date="2013-10-19T03:52:00Z"/>
              <w:rFonts w:eastAsiaTheme="minorEastAsia"/>
              <w:noProof/>
            </w:rPr>
          </w:pPr>
          <w:del w:id="301" w:author="Anees Shaikh" w:date="2013-10-19T03:52:00Z">
            <w:r w:rsidRPr="00884344" w:rsidDel="00884344">
              <w:rPr>
                <w:rStyle w:val="Hyperlink"/>
                <w:noProof/>
              </w:rPr>
              <w:delText>6.1.4</w:delText>
            </w:r>
            <w:r w:rsidDel="00884344">
              <w:rPr>
                <w:rFonts w:eastAsiaTheme="minorEastAsia"/>
                <w:noProof/>
              </w:rPr>
              <w:tab/>
            </w:r>
            <w:r w:rsidRPr="00884344" w:rsidDel="00884344">
              <w:rPr>
                <w:rStyle w:val="Hyperlink"/>
                <w:noProof/>
              </w:rPr>
              <w:delText>Connection Interruption</w:delText>
            </w:r>
            <w:r w:rsidDel="00884344">
              <w:rPr>
                <w:noProof/>
                <w:webHidden/>
              </w:rPr>
              <w:tab/>
              <w:delText>10</w:delText>
            </w:r>
          </w:del>
        </w:p>
        <w:p w14:paraId="5B16AFA5" w14:textId="77777777" w:rsidR="00E00D57" w:rsidDel="00884344" w:rsidRDefault="00E00D57">
          <w:pPr>
            <w:pStyle w:val="TOC3"/>
            <w:tabs>
              <w:tab w:val="left" w:pos="1320"/>
              <w:tab w:val="right" w:leader="dot" w:pos="9350"/>
            </w:tabs>
            <w:rPr>
              <w:del w:id="302" w:author="Anees Shaikh" w:date="2013-10-19T03:52:00Z"/>
              <w:rFonts w:eastAsiaTheme="minorEastAsia"/>
              <w:noProof/>
            </w:rPr>
          </w:pPr>
          <w:del w:id="303" w:author="Anees Shaikh" w:date="2013-10-19T03:52:00Z">
            <w:r w:rsidRPr="00884344" w:rsidDel="00884344">
              <w:rPr>
                <w:rStyle w:val="Hyperlink"/>
                <w:noProof/>
              </w:rPr>
              <w:delText>6.1.5</w:delText>
            </w:r>
            <w:r w:rsidDel="00884344">
              <w:rPr>
                <w:rFonts w:eastAsiaTheme="minorEastAsia"/>
                <w:noProof/>
              </w:rPr>
              <w:tab/>
            </w:r>
            <w:r w:rsidRPr="00884344" w:rsidDel="00884344">
              <w:rPr>
                <w:rStyle w:val="Hyperlink"/>
                <w:noProof/>
              </w:rPr>
              <w:delText>Encryption</w:delText>
            </w:r>
            <w:r w:rsidDel="00884344">
              <w:rPr>
                <w:noProof/>
                <w:webHidden/>
              </w:rPr>
              <w:tab/>
              <w:delText>10</w:delText>
            </w:r>
          </w:del>
        </w:p>
        <w:p w14:paraId="105D3D1D" w14:textId="77777777" w:rsidR="00E00D57" w:rsidDel="00884344" w:rsidRDefault="00E00D57">
          <w:pPr>
            <w:pStyle w:val="TOC3"/>
            <w:tabs>
              <w:tab w:val="left" w:pos="1320"/>
              <w:tab w:val="right" w:leader="dot" w:pos="9350"/>
            </w:tabs>
            <w:rPr>
              <w:del w:id="304" w:author="Anees Shaikh" w:date="2013-10-19T03:52:00Z"/>
              <w:rFonts w:eastAsiaTheme="minorEastAsia"/>
              <w:noProof/>
            </w:rPr>
          </w:pPr>
          <w:del w:id="305" w:author="Anees Shaikh" w:date="2013-10-19T03:52:00Z">
            <w:r w:rsidRPr="00884344" w:rsidDel="00884344">
              <w:rPr>
                <w:rStyle w:val="Hyperlink"/>
                <w:noProof/>
              </w:rPr>
              <w:delText>6.1.6</w:delText>
            </w:r>
            <w:r w:rsidDel="00884344">
              <w:rPr>
                <w:rFonts w:eastAsiaTheme="minorEastAsia"/>
                <w:noProof/>
              </w:rPr>
              <w:tab/>
            </w:r>
            <w:r w:rsidRPr="00884344" w:rsidDel="00884344">
              <w:rPr>
                <w:rStyle w:val="Hyperlink"/>
                <w:noProof/>
              </w:rPr>
              <w:delText>Queues</w:delText>
            </w:r>
            <w:r w:rsidDel="00884344">
              <w:rPr>
                <w:noProof/>
                <w:webHidden/>
              </w:rPr>
              <w:tab/>
              <w:delText>10</w:delText>
            </w:r>
          </w:del>
        </w:p>
        <w:p w14:paraId="63FE31CA" w14:textId="77777777" w:rsidR="00E00D57" w:rsidDel="00884344" w:rsidRDefault="00E00D57">
          <w:pPr>
            <w:pStyle w:val="TOC3"/>
            <w:tabs>
              <w:tab w:val="left" w:pos="1320"/>
              <w:tab w:val="right" w:leader="dot" w:pos="9350"/>
            </w:tabs>
            <w:rPr>
              <w:del w:id="306" w:author="Anees Shaikh" w:date="2013-10-19T03:52:00Z"/>
              <w:rFonts w:eastAsiaTheme="minorEastAsia"/>
              <w:noProof/>
            </w:rPr>
          </w:pPr>
          <w:del w:id="307" w:author="Anees Shaikh" w:date="2013-10-19T03:52:00Z">
            <w:r w:rsidRPr="00884344" w:rsidDel="00884344">
              <w:rPr>
                <w:rStyle w:val="Hyperlink"/>
                <w:noProof/>
              </w:rPr>
              <w:delText>6.1.7</w:delText>
            </w:r>
            <w:r w:rsidDel="00884344">
              <w:rPr>
                <w:rFonts w:eastAsiaTheme="minorEastAsia"/>
                <w:noProof/>
              </w:rPr>
              <w:tab/>
            </w:r>
            <w:r w:rsidRPr="00884344" w:rsidDel="00884344">
              <w:rPr>
                <w:rStyle w:val="Hyperlink"/>
                <w:noProof/>
              </w:rPr>
              <w:delText>Ports</w:delText>
            </w:r>
            <w:r w:rsidDel="00884344">
              <w:rPr>
                <w:noProof/>
                <w:webHidden/>
              </w:rPr>
              <w:tab/>
              <w:delText>11</w:delText>
            </w:r>
          </w:del>
        </w:p>
        <w:p w14:paraId="29C8EB53" w14:textId="77777777" w:rsidR="00E00D57" w:rsidDel="00884344" w:rsidRDefault="00E00D57">
          <w:pPr>
            <w:pStyle w:val="TOC3"/>
            <w:tabs>
              <w:tab w:val="left" w:pos="1320"/>
              <w:tab w:val="right" w:leader="dot" w:pos="9350"/>
            </w:tabs>
            <w:rPr>
              <w:del w:id="308" w:author="Anees Shaikh" w:date="2013-10-19T03:52:00Z"/>
              <w:rFonts w:eastAsiaTheme="minorEastAsia"/>
              <w:noProof/>
            </w:rPr>
          </w:pPr>
          <w:del w:id="309" w:author="Anees Shaikh" w:date="2013-10-19T03:52:00Z">
            <w:r w:rsidRPr="00884344" w:rsidDel="00884344">
              <w:rPr>
                <w:rStyle w:val="Hyperlink"/>
                <w:noProof/>
              </w:rPr>
              <w:delText>6.1.8</w:delText>
            </w:r>
            <w:r w:rsidDel="00884344">
              <w:rPr>
                <w:rFonts w:eastAsiaTheme="minorEastAsia"/>
                <w:noProof/>
              </w:rPr>
              <w:tab/>
            </w:r>
            <w:r w:rsidRPr="00884344" w:rsidDel="00884344">
              <w:rPr>
                <w:rStyle w:val="Hyperlink"/>
                <w:noProof/>
              </w:rPr>
              <w:delText>Capability Discovery</w:delText>
            </w:r>
            <w:r w:rsidDel="00884344">
              <w:rPr>
                <w:noProof/>
                <w:webHidden/>
              </w:rPr>
              <w:tab/>
              <w:delText>12</w:delText>
            </w:r>
          </w:del>
        </w:p>
        <w:p w14:paraId="1BF899EF" w14:textId="77777777" w:rsidR="00E00D57" w:rsidDel="00884344" w:rsidRDefault="00E00D57">
          <w:pPr>
            <w:pStyle w:val="TOC3"/>
            <w:tabs>
              <w:tab w:val="left" w:pos="1320"/>
              <w:tab w:val="right" w:leader="dot" w:pos="9350"/>
            </w:tabs>
            <w:rPr>
              <w:del w:id="310" w:author="Anees Shaikh" w:date="2013-10-19T03:52:00Z"/>
              <w:rFonts w:eastAsiaTheme="minorEastAsia"/>
              <w:noProof/>
            </w:rPr>
          </w:pPr>
          <w:del w:id="311" w:author="Anees Shaikh" w:date="2013-10-19T03:52:00Z">
            <w:r w:rsidRPr="00884344" w:rsidDel="00884344">
              <w:rPr>
                <w:rStyle w:val="Hyperlink"/>
                <w:noProof/>
              </w:rPr>
              <w:delText>6.1.9</w:delText>
            </w:r>
            <w:r w:rsidDel="00884344">
              <w:rPr>
                <w:rFonts w:eastAsiaTheme="minorEastAsia"/>
                <w:noProof/>
              </w:rPr>
              <w:tab/>
            </w:r>
            <w:r w:rsidRPr="00884344" w:rsidDel="00884344">
              <w:rPr>
                <w:rStyle w:val="Hyperlink"/>
                <w:noProof/>
              </w:rPr>
              <w:delText>Datapath ID</w:delText>
            </w:r>
            <w:r w:rsidDel="00884344">
              <w:rPr>
                <w:noProof/>
                <w:webHidden/>
              </w:rPr>
              <w:tab/>
              <w:delText>12</w:delText>
            </w:r>
          </w:del>
        </w:p>
        <w:p w14:paraId="2B3623F1" w14:textId="77777777" w:rsidR="00E00D57" w:rsidDel="00884344" w:rsidRDefault="00E00D57">
          <w:pPr>
            <w:pStyle w:val="TOC2"/>
            <w:tabs>
              <w:tab w:val="left" w:pos="880"/>
              <w:tab w:val="right" w:leader="dot" w:pos="9350"/>
            </w:tabs>
            <w:rPr>
              <w:del w:id="312" w:author="Anees Shaikh" w:date="2013-10-19T03:52:00Z"/>
              <w:rFonts w:eastAsiaTheme="minorEastAsia"/>
              <w:noProof/>
            </w:rPr>
          </w:pPr>
          <w:del w:id="313" w:author="Anees Shaikh" w:date="2013-10-19T03:52:00Z">
            <w:r w:rsidRPr="00884344" w:rsidDel="00884344">
              <w:rPr>
                <w:rStyle w:val="Hyperlink"/>
                <w:noProof/>
              </w:rPr>
              <w:delText>6.2</w:delText>
            </w:r>
            <w:r w:rsidDel="00884344">
              <w:rPr>
                <w:rFonts w:eastAsiaTheme="minorEastAsia"/>
                <w:noProof/>
              </w:rPr>
              <w:tab/>
            </w:r>
            <w:r w:rsidRPr="00884344" w:rsidDel="00884344">
              <w:rPr>
                <w:rStyle w:val="Hyperlink"/>
                <w:noProof/>
              </w:rPr>
              <w:delText>Requirements for NDMs</w:delText>
            </w:r>
            <w:r w:rsidDel="00884344">
              <w:rPr>
                <w:noProof/>
                <w:webHidden/>
              </w:rPr>
              <w:tab/>
              <w:delText>12</w:delText>
            </w:r>
          </w:del>
        </w:p>
        <w:p w14:paraId="570D9E47" w14:textId="77777777" w:rsidR="00E00D57" w:rsidDel="00884344" w:rsidRDefault="00E00D57">
          <w:pPr>
            <w:pStyle w:val="TOC2"/>
            <w:tabs>
              <w:tab w:val="left" w:pos="880"/>
              <w:tab w:val="right" w:leader="dot" w:pos="9350"/>
            </w:tabs>
            <w:rPr>
              <w:del w:id="314" w:author="Anees Shaikh" w:date="2013-10-19T03:52:00Z"/>
              <w:rFonts w:eastAsiaTheme="minorEastAsia"/>
              <w:noProof/>
            </w:rPr>
          </w:pPr>
          <w:del w:id="315" w:author="Anees Shaikh" w:date="2013-10-19T03:52:00Z">
            <w:r w:rsidRPr="00884344" w:rsidDel="00884344">
              <w:rPr>
                <w:rStyle w:val="Hyperlink"/>
                <w:noProof/>
              </w:rPr>
              <w:delText>6.3</w:delText>
            </w:r>
            <w:r w:rsidDel="00884344">
              <w:rPr>
                <w:rFonts w:eastAsiaTheme="minorEastAsia"/>
                <w:noProof/>
              </w:rPr>
              <w:tab/>
            </w:r>
            <w:r w:rsidRPr="00884344" w:rsidDel="00884344">
              <w:rPr>
                <w:rStyle w:val="Hyperlink"/>
                <w:noProof/>
              </w:rPr>
              <w:delText>Operational Requirements</w:delText>
            </w:r>
            <w:r w:rsidDel="00884344">
              <w:rPr>
                <w:noProof/>
                <w:webHidden/>
              </w:rPr>
              <w:tab/>
              <w:delText>12</w:delText>
            </w:r>
          </w:del>
        </w:p>
        <w:p w14:paraId="407DFFCE" w14:textId="77777777" w:rsidR="00E00D57" w:rsidDel="00884344" w:rsidRDefault="00E00D57">
          <w:pPr>
            <w:pStyle w:val="TOC2"/>
            <w:tabs>
              <w:tab w:val="left" w:pos="880"/>
              <w:tab w:val="right" w:leader="dot" w:pos="9350"/>
            </w:tabs>
            <w:rPr>
              <w:del w:id="316" w:author="Anees Shaikh" w:date="2013-10-19T03:52:00Z"/>
              <w:rFonts w:eastAsiaTheme="minorEastAsia"/>
              <w:noProof/>
            </w:rPr>
          </w:pPr>
          <w:del w:id="317" w:author="Anees Shaikh" w:date="2013-10-19T03:52:00Z">
            <w:r w:rsidRPr="00884344" w:rsidDel="00884344">
              <w:rPr>
                <w:rStyle w:val="Hyperlink"/>
                <w:noProof/>
              </w:rPr>
              <w:delText>6.4</w:delText>
            </w:r>
            <w:r w:rsidDel="00884344">
              <w:rPr>
                <w:rFonts w:eastAsiaTheme="minorEastAsia"/>
                <w:noProof/>
              </w:rPr>
              <w:tab/>
            </w:r>
            <w:r w:rsidRPr="00884344" w:rsidDel="00884344">
              <w:rPr>
                <w:rStyle w:val="Hyperlink"/>
                <w:noProof/>
              </w:rPr>
              <w:delText>Requirements for the Switch Management Protocol</w:delText>
            </w:r>
            <w:r w:rsidDel="00884344">
              <w:rPr>
                <w:noProof/>
                <w:webHidden/>
              </w:rPr>
              <w:tab/>
              <w:delText>13</w:delText>
            </w:r>
          </w:del>
        </w:p>
        <w:p w14:paraId="3CCB5EE6" w14:textId="77777777" w:rsidR="00E00D57" w:rsidDel="00884344" w:rsidRDefault="00E00D57">
          <w:pPr>
            <w:pStyle w:val="TOC1"/>
            <w:tabs>
              <w:tab w:val="left" w:pos="440"/>
              <w:tab w:val="right" w:leader="dot" w:pos="9350"/>
            </w:tabs>
            <w:rPr>
              <w:del w:id="318" w:author="Anees Shaikh" w:date="2013-10-19T03:52:00Z"/>
              <w:rFonts w:eastAsiaTheme="minorEastAsia"/>
              <w:noProof/>
            </w:rPr>
          </w:pPr>
          <w:del w:id="319" w:author="Anees Shaikh" w:date="2013-10-19T03:52:00Z">
            <w:r w:rsidRPr="00884344" w:rsidDel="00884344">
              <w:rPr>
                <w:rStyle w:val="Hyperlink"/>
                <w:noProof/>
              </w:rPr>
              <w:delText>7</w:delText>
            </w:r>
            <w:r w:rsidDel="00884344">
              <w:rPr>
                <w:rFonts w:eastAsiaTheme="minorEastAsia"/>
                <w:noProof/>
              </w:rPr>
              <w:tab/>
            </w:r>
            <w:r w:rsidRPr="00884344" w:rsidDel="00884344">
              <w:rPr>
                <w:rStyle w:val="Hyperlink"/>
                <w:noProof/>
              </w:rPr>
              <w:delText>NETCONF as the Transport Protocol</w:delText>
            </w:r>
            <w:r w:rsidDel="00884344">
              <w:rPr>
                <w:noProof/>
                <w:webHidden/>
              </w:rPr>
              <w:tab/>
              <w:delText>14</w:delText>
            </w:r>
          </w:del>
        </w:p>
        <w:p w14:paraId="610467F5" w14:textId="77777777" w:rsidR="00E00D57" w:rsidDel="00884344" w:rsidRDefault="00E00D57">
          <w:pPr>
            <w:pStyle w:val="TOC1"/>
            <w:tabs>
              <w:tab w:val="left" w:pos="440"/>
              <w:tab w:val="right" w:leader="dot" w:pos="9350"/>
            </w:tabs>
            <w:rPr>
              <w:del w:id="320" w:author="Anees Shaikh" w:date="2013-10-19T03:52:00Z"/>
              <w:rFonts w:eastAsiaTheme="minorEastAsia"/>
              <w:noProof/>
            </w:rPr>
          </w:pPr>
          <w:del w:id="321" w:author="Anees Shaikh" w:date="2013-10-19T03:52:00Z">
            <w:r w:rsidRPr="00884344" w:rsidDel="00884344">
              <w:rPr>
                <w:rStyle w:val="Hyperlink"/>
                <w:noProof/>
              </w:rPr>
              <w:delText>8</w:delText>
            </w:r>
            <w:r w:rsidDel="00884344">
              <w:rPr>
                <w:rFonts w:eastAsiaTheme="minorEastAsia"/>
                <w:noProof/>
              </w:rPr>
              <w:tab/>
            </w:r>
            <w:r w:rsidRPr="00884344" w:rsidDel="00884344">
              <w:rPr>
                <w:rStyle w:val="Hyperlink"/>
                <w:noProof/>
              </w:rPr>
              <w:delText>Data Model</w:delText>
            </w:r>
            <w:r w:rsidDel="00884344">
              <w:rPr>
                <w:noProof/>
                <w:webHidden/>
              </w:rPr>
              <w:tab/>
              <w:delText>16</w:delText>
            </w:r>
          </w:del>
        </w:p>
        <w:p w14:paraId="01150A02" w14:textId="77777777" w:rsidR="00E00D57" w:rsidDel="00884344" w:rsidRDefault="00E00D57">
          <w:pPr>
            <w:pStyle w:val="TOC2"/>
            <w:tabs>
              <w:tab w:val="left" w:pos="880"/>
              <w:tab w:val="right" w:leader="dot" w:pos="9350"/>
            </w:tabs>
            <w:rPr>
              <w:del w:id="322" w:author="Anees Shaikh" w:date="2013-10-19T03:52:00Z"/>
              <w:rFonts w:eastAsiaTheme="minorEastAsia"/>
              <w:noProof/>
            </w:rPr>
          </w:pPr>
          <w:del w:id="323" w:author="Anees Shaikh" w:date="2013-10-19T03:52:00Z">
            <w:r w:rsidRPr="00884344" w:rsidDel="00884344">
              <w:rPr>
                <w:rStyle w:val="Hyperlink"/>
                <w:noProof/>
              </w:rPr>
              <w:delText>8.1</w:delText>
            </w:r>
            <w:r w:rsidDel="00884344">
              <w:rPr>
                <w:rFonts w:eastAsiaTheme="minorEastAsia"/>
                <w:noProof/>
              </w:rPr>
              <w:tab/>
            </w:r>
            <w:r w:rsidRPr="00884344" w:rsidDel="00884344">
              <w:rPr>
                <w:rStyle w:val="Hyperlink"/>
                <w:noProof/>
              </w:rPr>
              <w:delText>YANG Module</w:delText>
            </w:r>
            <w:r w:rsidDel="00884344">
              <w:rPr>
                <w:noProof/>
                <w:webHidden/>
              </w:rPr>
              <w:tab/>
              <w:delText>16</w:delText>
            </w:r>
          </w:del>
        </w:p>
        <w:p w14:paraId="1F2DA6B3" w14:textId="77777777" w:rsidR="00E00D57" w:rsidDel="00884344" w:rsidRDefault="00E00D57">
          <w:pPr>
            <w:pStyle w:val="TOC2"/>
            <w:tabs>
              <w:tab w:val="left" w:pos="880"/>
              <w:tab w:val="right" w:leader="dot" w:pos="9350"/>
            </w:tabs>
            <w:rPr>
              <w:del w:id="324" w:author="Anees Shaikh" w:date="2013-10-19T03:52:00Z"/>
              <w:rFonts w:eastAsiaTheme="minorEastAsia"/>
              <w:noProof/>
            </w:rPr>
          </w:pPr>
          <w:del w:id="325" w:author="Anees Shaikh" w:date="2013-10-19T03:52:00Z">
            <w:r w:rsidRPr="00884344" w:rsidDel="00884344">
              <w:rPr>
                <w:rStyle w:val="Hyperlink"/>
                <w:noProof/>
              </w:rPr>
              <w:delText>8.2</w:delText>
            </w:r>
            <w:r w:rsidDel="00884344">
              <w:rPr>
                <w:rFonts w:eastAsiaTheme="minorEastAsia"/>
                <w:noProof/>
              </w:rPr>
              <w:tab/>
            </w:r>
            <w:r w:rsidRPr="00884344" w:rsidDel="00884344">
              <w:rPr>
                <w:rStyle w:val="Hyperlink"/>
                <w:noProof/>
              </w:rPr>
              <w:delText>Core Data Model</w:delText>
            </w:r>
            <w:r w:rsidDel="00884344">
              <w:rPr>
                <w:noProof/>
                <w:webHidden/>
              </w:rPr>
              <w:tab/>
              <w:delText>16</w:delText>
            </w:r>
          </w:del>
        </w:p>
        <w:p w14:paraId="3560EECE" w14:textId="77777777" w:rsidR="00E00D57" w:rsidDel="00884344" w:rsidRDefault="00E00D57">
          <w:pPr>
            <w:pStyle w:val="TOC2"/>
            <w:tabs>
              <w:tab w:val="left" w:pos="880"/>
              <w:tab w:val="right" w:leader="dot" w:pos="9350"/>
            </w:tabs>
            <w:rPr>
              <w:del w:id="326" w:author="Anees Shaikh" w:date="2013-10-19T03:52:00Z"/>
              <w:rFonts w:eastAsiaTheme="minorEastAsia"/>
              <w:noProof/>
            </w:rPr>
          </w:pPr>
          <w:del w:id="327" w:author="Anees Shaikh" w:date="2013-10-19T03:52:00Z">
            <w:r w:rsidRPr="00884344" w:rsidDel="00884344">
              <w:rPr>
                <w:rStyle w:val="Hyperlink"/>
                <w:noProof/>
              </w:rPr>
              <w:delText>8.3</w:delText>
            </w:r>
            <w:r w:rsidDel="00884344">
              <w:rPr>
                <w:rFonts w:eastAsiaTheme="minorEastAsia"/>
                <w:noProof/>
              </w:rPr>
              <w:tab/>
            </w:r>
            <w:r w:rsidRPr="00884344" w:rsidDel="00884344">
              <w:rPr>
                <w:rStyle w:val="Hyperlink"/>
                <w:noProof/>
              </w:rPr>
              <w:delText>OpenFlow Capable Switch</w:delText>
            </w:r>
            <w:r w:rsidDel="00884344">
              <w:rPr>
                <w:noProof/>
                <w:webHidden/>
              </w:rPr>
              <w:tab/>
              <w:delText>18</w:delText>
            </w:r>
          </w:del>
        </w:p>
        <w:p w14:paraId="62B628A4" w14:textId="77777777" w:rsidR="00E00D57" w:rsidDel="00884344" w:rsidRDefault="00E00D57">
          <w:pPr>
            <w:pStyle w:val="TOC3"/>
            <w:tabs>
              <w:tab w:val="left" w:pos="1320"/>
              <w:tab w:val="right" w:leader="dot" w:pos="9350"/>
            </w:tabs>
            <w:rPr>
              <w:del w:id="328" w:author="Anees Shaikh" w:date="2013-10-19T03:52:00Z"/>
              <w:rFonts w:eastAsiaTheme="minorEastAsia"/>
              <w:noProof/>
            </w:rPr>
          </w:pPr>
          <w:del w:id="329" w:author="Anees Shaikh" w:date="2013-10-19T03:52:00Z">
            <w:r w:rsidRPr="00884344" w:rsidDel="00884344">
              <w:rPr>
                <w:rStyle w:val="Hyperlink"/>
                <w:noProof/>
              </w:rPr>
              <w:delText>8.3.1</w:delText>
            </w:r>
            <w:r w:rsidDel="00884344">
              <w:rPr>
                <w:rFonts w:eastAsiaTheme="minorEastAsia"/>
                <w:noProof/>
              </w:rPr>
              <w:tab/>
            </w:r>
            <w:r w:rsidRPr="00884344" w:rsidDel="00884344">
              <w:rPr>
                <w:rStyle w:val="Hyperlink"/>
                <w:noProof/>
              </w:rPr>
              <w:delText>UML Diagram</w:delText>
            </w:r>
            <w:r w:rsidDel="00884344">
              <w:rPr>
                <w:noProof/>
                <w:webHidden/>
              </w:rPr>
              <w:tab/>
              <w:delText>18</w:delText>
            </w:r>
          </w:del>
        </w:p>
        <w:p w14:paraId="01420EEF" w14:textId="77777777" w:rsidR="00E00D57" w:rsidDel="00884344" w:rsidRDefault="00E00D57">
          <w:pPr>
            <w:pStyle w:val="TOC3"/>
            <w:tabs>
              <w:tab w:val="left" w:pos="1320"/>
              <w:tab w:val="right" w:leader="dot" w:pos="9350"/>
            </w:tabs>
            <w:rPr>
              <w:del w:id="330" w:author="Anees Shaikh" w:date="2013-10-19T03:52:00Z"/>
              <w:rFonts w:eastAsiaTheme="minorEastAsia"/>
              <w:noProof/>
            </w:rPr>
          </w:pPr>
          <w:del w:id="331" w:author="Anees Shaikh" w:date="2013-10-19T03:52:00Z">
            <w:r w:rsidRPr="00884344" w:rsidDel="00884344">
              <w:rPr>
                <w:rStyle w:val="Hyperlink"/>
                <w:noProof/>
              </w:rPr>
              <w:delText>8.3.2</w:delText>
            </w:r>
            <w:r w:rsidDel="00884344">
              <w:rPr>
                <w:rFonts w:eastAsiaTheme="minorEastAsia"/>
                <w:noProof/>
              </w:rPr>
              <w:tab/>
            </w:r>
            <w:r w:rsidRPr="00884344" w:rsidDel="00884344">
              <w:rPr>
                <w:rStyle w:val="Hyperlink"/>
                <w:noProof/>
              </w:rPr>
              <w:delText>XML Schema</w:delText>
            </w:r>
            <w:r w:rsidDel="00884344">
              <w:rPr>
                <w:noProof/>
                <w:webHidden/>
              </w:rPr>
              <w:tab/>
              <w:delText>18</w:delText>
            </w:r>
          </w:del>
        </w:p>
        <w:p w14:paraId="5E439F78" w14:textId="77777777" w:rsidR="00E00D57" w:rsidDel="00884344" w:rsidRDefault="00E00D57">
          <w:pPr>
            <w:pStyle w:val="TOC3"/>
            <w:tabs>
              <w:tab w:val="left" w:pos="1320"/>
              <w:tab w:val="right" w:leader="dot" w:pos="9350"/>
            </w:tabs>
            <w:rPr>
              <w:del w:id="332" w:author="Anees Shaikh" w:date="2013-10-19T03:52:00Z"/>
              <w:rFonts w:eastAsiaTheme="minorEastAsia"/>
              <w:noProof/>
            </w:rPr>
          </w:pPr>
          <w:del w:id="333" w:author="Anees Shaikh" w:date="2013-10-19T03:52:00Z">
            <w:r w:rsidRPr="00884344" w:rsidDel="00884344">
              <w:rPr>
                <w:rStyle w:val="Hyperlink"/>
                <w:noProof/>
              </w:rPr>
              <w:delText>8.3.3</w:delText>
            </w:r>
            <w:r w:rsidDel="00884344">
              <w:rPr>
                <w:rFonts w:eastAsiaTheme="minorEastAsia"/>
                <w:noProof/>
              </w:rPr>
              <w:tab/>
            </w:r>
            <w:r w:rsidRPr="00884344" w:rsidDel="00884344">
              <w:rPr>
                <w:rStyle w:val="Hyperlink"/>
                <w:noProof/>
              </w:rPr>
              <w:delText>XML Example</w:delText>
            </w:r>
            <w:r w:rsidDel="00884344">
              <w:rPr>
                <w:noProof/>
                <w:webHidden/>
              </w:rPr>
              <w:tab/>
              <w:delText>22</w:delText>
            </w:r>
          </w:del>
        </w:p>
        <w:p w14:paraId="6349A4B8" w14:textId="77777777" w:rsidR="00E00D57" w:rsidDel="00884344" w:rsidRDefault="00E00D57">
          <w:pPr>
            <w:pStyle w:val="TOC2"/>
            <w:tabs>
              <w:tab w:val="left" w:pos="880"/>
              <w:tab w:val="right" w:leader="dot" w:pos="9350"/>
            </w:tabs>
            <w:rPr>
              <w:del w:id="334" w:author="Anees Shaikh" w:date="2013-10-19T03:52:00Z"/>
              <w:rFonts w:eastAsiaTheme="minorEastAsia"/>
              <w:noProof/>
            </w:rPr>
          </w:pPr>
          <w:del w:id="335" w:author="Anees Shaikh" w:date="2013-10-19T03:52:00Z">
            <w:r w:rsidRPr="00884344" w:rsidDel="00884344">
              <w:rPr>
                <w:rStyle w:val="Hyperlink"/>
                <w:noProof/>
              </w:rPr>
              <w:delText>8.4</w:delText>
            </w:r>
            <w:r w:rsidDel="00884344">
              <w:rPr>
                <w:rFonts w:eastAsiaTheme="minorEastAsia"/>
                <w:noProof/>
              </w:rPr>
              <w:tab/>
            </w:r>
            <w:r w:rsidRPr="00884344" w:rsidDel="00884344">
              <w:rPr>
                <w:rStyle w:val="Hyperlink"/>
                <w:noProof/>
              </w:rPr>
              <w:delText>OpenFlow Configuration Point</w:delText>
            </w:r>
            <w:r w:rsidDel="00884344">
              <w:rPr>
                <w:noProof/>
                <w:webHidden/>
              </w:rPr>
              <w:tab/>
              <w:delText>23</w:delText>
            </w:r>
          </w:del>
        </w:p>
        <w:p w14:paraId="1B412241" w14:textId="77777777" w:rsidR="00E00D57" w:rsidDel="00884344" w:rsidRDefault="00E00D57">
          <w:pPr>
            <w:pStyle w:val="TOC3"/>
            <w:tabs>
              <w:tab w:val="left" w:pos="1320"/>
              <w:tab w:val="right" w:leader="dot" w:pos="9350"/>
            </w:tabs>
            <w:rPr>
              <w:del w:id="336" w:author="Anees Shaikh" w:date="2013-10-19T03:52:00Z"/>
              <w:rFonts w:eastAsiaTheme="minorEastAsia"/>
              <w:noProof/>
            </w:rPr>
          </w:pPr>
          <w:del w:id="337" w:author="Anees Shaikh" w:date="2013-10-19T03:52:00Z">
            <w:r w:rsidRPr="00884344" w:rsidDel="00884344">
              <w:rPr>
                <w:rStyle w:val="Hyperlink"/>
                <w:noProof/>
              </w:rPr>
              <w:delText>8.4.1</w:delText>
            </w:r>
            <w:r w:rsidDel="00884344">
              <w:rPr>
                <w:rFonts w:eastAsiaTheme="minorEastAsia"/>
                <w:noProof/>
              </w:rPr>
              <w:tab/>
            </w:r>
            <w:r w:rsidRPr="00884344" w:rsidDel="00884344">
              <w:rPr>
                <w:rStyle w:val="Hyperlink"/>
                <w:noProof/>
              </w:rPr>
              <w:delText>UML Diagram</w:delText>
            </w:r>
            <w:r w:rsidDel="00884344">
              <w:rPr>
                <w:noProof/>
                <w:webHidden/>
              </w:rPr>
              <w:tab/>
              <w:delText>23</w:delText>
            </w:r>
          </w:del>
        </w:p>
        <w:p w14:paraId="2CCBD14F" w14:textId="77777777" w:rsidR="00E00D57" w:rsidDel="00884344" w:rsidRDefault="00E00D57">
          <w:pPr>
            <w:pStyle w:val="TOC3"/>
            <w:tabs>
              <w:tab w:val="left" w:pos="1320"/>
              <w:tab w:val="right" w:leader="dot" w:pos="9350"/>
            </w:tabs>
            <w:rPr>
              <w:del w:id="338" w:author="Anees Shaikh" w:date="2013-10-19T03:52:00Z"/>
              <w:rFonts w:eastAsiaTheme="minorEastAsia"/>
              <w:noProof/>
            </w:rPr>
          </w:pPr>
          <w:del w:id="339" w:author="Anees Shaikh" w:date="2013-10-19T03:52:00Z">
            <w:r w:rsidRPr="00884344" w:rsidDel="00884344">
              <w:rPr>
                <w:rStyle w:val="Hyperlink"/>
                <w:noProof/>
              </w:rPr>
              <w:delText>8.4.2</w:delText>
            </w:r>
            <w:r w:rsidDel="00884344">
              <w:rPr>
                <w:rFonts w:eastAsiaTheme="minorEastAsia"/>
                <w:noProof/>
              </w:rPr>
              <w:tab/>
            </w:r>
            <w:r w:rsidRPr="00884344" w:rsidDel="00884344">
              <w:rPr>
                <w:rStyle w:val="Hyperlink"/>
                <w:noProof/>
              </w:rPr>
              <w:delText>XML Schema</w:delText>
            </w:r>
            <w:r w:rsidDel="00884344">
              <w:rPr>
                <w:noProof/>
                <w:webHidden/>
              </w:rPr>
              <w:tab/>
              <w:delText>23</w:delText>
            </w:r>
          </w:del>
        </w:p>
        <w:p w14:paraId="2229984C" w14:textId="77777777" w:rsidR="00E00D57" w:rsidDel="00884344" w:rsidRDefault="00E00D57">
          <w:pPr>
            <w:pStyle w:val="TOC3"/>
            <w:tabs>
              <w:tab w:val="left" w:pos="1320"/>
              <w:tab w:val="right" w:leader="dot" w:pos="9350"/>
            </w:tabs>
            <w:rPr>
              <w:del w:id="340" w:author="Anees Shaikh" w:date="2013-10-19T03:52:00Z"/>
              <w:rFonts w:eastAsiaTheme="minorEastAsia"/>
              <w:noProof/>
            </w:rPr>
          </w:pPr>
          <w:del w:id="341" w:author="Anees Shaikh" w:date="2013-10-19T03:52:00Z">
            <w:r w:rsidRPr="00884344" w:rsidDel="00884344">
              <w:rPr>
                <w:rStyle w:val="Hyperlink"/>
                <w:noProof/>
              </w:rPr>
              <w:delText>8.4.3</w:delText>
            </w:r>
            <w:r w:rsidDel="00884344">
              <w:rPr>
                <w:rFonts w:eastAsiaTheme="minorEastAsia"/>
                <w:noProof/>
              </w:rPr>
              <w:tab/>
            </w:r>
            <w:r w:rsidRPr="00884344" w:rsidDel="00884344">
              <w:rPr>
                <w:rStyle w:val="Hyperlink"/>
                <w:noProof/>
              </w:rPr>
              <w:delText>XML Example</w:delText>
            </w:r>
            <w:r w:rsidDel="00884344">
              <w:rPr>
                <w:noProof/>
                <w:webHidden/>
              </w:rPr>
              <w:tab/>
              <w:delText>25</w:delText>
            </w:r>
          </w:del>
        </w:p>
        <w:p w14:paraId="30C451DC" w14:textId="77777777" w:rsidR="00E00D57" w:rsidDel="00884344" w:rsidRDefault="00E00D57">
          <w:pPr>
            <w:pStyle w:val="TOC2"/>
            <w:tabs>
              <w:tab w:val="left" w:pos="880"/>
              <w:tab w:val="right" w:leader="dot" w:pos="9350"/>
            </w:tabs>
            <w:rPr>
              <w:del w:id="342" w:author="Anees Shaikh" w:date="2013-10-19T03:52:00Z"/>
              <w:rFonts w:eastAsiaTheme="minorEastAsia"/>
              <w:noProof/>
            </w:rPr>
          </w:pPr>
          <w:del w:id="343" w:author="Anees Shaikh" w:date="2013-10-19T03:52:00Z">
            <w:r w:rsidRPr="00884344" w:rsidDel="00884344">
              <w:rPr>
                <w:rStyle w:val="Hyperlink"/>
                <w:noProof/>
              </w:rPr>
              <w:delText>8.5</w:delText>
            </w:r>
            <w:r w:rsidDel="00884344">
              <w:rPr>
                <w:rFonts w:eastAsiaTheme="minorEastAsia"/>
                <w:noProof/>
              </w:rPr>
              <w:tab/>
            </w:r>
            <w:r w:rsidRPr="00884344" w:rsidDel="00884344">
              <w:rPr>
                <w:rStyle w:val="Hyperlink"/>
                <w:noProof/>
              </w:rPr>
              <w:delText>OpenFlow Logical Switch</w:delText>
            </w:r>
            <w:r w:rsidDel="00884344">
              <w:rPr>
                <w:noProof/>
                <w:webHidden/>
              </w:rPr>
              <w:tab/>
              <w:delText>25</w:delText>
            </w:r>
          </w:del>
        </w:p>
        <w:p w14:paraId="76852BE0" w14:textId="77777777" w:rsidR="00E00D57" w:rsidDel="00884344" w:rsidRDefault="00E00D57">
          <w:pPr>
            <w:pStyle w:val="TOC3"/>
            <w:tabs>
              <w:tab w:val="left" w:pos="1320"/>
              <w:tab w:val="right" w:leader="dot" w:pos="9350"/>
            </w:tabs>
            <w:rPr>
              <w:del w:id="344" w:author="Anees Shaikh" w:date="2013-10-19T03:52:00Z"/>
              <w:rFonts w:eastAsiaTheme="minorEastAsia"/>
              <w:noProof/>
            </w:rPr>
          </w:pPr>
          <w:del w:id="345" w:author="Anees Shaikh" w:date="2013-10-19T03:52:00Z">
            <w:r w:rsidRPr="00884344" w:rsidDel="00884344">
              <w:rPr>
                <w:rStyle w:val="Hyperlink"/>
                <w:noProof/>
              </w:rPr>
              <w:delText>8.5.1</w:delText>
            </w:r>
            <w:r w:rsidDel="00884344">
              <w:rPr>
                <w:rFonts w:eastAsiaTheme="minorEastAsia"/>
                <w:noProof/>
              </w:rPr>
              <w:tab/>
            </w:r>
            <w:r w:rsidRPr="00884344" w:rsidDel="00884344">
              <w:rPr>
                <w:rStyle w:val="Hyperlink"/>
                <w:noProof/>
              </w:rPr>
              <w:delText>UML Diagram</w:delText>
            </w:r>
            <w:r w:rsidDel="00884344">
              <w:rPr>
                <w:noProof/>
                <w:webHidden/>
              </w:rPr>
              <w:tab/>
              <w:delText>26</w:delText>
            </w:r>
          </w:del>
        </w:p>
        <w:p w14:paraId="6DF13119" w14:textId="77777777" w:rsidR="00E00D57" w:rsidDel="00884344" w:rsidRDefault="00E00D57">
          <w:pPr>
            <w:pStyle w:val="TOC3"/>
            <w:tabs>
              <w:tab w:val="left" w:pos="1320"/>
              <w:tab w:val="right" w:leader="dot" w:pos="9350"/>
            </w:tabs>
            <w:rPr>
              <w:del w:id="346" w:author="Anees Shaikh" w:date="2013-10-19T03:52:00Z"/>
              <w:rFonts w:eastAsiaTheme="minorEastAsia"/>
              <w:noProof/>
            </w:rPr>
          </w:pPr>
          <w:del w:id="347" w:author="Anees Shaikh" w:date="2013-10-19T03:52:00Z">
            <w:r w:rsidRPr="00884344" w:rsidDel="00884344">
              <w:rPr>
                <w:rStyle w:val="Hyperlink"/>
                <w:noProof/>
              </w:rPr>
              <w:delText>8.5.2</w:delText>
            </w:r>
            <w:r w:rsidDel="00884344">
              <w:rPr>
                <w:rFonts w:eastAsiaTheme="minorEastAsia"/>
                <w:noProof/>
              </w:rPr>
              <w:tab/>
            </w:r>
            <w:r w:rsidRPr="00884344" w:rsidDel="00884344">
              <w:rPr>
                <w:rStyle w:val="Hyperlink"/>
                <w:noProof/>
              </w:rPr>
              <w:delText>XML Schema</w:delText>
            </w:r>
            <w:r w:rsidDel="00884344">
              <w:rPr>
                <w:noProof/>
                <w:webHidden/>
              </w:rPr>
              <w:tab/>
              <w:delText>26</w:delText>
            </w:r>
          </w:del>
        </w:p>
        <w:p w14:paraId="58F58EAE" w14:textId="77777777" w:rsidR="00E00D57" w:rsidDel="00884344" w:rsidRDefault="00E00D57">
          <w:pPr>
            <w:pStyle w:val="TOC3"/>
            <w:tabs>
              <w:tab w:val="left" w:pos="1320"/>
              <w:tab w:val="right" w:leader="dot" w:pos="9350"/>
            </w:tabs>
            <w:rPr>
              <w:del w:id="348" w:author="Anees Shaikh" w:date="2013-10-19T03:52:00Z"/>
              <w:rFonts w:eastAsiaTheme="minorEastAsia"/>
              <w:noProof/>
            </w:rPr>
          </w:pPr>
          <w:del w:id="349" w:author="Anees Shaikh" w:date="2013-10-19T03:52:00Z">
            <w:r w:rsidRPr="00884344" w:rsidDel="00884344">
              <w:rPr>
                <w:rStyle w:val="Hyperlink"/>
                <w:noProof/>
              </w:rPr>
              <w:delText>8.5.3</w:delText>
            </w:r>
            <w:r w:rsidDel="00884344">
              <w:rPr>
                <w:rFonts w:eastAsiaTheme="minorEastAsia"/>
                <w:noProof/>
              </w:rPr>
              <w:tab/>
            </w:r>
            <w:r w:rsidRPr="00884344" w:rsidDel="00884344">
              <w:rPr>
                <w:rStyle w:val="Hyperlink"/>
                <w:noProof/>
              </w:rPr>
              <w:delText>XML Example</w:delText>
            </w:r>
            <w:r w:rsidDel="00884344">
              <w:rPr>
                <w:noProof/>
                <w:webHidden/>
              </w:rPr>
              <w:tab/>
              <w:delText>32</w:delText>
            </w:r>
          </w:del>
        </w:p>
        <w:p w14:paraId="5F6F9A20" w14:textId="77777777" w:rsidR="00E00D57" w:rsidDel="00884344" w:rsidRDefault="00E00D57">
          <w:pPr>
            <w:pStyle w:val="TOC2"/>
            <w:tabs>
              <w:tab w:val="left" w:pos="880"/>
              <w:tab w:val="right" w:leader="dot" w:pos="9350"/>
            </w:tabs>
            <w:rPr>
              <w:del w:id="350" w:author="Anees Shaikh" w:date="2013-10-19T03:52:00Z"/>
              <w:rFonts w:eastAsiaTheme="minorEastAsia"/>
              <w:noProof/>
            </w:rPr>
          </w:pPr>
          <w:del w:id="351" w:author="Anees Shaikh" w:date="2013-10-19T03:52:00Z">
            <w:r w:rsidRPr="00884344" w:rsidDel="00884344">
              <w:rPr>
                <w:rStyle w:val="Hyperlink"/>
                <w:noProof/>
              </w:rPr>
              <w:delText>8.6</w:delText>
            </w:r>
            <w:r w:rsidDel="00884344">
              <w:rPr>
                <w:rFonts w:eastAsiaTheme="minorEastAsia"/>
                <w:noProof/>
              </w:rPr>
              <w:tab/>
            </w:r>
            <w:r w:rsidRPr="00884344" w:rsidDel="00884344">
              <w:rPr>
                <w:rStyle w:val="Hyperlink"/>
                <w:noProof/>
              </w:rPr>
              <w:delText>Logical Switch Capabilities</w:delText>
            </w:r>
            <w:r w:rsidDel="00884344">
              <w:rPr>
                <w:noProof/>
                <w:webHidden/>
              </w:rPr>
              <w:tab/>
              <w:delText>33</w:delText>
            </w:r>
          </w:del>
        </w:p>
        <w:p w14:paraId="5778B390" w14:textId="77777777" w:rsidR="00E00D57" w:rsidDel="00884344" w:rsidRDefault="00E00D57">
          <w:pPr>
            <w:pStyle w:val="TOC3"/>
            <w:tabs>
              <w:tab w:val="left" w:pos="1320"/>
              <w:tab w:val="right" w:leader="dot" w:pos="9350"/>
            </w:tabs>
            <w:rPr>
              <w:del w:id="352" w:author="Anees Shaikh" w:date="2013-10-19T03:52:00Z"/>
              <w:rFonts w:eastAsiaTheme="minorEastAsia"/>
              <w:noProof/>
            </w:rPr>
          </w:pPr>
          <w:del w:id="353" w:author="Anees Shaikh" w:date="2013-10-19T03:52:00Z">
            <w:r w:rsidRPr="00884344" w:rsidDel="00884344">
              <w:rPr>
                <w:rStyle w:val="Hyperlink"/>
                <w:noProof/>
              </w:rPr>
              <w:delText>8.6.1</w:delText>
            </w:r>
            <w:r w:rsidDel="00884344">
              <w:rPr>
                <w:rFonts w:eastAsiaTheme="minorEastAsia"/>
                <w:noProof/>
              </w:rPr>
              <w:tab/>
            </w:r>
            <w:r w:rsidRPr="00884344" w:rsidDel="00884344">
              <w:rPr>
                <w:rStyle w:val="Hyperlink"/>
                <w:noProof/>
              </w:rPr>
              <w:delText>UML Diagram</w:delText>
            </w:r>
            <w:r w:rsidDel="00884344">
              <w:rPr>
                <w:noProof/>
                <w:webHidden/>
              </w:rPr>
              <w:tab/>
              <w:delText>33</w:delText>
            </w:r>
          </w:del>
        </w:p>
        <w:p w14:paraId="4C8D7168" w14:textId="77777777" w:rsidR="00E00D57" w:rsidDel="00884344" w:rsidRDefault="00E00D57">
          <w:pPr>
            <w:pStyle w:val="TOC3"/>
            <w:tabs>
              <w:tab w:val="left" w:pos="1320"/>
              <w:tab w:val="right" w:leader="dot" w:pos="9350"/>
            </w:tabs>
            <w:rPr>
              <w:del w:id="354" w:author="Anees Shaikh" w:date="2013-10-19T03:52:00Z"/>
              <w:rFonts w:eastAsiaTheme="minorEastAsia"/>
              <w:noProof/>
            </w:rPr>
          </w:pPr>
          <w:del w:id="355" w:author="Anees Shaikh" w:date="2013-10-19T03:52:00Z">
            <w:r w:rsidRPr="00884344" w:rsidDel="00884344">
              <w:rPr>
                <w:rStyle w:val="Hyperlink"/>
                <w:noProof/>
              </w:rPr>
              <w:delText>8.6.2</w:delText>
            </w:r>
            <w:r w:rsidDel="00884344">
              <w:rPr>
                <w:rFonts w:eastAsiaTheme="minorEastAsia"/>
                <w:noProof/>
              </w:rPr>
              <w:tab/>
            </w:r>
            <w:r w:rsidRPr="00884344" w:rsidDel="00884344">
              <w:rPr>
                <w:rStyle w:val="Hyperlink"/>
                <w:noProof/>
              </w:rPr>
              <w:delText>XML Schema</w:delText>
            </w:r>
            <w:r w:rsidDel="00884344">
              <w:rPr>
                <w:noProof/>
                <w:webHidden/>
              </w:rPr>
              <w:tab/>
              <w:delText>33</w:delText>
            </w:r>
          </w:del>
        </w:p>
        <w:p w14:paraId="6944714E" w14:textId="77777777" w:rsidR="00E00D57" w:rsidDel="00884344" w:rsidRDefault="00E00D57">
          <w:pPr>
            <w:pStyle w:val="TOC3"/>
            <w:tabs>
              <w:tab w:val="left" w:pos="1320"/>
              <w:tab w:val="right" w:leader="dot" w:pos="9350"/>
            </w:tabs>
            <w:rPr>
              <w:del w:id="356" w:author="Anees Shaikh" w:date="2013-10-19T03:52:00Z"/>
              <w:rFonts w:eastAsiaTheme="minorEastAsia"/>
              <w:noProof/>
            </w:rPr>
          </w:pPr>
          <w:del w:id="357" w:author="Anees Shaikh" w:date="2013-10-19T03:52:00Z">
            <w:r w:rsidRPr="00884344" w:rsidDel="00884344">
              <w:rPr>
                <w:rStyle w:val="Hyperlink"/>
                <w:noProof/>
              </w:rPr>
              <w:delText>8.6.3</w:delText>
            </w:r>
            <w:r w:rsidDel="00884344">
              <w:rPr>
                <w:rFonts w:eastAsiaTheme="minorEastAsia"/>
                <w:noProof/>
              </w:rPr>
              <w:tab/>
            </w:r>
            <w:r w:rsidRPr="00884344" w:rsidDel="00884344">
              <w:rPr>
                <w:rStyle w:val="Hyperlink"/>
                <w:noProof/>
              </w:rPr>
              <w:delText>XML Example</w:delText>
            </w:r>
            <w:r w:rsidDel="00884344">
              <w:rPr>
                <w:noProof/>
                <w:webHidden/>
              </w:rPr>
              <w:tab/>
              <w:delText>38</w:delText>
            </w:r>
          </w:del>
        </w:p>
        <w:p w14:paraId="01BBA4F7" w14:textId="77777777" w:rsidR="00E00D57" w:rsidDel="00884344" w:rsidRDefault="00E00D57">
          <w:pPr>
            <w:pStyle w:val="TOC2"/>
            <w:tabs>
              <w:tab w:val="left" w:pos="880"/>
              <w:tab w:val="right" w:leader="dot" w:pos="9350"/>
            </w:tabs>
            <w:rPr>
              <w:del w:id="358" w:author="Anees Shaikh" w:date="2013-10-19T03:52:00Z"/>
              <w:rFonts w:eastAsiaTheme="minorEastAsia"/>
              <w:noProof/>
            </w:rPr>
          </w:pPr>
          <w:del w:id="359" w:author="Anees Shaikh" w:date="2013-10-19T03:52:00Z">
            <w:r w:rsidRPr="00884344" w:rsidDel="00884344">
              <w:rPr>
                <w:rStyle w:val="Hyperlink"/>
                <w:noProof/>
              </w:rPr>
              <w:delText>8.7</w:delText>
            </w:r>
            <w:r w:rsidDel="00884344">
              <w:rPr>
                <w:rFonts w:eastAsiaTheme="minorEastAsia"/>
                <w:noProof/>
              </w:rPr>
              <w:tab/>
            </w:r>
            <w:r w:rsidRPr="00884344" w:rsidDel="00884344">
              <w:rPr>
                <w:rStyle w:val="Hyperlink"/>
                <w:noProof/>
              </w:rPr>
              <w:delText>OpenFlow Controller</w:delText>
            </w:r>
            <w:r w:rsidDel="00884344">
              <w:rPr>
                <w:noProof/>
                <w:webHidden/>
              </w:rPr>
              <w:tab/>
              <w:delText>38</w:delText>
            </w:r>
          </w:del>
        </w:p>
        <w:p w14:paraId="16B4533A" w14:textId="77777777" w:rsidR="00E00D57" w:rsidDel="00884344" w:rsidRDefault="00E00D57">
          <w:pPr>
            <w:pStyle w:val="TOC3"/>
            <w:tabs>
              <w:tab w:val="left" w:pos="1320"/>
              <w:tab w:val="right" w:leader="dot" w:pos="9350"/>
            </w:tabs>
            <w:rPr>
              <w:del w:id="360" w:author="Anees Shaikh" w:date="2013-10-19T03:52:00Z"/>
              <w:rFonts w:eastAsiaTheme="minorEastAsia"/>
              <w:noProof/>
            </w:rPr>
          </w:pPr>
          <w:del w:id="361" w:author="Anees Shaikh" w:date="2013-10-19T03:52:00Z">
            <w:r w:rsidRPr="00884344" w:rsidDel="00884344">
              <w:rPr>
                <w:rStyle w:val="Hyperlink"/>
                <w:noProof/>
              </w:rPr>
              <w:delText>8.7.1</w:delText>
            </w:r>
            <w:r w:rsidDel="00884344">
              <w:rPr>
                <w:rFonts w:eastAsiaTheme="minorEastAsia"/>
                <w:noProof/>
              </w:rPr>
              <w:tab/>
            </w:r>
            <w:r w:rsidRPr="00884344" w:rsidDel="00884344">
              <w:rPr>
                <w:rStyle w:val="Hyperlink"/>
                <w:noProof/>
              </w:rPr>
              <w:delText>UML Diagram</w:delText>
            </w:r>
            <w:r w:rsidDel="00884344">
              <w:rPr>
                <w:noProof/>
                <w:webHidden/>
              </w:rPr>
              <w:tab/>
              <w:delText>39</w:delText>
            </w:r>
          </w:del>
        </w:p>
        <w:p w14:paraId="1EE99418" w14:textId="77777777" w:rsidR="00E00D57" w:rsidDel="00884344" w:rsidRDefault="00E00D57">
          <w:pPr>
            <w:pStyle w:val="TOC3"/>
            <w:tabs>
              <w:tab w:val="left" w:pos="1320"/>
              <w:tab w:val="right" w:leader="dot" w:pos="9350"/>
            </w:tabs>
            <w:rPr>
              <w:del w:id="362" w:author="Anees Shaikh" w:date="2013-10-19T03:52:00Z"/>
              <w:rFonts w:eastAsiaTheme="minorEastAsia"/>
              <w:noProof/>
            </w:rPr>
          </w:pPr>
          <w:del w:id="363" w:author="Anees Shaikh" w:date="2013-10-19T03:52:00Z">
            <w:r w:rsidRPr="00884344" w:rsidDel="00884344">
              <w:rPr>
                <w:rStyle w:val="Hyperlink"/>
                <w:noProof/>
              </w:rPr>
              <w:delText>8.7.2</w:delText>
            </w:r>
            <w:r w:rsidDel="00884344">
              <w:rPr>
                <w:rFonts w:eastAsiaTheme="minorEastAsia"/>
                <w:noProof/>
              </w:rPr>
              <w:tab/>
            </w:r>
            <w:r w:rsidRPr="00884344" w:rsidDel="00884344">
              <w:rPr>
                <w:rStyle w:val="Hyperlink"/>
                <w:noProof/>
              </w:rPr>
              <w:delText>XML Schema</w:delText>
            </w:r>
            <w:r w:rsidDel="00884344">
              <w:rPr>
                <w:noProof/>
                <w:webHidden/>
              </w:rPr>
              <w:tab/>
              <w:delText>40</w:delText>
            </w:r>
          </w:del>
        </w:p>
        <w:p w14:paraId="01E313CC" w14:textId="77777777" w:rsidR="00E00D57" w:rsidDel="00884344" w:rsidRDefault="00E00D57">
          <w:pPr>
            <w:pStyle w:val="TOC3"/>
            <w:tabs>
              <w:tab w:val="left" w:pos="1320"/>
              <w:tab w:val="right" w:leader="dot" w:pos="9350"/>
            </w:tabs>
            <w:rPr>
              <w:del w:id="364" w:author="Anees Shaikh" w:date="2013-10-19T03:52:00Z"/>
              <w:rFonts w:eastAsiaTheme="minorEastAsia"/>
              <w:noProof/>
            </w:rPr>
          </w:pPr>
          <w:del w:id="365" w:author="Anees Shaikh" w:date="2013-10-19T03:52:00Z">
            <w:r w:rsidRPr="00884344" w:rsidDel="00884344">
              <w:rPr>
                <w:rStyle w:val="Hyperlink"/>
                <w:noProof/>
              </w:rPr>
              <w:delText>8.7.3</w:delText>
            </w:r>
            <w:r w:rsidDel="00884344">
              <w:rPr>
                <w:rFonts w:eastAsiaTheme="minorEastAsia"/>
                <w:noProof/>
              </w:rPr>
              <w:tab/>
            </w:r>
            <w:r w:rsidRPr="00884344" w:rsidDel="00884344">
              <w:rPr>
                <w:rStyle w:val="Hyperlink"/>
                <w:noProof/>
              </w:rPr>
              <w:delText>XML Example</w:delText>
            </w:r>
            <w:r w:rsidDel="00884344">
              <w:rPr>
                <w:noProof/>
                <w:webHidden/>
              </w:rPr>
              <w:tab/>
              <w:delText>45</w:delText>
            </w:r>
          </w:del>
        </w:p>
        <w:p w14:paraId="7F7B19A0" w14:textId="77777777" w:rsidR="00E00D57" w:rsidDel="00884344" w:rsidRDefault="00E00D57">
          <w:pPr>
            <w:pStyle w:val="TOC2"/>
            <w:tabs>
              <w:tab w:val="left" w:pos="880"/>
              <w:tab w:val="right" w:leader="dot" w:pos="9350"/>
            </w:tabs>
            <w:rPr>
              <w:del w:id="366" w:author="Anees Shaikh" w:date="2013-10-19T03:52:00Z"/>
              <w:rFonts w:eastAsiaTheme="minorEastAsia"/>
              <w:noProof/>
            </w:rPr>
          </w:pPr>
          <w:del w:id="367" w:author="Anees Shaikh" w:date="2013-10-19T03:52:00Z">
            <w:r w:rsidRPr="00884344" w:rsidDel="00884344">
              <w:rPr>
                <w:rStyle w:val="Hyperlink"/>
                <w:noProof/>
              </w:rPr>
              <w:delText>8.8</w:delText>
            </w:r>
            <w:r w:rsidDel="00884344">
              <w:rPr>
                <w:rFonts w:eastAsiaTheme="minorEastAsia"/>
                <w:noProof/>
              </w:rPr>
              <w:tab/>
            </w:r>
            <w:r w:rsidRPr="00884344" w:rsidDel="00884344">
              <w:rPr>
                <w:rStyle w:val="Hyperlink"/>
                <w:noProof/>
              </w:rPr>
              <w:delText>OpenFlow Resource</w:delText>
            </w:r>
            <w:r w:rsidDel="00884344">
              <w:rPr>
                <w:noProof/>
                <w:webHidden/>
              </w:rPr>
              <w:tab/>
              <w:delText>45</w:delText>
            </w:r>
          </w:del>
        </w:p>
        <w:p w14:paraId="309308E3" w14:textId="77777777" w:rsidR="00E00D57" w:rsidDel="00884344" w:rsidRDefault="00E00D57">
          <w:pPr>
            <w:pStyle w:val="TOC3"/>
            <w:tabs>
              <w:tab w:val="left" w:pos="1320"/>
              <w:tab w:val="right" w:leader="dot" w:pos="9350"/>
            </w:tabs>
            <w:rPr>
              <w:del w:id="368" w:author="Anees Shaikh" w:date="2013-10-19T03:52:00Z"/>
              <w:rFonts w:eastAsiaTheme="minorEastAsia"/>
              <w:noProof/>
            </w:rPr>
          </w:pPr>
          <w:del w:id="369" w:author="Anees Shaikh" w:date="2013-10-19T03:52:00Z">
            <w:r w:rsidRPr="00884344" w:rsidDel="00884344">
              <w:rPr>
                <w:rStyle w:val="Hyperlink"/>
                <w:noProof/>
              </w:rPr>
              <w:delText>8.8.1</w:delText>
            </w:r>
            <w:r w:rsidDel="00884344">
              <w:rPr>
                <w:rFonts w:eastAsiaTheme="minorEastAsia"/>
                <w:noProof/>
              </w:rPr>
              <w:tab/>
            </w:r>
            <w:r w:rsidRPr="00884344" w:rsidDel="00884344">
              <w:rPr>
                <w:rStyle w:val="Hyperlink"/>
                <w:noProof/>
              </w:rPr>
              <w:delText>UML Diagram</w:delText>
            </w:r>
            <w:r w:rsidDel="00884344">
              <w:rPr>
                <w:noProof/>
                <w:webHidden/>
              </w:rPr>
              <w:tab/>
              <w:delText>45</w:delText>
            </w:r>
          </w:del>
        </w:p>
        <w:p w14:paraId="13C8BD51" w14:textId="77777777" w:rsidR="00E00D57" w:rsidDel="00884344" w:rsidRDefault="00E00D57">
          <w:pPr>
            <w:pStyle w:val="TOC3"/>
            <w:tabs>
              <w:tab w:val="left" w:pos="1320"/>
              <w:tab w:val="right" w:leader="dot" w:pos="9350"/>
            </w:tabs>
            <w:rPr>
              <w:del w:id="370" w:author="Anees Shaikh" w:date="2013-10-19T03:52:00Z"/>
              <w:rFonts w:eastAsiaTheme="minorEastAsia"/>
              <w:noProof/>
            </w:rPr>
          </w:pPr>
          <w:del w:id="371" w:author="Anees Shaikh" w:date="2013-10-19T03:52:00Z">
            <w:r w:rsidRPr="00884344" w:rsidDel="00884344">
              <w:rPr>
                <w:rStyle w:val="Hyperlink"/>
                <w:noProof/>
              </w:rPr>
              <w:delText>8.8.2</w:delText>
            </w:r>
            <w:r w:rsidDel="00884344">
              <w:rPr>
                <w:rFonts w:eastAsiaTheme="minorEastAsia"/>
                <w:noProof/>
              </w:rPr>
              <w:tab/>
            </w:r>
            <w:r w:rsidRPr="00884344" w:rsidDel="00884344">
              <w:rPr>
                <w:rStyle w:val="Hyperlink"/>
                <w:noProof/>
              </w:rPr>
              <w:delText>XML Schema</w:delText>
            </w:r>
            <w:r w:rsidDel="00884344">
              <w:rPr>
                <w:noProof/>
                <w:webHidden/>
              </w:rPr>
              <w:tab/>
              <w:delText>45</w:delText>
            </w:r>
          </w:del>
        </w:p>
        <w:p w14:paraId="17137F88" w14:textId="77777777" w:rsidR="00E00D57" w:rsidDel="00884344" w:rsidRDefault="00E00D57">
          <w:pPr>
            <w:pStyle w:val="TOC3"/>
            <w:tabs>
              <w:tab w:val="left" w:pos="1320"/>
              <w:tab w:val="right" w:leader="dot" w:pos="9350"/>
            </w:tabs>
            <w:rPr>
              <w:del w:id="372" w:author="Anees Shaikh" w:date="2013-10-19T03:52:00Z"/>
              <w:rFonts w:eastAsiaTheme="minorEastAsia"/>
              <w:noProof/>
            </w:rPr>
          </w:pPr>
          <w:del w:id="373" w:author="Anees Shaikh" w:date="2013-10-19T03:52:00Z">
            <w:r w:rsidRPr="00884344" w:rsidDel="00884344">
              <w:rPr>
                <w:rStyle w:val="Hyperlink"/>
                <w:noProof/>
              </w:rPr>
              <w:delText>8.8.3</w:delText>
            </w:r>
            <w:r w:rsidDel="00884344">
              <w:rPr>
                <w:rFonts w:eastAsiaTheme="minorEastAsia"/>
                <w:noProof/>
              </w:rPr>
              <w:tab/>
            </w:r>
            <w:r w:rsidRPr="00884344" w:rsidDel="00884344">
              <w:rPr>
                <w:rStyle w:val="Hyperlink"/>
                <w:noProof/>
              </w:rPr>
              <w:delText>XML Example</w:delText>
            </w:r>
            <w:r w:rsidDel="00884344">
              <w:rPr>
                <w:noProof/>
                <w:webHidden/>
              </w:rPr>
              <w:tab/>
              <w:delText>46</w:delText>
            </w:r>
          </w:del>
        </w:p>
        <w:p w14:paraId="6210333C" w14:textId="77777777" w:rsidR="00E00D57" w:rsidDel="00884344" w:rsidRDefault="00E00D57">
          <w:pPr>
            <w:pStyle w:val="TOC2"/>
            <w:tabs>
              <w:tab w:val="left" w:pos="880"/>
              <w:tab w:val="right" w:leader="dot" w:pos="9350"/>
            </w:tabs>
            <w:rPr>
              <w:del w:id="374" w:author="Anees Shaikh" w:date="2013-10-19T03:52:00Z"/>
              <w:rFonts w:eastAsiaTheme="minorEastAsia"/>
              <w:noProof/>
            </w:rPr>
          </w:pPr>
          <w:del w:id="375" w:author="Anees Shaikh" w:date="2013-10-19T03:52:00Z">
            <w:r w:rsidRPr="00884344" w:rsidDel="00884344">
              <w:rPr>
                <w:rStyle w:val="Hyperlink"/>
                <w:noProof/>
              </w:rPr>
              <w:delText>8.9</w:delText>
            </w:r>
            <w:r w:rsidDel="00884344">
              <w:rPr>
                <w:rFonts w:eastAsiaTheme="minorEastAsia"/>
                <w:noProof/>
              </w:rPr>
              <w:tab/>
            </w:r>
            <w:r w:rsidRPr="00884344" w:rsidDel="00884344">
              <w:rPr>
                <w:rStyle w:val="Hyperlink"/>
                <w:noProof/>
              </w:rPr>
              <w:delText>OpenFlow Port</w:delText>
            </w:r>
            <w:r w:rsidDel="00884344">
              <w:rPr>
                <w:noProof/>
                <w:webHidden/>
              </w:rPr>
              <w:tab/>
              <w:delText>46</w:delText>
            </w:r>
          </w:del>
        </w:p>
        <w:p w14:paraId="228A72CB" w14:textId="77777777" w:rsidR="00E00D57" w:rsidDel="00884344" w:rsidRDefault="00E00D57">
          <w:pPr>
            <w:pStyle w:val="TOC3"/>
            <w:tabs>
              <w:tab w:val="left" w:pos="1320"/>
              <w:tab w:val="right" w:leader="dot" w:pos="9350"/>
            </w:tabs>
            <w:rPr>
              <w:del w:id="376" w:author="Anees Shaikh" w:date="2013-10-19T03:52:00Z"/>
              <w:rFonts w:eastAsiaTheme="minorEastAsia"/>
              <w:noProof/>
            </w:rPr>
          </w:pPr>
          <w:del w:id="377" w:author="Anees Shaikh" w:date="2013-10-19T03:52:00Z">
            <w:r w:rsidRPr="00884344" w:rsidDel="00884344">
              <w:rPr>
                <w:rStyle w:val="Hyperlink"/>
                <w:noProof/>
              </w:rPr>
              <w:delText>8.9.1</w:delText>
            </w:r>
            <w:r w:rsidDel="00884344">
              <w:rPr>
                <w:rFonts w:eastAsiaTheme="minorEastAsia"/>
                <w:noProof/>
              </w:rPr>
              <w:tab/>
            </w:r>
            <w:r w:rsidRPr="00884344" w:rsidDel="00884344">
              <w:rPr>
                <w:rStyle w:val="Hyperlink"/>
                <w:noProof/>
              </w:rPr>
              <w:delText>UML Diagram</w:delText>
            </w:r>
            <w:r w:rsidDel="00884344">
              <w:rPr>
                <w:noProof/>
                <w:webHidden/>
              </w:rPr>
              <w:tab/>
              <w:delText>47</w:delText>
            </w:r>
          </w:del>
        </w:p>
        <w:p w14:paraId="3462A219" w14:textId="77777777" w:rsidR="00E00D57" w:rsidDel="00884344" w:rsidRDefault="00E00D57">
          <w:pPr>
            <w:pStyle w:val="TOC3"/>
            <w:tabs>
              <w:tab w:val="left" w:pos="1320"/>
              <w:tab w:val="right" w:leader="dot" w:pos="9350"/>
            </w:tabs>
            <w:rPr>
              <w:del w:id="378" w:author="Anees Shaikh" w:date="2013-10-19T03:52:00Z"/>
              <w:rFonts w:eastAsiaTheme="minorEastAsia"/>
              <w:noProof/>
            </w:rPr>
          </w:pPr>
          <w:del w:id="379" w:author="Anees Shaikh" w:date="2013-10-19T03:52:00Z">
            <w:r w:rsidRPr="00884344" w:rsidDel="00884344">
              <w:rPr>
                <w:rStyle w:val="Hyperlink"/>
                <w:noProof/>
              </w:rPr>
              <w:delText>8.9.2</w:delText>
            </w:r>
            <w:r w:rsidDel="00884344">
              <w:rPr>
                <w:rFonts w:eastAsiaTheme="minorEastAsia"/>
                <w:noProof/>
              </w:rPr>
              <w:tab/>
            </w:r>
            <w:r w:rsidRPr="00884344" w:rsidDel="00884344">
              <w:rPr>
                <w:rStyle w:val="Hyperlink"/>
                <w:noProof/>
              </w:rPr>
              <w:delText>XML Schema</w:delText>
            </w:r>
            <w:r w:rsidDel="00884344">
              <w:rPr>
                <w:noProof/>
                <w:webHidden/>
              </w:rPr>
              <w:tab/>
              <w:delText>48</w:delText>
            </w:r>
          </w:del>
        </w:p>
        <w:p w14:paraId="46F17671" w14:textId="77777777" w:rsidR="00E00D57" w:rsidDel="00884344" w:rsidRDefault="00E00D57">
          <w:pPr>
            <w:pStyle w:val="TOC3"/>
            <w:tabs>
              <w:tab w:val="left" w:pos="1320"/>
              <w:tab w:val="right" w:leader="dot" w:pos="9350"/>
            </w:tabs>
            <w:rPr>
              <w:del w:id="380" w:author="Anees Shaikh" w:date="2013-10-19T03:52:00Z"/>
              <w:rFonts w:eastAsiaTheme="minorEastAsia"/>
              <w:noProof/>
            </w:rPr>
          </w:pPr>
          <w:del w:id="381" w:author="Anees Shaikh" w:date="2013-10-19T03:52:00Z">
            <w:r w:rsidRPr="00884344" w:rsidDel="00884344">
              <w:rPr>
                <w:rStyle w:val="Hyperlink"/>
                <w:noProof/>
              </w:rPr>
              <w:delText>8.9.3</w:delText>
            </w:r>
            <w:r w:rsidDel="00884344">
              <w:rPr>
                <w:rFonts w:eastAsiaTheme="minorEastAsia"/>
                <w:noProof/>
              </w:rPr>
              <w:tab/>
            </w:r>
            <w:r w:rsidRPr="00884344" w:rsidDel="00884344">
              <w:rPr>
                <w:rStyle w:val="Hyperlink"/>
                <w:noProof/>
              </w:rPr>
              <w:delText>XML Examples</w:delText>
            </w:r>
            <w:r w:rsidDel="00884344">
              <w:rPr>
                <w:noProof/>
                <w:webHidden/>
              </w:rPr>
              <w:tab/>
              <w:delText>59</w:delText>
            </w:r>
          </w:del>
        </w:p>
        <w:p w14:paraId="3859B354" w14:textId="77777777" w:rsidR="00E00D57" w:rsidDel="00884344" w:rsidRDefault="00E00D57">
          <w:pPr>
            <w:pStyle w:val="TOC2"/>
            <w:tabs>
              <w:tab w:val="left" w:pos="880"/>
              <w:tab w:val="right" w:leader="dot" w:pos="9350"/>
            </w:tabs>
            <w:rPr>
              <w:del w:id="382" w:author="Anees Shaikh" w:date="2013-10-19T03:52:00Z"/>
              <w:rFonts w:eastAsiaTheme="minorEastAsia"/>
              <w:noProof/>
            </w:rPr>
          </w:pPr>
          <w:del w:id="383" w:author="Anees Shaikh" w:date="2013-10-19T03:52:00Z">
            <w:r w:rsidRPr="00884344" w:rsidDel="00884344">
              <w:rPr>
                <w:rStyle w:val="Hyperlink"/>
                <w:noProof/>
              </w:rPr>
              <w:delText>8.10</w:delText>
            </w:r>
            <w:r w:rsidDel="00884344">
              <w:rPr>
                <w:rFonts w:eastAsiaTheme="minorEastAsia"/>
                <w:noProof/>
              </w:rPr>
              <w:tab/>
            </w:r>
            <w:r w:rsidRPr="00884344" w:rsidDel="00884344">
              <w:rPr>
                <w:rStyle w:val="Hyperlink"/>
                <w:noProof/>
              </w:rPr>
              <w:delText>OpenFlow Port Feature</w:delText>
            </w:r>
            <w:r w:rsidDel="00884344">
              <w:rPr>
                <w:noProof/>
                <w:webHidden/>
              </w:rPr>
              <w:tab/>
              <w:delText>61</w:delText>
            </w:r>
          </w:del>
        </w:p>
        <w:p w14:paraId="64417508" w14:textId="77777777" w:rsidR="00E00D57" w:rsidDel="00884344" w:rsidRDefault="00E00D57">
          <w:pPr>
            <w:pStyle w:val="TOC3"/>
            <w:tabs>
              <w:tab w:val="left" w:pos="1320"/>
              <w:tab w:val="right" w:leader="dot" w:pos="9350"/>
            </w:tabs>
            <w:rPr>
              <w:del w:id="384" w:author="Anees Shaikh" w:date="2013-10-19T03:52:00Z"/>
              <w:rFonts w:eastAsiaTheme="minorEastAsia"/>
              <w:noProof/>
            </w:rPr>
          </w:pPr>
          <w:del w:id="385" w:author="Anees Shaikh" w:date="2013-10-19T03:52:00Z">
            <w:r w:rsidRPr="00884344" w:rsidDel="00884344">
              <w:rPr>
                <w:rStyle w:val="Hyperlink"/>
                <w:noProof/>
              </w:rPr>
              <w:delText>8.10.1</w:delText>
            </w:r>
            <w:r w:rsidDel="00884344">
              <w:rPr>
                <w:rFonts w:eastAsiaTheme="minorEastAsia"/>
                <w:noProof/>
              </w:rPr>
              <w:tab/>
            </w:r>
            <w:r w:rsidRPr="00884344" w:rsidDel="00884344">
              <w:rPr>
                <w:rStyle w:val="Hyperlink"/>
                <w:noProof/>
              </w:rPr>
              <w:delText>UML Diagram</w:delText>
            </w:r>
            <w:r w:rsidDel="00884344">
              <w:rPr>
                <w:noProof/>
                <w:webHidden/>
              </w:rPr>
              <w:tab/>
              <w:delText>61</w:delText>
            </w:r>
          </w:del>
        </w:p>
        <w:p w14:paraId="3E3393BD" w14:textId="77777777" w:rsidR="00E00D57" w:rsidDel="00884344" w:rsidRDefault="00E00D57">
          <w:pPr>
            <w:pStyle w:val="TOC3"/>
            <w:tabs>
              <w:tab w:val="left" w:pos="1320"/>
              <w:tab w:val="right" w:leader="dot" w:pos="9350"/>
            </w:tabs>
            <w:rPr>
              <w:del w:id="386" w:author="Anees Shaikh" w:date="2013-10-19T03:52:00Z"/>
              <w:rFonts w:eastAsiaTheme="minorEastAsia"/>
              <w:noProof/>
            </w:rPr>
          </w:pPr>
          <w:del w:id="387" w:author="Anees Shaikh" w:date="2013-10-19T03:52:00Z">
            <w:r w:rsidRPr="00884344" w:rsidDel="00884344">
              <w:rPr>
                <w:rStyle w:val="Hyperlink"/>
                <w:noProof/>
              </w:rPr>
              <w:delText>8.10.2</w:delText>
            </w:r>
            <w:r w:rsidDel="00884344">
              <w:rPr>
                <w:rFonts w:eastAsiaTheme="minorEastAsia"/>
                <w:noProof/>
              </w:rPr>
              <w:tab/>
            </w:r>
            <w:r w:rsidRPr="00884344" w:rsidDel="00884344">
              <w:rPr>
                <w:rStyle w:val="Hyperlink"/>
                <w:noProof/>
              </w:rPr>
              <w:delText>XML Schema</w:delText>
            </w:r>
            <w:r w:rsidDel="00884344">
              <w:rPr>
                <w:noProof/>
                <w:webHidden/>
              </w:rPr>
              <w:tab/>
              <w:delText>61</w:delText>
            </w:r>
          </w:del>
        </w:p>
        <w:p w14:paraId="5BB79FB6" w14:textId="77777777" w:rsidR="00E00D57" w:rsidDel="00884344" w:rsidRDefault="00E00D57">
          <w:pPr>
            <w:pStyle w:val="TOC3"/>
            <w:tabs>
              <w:tab w:val="left" w:pos="1320"/>
              <w:tab w:val="right" w:leader="dot" w:pos="9350"/>
            </w:tabs>
            <w:rPr>
              <w:del w:id="388" w:author="Anees Shaikh" w:date="2013-10-19T03:52:00Z"/>
              <w:rFonts w:eastAsiaTheme="minorEastAsia"/>
              <w:noProof/>
            </w:rPr>
          </w:pPr>
          <w:del w:id="389" w:author="Anees Shaikh" w:date="2013-10-19T03:52:00Z">
            <w:r w:rsidRPr="00884344" w:rsidDel="00884344">
              <w:rPr>
                <w:rStyle w:val="Hyperlink"/>
                <w:noProof/>
              </w:rPr>
              <w:delText>8.10.3</w:delText>
            </w:r>
            <w:r w:rsidDel="00884344">
              <w:rPr>
                <w:rFonts w:eastAsiaTheme="minorEastAsia"/>
                <w:noProof/>
              </w:rPr>
              <w:tab/>
            </w:r>
            <w:r w:rsidRPr="00884344" w:rsidDel="00884344">
              <w:rPr>
                <w:rStyle w:val="Hyperlink"/>
                <w:noProof/>
              </w:rPr>
              <w:delText>XML Example</w:delText>
            </w:r>
            <w:r w:rsidDel="00884344">
              <w:rPr>
                <w:noProof/>
                <w:webHidden/>
              </w:rPr>
              <w:tab/>
              <w:delText>65</w:delText>
            </w:r>
          </w:del>
        </w:p>
        <w:p w14:paraId="2E76F218" w14:textId="77777777" w:rsidR="00E00D57" w:rsidDel="00884344" w:rsidRDefault="00E00D57">
          <w:pPr>
            <w:pStyle w:val="TOC2"/>
            <w:tabs>
              <w:tab w:val="left" w:pos="880"/>
              <w:tab w:val="right" w:leader="dot" w:pos="9350"/>
            </w:tabs>
            <w:rPr>
              <w:del w:id="390" w:author="Anees Shaikh" w:date="2013-10-19T03:52:00Z"/>
              <w:rFonts w:eastAsiaTheme="minorEastAsia"/>
              <w:noProof/>
            </w:rPr>
          </w:pPr>
          <w:del w:id="391" w:author="Anees Shaikh" w:date="2013-10-19T03:52:00Z">
            <w:r w:rsidRPr="00884344" w:rsidDel="00884344">
              <w:rPr>
                <w:rStyle w:val="Hyperlink"/>
                <w:noProof/>
              </w:rPr>
              <w:delText>8.11</w:delText>
            </w:r>
            <w:r w:rsidDel="00884344">
              <w:rPr>
                <w:rFonts w:eastAsiaTheme="minorEastAsia"/>
                <w:noProof/>
              </w:rPr>
              <w:tab/>
            </w:r>
            <w:r w:rsidRPr="00884344" w:rsidDel="00884344">
              <w:rPr>
                <w:rStyle w:val="Hyperlink"/>
                <w:noProof/>
              </w:rPr>
              <w:delText>OpenFlow Queue</w:delText>
            </w:r>
            <w:r w:rsidDel="00884344">
              <w:rPr>
                <w:noProof/>
                <w:webHidden/>
              </w:rPr>
              <w:tab/>
              <w:delText>65</w:delText>
            </w:r>
          </w:del>
        </w:p>
        <w:p w14:paraId="2432488E" w14:textId="77777777" w:rsidR="00E00D57" w:rsidDel="00884344" w:rsidRDefault="00E00D57">
          <w:pPr>
            <w:pStyle w:val="TOC3"/>
            <w:tabs>
              <w:tab w:val="left" w:pos="1320"/>
              <w:tab w:val="right" w:leader="dot" w:pos="9350"/>
            </w:tabs>
            <w:rPr>
              <w:del w:id="392" w:author="Anees Shaikh" w:date="2013-10-19T03:52:00Z"/>
              <w:rFonts w:eastAsiaTheme="minorEastAsia"/>
              <w:noProof/>
            </w:rPr>
          </w:pPr>
          <w:del w:id="393" w:author="Anees Shaikh" w:date="2013-10-19T03:52:00Z">
            <w:r w:rsidRPr="00884344" w:rsidDel="00884344">
              <w:rPr>
                <w:rStyle w:val="Hyperlink"/>
                <w:noProof/>
              </w:rPr>
              <w:delText>8.11.1</w:delText>
            </w:r>
            <w:r w:rsidDel="00884344">
              <w:rPr>
                <w:rFonts w:eastAsiaTheme="minorEastAsia"/>
                <w:noProof/>
              </w:rPr>
              <w:tab/>
            </w:r>
            <w:r w:rsidRPr="00884344" w:rsidDel="00884344">
              <w:rPr>
                <w:rStyle w:val="Hyperlink"/>
                <w:noProof/>
              </w:rPr>
              <w:delText>UML Diagram</w:delText>
            </w:r>
            <w:r w:rsidDel="00884344">
              <w:rPr>
                <w:noProof/>
                <w:webHidden/>
              </w:rPr>
              <w:tab/>
              <w:delText>66</w:delText>
            </w:r>
          </w:del>
        </w:p>
        <w:p w14:paraId="38162E27" w14:textId="77777777" w:rsidR="00E00D57" w:rsidDel="00884344" w:rsidRDefault="00E00D57">
          <w:pPr>
            <w:pStyle w:val="TOC3"/>
            <w:tabs>
              <w:tab w:val="left" w:pos="1320"/>
              <w:tab w:val="right" w:leader="dot" w:pos="9350"/>
            </w:tabs>
            <w:rPr>
              <w:del w:id="394" w:author="Anees Shaikh" w:date="2013-10-19T03:52:00Z"/>
              <w:rFonts w:eastAsiaTheme="minorEastAsia"/>
              <w:noProof/>
            </w:rPr>
          </w:pPr>
          <w:del w:id="395" w:author="Anees Shaikh" w:date="2013-10-19T03:52:00Z">
            <w:r w:rsidRPr="00884344" w:rsidDel="00884344">
              <w:rPr>
                <w:rStyle w:val="Hyperlink"/>
                <w:noProof/>
              </w:rPr>
              <w:delText>8.11.2</w:delText>
            </w:r>
            <w:r w:rsidDel="00884344">
              <w:rPr>
                <w:rFonts w:eastAsiaTheme="minorEastAsia"/>
                <w:noProof/>
              </w:rPr>
              <w:tab/>
            </w:r>
            <w:r w:rsidRPr="00884344" w:rsidDel="00884344">
              <w:rPr>
                <w:rStyle w:val="Hyperlink"/>
                <w:noProof/>
              </w:rPr>
              <w:delText>XML Schema</w:delText>
            </w:r>
            <w:r w:rsidDel="00884344">
              <w:rPr>
                <w:noProof/>
                <w:webHidden/>
              </w:rPr>
              <w:tab/>
              <w:delText>66</w:delText>
            </w:r>
          </w:del>
        </w:p>
        <w:p w14:paraId="45F55B58" w14:textId="77777777" w:rsidR="00E00D57" w:rsidDel="00884344" w:rsidRDefault="00E00D57">
          <w:pPr>
            <w:pStyle w:val="TOC3"/>
            <w:tabs>
              <w:tab w:val="left" w:pos="1320"/>
              <w:tab w:val="right" w:leader="dot" w:pos="9350"/>
            </w:tabs>
            <w:rPr>
              <w:del w:id="396" w:author="Anees Shaikh" w:date="2013-10-19T03:52:00Z"/>
              <w:rFonts w:eastAsiaTheme="minorEastAsia"/>
              <w:noProof/>
            </w:rPr>
          </w:pPr>
          <w:del w:id="397" w:author="Anees Shaikh" w:date="2013-10-19T03:52:00Z">
            <w:r w:rsidRPr="00884344" w:rsidDel="00884344">
              <w:rPr>
                <w:rStyle w:val="Hyperlink"/>
                <w:noProof/>
              </w:rPr>
              <w:delText>8.11.3</w:delText>
            </w:r>
            <w:r w:rsidDel="00884344">
              <w:rPr>
                <w:rFonts w:eastAsiaTheme="minorEastAsia"/>
                <w:noProof/>
              </w:rPr>
              <w:tab/>
            </w:r>
            <w:r w:rsidRPr="00884344" w:rsidDel="00884344">
              <w:rPr>
                <w:rStyle w:val="Hyperlink"/>
                <w:noProof/>
              </w:rPr>
              <w:delText>XML Example</w:delText>
            </w:r>
            <w:r w:rsidDel="00884344">
              <w:rPr>
                <w:noProof/>
                <w:webHidden/>
              </w:rPr>
              <w:tab/>
              <w:delText>69</w:delText>
            </w:r>
          </w:del>
        </w:p>
        <w:p w14:paraId="70BE1C40" w14:textId="77777777" w:rsidR="00E00D57" w:rsidDel="00884344" w:rsidRDefault="00E00D57">
          <w:pPr>
            <w:pStyle w:val="TOC2"/>
            <w:tabs>
              <w:tab w:val="left" w:pos="880"/>
              <w:tab w:val="right" w:leader="dot" w:pos="9350"/>
            </w:tabs>
            <w:rPr>
              <w:del w:id="398" w:author="Anees Shaikh" w:date="2013-10-19T03:52:00Z"/>
              <w:rFonts w:eastAsiaTheme="minorEastAsia"/>
              <w:noProof/>
            </w:rPr>
          </w:pPr>
          <w:del w:id="399" w:author="Anees Shaikh" w:date="2013-10-19T03:52:00Z">
            <w:r w:rsidRPr="00884344" w:rsidDel="00884344">
              <w:rPr>
                <w:rStyle w:val="Hyperlink"/>
                <w:noProof/>
              </w:rPr>
              <w:delText>8.12</w:delText>
            </w:r>
            <w:r w:rsidDel="00884344">
              <w:rPr>
                <w:rFonts w:eastAsiaTheme="minorEastAsia"/>
                <w:noProof/>
              </w:rPr>
              <w:tab/>
            </w:r>
            <w:r w:rsidRPr="00884344" w:rsidDel="00884344">
              <w:rPr>
                <w:rStyle w:val="Hyperlink"/>
                <w:noProof/>
              </w:rPr>
              <w:delText>External Certificate</w:delText>
            </w:r>
            <w:r w:rsidDel="00884344">
              <w:rPr>
                <w:noProof/>
                <w:webHidden/>
              </w:rPr>
              <w:tab/>
              <w:delText>69</w:delText>
            </w:r>
          </w:del>
        </w:p>
        <w:p w14:paraId="484EC8EC" w14:textId="77777777" w:rsidR="00E00D57" w:rsidDel="00884344" w:rsidRDefault="00E00D57">
          <w:pPr>
            <w:pStyle w:val="TOC3"/>
            <w:tabs>
              <w:tab w:val="left" w:pos="1320"/>
              <w:tab w:val="right" w:leader="dot" w:pos="9350"/>
            </w:tabs>
            <w:rPr>
              <w:del w:id="400" w:author="Anees Shaikh" w:date="2013-10-19T03:52:00Z"/>
              <w:rFonts w:eastAsiaTheme="minorEastAsia"/>
              <w:noProof/>
            </w:rPr>
          </w:pPr>
          <w:del w:id="401" w:author="Anees Shaikh" w:date="2013-10-19T03:52:00Z">
            <w:r w:rsidRPr="00884344" w:rsidDel="00884344">
              <w:rPr>
                <w:rStyle w:val="Hyperlink"/>
                <w:noProof/>
              </w:rPr>
              <w:delText>8.12.1</w:delText>
            </w:r>
            <w:r w:rsidDel="00884344">
              <w:rPr>
                <w:rFonts w:eastAsiaTheme="minorEastAsia"/>
                <w:noProof/>
              </w:rPr>
              <w:tab/>
            </w:r>
            <w:r w:rsidRPr="00884344" w:rsidDel="00884344">
              <w:rPr>
                <w:rStyle w:val="Hyperlink"/>
                <w:noProof/>
              </w:rPr>
              <w:delText>UML Diagram</w:delText>
            </w:r>
            <w:r w:rsidDel="00884344">
              <w:rPr>
                <w:noProof/>
                <w:webHidden/>
              </w:rPr>
              <w:tab/>
              <w:delText>69</w:delText>
            </w:r>
          </w:del>
        </w:p>
        <w:p w14:paraId="117EE160" w14:textId="77777777" w:rsidR="00E00D57" w:rsidDel="00884344" w:rsidRDefault="00E00D57">
          <w:pPr>
            <w:pStyle w:val="TOC3"/>
            <w:tabs>
              <w:tab w:val="left" w:pos="1320"/>
              <w:tab w:val="right" w:leader="dot" w:pos="9350"/>
            </w:tabs>
            <w:rPr>
              <w:del w:id="402" w:author="Anees Shaikh" w:date="2013-10-19T03:52:00Z"/>
              <w:rFonts w:eastAsiaTheme="minorEastAsia"/>
              <w:noProof/>
            </w:rPr>
          </w:pPr>
          <w:del w:id="403" w:author="Anees Shaikh" w:date="2013-10-19T03:52:00Z">
            <w:r w:rsidRPr="00884344" w:rsidDel="00884344">
              <w:rPr>
                <w:rStyle w:val="Hyperlink"/>
                <w:noProof/>
              </w:rPr>
              <w:delText>8.12.2</w:delText>
            </w:r>
            <w:r w:rsidDel="00884344">
              <w:rPr>
                <w:rFonts w:eastAsiaTheme="minorEastAsia"/>
                <w:noProof/>
              </w:rPr>
              <w:tab/>
            </w:r>
            <w:r w:rsidRPr="00884344" w:rsidDel="00884344">
              <w:rPr>
                <w:rStyle w:val="Hyperlink"/>
                <w:noProof/>
              </w:rPr>
              <w:delText>XML Schema</w:delText>
            </w:r>
            <w:r w:rsidDel="00884344">
              <w:rPr>
                <w:noProof/>
                <w:webHidden/>
              </w:rPr>
              <w:tab/>
              <w:delText>69</w:delText>
            </w:r>
          </w:del>
        </w:p>
        <w:p w14:paraId="4B98D8F8" w14:textId="77777777" w:rsidR="00E00D57" w:rsidDel="00884344" w:rsidRDefault="00E00D57">
          <w:pPr>
            <w:pStyle w:val="TOC3"/>
            <w:tabs>
              <w:tab w:val="left" w:pos="1320"/>
              <w:tab w:val="right" w:leader="dot" w:pos="9350"/>
            </w:tabs>
            <w:rPr>
              <w:del w:id="404" w:author="Anees Shaikh" w:date="2013-10-19T03:52:00Z"/>
              <w:rFonts w:eastAsiaTheme="minorEastAsia"/>
              <w:noProof/>
            </w:rPr>
          </w:pPr>
          <w:del w:id="405" w:author="Anees Shaikh" w:date="2013-10-19T03:52:00Z">
            <w:r w:rsidRPr="00884344" w:rsidDel="00884344">
              <w:rPr>
                <w:rStyle w:val="Hyperlink"/>
                <w:noProof/>
              </w:rPr>
              <w:delText>8.12.3</w:delText>
            </w:r>
            <w:r w:rsidDel="00884344">
              <w:rPr>
                <w:rFonts w:eastAsiaTheme="minorEastAsia"/>
                <w:noProof/>
              </w:rPr>
              <w:tab/>
            </w:r>
            <w:r w:rsidRPr="00884344" w:rsidDel="00884344">
              <w:rPr>
                <w:rStyle w:val="Hyperlink"/>
                <w:noProof/>
              </w:rPr>
              <w:delText>XML Example</w:delText>
            </w:r>
            <w:r w:rsidDel="00884344">
              <w:rPr>
                <w:noProof/>
                <w:webHidden/>
              </w:rPr>
              <w:tab/>
              <w:delText>70</w:delText>
            </w:r>
          </w:del>
        </w:p>
        <w:p w14:paraId="41C88BAB" w14:textId="77777777" w:rsidR="00E00D57" w:rsidDel="00884344" w:rsidRDefault="00E00D57">
          <w:pPr>
            <w:pStyle w:val="TOC2"/>
            <w:tabs>
              <w:tab w:val="left" w:pos="880"/>
              <w:tab w:val="right" w:leader="dot" w:pos="9350"/>
            </w:tabs>
            <w:rPr>
              <w:del w:id="406" w:author="Anees Shaikh" w:date="2013-10-19T03:52:00Z"/>
              <w:rFonts w:eastAsiaTheme="minorEastAsia"/>
              <w:noProof/>
            </w:rPr>
          </w:pPr>
          <w:del w:id="407" w:author="Anees Shaikh" w:date="2013-10-19T03:52:00Z">
            <w:r w:rsidRPr="00884344" w:rsidDel="00884344">
              <w:rPr>
                <w:rStyle w:val="Hyperlink"/>
                <w:noProof/>
              </w:rPr>
              <w:delText>8.13</w:delText>
            </w:r>
            <w:r w:rsidDel="00884344">
              <w:rPr>
                <w:rFonts w:eastAsiaTheme="minorEastAsia"/>
                <w:noProof/>
              </w:rPr>
              <w:tab/>
            </w:r>
            <w:r w:rsidRPr="00884344" w:rsidDel="00884344">
              <w:rPr>
                <w:rStyle w:val="Hyperlink"/>
                <w:noProof/>
              </w:rPr>
              <w:delText>Owned Certificate</w:delText>
            </w:r>
            <w:r w:rsidDel="00884344">
              <w:rPr>
                <w:noProof/>
                <w:webHidden/>
              </w:rPr>
              <w:tab/>
              <w:delText>70</w:delText>
            </w:r>
          </w:del>
        </w:p>
        <w:p w14:paraId="45A2F656" w14:textId="77777777" w:rsidR="00E00D57" w:rsidDel="00884344" w:rsidRDefault="00E00D57">
          <w:pPr>
            <w:pStyle w:val="TOC3"/>
            <w:tabs>
              <w:tab w:val="left" w:pos="1320"/>
              <w:tab w:val="right" w:leader="dot" w:pos="9350"/>
            </w:tabs>
            <w:rPr>
              <w:del w:id="408" w:author="Anees Shaikh" w:date="2013-10-19T03:52:00Z"/>
              <w:rFonts w:eastAsiaTheme="minorEastAsia"/>
              <w:noProof/>
            </w:rPr>
          </w:pPr>
          <w:del w:id="409" w:author="Anees Shaikh" w:date="2013-10-19T03:52:00Z">
            <w:r w:rsidRPr="00884344" w:rsidDel="00884344">
              <w:rPr>
                <w:rStyle w:val="Hyperlink"/>
                <w:noProof/>
              </w:rPr>
              <w:delText>8.13.1</w:delText>
            </w:r>
            <w:r w:rsidDel="00884344">
              <w:rPr>
                <w:rFonts w:eastAsiaTheme="minorEastAsia"/>
                <w:noProof/>
              </w:rPr>
              <w:tab/>
            </w:r>
            <w:r w:rsidRPr="00884344" w:rsidDel="00884344">
              <w:rPr>
                <w:rStyle w:val="Hyperlink"/>
                <w:noProof/>
              </w:rPr>
              <w:delText>UML Diagram</w:delText>
            </w:r>
            <w:r w:rsidDel="00884344">
              <w:rPr>
                <w:noProof/>
                <w:webHidden/>
              </w:rPr>
              <w:tab/>
              <w:delText>71</w:delText>
            </w:r>
          </w:del>
        </w:p>
        <w:p w14:paraId="17D12B91" w14:textId="77777777" w:rsidR="00E00D57" w:rsidDel="00884344" w:rsidRDefault="00E00D57">
          <w:pPr>
            <w:pStyle w:val="TOC3"/>
            <w:tabs>
              <w:tab w:val="left" w:pos="1320"/>
              <w:tab w:val="right" w:leader="dot" w:pos="9350"/>
            </w:tabs>
            <w:rPr>
              <w:del w:id="410" w:author="Anees Shaikh" w:date="2013-10-19T03:52:00Z"/>
              <w:rFonts w:eastAsiaTheme="minorEastAsia"/>
              <w:noProof/>
            </w:rPr>
          </w:pPr>
          <w:del w:id="411" w:author="Anees Shaikh" w:date="2013-10-19T03:52:00Z">
            <w:r w:rsidRPr="00884344" w:rsidDel="00884344">
              <w:rPr>
                <w:rStyle w:val="Hyperlink"/>
                <w:noProof/>
              </w:rPr>
              <w:delText>8.13.2</w:delText>
            </w:r>
            <w:r w:rsidDel="00884344">
              <w:rPr>
                <w:rFonts w:eastAsiaTheme="minorEastAsia"/>
                <w:noProof/>
              </w:rPr>
              <w:tab/>
            </w:r>
            <w:r w:rsidRPr="00884344" w:rsidDel="00884344">
              <w:rPr>
                <w:rStyle w:val="Hyperlink"/>
                <w:noProof/>
              </w:rPr>
              <w:delText>XML Schema</w:delText>
            </w:r>
            <w:r w:rsidDel="00884344">
              <w:rPr>
                <w:noProof/>
                <w:webHidden/>
              </w:rPr>
              <w:tab/>
              <w:delText>71</w:delText>
            </w:r>
          </w:del>
        </w:p>
        <w:p w14:paraId="4E8129D9" w14:textId="77777777" w:rsidR="00E00D57" w:rsidDel="00884344" w:rsidRDefault="00E00D57">
          <w:pPr>
            <w:pStyle w:val="TOC3"/>
            <w:tabs>
              <w:tab w:val="left" w:pos="1320"/>
              <w:tab w:val="right" w:leader="dot" w:pos="9350"/>
            </w:tabs>
            <w:rPr>
              <w:del w:id="412" w:author="Anees Shaikh" w:date="2013-10-19T03:52:00Z"/>
              <w:rFonts w:eastAsiaTheme="minorEastAsia"/>
              <w:noProof/>
            </w:rPr>
          </w:pPr>
          <w:del w:id="413" w:author="Anees Shaikh" w:date="2013-10-19T03:52:00Z">
            <w:r w:rsidRPr="00884344" w:rsidDel="00884344">
              <w:rPr>
                <w:rStyle w:val="Hyperlink"/>
                <w:noProof/>
              </w:rPr>
              <w:delText>8.13.3</w:delText>
            </w:r>
            <w:r w:rsidDel="00884344">
              <w:rPr>
                <w:rFonts w:eastAsiaTheme="minorEastAsia"/>
                <w:noProof/>
              </w:rPr>
              <w:tab/>
            </w:r>
            <w:r w:rsidRPr="00884344" w:rsidDel="00884344">
              <w:rPr>
                <w:rStyle w:val="Hyperlink"/>
                <w:noProof/>
              </w:rPr>
              <w:delText>XML Example</w:delText>
            </w:r>
            <w:r w:rsidDel="00884344">
              <w:rPr>
                <w:noProof/>
                <w:webHidden/>
              </w:rPr>
              <w:tab/>
              <w:delText>76</w:delText>
            </w:r>
          </w:del>
        </w:p>
        <w:p w14:paraId="4C2F514F" w14:textId="77777777" w:rsidR="00E00D57" w:rsidDel="00884344" w:rsidRDefault="00E00D57">
          <w:pPr>
            <w:pStyle w:val="TOC2"/>
            <w:tabs>
              <w:tab w:val="left" w:pos="880"/>
              <w:tab w:val="right" w:leader="dot" w:pos="9350"/>
            </w:tabs>
            <w:rPr>
              <w:del w:id="414" w:author="Anees Shaikh" w:date="2013-10-19T03:52:00Z"/>
              <w:rFonts w:eastAsiaTheme="minorEastAsia"/>
              <w:noProof/>
            </w:rPr>
          </w:pPr>
          <w:del w:id="415" w:author="Anees Shaikh" w:date="2013-10-19T03:52:00Z">
            <w:r w:rsidRPr="00884344" w:rsidDel="00884344">
              <w:rPr>
                <w:rStyle w:val="Hyperlink"/>
                <w:noProof/>
              </w:rPr>
              <w:delText>8.14</w:delText>
            </w:r>
            <w:r w:rsidDel="00884344">
              <w:rPr>
                <w:rFonts w:eastAsiaTheme="minorEastAsia"/>
                <w:noProof/>
              </w:rPr>
              <w:tab/>
            </w:r>
            <w:r w:rsidRPr="00884344" w:rsidDel="00884344">
              <w:rPr>
                <w:rStyle w:val="Hyperlink"/>
                <w:noProof/>
              </w:rPr>
              <w:delText>OpenFlow Flow Table</w:delText>
            </w:r>
            <w:r w:rsidDel="00884344">
              <w:rPr>
                <w:noProof/>
                <w:webHidden/>
              </w:rPr>
              <w:tab/>
              <w:delText>76</w:delText>
            </w:r>
          </w:del>
        </w:p>
        <w:p w14:paraId="4E4F179E" w14:textId="77777777" w:rsidR="00E00D57" w:rsidDel="00884344" w:rsidRDefault="00E00D57">
          <w:pPr>
            <w:pStyle w:val="TOC3"/>
            <w:tabs>
              <w:tab w:val="left" w:pos="1320"/>
              <w:tab w:val="right" w:leader="dot" w:pos="9350"/>
            </w:tabs>
            <w:rPr>
              <w:del w:id="416" w:author="Anees Shaikh" w:date="2013-10-19T03:52:00Z"/>
              <w:rFonts w:eastAsiaTheme="minorEastAsia"/>
              <w:noProof/>
            </w:rPr>
          </w:pPr>
          <w:del w:id="417" w:author="Anees Shaikh" w:date="2013-10-19T03:52:00Z">
            <w:r w:rsidRPr="00884344" w:rsidDel="00884344">
              <w:rPr>
                <w:rStyle w:val="Hyperlink"/>
                <w:noProof/>
              </w:rPr>
              <w:delText>8.14.1</w:delText>
            </w:r>
            <w:r w:rsidDel="00884344">
              <w:rPr>
                <w:rFonts w:eastAsiaTheme="minorEastAsia"/>
                <w:noProof/>
              </w:rPr>
              <w:tab/>
            </w:r>
            <w:r w:rsidRPr="00884344" w:rsidDel="00884344">
              <w:rPr>
                <w:rStyle w:val="Hyperlink"/>
                <w:noProof/>
              </w:rPr>
              <w:delText>UML Diagram</w:delText>
            </w:r>
            <w:r w:rsidDel="00884344">
              <w:rPr>
                <w:noProof/>
                <w:webHidden/>
              </w:rPr>
              <w:tab/>
              <w:delText>77</w:delText>
            </w:r>
          </w:del>
        </w:p>
        <w:p w14:paraId="4B49F305" w14:textId="77777777" w:rsidR="00E00D57" w:rsidDel="00884344" w:rsidRDefault="00E00D57">
          <w:pPr>
            <w:pStyle w:val="TOC3"/>
            <w:tabs>
              <w:tab w:val="left" w:pos="1320"/>
              <w:tab w:val="right" w:leader="dot" w:pos="9350"/>
            </w:tabs>
            <w:rPr>
              <w:del w:id="418" w:author="Anees Shaikh" w:date="2013-10-19T03:52:00Z"/>
              <w:rFonts w:eastAsiaTheme="minorEastAsia"/>
              <w:noProof/>
            </w:rPr>
          </w:pPr>
          <w:del w:id="419" w:author="Anees Shaikh" w:date="2013-10-19T03:52:00Z">
            <w:r w:rsidRPr="00884344" w:rsidDel="00884344">
              <w:rPr>
                <w:rStyle w:val="Hyperlink"/>
                <w:noProof/>
              </w:rPr>
              <w:delText>8.14.2</w:delText>
            </w:r>
            <w:r w:rsidDel="00884344">
              <w:rPr>
                <w:rFonts w:eastAsiaTheme="minorEastAsia"/>
                <w:noProof/>
              </w:rPr>
              <w:tab/>
            </w:r>
            <w:r w:rsidRPr="00884344" w:rsidDel="00884344">
              <w:rPr>
                <w:rStyle w:val="Hyperlink"/>
                <w:noProof/>
              </w:rPr>
              <w:delText>XML Schema</w:delText>
            </w:r>
            <w:r w:rsidDel="00884344">
              <w:rPr>
                <w:noProof/>
                <w:webHidden/>
              </w:rPr>
              <w:tab/>
              <w:delText>77</w:delText>
            </w:r>
          </w:del>
        </w:p>
        <w:p w14:paraId="6EFCF2DC" w14:textId="77777777" w:rsidR="00E00D57" w:rsidDel="00884344" w:rsidRDefault="00E00D57">
          <w:pPr>
            <w:pStyle w:val="TOC3"/>
            <w:tabs>
              <w:tab w:val="left" w:pos="1320"/>
              <w:tab w:val="right" w:leader="dot" w:pos="9350"/>
            </w:tabs>
            <w:rPr>
              <w:del w:id="420" w:author="Anees Shaikh" w:date="2013-10-19T03:52:00Z"/>
              <w:rFonts w:eastAsiaTheme="minorEastAsia"/>
              <w:noProof/>
            </w:rPr>
          </w:pPr>
          <w:del w:id="421" w:author="Anees Shaikh" w:date="2013-10-19T03:52:00Z">
            <w:r w:rsidRPr="00884344" w:rsidDel="00884344">
              <w:rPr>
                <w:rStyle w:val="Hyperlink"/>
                <w:noProof/>
              </w:rPr>
              <w:delText>8.14.3</w:delText>
            </w:r>
            <w:r w:rsidDel="00884344">
              <w:rPr>
                <w:rFonts w:eastAsiaTheme="minorEastAsia"/>
                <w:noProof/>
              </w:rPr>
              <w:tab/>
            </w:r>
            <w:r w:rsidRPr="00884344" w:rsidDel="00884344">
              <w:rPr>
                <w:rStyle w:val="Hyperlink"/>
                <w:noProof/>
              </w:rPr>
              <w:delText>XML Example</w:delText>
            </w:r>
            <w:r w:rsidDel="00884344">
              <w:rPr>
                <w:noProof/>
                <w:webHidden/>
              </w:rPr>
              <w:tab/>
              <w:delText>81</w:delText>
            </w:r>
          </w:del>
        </w:p>
        <w:p w14:paraId="78FDDF46" w14:textId="77777777" w:rsidR="00E00D57" w:rsidDel="00884344" w:rsidRDefault="00E00D57">
          <w:pPr>
            <w:pStyle w:val="TOC2"/>
            <w:tabs>
              <w:tab w:val="left" w:pos="880"/>
              <w:tab w:val="right" w:leader="dot" w:pos="9350"/>
            </w:tabs>
            <w:rPr>
              <w:del w:id="422" w:author="Anees Shaikh" w:date="2013-10-19T03:52:00Z"/>
              <w:rFonts w:eastAsiaTheme="minorEastAsia"/>
              <w:noProof/>
            </w:rPr>
          </w:pPr>
          <w:del w:id="423" w:author="Anees Shaikh" w:date="2013-10-19T03:52:00Z">
            <w:r w:rsidRPr="00884344" w:rsidDel="00884344">
              <w:rPr>
                <w:rStyle w:val="Hyperlink"/>
                <w:noProof/>
              </w:rPr>
              <w:delText>8.15</w:delText>
            </w:r>
            <w:r w:rsidDel="00884344">
              <w:rPr>
                <w:rFonts w:eastAsiaTheme="minorEastAsia"/>
                <w:noProof/>
              </w:rPr>
              <w:tab/>
            </w:r>
            <w:r w:rsidRPr="00884344" w:rsidDel="00884344">
              <w:rPr>
                <w:rStyle w:val="Hyperlink"/>
                <w:noProof/>
              </w:rPr>
              <w:delText>NDM</w:delText>
            </w:r>
            <w:r w:rsidDel="00884344">
              <w:rPr>
                <w:noProof/>
                <w:webHidden/>
              </w:rPr>
              <w:tab/>
              <w:delText>82</w:delText>
            </w:r>
          </w:del>
        </w:p>
        <w:p w14:paraId="3E6B7C49" w14:textId="77777777" w:rsidR="00E00D57" w:rsidDel="00884344" w:rsidRDefault="00E00D57">
          <w:pPr>
            <w:pStyle w:val="TOC3"/>
            <w:tabs>
              <w:tab w:val="left" w:pos="1320"/>
              <w:tab w:val="right" w:leader="dot" w:pos="9350"/>
            </w:tabs>
            <w:rPr>
              <w:del w:id="424" w:author="Anees Shaikh" w:date="2013-10-19T03:52:00Z"/>
              <w:rFonts w:eastAsiaTheme="minorEastAsia"/>
              <w:noProof/>
            </w:rPr>
          </w:pPr>
          <w:del w:id="425" w:author="Anees Shaikh" w:date="2013-10-19T03:52:00Z">
            <w:r w:rsidRPr="00884344" w:rsidDel="00884344">
              <w:rPr>
                <w:rStyle w:val="Hyperlink"/>
                <w:noProof/>
              </w:rPr>
              <w:delText>8.15.1</w:delText>
            </w:r>
            <w:r w:rsidDel="00884344">
              <w:rPr>
                <w:rFonts w:eastAsiaTheme="minorEastAsia"/>
                <w:noProof/>
              </w:rPr>
              <w:tab/>
            </w:r>
            <w:r w:rsidRPr="00884344" w:rsidDel="00884344">
              <w:rPr>
                <w:rStyle w:val="Hyperlink"/>
                <w:noProof/>
              </w:rPr>
              <w:delText>UML Diagram</w:delText>
            </w:r>
            <w:r w:rsidDel="00884344">
              <w:rPr>
                <w:noProof/>
                <w:webHidden/>
              </w:rPr>
              <w:tab/>
              <w:delText>82</w:delText>
            </w:r>
          </w:del>
        </w:p>
        <w:p w14:paraId="3C8BE01A" w14:textId="77777777" w:rsidR="00E00D57" w:rsidDel="00884344" w:rsidRDefault="00E00D57">
          <w:pPr>
            <w:pStyle w:val="TOC3"/>
            <w:tabs>
              <w:tab w:val="left" w:pos="1320"/>
              <w:tab w:val="right" w:leader="dot" w:pos="9350"/>
            </w:tabs>
            <w:rPr>
              <w:del w:id="426" w:author="Anees Shaikh" w:date="2013-10-19T03:52:00Z"/>
              <w:rFonts w:eastAsiaTheme="minorEastAsia"/>
              <w:noProof/>
            </w:rPr>
          </w:pPr>
          <w:del w:id="427" w:author="Anees Shaikh" w:date="2013-10-19T03:52:00Z">
            <w:r w:rsidRPr="00884344" w:rsidDel="00884344">
              <w:rPr>
                <w:rStyle w:val="Hyperlink"/>
                <w:noProof/>
              </w:rPr>
              <w:delText>8.15.2</w:delText>
            </w:r>
            <w:r w:rsidDel="00884344">
              <w:rPr>
                <w:rFonts w:eastAsiaTheme="minorEastAsia"/>
                <w:noProof/>
              </w:rPr>
              <w:tab/>
            </w:r>
            <w:r w:rsidRPr="00884344" w:rsidDel="00884344">
              <w:rPr>
                <w:rStyle w:val="Hyperlink"/>
                <w:noProof/>
              </w:rPr>
              <w:delText>XML Schema</w:delText>
            </w:r>
            <w:r w:rsidDel="00884344">
              <w:rPr>
                <w:noProof/>
                <w:webHidden/>
              </w:rPr>
              <w:tab/>
              <w:delText>82</w:delText>
            </w:r>
          </w:del>
        </w:p>
        <w:p w14:paraId="5D210848" w14:textId="77777777" w:rsidR="00E00D57" w:rsidDel="00884344" w:rsidRDefault="00E00D57">
          <w:pPr>
            <w:pStyle w:val="TOC3"/>
            <w:tabs>
              <w:tab w:val="left" w:pos="1320"/>
              <w:tab w:val="right" w:leader="dot" w:pos="9350"/>
            </w:tabs>
            <w:rPr>
              <w:del w:id="428" w:author="Anees Shaikh" w:date="2013-10-19T03:52:00Z"/>
              <w:rFonts w:eastAsiaTheme="minorEastAsia"/>
              <w:noProof/>
            </w:rPr>
          </w:pPr>
          <w:del w:id="429" w:author="Anees Shaikh" w:date="2013-10-19T03:52:00Z">
            <w:r w:rsidRPr="00884344" w:rsidDel="00884344">
              <w:rPr>
                <w:rStyle w:val="Hyperlink"/>
                <w:noProof/>
              </w:rPr>
              <w:delText>8.15.3</w:delText>
            </w:r>
            <w:r w:rsidDel="00884344">
              <w:rPr>
                <w:rFonts w:eastAsiaTheme="minorEastAsia"/>
                <w:noProof/>
              </w:rPr>
              <w:tab/>
            </w:r>
            <w:r w:rsidRPr="00884344" w:rsidDel="00884344">
              <w:rPr>
                <w:rStyle w:val="Hyperlink"/>
                <w:noProof/>
              </w:rPr>
              <w:delText>XML Example</w:delText>
            </w:r>
            <w:r w:rsidDel="00884344">
              <w:rPr>
                <w:noProof/>
                <w:webHidden/>
              </w:rPr>
              <w:tab/>
              <w:delText>84</w:delText>
            </w:r>
          </w:del>
        </w:p>
        <w:p w14:paraId="57478CE5" w14:textId="77777777" w:rsidR="00E00D57" w:rsidDel="00884344" w:rsidRDefault="00E00D57">
          <w:pPr>
            <w:pStyle w:val="TOC1"/>
            <w:tabs>
              <w:tab w:val="left" w:pos="440"/>
              <w:tab w:val="right" w:leader="dot" w:pos="9350"/>
            </w:tabs>
            <w:rPr>
              <w:del w:id="430" w:author="Anees Shaikh" w:date="2013-10-19T03:52:00Z"/>
              <w:rFonts w:eastAsiaTheme="minorEastAsia"/>
              <w:noProof/>
            </w:rPr>
          </w:pPr>
          <w:del w:id="431" w:author="Anees Shaikh" w:date="2013-10-19T03:52:00Z">
            <w:r w:rsidRPr="00884344" w:rsidDel="00884344">
              <w:rPr>
                <w:rStyle w:val="Hyperlink"/>
                <w:noProof/>
              </w:rPr>
              <w:delText>9</w:delText>
            </w:r>
            <w:r w:rsidDel="00884344">
              <w:rPr>
                <w:rFonts w:eastAsiaTheme="minorEastAsia"/>
                <w:noProof/>
              </w:rPr>
              <w:tab/>
            </w:r>
            <w:r w:rsidRPr="00884344" w:rsidDel="00884344">
              <w:rPr>
                <w:rStyle w:val="Hyperlink"/>
                <w:noProof/>
              </w:rPr>
              <w:delText>Binding to NETCONF</w:delText>
            </w:r>
            <w:r w:rsidDel="00884344">
              <w:rPr>
                <w:noProof/>
                <w:webHidden/>
              </w:rPr>
              <w:tab/>
              <w:delText>84</w:delText>
            </w:r>
          </w:del>
        </w:p>
        <w:p w14:paraId="6EF505C1" w14:textId="77777777" w:rsidR="00E00D57" w:rsidDel="00884344" w:rsidRDefault="00E00D57">
          <w:pPr>
            <w:pStyle w:val="TOC2"/>
            <w:tabs>
              <w:tab w:val="left" w:pos="880"/>
              <w:tab w:val="right" w:leader="dot" w:pos="9350"/>
            </w:tabs>
            <w:rPr>
              <w:del w:id="432" w:author="Anees Shaikh" w:date="2013-10-19T03:52:00Z"/>
              <w:rFonts w:eastAsiaTheme="minorEastAsia"/>
              <w:noProof/>
            </w:rPr>
          </w:pPr>
          <w:del w:id="433" w:author="Anees Shaikh" w:date="2013-10-19T03:52:00Z">
            <w:r w:rsidRPr="00884344" w:rsidDel="00884344">
              <w:rPr>
                <w:rStyle w:val="Hyperlink"/>
                <w:noProof/>
              </w:rPr>
              <w:delText>9.1</w:delText>
            </w:r>
            <w:r w:rsidDel="00884344">
              <w:rPr>
                <w:rFonts w:eastAsiaTheme="minorEastAsia"/>
                <w:noProof/>
              </w:rPr>
              <w:tab/>
            </w:r>
            <w:r w:rsidRPr="00884344" w:rsidDel="00884344">
              <w:rPr>
                <w:rStyle w:val="Hyperlink"/>
                <w:noProof/>
              </w:rPr>
              <w:delText>Requirements</w:delText>
            </w:r>
            <w:r w:rsidDel="00884344">
              <w:rPr>
                <w:noProof/>
                <w:webHidden/>
              </w:rPr>
              <w:tab/>
              <w:delText>84</w:delText>
            </w:r>
          </w:del>
        </w:p>
        <w:p w14:paraId="48EAB1C7" w14:textId="77777777" w:rsidR="00E00D57" w:rsidDel="00884344" w:rsidRDefault="00E00D57">
          <w:pPr>
            <w:pStyle w:val="TOC2"/>
            <w:tabs>
              <w:tab w:val="left" w:pos="880"/>
              <w:tab w:val="right" w:leader="dot" w:pos="9350"/>
            </w:tabs>
            <w:rPr>
              <w:del w:id="434" w:author="Anees Shaikh" w:date="2013-10-19T03:52:00Z"/>
              <w:rFonts w:eastAsiaTheme="minorEastAsia"/>
              <w:noProof/>
            </w:rPr>
          </w:pPr>
          <w:del w:id="435" w:author="Anees Shaikh" w:date="2013-10-19T03:52:00Z">
            <w:r w:rsidRPr="00884344" w:rsidDel="00884344">
              <w:rPr>
                <w:rStyle w:val="Hyperlink"/>
                <w:noProof/>
              </w:rPr>
              <w:delText>9.2</w:delText>
            </w:r>
            <w:r w:rsidDel="00884344">
              <w:rPr>
                <w:rFonts w:eastAsiaTheme="minorEastAsia"/>
                <w:noProof/>
              </w:rPr>
              <w:tab/>
            </w:r>
            <w:r w:rsidRPr="00884344" w:rsidDel="00884344">
              <w:rPr>
                <w:rStyle w:val="Hyperlink"/>
                <w:noProof/>
              </w:rPr>
              <w:delText>How the Data Model is Bound to NETCONF</w:delText>
            </w:r>
            <w:r w:rsidDel="00884344">
              <w:rPr>
                <w:noProof/>
                <w:webHidden/>
              </w:rPr>
              <w:tab/>
              <w:delText>85</w:delText>
            </w:r>
          </w:del>
        </w:p>
        <w:p w14:paraId="6EB2F216" w14:textId="77777777" w:rsidR="00E00D57" w:rsidDel="00884344" w:rsidRDefault="00E00D57">
          <w:pPr>
            <w:pStyle w:val="TOC3"/>
            <w:tabs>
              <w:tab w:val="left" w:pos="1320"/>
              <w:tab w:val="right" w:leader="dot" w:pos="9350"/>
            </w:tabs>
            <w:rPr>
              <w:del w:id="436" w:author="Anees Shaikh" w:date="2013-10-19T03:52:00Z"/>
              <w:rFonts w:eastAsiaTheme="minorEastAsia"/>
              <w:noProof/>
            </w:rPr>
          </w:pPr>
          <w:del w:id="437" w:author="Anees Shaikh" w:date="2013-10-19T03:52:00Z">
            <w:r w:rsidRPr="00884344" w:rsidDel="00884344">
              <w:rPr>
                <w:rStyle w:val="Hyperlink"/>
                <w:noProof/>
              </w:rPr>
              <w:delText>9.2.1</w:delText>
            </w:r>
            <w:r w:rsidDel="00884344">
              <w:rPr>
                <w:rFonts w:eastAsiaTheme="minorEastAsia"/>
                <w:noProof/>
              </w:rPr>
              <w:tab/>
            </w:r>
            <w:r w:rsidRPr="00884344" w:rsidDel="00884344">
              <w:rPr>
                <w:rStyle w:val="Hyperlink"/>
                <w:noProof/>
              </w:rPr>
              <w:delText>edit-config</w:delText>
            </w:r>
            <w:r w:rsidDel="00884344">
              <w:rPr>
                <w:noProof/>
                <w:webHidden/>
              </w:rPr>
              <w:tab/>
              <w:delText>85</w:delText>
            </w:r>
          </w:del>
        </w:p>
        <w:p w14:paraId="61FE2B2E" w14:textId="77777777" w:rsidR="00E00D57" w:rsidDel="00884344" w:rsidRDefault="00E00D57">
          <w:pPr>
            <w:pStyle w:val="TOC3"/>
            <w:tabs>
              <w:tab w:val="left" w:pos="1320"/>
              <w:tab w:val="right" w:leader="dot" w:pos="9350"/>
            </w:tabs>
            <w:rPr>
              <w:del w:id="438" w:author="Anees Shaikh" w:date="2013-10-19T03:52:00Z"/>
              <w:rFonts w:eastAsiaTheme="minorEastAsia"/>
              <w:noProof/>
            </w:rPr>
          </w:pPr>
          <w:del w:id="439" w:author="Anees Shaikh" w:date="2013-10-19T03:52:00Z">
            <w:r w:rsidRPr="00884344" w:rsidDel="00884344">
              <w:rPr>
                <w:rStyle w:val="Hyperlink"/>
                <w:noProof/>
              </w:rPr>
              <w:delText>9.2.2</w:delText>
            </w:r>
            <w:r w:rsidDel="00884344">
              <w:rPr>
                <w:rFonts w:eastAsiaTheme="minorEastAsia"/>
                <w:noProof/>
              </w:rPr>
              <w:tab/>
            </w:r>
            <w:r w:rsidRPr="00884344" w:rsidDel="00884344">
              <w:rPr>
                <w:rStyle w:val="Hyperlink"/>
                <w:noProof/>
              </w:rPr>
              <w:delText>get-config</w:delText>
            </w:r>
            <w:r w:rsidDel="00884344">
              <w:rPr>
                <w:noProof/>
                <w:webHidden/>
              </w:rPr>
              <w:tab/>
              <w:delText>87</w:delText>
            </w:r>
          </w:del>
        </w:p>
        <w:p w14:paraId="6ECB60D8" w14:textId="77777777" w:rsidR="00E00D57" w:rsidDel="00884344" w:rsidRDefault="00E00D57">
          <w:pPr>
            <w:pStyle w:val="TOC3"/>
            <w:tabs>
              <w:tab w:val="left" w:pos="1320"/>
              <w:tab w:val="right" w:leader="dot" w:pos="9350"/>
            </w:tabs>
            <w:rPr>
              <w:del w:id="440" w:author="Anees Shaikh" w:date="2013-10-19T03:52:00Z"/>
              <w:rFonts w:eastAsiaTheme="minorEastAsia"/>
              <w:noProof/>
            </w:rPr>
          </w:pPr>
          <w:del w:id="441" w:author="Anees Shaikh" w:date="2013-10-19T03:52:00Z">
            <w:r w:rsidRPr="00884344" w:rsidDel="00884344">
              <w:rPr>
                <w:rStyle w:val="Hyperlink"/>
                <w:noProof/>
              </w:rPr>
              <w:delText>9.2.3</w:delText>
            </w:r>
            <w:r w:rsidDel="00884344">
              <w:rPr>
                <w:rFonts w:eastAsiaTheme="minorEastAsia"/>
                <w:noProof/>
              </w:rPr>
              <w:tab/>
            </w:r>
            <w:r w:rsidRPr="00884344" w:rsidDel="00884344">
              <w:rPr>
                <w:rStyle w:val="Hyperlink"/>
                <w:noProof/>
              </w:rPr>
              <w:delText>copy-config</w:delText>
            </w:r>
            <w:r w:rsidDel="00884344">
              <w:rPr>
                <w:noProof/>
                <w:webHidden/>
              </w:rPr>
              <w:tab/>
              <w:delText>88</w:delText>
            </w:r>
          </w:del>
        </w:p>
        <w:p w14:paraId="0B4F3635" w14:textId="77777777" w:rsidR="00E00D57" w:rsidDel="00884344" w:rsidRDefault="00E00D57">
          <w:pPr>
            <w:pStyle w:val="TOC3"/>
            <w:tabs>
              <w:tab w:val="left" w:pos="1320"/>
              <w:tab w:val="right" w:leader="dot" w:pos="9350"/>
            </w:tabs>
            <w:rPr>
              <w:del w:id="442" w:author="Anees Shaikh" w:date="2013-10-19T03:52:00Z"/>
              <w:rFonts w:eastAsiaTheme="minorEastAsia"/>
              <w:noProof/>
            </w:rPr>
          </w:pPr>
          <w:del w:id="443" w:author="Anees Shaikh" w:date="2013-10-19T03:52:00Z">
            <w:r w:rsidRPr="00884344" w:rsidDel="00884344">
              <w:rPr>
                <w:rStyle w:val="Hyperlink"/>
                <w:noProof/>
              </w:rPr>
              <w:delText>9.2.4</w:delText>
            </w:r>
            <w:r w:rsidDel="00884344">
              <w:rPr>
                <w:rFonts w:eastAsiaTheme="minorEastAsia"/>
                <w:noProof/>
              </w:rPr>
              <w:tab/>
            </w:r>
            <w:r w:rsidRPr="00884344" w:rsidDel="00884344">
              <w:rPr>
                <w:rStyle w:val="Hyperlink"/>
                <w:noProof/>
              </w:rPr>
              <w:delText>delete-config</w:delText>
            </w:r>
            <w:r w:rsidDel="00884344">
              <w:rPr>
                <w:noProof/>
                <w:webHidden/>
              </w:rPr>
              <w:tab/>
              <w:delText>88</w:delText>
            </w:r>
          </w:del>
        </w:p>
        <w:p w14:paraId="78DF4CEB" w14:textId="77777777" w:rsidR="00E00D57" w:rsidDel="00884344" w:rsidRDefault="00E00D57">
          <w:pPr>
            <w:pStyle w:val="TOC2"/>
            <w:tabs>
              <w:tab w:val="left" w:pos="880"/>
              <w:tab w:val="right" w:leader="dot" w:pos="9350"/>
            </w:tabs>
            <w:rPr>
              <w:del w:id="444" w:author="Anees Shaikh" w:date="2013-10-19T03:52:00Z"/>
              <w:rFonts w:eastAsiaTheme="minorEastAsia"/>
              <w:noProof/>
            </w:rPr>
          </w:pPr>
          <w:del w:id="445" w:author="Anees Shaikh" w:date="2013-10-19T03:52:00Z">
            <w:r w:rsidRPr="00884344" w:rsidDel="00884344">
              <w:rPr>
                <w:rStyle w:val="Hyperlink"/>
                <w:noProof/>
              </w:rPr>
              <w:delText>9.3</w:delText>
            </w:r>
            <w:r w:rsidDel="00884344">
              <w:rPr>
                <w:rFonts w:eastAsiaTheme="minorEastAsia"/>
                <w:noProof/>
              </w:rPr>
              <w:tab/>
            </w:r>
            <w:r w:rsidRPr="00884344" w:rsidDel="00884344">
              <w:rPr>
                <w:rStyle w:val="Hyperlink"/>
                <w:noProof/>
              </w:rPr>
              <w:delText>RPC error</w:delText>
            </w:r>
            <w:r w:rsidDel="00884344">
              <w:rPr>
                <w:noProof/>
                <w:webHidden/>
              </w:rPr>
              <w:tab/>
              <w:delText>89</w:delText>
            </w:r>
          </w:del>
        </w:p>
        <w:p w14:paraId="2996C005" w14:textId="77777777" w:rsidR="00E00D57" w:rsidDel="00884344" w:rsidRDefault="00E00D57">
          <w:pPr>
            <w:pStyle w:val="TOC2"/>
            <w:tabs>
              <w:tab w:val="left" w:pos="1540"/>
              <w:tab w:val="right" w:leader="dot" w:pos="9350"/>
            </w:tabs>
            <w:rPr>
              <w:del w:id="446" w:author="Anees Shaikh" w:date="2013-10-19T03:52:00Z"/>
              <w:rFonts w:eastAsiaTheme="minorEastAsia"/>
              <w:noProof/>
            </w:rPr>
          </w:pPr>
          <w:del w:id="447" w:author="Anees Shaikh" w:date="2013-10-19T03:52:00Z">
            <w:r w:rsidRPr="00884344" w:rsidDel="00884344">
              <w:rPr>
                <w:rStyle w:val="Hyperlink"/>
                <w:noProof/>
              </w:rPr>
              <w:delText>Appendix A</w:delText>
            </w:r>
            <w:r w:rsidDel="00884344">
              <w:rPr>
                <w:rFonts w:eastAsiaTheme="minorEastAsia"/>
                <w:noProof/>
              </w:rPr>
              <w:tab/>
            </w:r>
            <w:r w:rsidRPr="00884344" w:rsidDel="00884344">
              <w:rPr>
                <w:rStyle w:val="Hyperlink"/>
                <w:noProof/>
              </w:rPr>
              <w:delText>Bibliography</w:delText>
            </w:r>
            <w:r w:rsidDel="00884344">
              <w:rPr>
                <w:noProof/>
                <w:webHidden/>
              </w:rPr>
              <w:tab/>
              <w:delText>90</w:delText>
            </w:r>
          </w:del>
        </w:p>
        <w:p w14:paraId="732E94AA" w14:textId="77777777" w:rsidR="00874469" w:rsidDel="00884344" w:rsidRDefault="00874469">
          <w:pPr>
            <w:pStyle w:val="TOC1"/>
            <w:tabs>
              <w:tab w:val="left" w:pos="362"/>
              <w:tab w:val="right" w:leader="dot" w:pos="9350"/>
            </w:tabs>
            <w:rPr>
              <w:ins w:id="448" w:author="aas" w:date="2013-10-14T02:06:00Z"/>
              <w:del w:id="449" w:author="Anees Shaikh" w:date="2013-10-19T03:52:00Z"/>
              <w:rFonts w:eastAsiaTheme="minorEastAsia"/>
              <w:noProof/>
              <w:sz w:val="24"/>
              <w:szCs w:val="24"/>
              <w:lang w:eastAsia="ja-JP"/>
            </w:rPr>
          </w:pPr>
          <w:ins w:id="450" w:author="aas" w:date="2013-10-14T02:06:00Z">
            <w:del w:id="451" w:author="Anees Shaikh" w:date="2013-10-19T03:52:00Z">
              <w:r w:rsidDel="00884344">
                <w:rPr>
                  <w:noProof/>
                </w:rPr>
                <w:delText>1</w:delText>
              </w:r>
              <w:r w:rsidDel="00884344">
                <w:rPr>
                  <w:rFonts w:eastAsiaTheme="minorEastAsia"/>
                  <w:noProof/>
                  <w:sz w:val="24"/>
                  <w:szCs w:val="24"/>
                  <w:lang w:eastAsia="ja-JP"/>
                </w:rPr>
                <w:tab/>
              </w:r>
              <w:r w:rsidDel="00884344">
                <w:rPr>
                  <w:noProof/>
                </w:rPr>
                <w:delText>Introduction</w:delText>
              </w:r>
              <w:r w:rsidDel="00884344">
                <w:rPr>
                  <w:noProof/>
                </w:rPr>
                <w:tab/>
                <w:delText>5</w:delText>
              </w:r>
            </w:del>
          </w:ins>
        </w:p>
        <w:p w14:paraId="5D0A2D2D" w14:textId="77777777" w:rsidR="00874469" w:rsidDel="00884344" w:rsidRDefault="00874469">
          <w:pPr>
            <w:pStyle w:val="TOC1"/>
            <w:tabs>
              <w:tab w:val="left" w:pos="362"/>
              <w:tab w:val="right" w:leader="dot" w:pos="9350"/>
            </w:tabs>
            <w:rPr>
              <w:ins w:id="452" w:author="aas" w:date="2013-10-14T02:06:00Z"/>
              <w:del w:id="453" w:author="Anees Shaikh" w:date="2013-10-19T03:52:00Z"/>
              <w:rFonts w:eastAsiaTheme="minorEastAsia"/>
              <w:noProof/>
              <w:sz w:val="24"/>
              <w:szCs w:val="24"/>
              <w:lang w:eastAsia="ja-JP"/>
            </w:rPr>
          </w:pPr>
          <w:ins w:id="454" w:author="aas" w:date="2013-10-14T02:06:00Z">
            <w:del w:id="455" w:author="Anees Shaikh" w:date="2013-10-19T03:52:00Z">
              <w:r w:rsidDel="00884344">
                <w:rPr>
                  <w:noProof/>
                </w:rPr>
                <w:delText>2</w:delText>
              </w:r>
              <w:r w:rsidDel="00884344">
                <w:rPr>
                  <w:rFonts w:eastAsiaTheme="minorEastAsia"/>
                  <w:noProof/>
                  <w:sz w:val="24"/>
                  <w:szCs w:val="24"/>
                  <w:lang w:eastAsia="ja-JP"/>
                </w:rPr>
                <w:tab/>
              </w:r>
              <w:r w:rsidDel="00884344">
                <w:rPr>
                  <w:noProof/>
                </w:rPr>
                <w:delText>Motivation</w:delText>
              </w:r>
              <w:r w:rsidDel="00884344">
                <w:rPr>
                  <w:noProof/>
                </w:rPr>
                <w:tab/>
                <w:delText>5</w:delText>
              </w:r>
            </w:del>
          </w:ins>
        </w:p>
        <w:p w14:paraId="6A73F515" w14:textId="77777777" w:rsidR="00874469" w:rsidDel="00884344" w:rsidRDefault="00874469">
          <w:pPr>
            <w:pStyle w:val="TOC2"/>
            <w:tabs>
              <w:tab w:val="left" w:pos="749"/>
              <w:tab w:val="right" w:leader="dot" w:pos="9350"/>
            </w:tabs>
            <w:rPr>
              <w:ins w:id="456" w:author="aas" w:date="2013-10-14T02:06:00Z"/>
              <w:del w:id="457" w:author="Anees Shaikh" w:date="2013-10-19T03:52:00Z"/>
              <w:rFonts w:eastAsiaTheme="minorEastAsia"/>
              <w:noProof/>
              <w:sz w:val="24"/>
              <w:szCs w:val="24"/>
              <w:lang w:eastAsia="ja-JP"/>
            </w:rPr>
          </w:pPr>
          <w:ins w:id="458" w:author="aas" w:date="2013-10-14T02:06:00Z">
            <w:del w:id="459" w:author="Anees Shaikh" w:date="2013-10-19T03:52:00Z">
              <w:r w:rsidDel="00884344">
                <w:rPr>
                  <w:noProof/>
                </w:rPr>
                <w:delText>2.1</w:delText>
              </w:r>
              <w:r w:rsidDel="00884344">
                <w:rPr>
                  <w:rFonts w:eastAsiaTheme="minorEastAsia"/>
                  <w:noProof/>
                  <w:sz w:val="24"/>
                  <w:szCs w:val="24"/>
                  <w:lang w:eastAsia="ja-JP"/>
                </w:rPr>
                <w:tab/>
              </w:r>
              <w:r w:rsidDel="00884344">
                <w:rPr>
                  <w:noProof/>
                </w:rPr>
                <w:delText>OF-CONFIG and OF-SWITCH</w:delText>
              </w:r>
              <w:r w:rsidDel="00884344">
                <w:rPr>
                  <w:noProof/>
                </w:rPr>
                <w:tab/>
                <w:delText>7</w:delText>
              </w:r>
            </w:del>
          </w:ins>
        </w:p>
        <w:p w14:paraId="7D8E0962" w14:textId="77777777" w:rsidR="00874469" w:rsidDel="00884344" w:rsidRDefault="00874469">
          <w:pPr>
            <w:pStyle w:val="TOC1"/>
            <w:tabs>
              <w:tab w:val="left" w:pos="362"/>
              <w:tab w:val="right" w:leader="dot" w:pos="9350"/>
            </w:tabs>
            <w:rPr>
              <w:ins w:id="460" w:author="aas" w:date="2013-10-14T02:06:00Z"/>
              <w:del w:id="461" w:author="Anees Shaikh" w:date="2013-10-19T03:52:00Z"/>
              <w:rFonts w:eastAsiaTheme="minorEastAsia"/>
              <w:noProof/>
              <w:sz w:val="24"/>
              <w:szCs w:val="24"/>
              <w:lang w:eastAsia="ja-JP"/>
            </w:rPr>
          </w:pPr>
          <w:ins w:id="462" w:author="aas" w:date="2013-10-14T02:06:00Z">
            <w:del w:id="463" w:author="Anees Shaikh" w:date="2013-10-19T03:52:00Z">
              <w:r w:rsidDel="00884344">
                <w:rPr>
                  <w:noProof/>
                </w:rPr>
                <w:delText>3</w:delText>
              </w:r>
              <w:r w:rsidDel="00884344">
                <w:rPr>
                  <w:rFonts w:eastAsiaTheme="minorEastAsia"/>
                  <w:noProof/>
                  <w:sz w:val="24"/>
                  <w:szCs w:val="24"/>
                  <w:lang w:eastAsia="ja-JP"/>
                </w:rPr>
                <w:tab/>
              </w:r>
              <w:r w:rsidDel="00884344">
                <w:rPr>
                  <w:noProof/>
                </w:rPr>
                <w:delText>Scope</w:delText>
              </w:r>
              <w:r w:rsidDel="00884344">
                <w:rPr>
                  <w:noProof/>
                </w:rPr>
                <w:tab/>
                <w:delText>8</w:delText>
              </w:r>
            </w:del>
          </w:ins>
        </w:p>
        <w:p w14:paraId="4D0ADDE0" w14:textId="77777777" w:rsidR="00874469" w:rsidDel="00884344" w:rsidRDefault="00874469">
          <w:pPr>
            <w:pStyle w:val="TOC1"/>
            <w:tabs>
              <w:tab w:val="left" w:pos="362"/>
              <w:tab w:val="right" w:leader="dot" w:pos="9350"/>
            </w:tabs>
            <w:rPr>
              <w:ins w:id="464" w:author="aas" w:date="2013-10-14T02:06:00Z"/>
              <w:del w:id="465" w:author="Anees Shaikh" w:date="2013-10-19T03:52:00Z"/>
              <w:rFonts w:eastAsiaTheme="minorEastAsia"/>
              <w:noProof/>
              <w:sz w:val="24"/>
              <w:szCs w:val="24"/>
              <w:lang w:eastAsia="ja-JP"/>
            </w:rPr>
          </w:pPr>
          <w:ins w:id="466" w:author="aas" w:date="2013-10-14T02:06:00Z">
            <w:del w:id="467" w:author="Anees Shaikh" w:date="2013-10-19T03:52:00Z">
              <w:r w:rsidDel="00884344">
                <w:rPr>
                  <w:noProof/>
                </w:rPr>
                <w:delText>4</w:delText>
              </w:r>
              <w:r w:rsidDel="00884344">
                <w:rPr>
                  <w:rFonts w:eastAsiaTheme="minorEastAsia"/>
                  <w:noProof/>
                  <w:sz w:val="24"/>
                  <w:szCs w:val="24"/>
                  <w:lang w:eastAsia="ja-JP"/>
                </w:rPr>
                <w:tab/>
              </w:r>
              <w:r w:rsidDel="00884344">
                <w:rPr>
                  <w:noProof/>
                </w:rPr>
                <w:delText>Normative Language</w:delText>
              </w:r>
              <w:r w:rsidDel="00884344">
                <w:rPr>
                  <w:noProof/>
                </w:rPr>
                <w:tab/>
                <w:delText>9</w:delText>
              </w:r>
            </w:del>
          </w:ins>
        </w:p>
        <w:p w14:paraId="34EEBC28" w14:textId="77777777" w:rsidR="00874469" w:rsidDel="00884344" w:rsidRDefault="00874469">
          <w:pPr>
            <w:pStyle w:val="TOC1"/>
            <w:tabs>
              <w:tab w:val="left" w:pos="362"/>
              <w:tab w:val="right" w:leader="dot" w:pos="9350"/>
            </w:tabs>
            <w:rPr>
              <w:ins w:id="468" w:author="aas" w:date="2013-10-14T02:06:00Z"/>
              <w:del w:id="469" w:author="Anees Shaikh" w:date="2013-10-19T03:52:00Z"/>
              <w:rFonts w:eastAsiaTheme="minorEastAsia"/>
              <w:noProof/>
              <w:sz w:val="24"/>
              <w:szCs w:val="24"/>
              <w:lang w:eastAsia="ja-JP"/>
            </w:rPr>
          </w:pPr>
          <w:ins w:id="470" w:author="aas" w:date="2013-10-14T02:06:00Z">
            <w:del w:id="471" w:author="Anees Shaikh" w:date="2013-10-19T03:52:00Z">
              <w:r w:rsidDel="00884344">
                <w:rPr>
                  <w:noProof/>
                </w:rPr>
                <w:delText>5</w:delText>
              </w:r>
              <w:r w:rsidDel="00884344">
                <w:rPr>
                  <w:rFonts w:eastAsiaTheme="minorEastAsia"/>
                  <w:noProof/>
                  <w:sz w:val="24"/>
                  <w:szCs w:val="24"/>
                  <w:lang w:eastAsia="ja-JP"/>
                </w:rPr>
                <w:tab/>
              </w:r>
              <w:r w:rsidDel="00884344">
                <w:rPr>
                  <w:noProof/>
                </w:rPr>
                <w:delText>Terms</w:delText>
              </w:r>
              <w:r w:rsidDel="00884344">
                <w:rPr>
                  <w:noProof/>
                </w:rPr>
                <w:tab/>
                <w:delText>9</w:delText>
              </w:r>
            </w:del>
          </w:ins>
        </w:p>
        <w:p w14:paraId="45B525F2" w14:textId="77777777" w:rsidR="00874469" w:rsidDel="00884344" w:rsidRDefault="00874469">
          <w:pPr>
            <w:pStyle w:val="TOC2"/>
            <w:tabs>
              <w:tab w:val="left" w:pos="749"/>
              <w:tab w:val="right" w:leader="dot" w:pos="9350"/>
            </w:tabs>
            <w:rPr>
              <w:ins w:id="472" w:author="aas" w:date="2013-10-14T02:06:00Z"/>
              <w:del w:id="473" w:author="Anees Shaikh" w:date="2013-10-19T03:52:00Z"/>
              <w:rFonts w:eastAsiaTheme="minorEastAsia"/>
              <w:noProof/>
              <w:sz w:val="24"/>
              <w:szCs w:val="24"/>
              <w:lang w:eastAsia="ja-JP"/>
            </w:rPr>
          </w:pPr>
          <w:ins w:id="474" w:author="aas" w:date="2013-10-14T02:06:00Z">
            <w:del w:id="475" w:author="Anees Shaikh" w:date="2013-10-19T03:52:00Z">
              <w:r w:rsidDel="00884344">
                <w:rPr>
                  <w:noProof/>
                </w:rPr>
                <w:delText>5.1</w:delText>
              </w:r>
              <w:r w:rsidDel="00884344">
                <w:rPr>
                  <w:rFonts w:eastAsiaTheme="minorEastAsia"/>
                  <w:noProof/>
                  <w:sz w:val="24"/>
                  <w:szCs w:val="24"/>
                  <w:lang w:eastAsia="ja-JP"/>
                </w:rPr>
                <w:tab/>
              </w:r>
              <w:r w:rsidDel="00884344">
                <w:rPr>
                  <w:noProof/>
                </w:rPr>
                <w:delText>OpenFlow Capable Switch</w:delText>
              </w:r>
              <w:r w:rsidDel="00884344">
                <w:rPr>
                  <w:noProof/>
                </w:rPr>
                <w:tab/>
                <w:delText>9</w:delText>
              </w:r>
            </w:del>
          </w:ins>
        </w:p>
        <w:p w14:paraId="517D7F78" w14:textId="77777777" w:rsidR="00874469" w:rsidDel="00884344" w:rsidRDefault="00874469">
          <w:pPr>
            <w:pStyle w:val="TOC2"/>
            <w:tabs>
              <w:tab w:val="left" w:pos="749"/>
              <w:tab w:val="right" w:leader="dot" w:pos="9350"/>
            </w:tabs>
            <w:rPr>
              <w:ins w:id="476" w:author="aas" w:date="2013-10-14T02:06:00Z"/>
              <w:del w:id="477" w:author="Anees Shaikh" w:date="2013-10-19T03:52:00Z"/>
              <w:rFonts w:eastAsiaTheme="minorEastAsia"/>
              <w:noProof/>
              <w:sz w:val="24"/>
              <w:szCs w:val="24"/>
              <w:lang w:eastAsia="ja-JP"/>
            </w:rPr>
          </w:pPr>
          <w:ins w:id="478" w:author="aas" w:date="2013-10-14T02:06:00Z">
            <w:del w:id="479" w:author="Anees Shaikh" w:date="2013-10-19T03:52:00Z">
              <w:r w:rsidDel="00884344">
                <w:rPr>
                  <w:noProof/>
                </w:rPr>
                <w:delText>5.2</w:delText>
              </w:r>
              <w:r w:rsidDel="00884344">
                <w:rPr>
                  <w:rFonts w:eastAsiaTheme="minorEastAsia"/>
                  <w:noProof/>
                  <w:sz w:val="24"/>
                  <w:szCs w:val="24"/>
                  <w:lang w:eastAsia="ja-JP"/>
                </w:rPr>
                <w:tab/>
              </w:r>
              <w:r w:rsidDel="00884344">
                <w:rPr>
                  <w:noProof/>
                </w:rPr>
                <w:delText>OpenFlow Configuration Point</w:delText>
              </w:r>
              <w:r w:rsidDel="00884344">
                <w:rPr>
                  <w:noProof/>
                </w:rPr>
                <w:tab/>
                <w:delText>9</w:delText>
              </w:r>
            </w:del>
          </w:ins>
        </w:p>
        <w:p w14:paraId="568FEE2B" w14:textId="77777777" w:rsidR="00874469" w:rsidDel="00884344" w:rsidRDefault="00874469">
          <w:pPr>
            <w:pStyle w:val="TOC2"/>
            <w:tabs>
              <w:tab w:val="left" w:pos="749"/>
              <w:tab w:val="right" w:leader="dot" w:pos="9350"/>
            </w:tabs>
            <w:rPr>
              <w:ins w:id="480" w:author="aas" w:date="2013-10-14T02:06:00Z"/>
              <w:del w:id="481" w:author="Anees Shaikh" w:date="2013-10-19T03:52:00Z"/>
              <w:rFonts w:eastAsiaTheme="minorEastAsia"/>
              <w:noProof/>
              <w:sz w:val="24"/>
              <w:szCs w:val="24"/>
              <w:lang w:eastAsia="ja-JP"/>
            </w:rPr>
          </w:pPr>
          <w:ins w:id="482" w:author="aas" w:date="2013-10-14T02:06:00Z">
            <w:del w:id="483" w:author="Anees Shaikh" w:date="2013-10-19T03:52:00Z">
              <w:r w:rsidDel="00884344">
                <w:rPr>
                  <w:noProof/>
                </w:rPr>
                <w:delText>5.3</w:delText>
              </w:r>
              <w:r w:rsidDel="00884344">
                <w:rPr>
                  <w:rFonts w:eastAsiaTheme="minorEastAsia"/>
                  <w:noProof/>
                  <w:sz w:val="24"/>
                  <w:szCs w:val="24"/>
                  <w:lang w:eastAsia="ja-JP"/>
                </w:rPr>
                <w:tab/>
              </w:r>
              <w:r w:rsidDel="00884344">
                <w:rPr>
                  <w:noProof/>
                </w:rPr>
                <w:delText>OpenFlow Logical Switch</w:delText>
              </w:r>
              <w:r w:rsidDel="00884344">
                <w:rPr>
                  <w:noProof/>
                </w:rPr>
                <w:tab/>
                <w:delText>10</w:delText>
              </w:r>
            </w:del>
          </w:ins>
        </w:p>
        <w:p w14:paraId="6AB0BDB6" w14:textId="77777777" w:rsidR="00874469" w:rsidDel="00884344" w:rsidRDefault="00874469">
          <w:pPr>
            <w:pStyle w:val="TOC2"/>
            <w:tabs>
              <w:tab w:val="left" w:pos="749"/>
              <w:tab w:val="right" w:leader="dot" w:pos="9350"/>
            </w:tabs>
            <w:rPr>
              <w:ins w:id="484" w:author="aas" w:date="2013-10-14T02:06:00Z"/>
              <w:del w:id="485" w:author="Anees Shaikh" w:date="2013-10-19T03:52:00Z"/>
              <w:rFonts w:eastAsiaTheme="minorEastAsia"/>
              <w:noProof/>
              <w:sz w:val="24"/>
              <w:szCs w:val="24"/>
              <w:lang w:eastAsia="ja-JP"/>
            </w:rPr>
          </w:pPr>
          <w:ins w:id="486" w:author="aas" w:date="2013-10-14T02:06:00Z">
            <w:del w:id="487" w:author="Anees Shaikh" w:date="2013-10-19T03:52:00Z">
              <w:r w:rsidDel="00884344">
                <w:rPr>
                  <w:noProof/>
                </w:rPr>
                <w:delText>5.4</w:delText>
              </w:r>
              <w:r w:rsidDel="00884344">
                <w:rPr>
                  <w:rFonts w:eastAsiaTheme="minorEastAsia"/>
                  <w:noProof/>
                  <w:sz w:val="24"/>
                  <w:szCs w:val="24"/>
                  <w:lang w:eastAsia="ja-JP"/>
                </w:rPr>
                <w:tab/>
              </w:r>
              <w:r w:rsidDel="00884344">
                <w:rPr>
                  <w:noProof/>
                </w:rPr>
                <w:delText>OpenFlow Resource</w:delText>
              </w:r>
              <w:r w:rsidDel="00884344">
                <w:rPr>
                  <w:noProof/>
                </w:rPr>
                <w:tab/>
                <w:delText>10</w:delText>
              </w:r>
            </w:del>
          </w:ins>
        </w:p>
        <w:p w14:paraId="196AE402" w14:textId="77777777" w:rsidR="00874469" w:rsidDel="00884344" w:rsidRDefault="00874469">
          <w:pPr>
            <w:pStyle w:val="TOC3"/>
            <w:tabs>
              <w:tab w:val="left" w:pos="1136"/>
              <w:tab w:val="right" w:leader="dot" w:pos="9350"/>
            </w:tabs>
            <w:rPr>
              <w:ins w:id="488" w:author="aas" w:date="2013-10-14T02:06:00Z"/>
              <w:del w:id="489" w:author="Anees Shaikh" w:date="2013-10-19T03:52:00Z"/>
              <w:rFonts w:eastAsiaTheme="minorEastAsia"/>
              <w:noProof/>
              <w:sz w:val="24"/>
              <w:szCs w:val="24"/>
              <w:lang w:eastAsia="ja-JP"/>
            </w:rPr>
          </w:pPr>
          <w:ins w:id="490" w:author="aas" w:date="2013-10-14T02:06:00Z">
            <w:del w:id="491" w:author="Anees Shaikh" w:date="2013-10-19T03:52:00Z">
              <w:r w:rsidDel="00884344">
                <w:rPr>
                  <w:noProof/>
                </w:rPr>
                <w:delText>5.4.1</w:delText>
              </w:r>
              <w:r w:rsidDel="00884344">
                <w:rPr>
                  <w:rFonts w:eastAsiaTheme="minorEastAsia"/>
                  <w:noProof/>
                  <w:sz w:val="24"/>
                  <w:szCs w:val="24"/>
                  <w:lang w:eastAsia="ja-JP"/>
                </w:rPr>
                <w:tab/>
              </w:r>
              <w:r w:rsidDel="00884344">
                <w:rPr>
                  <w:noProof/>
                </w:rPr>
                <w:delText>OpenFlow Queue</w:delText>
              </w:r>
              <w:r w:rsidDel="00884344">
                <w:rPr>
                  <w:noProof/>
                </w:rPr>
                <w:tab/>
                <w:delText>10</w:delText>
              </w:r>
            </w:del>
          </w:ins>
        </w:p>
        <w:p w14:paraId="34B9E1FD" w14:textId="77777777" w:rsidR="00874469" w:rsidDel="00884344" w:rsidRDefault="00874469">
          <w:pPr>
            <w:pStyle w:val="TOC3"/>
            <w:tabs>
              <w:tab w:val="left" w:pos="1136"/>
              <w:tab w:val="right" w:leader="dot" w:pos="9350"/>
            </w:tabs>
            <w:rPr>
              <w:ins w:id="492" w:author="aas" w:date="2013-10-14T02:06:00Z"/>
              <w:del w:id="493" w:author="Anees Shaikh" w:date="2013-10-19T03:52:00Z"/>
              <w:rFonts w:eastAsiaTheme="minorEastAsia"/>
              <w:noProof/>
              <w:sz w:val="24"/>
              <w:szCs w:val="24"/>
              <w:lang w:eastAsia="ja-JP"/>
            </w:rPr>
          </w:pPr>
          <w:ins w:id="494" w:author="aas" w:date="2013-10-14T02:06:00Z">
            <w:del w:id="495" w:author="Anees Shaikh" w:date="2013-10-19T03:52:00Z">
              <w:r w:rsidDel="00884344">
                <w:rPr>
                  <w:noProof/>
                </w:rPr>
                <w:delText>5.4.2</w:delText>
              </w:r>
              <w:r w:rsidDel="00884344">
                <w:rPr>
                  <w:rFonts w:eastAsiaTheme="minorEastAsia"/>
                  <w:noProof/>
                  <w:sz w:val="24"/>
                  <w:szCs w:val="24"/>
                  <w:lang w:eastAsia="ja-JP"/>
                </w:rPr>
                <w:tab/>
              </w:r>
              <w:r w:rsidDel="00884344">
                <w:rPr>
                  <w:noProof/>
                </w:rPr>
                <w:delText>OpenFlow Port</w:delText>
              </w:r>
              <w:r w:rsidDel="00884344">
                <w:rPr>
                  <w:noProof/>
                </w:rPr>
                <w:tab/>
                <w:delText>10</w:delText>
              </w:r>
            </w:del>
          </w:ins>
        </w:p>
        <w:p w14:paraId="5A1F88C4" w14:textId="77777777" w:rsidR="00874469" w:rsidDel="00884344" w:rsidRDefault="00874469">
          <w:pPr>
            <w:pStyle w:val="TOC2"/>
            <w:tabs>
              <w:tab w:val="left" w:pos="749"/>
              <w:tab w:val="right" w:leader="dot" w:pos="9350"/>
            </w:tabs>
            <w:rPr>
              <w:ins w:id="496" w:author="aas" w:date="2013-10-14T02:06:00Z"/>
              <w:del w:id="497" w:author="Anees Shaikh" w:date="2013-10-19T03:52:00Z"/>
              <w:rFonts w:eastAsiaTheme="minorEastAsia"/>
              <w:noProof/>
              <w:sz w:val="24"/>
              <w:szCs w:val="24"/>
              <w:lang w:eastAsia="ja-JP"/>
            </w:rPr>
          </w:pPr>
          <w:ins w:id="498" w:author="aas" w:date="2013-10-14T02:06:00Z">
            <w:del w:id="499" w:author="Anees Shaikh" w:date="2013-10-19T03:52:00Z">
              <w:r w:rsidDel="00884344">
                <w:rPr>
                  <w:noProof/>
                </w:rPr>
                <w:delText>5.5</w:delText>
              </w:r>
              <w:r w:rsidDel="00884344">
                <w:rPr>
                  <w:rFonts w:eastAsiaTheme="minorEastAsia"/>
                  <w:noProof/>
                  <w:sz w:val="24"/>
                  <w:szCs w:val="24"/>
                  <w:lang w:eastAsia="ja-JP"/>
                </w:rPr>
                <w:tab/>
              </w:r>
              <w:r w:rsidDel="00884344">
                <w:rPr>
                  <w:noProof/>
                </w:rPr>
                <w:delText>OpenFlow Controller</w:delText>
              </w:r>
              <w:r w:rsidDel="00884344">
                <w:rPr>
                  <w:noProof/>
                </w:rPr>
                <w:tab/>
                <w:delText>10</w:delText>
              </w:r>
            </w:del>
          </w:ins>
        </w:p>
        <w:p w14:paraId="06CEA996" w14:textId="77777777" w:rsidR="00874469" w:rsidDel="00884344" w:rsidRDefault="00874469">
          <w:pPr>
            <w:pStyle w:val="TOC2"/>
            <w:tabs>
              <w:tab w:val="left" w:pos="749"/>
              <w:tab w:val="right" w:leader="dot" w:pos="9350"/>
            </w:tabs>
            <w:rPr>
              <w:ins w:id="500" w:author="aas" w:date="2013-10-14T02:06:00Z"/>
              <w:del w:id="501" w:author="Anees Shaikh" w:date="2013-10-19T03:52:00Z"/>
              <w:rFonts w:eastAsiaTheme="minorEastAsia"/>
              <w:noProof/>
              <w:sz w:val="24"/>
              <w:szCs w:val="24"/>
              <w:lang w:eastAsia="ja-JP"/>
            </w:rPr>
          </w:pPr>
          <w:ins w:id="502" w:author="aas" w:date="2013-10-14T02:06:00Z">
            <w:del w:id="503" w:author="Anees Shaikh" w:date="2013-10-19T03:52:00Z">
              <w:r w:rsidDel="00884344">
                <w:rPr>
                  <w:noProof/>
                </w:rPr>
                <w:delText>5.6</w:delText>
              </w:r>
              <w:r w:rsidDel="00884344">
                <w:rPr>
                  <w:rFonts w:eastAsiaTheme="minorEastAsia"/>
                  <w:noProof/>
                  <w:sz w:val="24"/>
                  <w:szCs w:val="24"/>
                  <w:lang w:eastAsia="ja-JP"/>
                </w:rPr>
                <w:tab/>
              </w:r>
              <w:r w:rsidDel="00884344">
                <w:rPr>
                  <w:noProof/>
                </w:rPr>
                <w:delText>NDM</w:delText>
              </w:r>
              <w:r w:rsidDel="00884344">
                <w:rPr>
                  <w:noProof/>
                </w:rPr>
                <w:tab/>
                <w:delText>10</w:delText>
              </w:r>
            </w:del>
          </w:ins>
        </w:p>
        <w:p w14:paraId="414CA5ED" w14:textId="77777777" w:rsidR="00874469" w:rsidDel="00884344" w:rsidRDefault="00874469">
          <w:pPr>
            <w:pStyle w:val="TOC1"/>
            <w:tabs>
              <w:tab w:val="left" w:pos="362"/>
              <w:tab w:val="right" w:leader="dot" w:pos="9350"/>
            </w:tabs>
            <w:rPr>
              <w:ins w:id="504" w:author="aas" w:date="2013-10-14T02:06:00Z"/>
              <w:del w:id="505" w:author="Anees Shaikh" w:date="2013-10-19T03:52:00Z"/>
              <w:rFonts w:eastAsiaTheme="minorEastAsia"/>
              <w:noProof/>
              <w:sz w:val="24"/>
              <w:szCs w:val="24"/>
              <w:lang w:eastAsia="ja-JP"/>
            </w:rPr>
          </w:pPr>
          <w:ins w:id="506" w:author="aas" w:date="2013-10-14T02:06:00Z">
            <w:del w:id="507" w:author="Anees Shaikh" w:date="2013-10-19T03:52:00Z">
              <w:r w:rsidDel="00884344">
                <w:rPr>
                  <w:noProof/>
                </w:rPr>
                <w:delText>6</w:delText>
              </w:r>
              <w:r w:rsidDel="00884344">
                <w:rPr>
                  <w:rFonts w:eastAsiaTheme="minorEastAsia"/>
                  <w:noProof/>
                  <w:sz w:val="24"/>
                  <w:szCs w:val="24"/>
                  <w:lang w:eastAsia="ja-JP"/>
                </w:rPr>
                <w:tab/>
              </w:r>
              <w:r w:rsidDel="00884344">
                <w:rPr>
                  <w:noProof/>
                </w:rPr>
                <w:delText>Requirements</w:delText>
              </w:r>
              <w:r w:rsidDel="00884344">
                <w:rPr>
                  <w:noProof/>
                </w:rPr>
                <w:tab/>
                <w:delText>10</w:delText>
              </w:r>
            </w:del>
          </w:ins>
        </w:p>
        <w:p w14:paraId="3486450C" w14:textId="77777777" w:rsidR="00874469" w:rsidDel="00884344" w:rsidRDefault="00874469">
          <w:pPr>
            <w:pStyle w:val="TOC2"/>
            <w:tabs>
              <w:tab w:val="left" w:pos="749"/>
              <w:tab w:val="right" w:leader="dot" w:pos="9350"/>
            </w:tabs>
            <w:rPr>
              <w:ins w:id="508" w:author="aas" w:date="2013-10-14T02:06:00Z"/>
              <w:del w:id="509" w:author="Anees Shaikh" w:date="2013-10-19T03:52:00Z"/>
              <w:rFonts w:eastAsiaTheme="minorEastAsia"/>
              <w:noProof/>
              <w:sz w:val="24"/>
              <w:szCs w:val="24"/>
              <w:lang w:eastAsia="ja-JP"/>
            </w:rPr>
          </w:pPr>
          <w:ins w:id="510" w:author="aas" w:date="2013-10-14T02:06:00Z">
            <w:del w:id="511" w:author="Anees Shaikh" w:date="2013-10-19T03:52:00Z">
              <w:r w:rsidDel="00884344">
                <w:rPr>
                  <w:noProof/>
                </w:rPr>
                <w:delText>6.1</w:delText>
              </w:r>
              <w:r w:rsidDel="00884344">
                <w:rPr>
                  <w:rFonts w:eastAsiaTheme="minorEastAsia"/>
                  <w:noProof/>
                  <w:sz w:val="24"/>
                  <w:szCs w:val="24"/>
                  <w:lang w:eastAsia="ja-JP"/>
                </w:rPr>
                <w:tab/>
              </w:r>
              <w:r w:rsidDel="00884344">
                <w:rPr>
                  <w:noProof/>
                </w:rPr>
                <w:delText>Requirements from the OpenFlow 1.3 Protocol Specification</w:delText>
              </w:r>
              <w:r w:rsidDel="00884344">
                <w:rPr>
                  <w:noProof/>
                </w:rPr>
                <w:tab/>
                <w:delText>10</w:delText>
              </w:r>
            </w:del>
          </w:ins>
        </w:p>
        <w:p w14:paraId="1E13AFEF" w14:textId="77777777" w:rsidR="00874469" w:rsidDel="00884344" w:rsidRDefault="00874469">
          <w:pPr>
            <w:pStyle w:val="TOC3"/>
            <w:tabs>
              <w:tab w:val="left" w:pos="1136"/>
              <w:tab w:val="right" w:leader="dot" w:pos="9350"/>
            </w:tabs>
            <w:rPr>
              <w:ins w:id="512" w:author="aas" w:date="2013-10-14T02:06:00Z"/>
              <w:del w:id="513" w:author="Anees Shaikh" w:date="2013-10-19T03:52:00Z"/>
              <w:rFonts w:eastAsiaTheme="minorEastAsia"/>
              <w:noProof/>
              <w:sz w:val="24"/>
              <w:szCs w:val="24"/>
              <w:lang w:eastAsia="ja-JP"/>
            </w:rPr>
          </w:pPr>
          <w:ins w:id="514" w:author="aas" w:date="2013-10-14T02:06:00Z">
            <w:del w:id="515" w:author="Anees Shaikh" w:date="2013-10-19T03:52:00Z">
              <w:r w:rsidDel="00884344">
                <w:rPr>
                  <w:noProof/>
                </w:rPr>
                <w:delText>6.1.1</w:delText>
              </w:r>
              <w:r w:rsidDel="00884344">
                <w:rPr>
                  <w:rFonts w:eastAsiaTheme="minorEastAsia"/>
                  <w:noProof/>
                  <w:sz w:val="24"/>
                  <w:szCs w:val="24"/>
                  <w:lang w:eastAsia="ja-JP"/>
                </w:rPr>
                <w:tab/>
              </w:r>
              <w:r w:rsidDel="00884344">
                <w:rPr>
                  <w:noProof/>
                </w:rPr>
                <w:delText>Instantiation of one or more Openflow Data Planes on an Openflow Capable Switch and assignment of resources to these data planes</w:delText>
              </w:r>
              <w:r w:rsidDel="00884344">
                <w:rPr>
                  <w:noProof/>
                </w:rPr>
                <w:tab/>
                <w:delText>11</w:delText>
              </w:r>
            </w:del>
          </w:ins>
        </w:p>
        <w:p w14:paraId="74511DBE" w14:textId="77777777" w:rsidR="00874469" w:rsidDel="00884344" w:rsidRDefault="00874469">
          <w:pPr>
            <w:pStyle w:val="TOC3"/>
            <w:tabs>
              <w:tab w:val="left" w:pos="1136"/>
              <w:tab w:val="right" w:leader="dot" w:pos="9350"/>
            </w:tabs>
            <w:rPr>
              <w:ins w:id="516" w:author="aas" w:date="2013-10-14T02:06:00Z"/>
              <w:del w:id="517" w:author="Anees Shaikh" w:date="2013-10-19T03:52:00Z"/>
              <w:rFonts w:eastAsiaTheme="minorEastAsia"/>
              <w:noProof/>
              <w:sz w:val="24"/>
              <w:szCs w:val="24"/>
              <w:lang w:eastAsia="ja-JP"/>
            </w:rPr>
          </w:pPr>
          <w:ins w:id="518" w:author="aas" w:date="2013-10-14T02:06:00Z">
            <w:del w:id="519" w:author="Anees Shaikh" w:date="2013-10-19T03:52:00Z">
              <w:r w:rsidDel="00884344">
                <w:rPr>
                  <w:noProof/>
                </w:rPr>
                <w:delText>6.1.2</w:delText>
              </w:r>
              <w:r w:rsidDel="00884344">
                <w:rPr>
                  <w:rFonts w:eastAsiaTheme="minorEastAsia"/>
                  <w:noProof/>
                  <w:sz w:val="24"/>
                  <w:szCs w:val="24"/>
                  <w:lang w:eastAsia="ja-JP"/>
                </w:rPr>
                <w:tab/>
              </w:r>
              <w:r w:rsidDel="00884344">
                <w:rPr>
                  <w:noProof/>
                </w:rPr>
                <w:delText>Connection Setup to a Controller</w:delText>
              </w:r>
              <w:r w:rsidDel="00884344">
                <w:rPr>
                  <w:noProof/>
                </w:rPr>
                <w:tab/>
                <w:delText>11</w:delText>
              </w:r>
            </w:del>
          </w:ins>
        </w:p>
        <w:p w14:paraId="66EEEB85" w14:textId="77777777" w:rsidR="00874469" w:rsidDel="00884344" w:rsidRDefault="00874469">
          <w:pPr>
            <w:pStyle w:val="TOC3"/>
            <w:tabs>
              <w:tab w:val="left" w:pos="1136"/>
              <w:tab w:val="right" w:leader="dot" w:pos="9350"/>
            </w:tabs>
            <w:rPr>
              <w:ins w:id="520" w:author="aas" w:date="2013-10-14T02:06:00Z"/>
              <w:del w:id="521" w:author="Anees Shaikh" w:date="2013-10-19T03:52:00Z"/>
              <w:rFonts w:eastAsiaTheme="minorEastAsia"/>
              <w:noProof/>
              <w:sz w:val="24"/>
              <w:szCs w:val="24"/>
              <w:lang w:eastAsia="ja-JP"/>
            </w:rPr>
          </w:pPr>
          <w:ins w:id="522" w:author="aas" w:date="2013-10-14T02:06:00Z">
            <w:del w:id="523" w:author="Anees Shaikh" w:date="2013-10-19T03:52:00Z">
              <w:r w:rsidDel="00884344">
                <w:rPr>
                  <w:noProof/>
                </w:rPr>
                <w:delText>6.1.3</w:delText>
              </w:r>
              <w:r w:rsidDel="00884344">
                <w:rPr>
                  <w:rFonts w:eastAsiaTheme="minorEastAsia"/>
                  <w:noProof/>
                  <w:sz w:val="24"/>
                  <w:szCs w:val="24"/>
                  <w:lang w:eastAsia="ja-JP"/>
                </w:rPr>
                <w:tab/>
              </w:r>
              <w:r w:rsidDel="00884344">
                <w:rPr>
                  <w:noProof/>
                </w:rPr>
                <w:delText>Multiple Controllers</w:delText>
              </w:r>
              <w:r w:rsidDel="00884344">
                <w:rPr>
                  <w:noProof/>
                </w:rPr>
                <w:tab/>
                <w:delText>11</w:delText>
              </w:r>
            </w:del>
          </w:ins>
        </w:p>
        <w:p w14:paraId="76CE43ED" w14:textId="77777777" w:rsidR="00874469" w:rsidDel="00884344" w:rsidRDefault="00874469">
          <w:pPr>
            <w:pStyle w:val="TOC3"/>
            <w:tabs>
              <w:tab w:val="left" w:pos="1136"/>
              <w:tab w:val="right" w:leader="dot" w:pos="9350"/>
            </w:tabs>
            <w:rPr>
              <w:ins w:id="524" w:author="aas" w:date="2013-10-14T02:06:00Z"/>
              <w:del w:id="525" w:author="Anees Shaikh" w:date="2013-10-19T03:52:00Z"/>
              <w:rFonts w:eastAsiaTheme="minorEastAsia"/>
              <w:noProof/>
              <w:sz w:val="24"/>
              <w:szCs w:val="24"/>
              <w:lang w:eastAsia="ja-JP"/>
            </w:rPr>
          </w:pPr>
          <w:ins w:id="526" w:author="aas" w:date="2013-10-14T02:06:00Z">
            <w:del w:id="527" w:author="Anees Shaikh" w:date="2013-10-19T03:52:00Z">
              <w:r w:rsidDel="00884344">
                <w:rPr>
                  <w:noProof/>
                </w:rPr>
                <w:delText>6.1.4</w:delText>
              </w:r>
              <w:r w:rsidDel="00884344">
                <w:rPr>
                  <w:rFonts w:eastAsiaTheme="minorEastAsia"/>
                  <w:noProof/>
                  <w:sz w:val="24"/>
                  <w:szCs w:val="24"/>
                  <w:lang w:eastAsia="ja-JP"/>
                </w:rPr>
                <w:tab/>
              </w:r>
              <w:r w:rsidDel="00884344">
                <w:rPr>
                  <w:noProof/>
                </w:rPr>
                <w:delText>OpenFlow Logical Switches</w:delText>
              </w:r>
              <w:r w:rsidDel="00884344">
                <w:rPr>
                  <w:noProof/>
                </w:rPr>
                <w:tab/>
                <w:delText>11</w:delText>
              </w:r>
            </w:del>
          </w:ins>
        </w:p>
        <w:p w14:paraId="6210C98A" w14:textId="77777777" w:rsidR="00874469" w:rsidDel="00884344" w:rsidRDefault="00874469">
          <w:pPr>
            <w:pStyle w:val="TOC3"/>
            <w:tabs>
              <w:tab w:val="left" w:pos="1136"/>
              <w:tab w:val="right" w:leader="dot" w:pos="9350"/>
            </w:tabs>
            <w:rPr>
              <w:ins w:id="528" w:author="aas" w:date="2013-10-14T02:06:00Z"/>
              <w:del w:id="529" w:author="Anees Shaikh" w:date="2013-10-19T03:52:00Z"/>
              <w:rFonts w:eastAsiaTheme="minorEastAsia"/>
              <w:noProof/>
              <w:sz w:val="24"/>
              <w:szCs w:val="24"/>
              <w:lang w:eastAsia="ja-JP"/>
            </w:rPr>
          </w:pPr>
          <w:ins w:id="530" w:author="aas" w:date="2013-10-14T02:06:00Z">
            <w:del w:id="531" w:author="Anees Shaikh" w:date="2013-10-19T03:52:00Z">
              <w:r w:rsidDel="00884344">
                <w:rPr>
                  <w:noProof/>
                </w:rPr>
                <w:delText>6.1.5</w:delText>
              </w:r>
              <w:r w:rsidDel="00884344">
                <w:rPr>
                  <w:rFonts w:eastAsiaTheme="minorEastAsia"/>
                  <w:noProof/>
                  <w:sz w:val="24"/>
                  <w:szCs w:val="24"/>
                  <w:lang w:eastAsia="ja-JP"/>
                </w:rPr>
                <w:tab/>
              </w:r>
              <w:r w:rsidDel="00884344">
                <w:rPr>
                  <w:noProof/>
                </w:rPr>
                <w:delText>Connection Interruption</w:delText>
              </w:r>
              <w:r w:rsidDel="00884344">
                <w:rPr>
                  <w:noProof/>
                </w:rPr>
                <w:tab/>
                <w:delText>11</w:delText>
              </w:r>
            </w:del>
          </w:ins>
        </w:p>
        <w:p w14:paraId="3910A972" w14:textId="77777777" w:rsidR="00874469" w:rsidDel="00884344" w:rsidRDefault="00874469">
          <w:pPr>
            <w:pStyle w:val="TOC3"/>
            <w:tabs>
              <w:tab w:val="left" w:pos="1136"/>
              <w:tab w:val="right" w:leader="dot" w:pos="9350"/>
            </w:tabs>
            <w:rPr>
              <w:ins w:id="532" w:author="aas" w:date="2013-10-14T02:06:00Z"/>
              <w:del w:id="533" w:author="Anees Shaikh" w:date="2013-10-19T03:52:00Z"/>
              <w:rFonts w:eastAsiaTheme="minorEastAsia"/>
              <w:noProof/>
              <w:sz w:val="24"/>
              <w:szCs w:val="24"/>
              <w:lang w:eastAsia="ja-JP"/>
            </w:rPr>
          </w:pPr>
          <w:ins w:id="534" w:author="aas" w:date="2013-10-14T02:06:00Z">
            <w:del w:id="535" w:author="Anees Shaikh" w:date="2013-10-19T03:52:00Z">
              <w:r w:rsidDel="00884344">
                <w:rPr>
                  <w:noProof/>
                </w:rPr>
                <w:delText>6.1.6</w:delText>
              </w:r>
              <w:r w:rsidDel="00884344">
                <w:rPr>
                  <w:rFonts w:eastAsiaTheme="minorEastAsia"/>
                  <w:noProof/>
                  <w:sz w:val="24"/>
                  <w:szCs w:val="24"/>
                  <w:lang w:eastAsia="ja-JP"/>
                </w:rPr>
                <w:tab/>
              </w:r>
              <w:r w:rsidDel="00884344">
                <w:rPr>
                  <w:noProof/>
                </w:rPr>
                <w:delText>Encryption</w:delText>
              </w:r>
              <w:r w:rsidDel="00884344">
                <w:rPr>
                  <w:noProof/>
                </w:rPr>
                <w:tab/>
                <w:delText>12</w:delText>
              </w:r>
            </w:del>
          </w:ins>
        </w:p>
        <w:p w14:paraId="4F414CFC" w14:textId="77777777" w:rsidR="00874469" w:rsidDel="00884344" w:rsidRDefault="00874469">
          <w:pPr>
            <w:pStyle w:val="TOC3"/>
            <w:tabs>
              <w:tab w:val="left" w:pos="1136"/>
              <w:tab w:val="right" w:leader="dot" w:pos="9350"/>
            </w:tabs>
            <w:rPr>
              <w:ins w:id="536" w:author="aas" w:date="2013-10-14T02:06:00Z"/>
              <w:del w:id="537" w:author="Anees Shaikh" w:date="2013-10-19T03:52:00Z"/>
              <w:rFonts w:eastAsiaTheme="minorEastAsia"/>
              <w:noProof/>
              <w:sz w:val="24"/>
              <w:szCs w:val="24"/>
              <w:lang w:eastAsia="ja-JP"/>
            </w:rPr>
          </w:pPr>
          <w:ins w:id="538" w:author="aas" w:date="2013-10-14T02:06:00Z">
            <w:del w:id="539" w:author="Anees Shaikh" w:date="2013-10-19T03:52:00Z">
              <w:r w:rsidDel="00884344">
                <w:rPr>
                  <w:noProof/>
                </w:rPr>
                <w:delText>6.1.7</w:delText>
              </w:r>
              <w:r w:rsidDel="00884344">
                <w:rPr>
                  <w:rFonts w:eastAsiaTheme="minorEastAsia"/>
                  <w:noProof/>
                  <w:sz w:val="24"/>
                  <w:szCs w:val="24"/>
                  <w:lang w:eastAsia="ja-JP"/>
                </w:rPr>
                <w:tab/>
              </w:r>
              <w:r w:rsidDel="00884344">
                <w:rPr>
                  <w:noProof/>
                </w:rPr>
                <w:delText>Queues</w:delText>
              </w:r>
              <w:r w:rsidDel="00884344">
                <w:rPr>
                  <w:noProof/>
                </w:rPr>
                <w:tab/>
                <w:delText>12</w:delText>
              </w:r>
            </w:del>
          </w:ins>
        </w:p>
        <w:p w14:paraId="17333FD5" w14:textId="77777777" w:rsidR="00874469" w:rsidDel="00884344" w:rsidRDefault="00874469">
          <w:pPr>
            <w:pStyle w:val="TOC3"/>
            <w:tabs>
              <w:tab w:val="left" w:pos="1136"/>
              <w:tab w:val="right" w:leader="dot" w:pos="9350"/>
            </w:tabs>
            <w:rPr>
              <w:ins w:id="540" w:author="aas" w:date="2013-10-14T02:06:00Z"/>
              <w:del w:id="541" w:author="Anees Shaikh" w:date="2013-10-19T03:52:00Z"/>
              <w:rFonts w:eastAsiaTheme="minorEastAsia"/>
              <w:noProof/>
              <w:sz w:val="24"/>
              <w:szCs w:val="24"/>
              <w:lang w:eastAsia="ja-JP"/>
            </w:rPr>
          </w:pPr>
          <w:ins w:id="542" w:author="aas" w:date="2013-10-14T02:06:00Z">
            <w:del w:id="543" w:author="Anees Shaikh" w:date="2013-10-19T03:52:00Z">
              <w:r w:rsidDel="00884344">
                <w:rPr>
                  <w:noProof/>
                </w:rPr>
                <w:delText>6.1.8</w:delText>
              </w:r>
              <w:r w:rsidDel="00884344">
                <w:rPr>
                  <w:rFonts w:eastAsiaTheme="minorEastAsia"/>
                  <w:noProof/>
                  <w:sz w:val="24"/>
                  <w:szCs w:val="24"/>
                  <w:lang w:eastAsia="ja-JP"/>
                </w:rPr>
                <w:tab/>
              </w:r>
              <w:r w:rsidDel="00884344">
                <w:rPr>
                  <w:noProof/>
                </w:rPr>
                <w:delText>Ports</w:delText>
              </w:r>
              <w:r w:rsidDel="00884344">
                <w:rPr>
                  <w:noProof/>
                </w:rPr>
                <w:tab/>
                <w:delText>12</w:delText>
              </w:r>
            </w:del>
          </w:ins>
        </w:p>
        <w:p w14:paraId="24249184" w14:textId="77777777" w:rsidR="00874469" w:rsidDel="00884344" w:rsidRDefault="00874469">
          <w:pPr>
            <w:pStyle w:val="TOC3"/>
            <w:tabs>
              <w:tab w:val="left" w:pos="1136"/>
              <w:tab w:val="right" w:leader="dot" w:pos="9350"/>
            </w:tabs>
            <w:rPr>
              <w:ins w:id="544" w:author="aas" w:date="2013-10-14T02:06:00Z"/>
              <w:del w:id="545" w:author="Anees Shaikh" w:date="2013-10-19T03:52:00Z"/>
              <w:rFonts w:eastAsiaTheme="minorEastAsia"/>
              <w:noProof/>
              <w:sz w:val="24"/>
              <w:szCs w:val="24"/>
              <w:lang w:eastAsia="ja-JP"/>
            </w:rPr>
          </w:pPr>
          <w:ins w:id="546" w:author="aas" w:date="2013-10-14T02:06:00Z">
            <w:del w:id="547" w:author="Anees Shaikh" w:date="2013-10-19T03:52:00Z">
              <w:r w:rsidDel="00884344">
                <w:rPr>
                  <w:noProof/>
                </w:rPr>
                <w:delText>6.1.9</w:delText>
              </w:r>
              <w:r w:rsidDel="00884344">
                <w:rPr>
                  <w:rFonts w:eastAsiaTheme="minorEastAsia"/>
                  <w:noProof/>
                  <w:sz w:val="24"/>
                  <w:szCs w:val="24"/>
                  <w:lang w:eastAsia="ja-JP"/>
                </w:rPr>
                <w:tab/>
              </w:r>
              <w:r w:rsidDel="00884344">
                <w:rPr>
                  <w:noProof/>
                </w:rPr>
                <w:delText>Capability Discovery</w:delText>
              </w:r>
              <w:r w:rsidDel="00884344">
                <w:rPr>
                  <w:noProof/>
                </w:rPr>
                <w:tab/>
                <w:delText>13</w:delText>
              </w:r>
            </w:del>
          </w:ins>
        </w:p>
        <w:p w14:paraId="29EF4534" w14:textId="77777777" w:rsidR="00874469" w:rsidDel="00884344" w:rsidRDefault="00874469">
          <w:pPr>
            <w:pStyle w:val="TOC3"/>
            <w:tabs>
              <w:tab w:val="left" w:pos="1258"/>
              <w:tab w:val="right" w:leader="dot" w:pos="9350"/>
            </w:tabs>
            <w:rPr>
              <w:ins w:id="548" w:author="aas" w:date="2013-10-14T02:06:00Z"/>
              <w:del w:id="549" w:author="Anees Shaikh" w:date="2013-10-19T03:52:00Z"/>
              <w:rFonts w:eastAsiaTheme="minorEastAsia"/>
              <w:noProof/>
              <w:sz w:val="24"/>
              <w:szCs w:val="24"/>
              <w:lang w:eastAsia="ja-JP"/>
            </w:rPr>
          </w:pPr>
          <w:ins w:id="550" w:author="aas" w:date="2013-10-14T02:06:00Z">
            <w:del w:id="551" w:author="Anees Shaikh" w:date="2013-10-19T03:52:00Z">
              <w:r w:rsidDel="00884344">
                <w:rPr>
                  <w:noProof/>
                </w:rPr>
                <w:delText>6.1.10</w:delText>
              </w:r>
              <w:r w:rsidDel="00884344">
                <w:rPr>
                  <w:rFonts w:eastAsiaTheme="minorEastAsia"/>
                  <w:noProof/>
                  <w:sz w:val="24"/>
                  <w:szCs w:val="24"/>
                  <w:lang w:eastAsia="ja-JP"/>
                </w:rPr>
                <w:tab/>
              </w:r>
              <w:r w:rsidDel="00884344">
                <w:rPr>
                  <w:noProof/>
                </w:rPr>
                <w:delText>Datapath ID</w:delText>
              </w:r>
              <w:r w:rsidDel="00884344">
                <w:rPr>
                  <w:noProof/>
                </w:rPr>
                <w:tab/>
                <w:delText>13</w:delText>
              </w:r>
            </w:del>
          </w:ins>
        </w:p>
        <w:p w14:paraId="5B3EA3F8" w14:textId="77777777" w:rsidR="00874469" w:rsidDel="00884344" w:rsidRDefault="00874469">
          <w:pPr>
            <w:pStyle w:val="TOC2"/>
            <w:tabs>
              <w:tab w:val="left" w:pos="749"/>
              <w:tab w:val="right" w:leader="dot" w:pos="9350"/>
            </w:tabs>
            <w:rPr>
              <w:ins w:id="552" w:author="aas" w:date="2013-10-14T02:06:00Z"/>
              <w:del w:id="553" w:author="Anees Shaikh" w:date="2013-10-19T03:52:00Z"/>
              <w:rFonts w:eastAsiaTheme="minorEastAsia"/>
              <w:noProof/>
              <w:sz w:val="24"/>
              <w:szCs w:val="24"/>
              <w:lang w:eastAsia="ja-JP"/>
            </w:rPr>
          </w:pPr>
          <w:ins w:id="554" w:author="aas" w:date="2013-10-14T02:06:00Z">
            <w:del w:id="555" w:author="Anees Shaikh" w:date="2013-10-19T03:52:00Z">
              <w:r w:rsidDel="00884344">
                <w:rPr>
                  <w:noProof/>
                </w:rPr>
                <w:delText>6.2</w:delText>
              </w:r>
              <w:r w:rsidDel="00884344">
                <w:rPr>
                  <w:rFonts w:eastAsiaTheme="minorEastAsia"/>
                  <w:noProof/>
                  <w:sz w:val="24"/>
                  <w:szCs w:val="24"/>
                  <w:lang w:eastAsia="ja-JP"/>
                </w:rPr>
                <w:tab/>
              </w:r>
              <w:r w:rsidDel="00884344">
                <w:rPr>
                  <w:noProof/>
                </w:rPr>
                <w:delText>Requirements for NDMs</w:delText>
              </w:r>
              <w:r w:rsidDel="00884344">
                <w:rPr>
                  <w:noProof/>
                </w:rPr>
                <w:tab/>
                <w:delText>13</w:delText>
              </w:r>
            </w:del>
          </w:ins>
        </w:p>
        <w:p w14:paraId="0D255742" w14:textId="77777777" w:rsidR="00874469" w:rsidDel="00884344" w:rsidRDefault="00874469">
          <w:pPr>
            <w:pStyle w:val="TOC2"/>
            <w:tabs>
              <w:tab w:val="left" w:pos="749"/>
              <w:tab w:val="right" w:leader="dot" w:pos="9350"/>
            </w:tabs>
            <w:rPr>
              <w:ins w:id="556" w:author="aas" w:date="2013-10-14T02:06:00Z"/>
              <w:del w:id="557" w:author="Anees Shaikh" w:date="2013-10-19T03:52:00Z"/>
              <w:rFonts w:eastAsiaTheme="minorEastAsia"/>
              <w:noProof/>
              <w:sz w:val="24"/>
              <w:szCs w:val="24"/>
              <w:lang w:eastAsia="ja-JP"/>
            </w:rPr>
          </w:pPr>
          <w:ins w:id="558" w:author="aas" w:date="2013-10-14T02:06:00Z">
            <w:del w:id="559" w:author="Anees Shaikh" w:date="2013-10-19T03:52:00Z">
              <w:r w:rsidDel="00884344">
                <w:rPr>
                  <w:noProof/>
                </w:rPr>
                <w:delText>6.3</w:delText>
              </w:r>
              <w:r w:rsidDel="00884344">
                <w:rPr>
                  <w:rFonts w:eastAsiaTheme="minorEastAsia"/>
                  <w:noProof/>
                  <w:sz w:val="24"/>
                  <w:szCs w:val="24"/>
                  <w:lang w:eastAsia="ja-JP"/>
                </w:rPr>
                <w:tab/>
              </w:r>
              <w:r w:rsidDel="00884344">
                <w:rPr>
                  <w:noProof/>
                </w:rPr>
                <w:delText>Operational Requirements</w:delText>
              </w:r>
              <w:r w:rsidDel="00884344">
                <w:rPr>
                  <w:noProof/>
                </w:rPr>
                <w:tab/>
                <w:delText>14</w:delText>
              </w:r>
            </w:del>
          </w:ins>
        </w:p>
        <w:p w14:paraId="6C91439C" w14:textId="77777777" w:rsidR="00874469" w:rsidDel="00884344" w:rsidRDefault="00874469">
          <w:pPr>
            <w:pStyle w:val="TOC2"/>
            <w:tabs>
              <w:tab w:val="left" w:pos="749"/>
              <w:tab w:val="right" w:leader="dot" w:pos="9350"/>
            </w:tabs>
            <w:rPr>
              <w:ins w:id="560" w:author="aas" w:date="2013-10-14T02:06:00Z"/>
              <w:del w:id="561" w:author="Anees Shaikh" w:date="2013-10-19T03:52:00Z"/>
              <w:rFonts w:eastAsiaTheme="minorEastAsia"/>
              <w:noProof/>
              <w:sz w:val="24"/>
              <w:szCs w:val="24"/>
              <w:lang w:eastAsia="ja-JP"/>
            </w:rPr>
          </w:pPr>
          <w:ins w:id="562" w:author="aas" w:date="2013-10-14T02:06:00Z">
            <w:del w:id="563" w:author="Anees Shaikh" w:date="2013-10-19T03:52:00Z">
              <w:r w:rsidDel="00884344">
                <w:rPr>
                  <w:noProof/>
                </w:rPr>
                <w:delText>6.4</w:delText>
              </w:r>
              <w:r w:rsidDel="00884344">
                <w:rPr>
                  <w:rFonts w:eastAsiaTheme="minorEastAsia"/>
                  <w:noProof/>
                  <w:sz w:val="24"/>
                  <w:szCs w:val="24"/>
                  <w:lang w:eastAsia="ja-JP"/>
                </w:rPr>
                <w:tab/>
              </w:r>
              <w:r w:rsidDel="00884344">
                <w:rPr>
                  <w:noProof/>
                </w:rPr>
                <w:delText>Requirements for the Switch Management Protocol</w:delText>
              </w:r>
              <w:r w:rsidDel="00884344">
                <w:rPr>
                  <w:noProof/>
                </w:rPr>
                <w:tab/>
                <w:delText>14</w:delText>
              </w:r>
            </w:del>
          </w:ins>
        </w:p>
        <w:p w14:paraId="1BDBA033" w14:textId="77777777" w:rsidR="00874469" w:rsidDel="00884344" w:rsidRDefault="00874469">
          <w:pPr>
            <w:pStyle w:val="TOC1"/>
            <w:tabs>
              <w:tab w:val="left" w:pos="362"/>
              <w:tab w:val="right" w:leader="dot" w:pos="9350"/>
            </w:tabs>
            <w:rPr>
              <w:ins w:id="564" w:author="aas" w:date="2013-10-14T02:06:00Z"/>
              <w:del w:id="565" w:author="Anees Shaikh" w:date="2013-10-19T03:52:00Z"/>
              <w:rFonts w:eastAsiaTheme="minorEastAsia"/>
              <w:noProof/>
              <w:sz w:val="24"/>
              <w:szCs w:val="24"/>
              <w:lang w:eastAsia="ja-JP"/>
            </w:rPr>
          </w:pPr>
          <w:ins w:id="566" w:author="aas" w:date="2013-10-14T02:06:00Z">
            <w:del w:id="567" w:author="Anees Shaikh" w:date="2013-10-19T03:52:00Z">
              <w:r w:rsidDel="00884344">
                <w:rPr>
                  <w:noProof/>
                </w:rPr>
                <w:delText>7</w:delText>
              </w:r>
              <w:r w:rsidDel="00884344">
                <w:rPr>
                  <w:rFonts w:eastAsiaTheme="minorEastAsia"/>
                  <w:noProof/>
                  <w:sz w:val="24"/>
                  <w:szCs w:val="24"/>
                  <w:lang w:eastAsia="ja-JP"/>
                </w:rPr>
                <w:tab/>
              </w:r>
              <w:r w:rsidDel="00884344">
                <w:rPr>
                  <w:noProof/>
                </w:rPr>
                <w:delText>NETCONF as the Transport Protocol</w:delText>
              </w:r>
              <w:r w:rsidDel="00884344">
                <w:rPr>
                  <w:noProof/>
                </w:rPr>
                <w:tab/>
                <w:delText>15</w:delText>
              </w:r>
            </w:del>
          </w:ins>
        </w:p>
        <w:p w14:paraId="539D86FD" w14:textId="77777777" w:rsidR="00874469" w:rsidDel="00884344" w:rsidRDefault="00874469">
          <w:pPr>
            <w:pStyle w:val="TOC1"/>
            <w:tabs>
              <w:tab w:val="left" w:pos="362"/>
              <w:tab w:val="right" w:leader="dot" w:pos="9350"/>
            </w:tabs>
            <w:rPr>
              <w:ins w:id="568" w:author="aas" w:date="2013-10-14T02:06:00Z"/>
              <w:del w:id="569" w:author="Anees Shaikh" w:date="2013-10-19T03:52:00Z"/>
              <w:rFonts w:eastAsiaTheme="minorEastAsia"/>
              <w:noProof/>
              <w:sz w:val="24"/>
              <w:szCs w:val="24"/>
              <w:lang w:eastAsia="ja-JP"/>
            </w:rPr>
          </w:pPr>
          <w:ins w:id="570" w:author="aas" w:date="2013-10-14T02:06:00Z">
            <w:del w:id="571" w:author="Anees Shaikh" w:date="2013-10-19T03:52:00Z">
              <w:r w:rsidDel="00884344">
                <w:rPr>
                  <w:noProof/>
                </w:rPr>
                <w:delText>8</w:delText>
              </w:r>
              <w:r w:rsidDel="00884344">
                <w:rPr>
                  <w:rFonts w:eastAsiaTheme="minorEastAsia"/>
                  <w:noProof/>
                  <w:sz w:val="24"/>
                  <w:szCs w:val="24"/>
                  <w:lang w:eastAsia="ja-JP"/>
                </w:rPr>
                <w:tab/>
              </w:r>
              <w:r w:rsidDel="00884344">
                <w:rPr>
                  <w:noProof/>
                </w:rPr>
                <w:delText>Data Model</w:delText>
              </w:r>
              <w:r w:rsidDel="00884344">
                <w:rPr>
                  <w:noProof/>
                </w:rPr>
                <w:tab/>
                <w:delText>17</w:delText>
              </w:r>
            </w:del>
          </w:ins>
        </w:p>
        <w:p w14:paraId="5D50762B" w14:textId="77777777" w:rsidR="00874469" w:rsidDel="00884344" w:rsidRDefault="00874469">
          <w:pPr>
            <w:pStyle w:val="TOC2"/>
            <w:tabs>
              <w:tab w:val="left" w:pos="749"/>
              <w:tab w:val="right" w:leader="dot" w:pos="9350"/>
            </w:tabs>
            <w:rPr>
              <w:ins w:id="572" w:author="aas" w:date="2013-10-14T02:06:00Z"/>
              <w:del w:id="573" w:author="Anees Shaikh" w:date="2013-10-19T03:52:00Z"/>
              <w:rFonts w:eastAsiaTheme="minorEastAsia"/>
              <w:noProof/>
              <w:sz w:val="24"/>
              <w:szCs w:val="24"/>
              <w:lang w:eastAsia="ja-JP"/>
            </w:rPr>
          </w:pPr>
          <w:ins w:id="574" w:author="aas" w:date="2013-10-14T02:06:00Z">
            <w:del w:id="575" w:author="Anees Shaikh" w:date="2013-10-19T03:52:00Z">
              <w:r w:rsidDel="00884344">
                <w:rPr>
                  <w:noProof/>
                </w:rPr>
                <w:delText>8.1</w:delText>
              </w:r>
              <w:r w:rsidDel="00884344">
                <w:rPr>
                  <w:rFonts w:eastAsiaTheme="minorEastAsia"/>
                  <w:noProof/>
                  <w:sz w:val="24"/>
                  <w:szCs w:val="24"/>
                  <w:lang w:eastAsia="ja-JP"/>
                </w:rPr>
                <w:tab/>
              </w:r>
              <w:r w:rsidDel="00884344">
                <w:rPr>
                  <w:noProof/>
                </w:rPr>
                <w:delText>YANG Module</w:delText>
              </w:r>
              <w:r w:rsidDel="00884344">
                <w:rPr>
                  <w:noProof/>
                </w:rPr>
                <w:tab/>
                <w:delText>18</w:delText>
              </w:r>
            </w:del>
          </w:ins>
        </w:p>
        <w:p w14:paraId="72D23CCA" w14:textId="77777777" w:rsidR="00874469" w:rsidDel="00884344" w:rsidRDefault="00874469">
          <w:pPr>
            <w:pStyle w:val="TOC2"/>
            <w:tabs>
              <w:tab w:val="left" w:pos="749"/>
              <w:tab w:val="right" w:leader="dot" w:pos="9350"/>
            </w:tabs>
            <w:rPr>
              <w:ins w:id="576" w:author="aas" w:date="2013-10-14T02:06:00Z"/>
              <w:del w:id="577" w:author="Anees Shaikh" w:date="2013-10-19T03:52:00Z"/>
              <w:rFonts w:eastAsiaTheme="minorEastAsia"/>
              <w:noProof/>
              <w:sz w:val="24"/>
              <w:szCs w:val="24"/>
              <w:lang w:eastAsia="ja-JP"/>
            </w:rPr>
          </w:pPr>
          <w:ins w:id="578" w:author="aas" w:date="2013-10-14T02:06:00Z">
            <w:del w:id="579" w:author="Anees Shaikh" w:date="2013-10-19T03:52:00Z">
              <w:r w:rsidDel="00884344">
                <w:rPr>
                  <w:noProof/>
                </w:rPr>
                <w:delText>8.2</w:delText>
              </w:r>
              <w:r w:rsidDel="00884344">
                <w:rPr>
                  <w:rFonts w:eastAsiaTheme="minorEastAsia"/>
                  <w:noProof/>
                  <w:sz w:val="24"/>
                  <w:szCs w:val="24"/>
                  <w:lang w:eastAsia="ja-JP"/>
                </w:rPr>
                <w:tab/>
              </w:r>
              <w:r w:rsidDel="00884344">
                <w:rPr>
                  <w:noProof/>
                </w:rPr>
                <w:delText>Core Data Model</w:delText>
              </w:r>
              <w:r w:rsidDel="00884344">
                <w:rPr>
                  <w:noProof/>
                </w:rPr>
                <w:tab/>
                <w:delText>18</w:delText>
              </w:r>
            </w:del>
          </w:ins>
        </w:p>
        <w:p w14:paraId="0673042D" w14:textId="77777777" w:rsidR="00874469" w:rsidDel="00884344" w:rsidRDefault="00874469">
          <w:pPr>
            <w:pStyle w:val="TOC2"/>
            <w:tabs>
              <w:tab w:val="left" w:pos="749"/>
              <w:tab w:val="right" w:leader="dot" w:pos="9350"/>
            </w:tabs>
            <w:rPr>
              <w:ins w:id="580" w:author="aas" w:date="2013-10-14T02:06:00Z"/>
              <w:del w:id="581" w:author="Anees Shaikh" w:date="2013-10-19T03:52:00Z"/>
              <w:rFonts w:eastAsiaTheme="minorEastAsia"/>
              <w:noProof/>
              <w:sz w:val="24"/>
              <w:szCs w:val="24"/>
              <w:lang w:eastAsia="ja-JP"/>
            </w:rPr>
          </w:pPr>
          <w:ins w:id="582" w:author="aas" w:date="2013-10-14T02:06:00Z">
            <w:del w:id="583" w:author="Anees Shaikh" w:date="2013-10-19T03:52:00Z">
              <w:r w:rsidDel="00884344">
                <w:rPr>
                  <w:noProof/>
                </w:rPr>
                <w:delText>8.3</w:delText>
              </w:r>
              <w:r w:rsidDel="00884344">
                <w:rPr>
                  <w:rFonts w:eastAsiaTheme="minorEastAsia"/>
                  <w:noProof/>
                  <w:sz w:val="24"/>
                  <w:szCs w:val="24"/>
                  <w:lang w:eastAsia="ja-JP"/>
                </w:rPr>
                <w:tab/>
              </w:r>
              <w:r w:rsidDel="00884344">
                <w:rPr>
                  <w:noProof/>
                </w:rPr>
                <w:delText>OpenFlow Capable Switch</w:delText>
              </w:r>
              <w:r w:rsidDel="00884344">
                <w:rPr>
                  <w:noProof/>
                </w:rPr>
                <w:tab/>
                <w:delText>19</w:delText>
              </w:r>
            </w:del>
          </w:ins>
        </w:p>
        <w:p w14:paraId="0573F051" w14:textId="77777777" w:rsidR="00874469" w:rsidDel="00884344" w:rsidRDefault="00874469">
          <w:pPr>
            <w:pStyle w:val="TOC3"/>
            <w:tabs>
              <w:tab w:val="left" w:pos="1136"/>
              <w:tab w:val="right" w:leader="dot" w:pos="9350"/>
            </w:tabs>
            <w:rPr>
              <w:ins w:id="584" w:author="aas" w:date="2013-10-14T02:06:00Z"/>
              <w:del w:id="585" w:author="Anees Shaikh" w:date="2013-10-19T03:52:00Z"/>
              <w:rFonts w:eastAsiaTheme="minorEastAsia"/>
              <w:noProof/>
              <w:sz w:val="24"/>
              <w:szCs w:val="24"/>
              <w:lang w:eastAsia="ja-JP"/>
            </w:rPr>
          </w:pPr>
          <w:ins w:id="586" w:author="aas" w:date="2013-10-14T02:06:00Z">
            <w:del w:id="587" w:author="Anees Shaikh" w:date="2013-10-19T03:52:00Z">
              <w:r w:rsidDel="00884344">
                <w:rPr>
                  <w:noProof/>
                </w:rPr>
                <w:delText>8.3.1</w:delText>
              </w:r>
              <w:r w:rsidDel="00884344">
                <w:rPr>
                  <w:rFonts w:eastAsiaTheme="minorEastAsia"/>
                  <w:noProof/>
                  <w:sz w:val="24"/>
                  <w:szCs w:val="24"/>
                  <w:lang w:eastAsia="ja-JP"/>
                </w:rPr>
                <w:tab/>
              </w:r>
              <w:r w:rsidDel="00884344">
                <w:rPr>
                  <w:noProof/>
                </w:rPr>
                <w:delText>UML Diagram</w:delText>
              </w:r>
              <w:r w:rsidDel="00884344">
                <w:rPr>
                  <w:noProof/>
                </w:rPr>
                <w:tab/>
                <w:delText>19</w:delText>
              </w:r>
            </w:del>
          </w:ins>
        </w:p>
        <w:p w14:paraId="4BD70F38" w14:textId="77777777" w:rsidR="00874469" w:rsidDel="00884344" w:rsidRDefault="00874469">
          <w:pPr>
            <w:pStyle w:val="TOC3"/>
            <w:tabs>
              <w:tab w:val="left" w:pos="1136"/>
              <w:tab w:val="right" w:leader="dot" w:pos="9350"/>
            </w:tabs>
            <w:rPr>
              <w:ins w:id="588" w:author="aas" w:date="2013-10-14T02:06:00Z"/>
              <w:del w:id="589" w:author="Anees Shaikh" w:date="2013-10-19T03:52:00Z"/>
              <w:rFonts w:eastAsiaTheme="minorEastAsia"/>
              <w:noProof/>
              <w:sz w:val="24"/>
              <w:szCs w:val="24"/>
              <w:lang w:eastAsia="ja-JP"/>
            </w:rPr>
          </w:pPr>
          <w:ins w:id="590" w:author="aas" w:date="2013-10-14T02:06:00Z">
            <w:del w:id="591" w:author="Anees Shaikh" w:date="2013-10-19T03:52:00Z">
              <w:r w:rsidDel="00884344">
                <w:rPr>
                  <w:noProof/>
                </w:rPr>
                <w:delText>8.3.2</w:delText>
              </w:r>
              <w:r w:rsidDel="00884344">
                <w:rPr>
                  <w:rFonts w:eastAsiaTheme="minorEastAsia"/>
                  <w:noProof/>
                  <w:sz w:val="24"/>
                  <w:szCs w:val="24"/>
                  <w:lang w:eastAsia="ja-JP"/>
                </w:rPr>
                <w:tab/>
              </w:r>
              <w:r w:rsidDel="00884344">
                <w:rPr>
                  <w:noProof/>
                </w:rPr>
                <w:delText>XML Example</w:delText>
              </w:r>
              <w:r w:rsidDel="00884344">
                <w:rPr>
                  <w:noProof/>
                </w:rPr>
                <w:tab/>
                <w:delText>20</w:delText>
              </w:r>
            </w:del>
          </w:ins>
        </w:p>
        <w:p w14:paraId="146FAF3D" w14:textId="77777777" w:rsidR="00874469" w:rsidDel="00884344" w:rsidRDefault="00874469">
          <w:pPr>
            <w:pStyle w:val="TOC2"/>
            <w:tabs>
              <w:tab w:val="left" w:pos="749"/>
              <w:tab w:val="right" w:leader="dot" w:pos="9350"/>
            </w:tabs>
            <w:rPr>
              <w:ins w:id="592" w:author="aas" w:date="2013-10-14T02:06:00Z"/>
              <w:del w:id="593" w:author="Anees Shaikh" w:date="2013-10-19T03:52:00Z"/>
              <w:rFonts w:eastAsiaTheme="minorEastAsia"/>
              <w:noProof/>
              <w:sz w:val="24"/>
              <w:szCs w:val="24"/>
              <w:lang w:eastAsia="ja-JP"/>
            </w:rPr>
          </w:pPr>
          <w:ins w:id="594" w:author="aas" w:date="2013-10-14T02:06:00Z">
            <w:del w:id="595" w:author="Anees Shaikh" w:date="2013-10-19T03:52:00Z">
              <w:r w:rsidDel="00884344">
                <w:rPr>
                  <w:noProof/>
                </w:rPr>
                <w:delText>8.4</w:delText>
              </w:r>
              <w:r w:rsidDel="00884344">
                <w:rPr>
                  <w:rFonts w:eastAsiaTheme="minorEastAsia"/>
                  <w:noProof/>
                  <w:sz w:val="24"/>
                  <w:szCs w:val="24"/>
                  <w:lang w:eastAsia="ja-JP"/>
                </w:rPr>
                <w:tab/>
              </w:r>
              <w:r w:rsidDel="00884344">
                <w:rPr>
                  <w:noProof/>
                </w:rPr>
                <w:delText>OpenFlow Configuration Point</w:delText>
              </w:r>
              <w:r w:rsidDel="00884344">
                <w:rPr>
                  <w:noProof/>
                </w:rPr>
                <w:tab/>
                <w:delText>20</w:delText>
              </w:r>
            </w:del>
          </w:ins>
        </w:p>
        <w:p w14:paraId="1BA26D1C" w14:textId="77777777" w:rsidR="00874469" w:rsidDel="00884344" w:rsidRDefault="00874469">
          <w:pPr>
            <w:pStyle w:val="TOC3"/>
            <w:tabs>
              <w:tab w:val="left" w:pos="1136"/>
              <w:tab w:val="right" w:leader="dot" w:pos="9350"/>
            </w:tabs>
            <w:rPr>
              <w:ins w:id="596" w:author="aas" w:date="2013-10-14T02:06:00Z"/>
              <w:del w:id="597" w:author="Anees Shaikh" w:date="2013-10-19T03:52:00Z"/>
              <w:rFonts w:eastAsiaTheme="minorEastAsia"/>
              <w:noProof/>
              <w:sz w:val="24"/>
              <w:szCs w:val="24"/>
              <w:lang w:eastAsia="ja-JP"/>
            </w:rPr>
          </w:pPr>
          <w:ins w:id="598" w:author="aas" w:date="2013-10-14T02:06:00Z">
            <w:del w:id="599" w:author="Anees Shaikh" w:date="2013-10-19T03:52:00Z">
              <w:r w:rsidDel="00884344">
                <w:rPr>
                  <w:noProof/>
                </w:rPr>
                <w:delText>8.4.1</w:delText>
              </w:r>
              <w:r w:rsidDel="00884344">
                <w:rPr>
                  <w:rFonts w:eastAsiaTheme="minorEastAsia"/>
                  <w:noProof/>
                  <w:sz w:val="24"/>
                  <w:szCs w:val="24"/>
                  <w:lang w:eastAsia="ja-JP"/>
                </w:rPr>
                <w:tab/>
              </w:r>
              <w:r w:rsidDel="00884344">
                <w:rPr>
                  <w:noProof/>
                </w:rPr>
                <w:delText>UML Diagram</w:delText>
              </w:r>
              <w:r w:rsidDel="00884344">
                <w:rPr>
                  <w:noProof/>
                </w:rPr>
                <w:tab/>
                <w:delText>20</w:delText>
              </w:r>
            </w:del>
          </w:ins>
        </w:p>
        <w:p w14:paraId="41409C9F" w14:textId="77777777" w:rsidR="00874469" w:rsidDel="00884344" w:rsidRDefault="00874469">
          <w:pPr>
            <w:pStyle w:val="TOC3"/>
            <w:tabs>
              <w:tab w:val="left" w:pos="1136"/>
              <w:tab w:val="right" w:leader="dot" w:pos="9350"/>
            </w:tabs>
            <w:rPr>
              <w:ins w:id="600" w:author="aas" w:date="2013-10-14T02:06:00Z"/>
              <w:del w:id="601" w:author="Anees Shaikh" w:date="2013-10-19T03:52:00Z"/>
              <w:rFonts w:eastAsiaTheme="minorEastAsia"/>
              <w:noProof/>
              <w:sz w:val="24"/>
              <w:szCs w:val="24"/>
              <w:lang w:eastAsia="ja-JP"/>
            </w:rPr>
          </w:pPr>
          <w:ins w:id="602" w:author="aas" w:date="2013-10-14T02:06:00Z">
            <w:del w:id="603" w:author="Anees Shaikh" w:date="2013-10-19T03:52:00Z">
              <w:r w:rsidDel="00884344">
                <w:rPr>
                  <w:noProof/>
                </w:rPr>
                <w:delText>8.4.2</w:delText>
              </w:r>
              <w:r w:rsidDel="00884344">
                <w:rPr>
                  <w:rFonts w:eastAsiaTheme="minorEastAsia"/>
                  <w:noProof/>
                  <w:sz w:val="24"/>
                  <w:szCs w:val="24"/>
                  <w:lang w:eastAsia="ja-JP"/>
                </w:rPr>
                <w:tab/>
              </w:r>
              <w:r w:rsidDel="00884344">
                <w:rPr>
                  <w:noProof/>
                </w:rPr>
                <w:delText>XML Example</w:delText>
              </w:r>
              <w:r w:rsidDel="00884344">
                <w:rPr>
                  <w:noProof/>
                </w:rPr>
                <w:tab/>
                <w:delText>21</w:delText>
              </w:r>
            </w:del>
          </w:ins>
        </w:p>
        <w:p w14:paraId="66C5443E" w14:textId="77777777" w:rsidR="00874469" w:rsidDel="00884344" w:rsidRDefault="00874469">
          <w:pPr>
            <w:pStyle w:val="TOC2"/>
            <w:tabs>
              <w:tab w:val="left" w:pos="749"/>
              <w:tab w:val="right" w:leader="dot" w:pos="9350"/>
            </w:tabs>
            <w:rPr>
              <w:ins w:id="604" w:author="aas" w:date="2013-10-14T02:06:00Z"/>
              <w:del w:id="605" w:author="Anees Shaikh" w:date="2013-10-19T03:52:00Z"/>
              <w:rFonts w:eastAsiaTheme="minorEastAsia"/>
              <w:noProof/>
              <w:sz w:val="24"/>
              <w:szCs w:val="24"/>
              <w:lang w:eastAsia="ja-JP"/>
            </w:rPr>
          </w:pPr>
          <w:ins w:id="606" w:author="aas" w:date="2013-10-14T02:06:00Z">
            <w:del w:id="607" w:author="Anees Shaikh" w:date="2013-10-19T03:52:00Z">
              <w:r w:rsidDel="00884344">
                <w:rPr>
                  <w:noProof/>
                </w:rPr>
                <w:delText>8.5</w:delText>
              </w:r>
              <w:r w:rsidDel="00884344">
                <w:rPr>
                  <w:rFonts w:eastAsiaTheme="minorEastAsia"/>
                  <w:noProof/>
                  <w:sz w:val="24"/>
                  <w:szCs w:val="24"/>
                  <w:lang w:eastAsia="ja-JP"/>
                </w:rPr>
                <w:tab/>
              </w:r>
              <w:r w:rsidDel="00884344">
                <w:rPr>
                  <w:noProof/>
                </w:rPr>
                <w:delText>OpenFlow Logical Switch</w:delText>
              </w:r>
              <w:r w:rsidDel="00884344">
                <w:rPr>
                  <w:noProof/>
                </w:rPr>
                <w:tab/>
                <w:delText>21</w:delText>
              </w:r>
            </w:del>
          </w:ins>
        </w:p>
        <w:p w14:paraId="38D7FF7A" w14:textId="77777777" w:rsidR="00874469" w:rsidDel="00884344" w:rsidRDefault="00874469">
          <w:pPr>
            <w:pStyle w:val="TOC3"/>
            <w:tabs>
              <w:tab w:val="left" w:pos="1136"/>
              <w:tab w:val="right" w:leader="dot" w:pos="9350"/>
            </w:tabs>
            <w:rPr>
              <w:ins w:id="608" w:author="aas" w:date="2013-10-14T02:06:00Z"/>
              <w:del w:id="609" w:author="Anees Shaikh" w:date="2013-10-19T03:52:00Z"/>
              <w:rFonts w:eastAsiaTheme="minorEastAsia"/>
              <w:noProof/>
              <w:sz w:val="24"/>
              <w:szCs w:val="24"/>
              <w:lang w:eastAsia="ja-JP"/>
            </w:rPr>
          </w:pPr>
          <w:ins w:id="610" w:author="aas" w:date="2013-10-14T02:06:00Z">
            <w:del w:id="611" w:author="Anees Shaikh" w:date="2013-10-19T03:52:00Z">
              <w:r w:rsidDel="00884344">
                <w:rPr>
                  <w:noProof/>
                </w:rPr>
                <w:delText>8.5.1</w:delText>
              </w:r>
              <w:r w:rsidDel="00884344">
                <w:rPr>
                  <w:rFonts w:eastAsiaTheme="minorEastAsia"/>
                  <w:noProof/>
                  <w:sz w:val="24"/>
                  <w:szCs w:val="24"/>
                  <w:lang w:eastAsia="ja-JP"/>
                </w:rPr>
                <w:tab/>
              </w:r>
              <w:r w:rsidDel="00884344">
                <w:rPr>
                  <w:noProof/>
                </w:rPr>
                <w:delText>UML Diagram</w:delText>
              </w:r>
              <w:r w:rsidDel="00884344">
                <w:rPr>
                  <w:noProof/>
                </w:rPr>
                <w:tab/>
                <w:delText>21</w:delText>
              </w:r>
            </w:del>
          </w:ins>
        </w:p>
        <w:p w14:paraId="5170B5F3" w14:textId="77777777" w:rsidR="00874469" w:rsidDel="00884344" w:rsidRDefault="00874469">
          <w:pPr>
            <w:pStyle w:val="TOC3"/>
            <w:tabs>
              <w:tab w:val="left" w:pos="1136"/>
              <w:tab w:val="right" w:leader="dot" w:pos="9350"/>
            </w:tabs>
            <w:rPr>
              <w:ins w:id="612" w:author="aas" w:date="2013-10-14T02:06:00Z"/>
              <w:del w:id="613" w:author="Anees Shaikh" w:date="2013-10-19T03:52:00Z"/>
              <w:rFonts w:eastAsiaTheme="minorEastAsia"/>
              <w:noProof/>
              <w:sz w:val="24"/>
              <w:szCs w:val="24"/>
              <w:lang w:eastAsia="ja-JP"/>
            </w:rPr>
          </w:pPr>
          <w:ins w:id="614" w:author="aas" w:date="2013-10-14T02:06:00Z">
            <w:del w:id="615" w:author="Anees Shaikh" w:date="2013-10-19T03:52:00Z">
              <w:r w:rsidDel="00884344">
                <w:rPr>
                  <w:noProof/>
                </w:rPr>
                <w:delText>8.5.2</w:delText>
              </w:r>
              <w:r w:rsidDel="00884344">
                <w:rPr>
                  <w:rFonts w:eastAsiaTheme="minorEastAsia"/>
                  <w:noProof/>
                  <w:sz w:val="24"/>
                  <w:szCs w:val="24"/>
                  <w:lang w:eastAsia="ja-JP"/>
                </w:rPr>
                <w:tab/>
              </w:r>
              <w:r w:rsidDel="00884344">
                <w:rPr>
                  <w:noProof/>
                </w:rPr>
                <w:delText>XML Example</w:delText>
              </w:r>
              <w:r w:rsidDel="00884344">
                <w:rPr>
                  <w:noProof/>
                </w:rPr>
                <w:tab/>
                <w:delText>22</w:delText>
              </w:r>
            </w:del>
          </w:ins>
        </w:p>
        <w:p w14:paraId="6C0101D1" w14:textId="77777777" w:rsidR="00874469" w:rsidDel="00884344" w:rsidRDefault="00874469">
          <w:pPr>
            <w:pStyle w:val="TOC2"/>
            <w:tabs>
              <w:tab w:val="left" w:pos="749"/>
              <w:tab w:val="right" w:leader="dot" w:pos="9350"/>
            </w:tabs>
            <w:rPr>
              <w:ins w:id="616" w:author="aas" w:date="2013-10-14T02:06:00Z"/>
              <w:del w:id="617" w:author="Anees Shaikh" w:date="2013-10-19T03:52:00Z"/>
              <w:rFonts w:eastAsiaTheme="minorEastAsia"/>
              <w:noProof/>
              <w:sz w:val="24"/>
              <w:szCs w:val="24"/>
              <w:lang w:eastAsia="ja-JP"/>
            </w:rPr>
          </w:pPr>
          <w:ins w:id="618" w:author="aas" w:date="2013-10-14T02:06:00Z">
            <w:del w:id="619" w:author="Anees Shaikh" w:date="2013-10-19T03:52:00Z">
              <w:r w:rsidDel="00884344">
                <w:rPr>
                  <w:noProof/>
                </w:rPr>
                <w:delText>8.6</w:delText>
              </w:r>
              <w:r w:rsidDel="00884344">
                <w:rPr>
                  <w:rFonts w:eastAsiaTheme="minorEastAsia"/>
                  <w:noProof/>
                  <w:sz w:val="24"/>
                  <w:szCs w:val="24"/>
                  <w:lang w:eastAsia="ja-JP"/>
                </w:rPr>
                <w:tab/>
              </w:r>
              <w:r w:rsidDel="00884344">
                <w:rPr>
                  <w:noProof/>
                </w:rPr>
                <w:delText>Logical Switch Capabilities</w:delText>
              </w:r>
              <w:r w:rsidDel="00884344">
                <w:rPr>
                  <w:noProof/>
                </w:rPr>
                <w:tab/>
                <w:delText>23</w:delText>
              </w:r>
            </w:del>
          </w:ins>
        </w:p>
        <w:p w14:paraId="7DAFA742" w14:textId="77777777" w:rsidR="00874469" w:rsidDel="00884344" w:rsidRDefault="00874469">
          <w:pPr>
            <w:pStyle w:val="TOC3"/>
            <w:tabs>
              <w:tab w:val="left" w:pos="1136"/>
              <w:tab w:val="right" w:leader="dot" w:pos="9350"/>
            </w:tabs>
            <w:rPr>
              <w:ins w:id="620" w:author="aas" w:date="2013-10-14T02:06:00Z"/>
              <w:del w:id="621" w:author="Anees Shaikh" w:date="2013-10-19T03:52:00Z"/>
              <w:rFonts w:eastAsiaTheme="minorEastAsia"/>
              <w:noProof/>
              <w:sz w:val="24"/>
              <w:szCs w:val="24"/>
              <w:lang w:eastAsia="ja-JP"/>
            </w:rPr>
          </w:pPr>
          <w:ins w:id="622" w:author="aas" w:date="2013-10-14T02:06:00Z">
            <w:del w:id="623" w:author="Anees Shaikh" w:date="2013-10-19T03:52:00Z">
              <w:r w:rsidDel="00884344">
                <w:rPr>
                  <w:noProof/>
                </w:rPr>
                <w:delText>8.6.1</w:delText>
              </w:r>
              <w:r w:rsidDel="00884344">
                <w:rPr>
                  <w:rFonts w:eastAsiaTheme="minorEastAsia"/>
                  <w:noProof/>
                  <w:sz w:val="24"/>
                  <w:szCs w:val="24"/>
                  <w:lang w:eastAsia="ja-JP"/>
                </w:rPr>
                <w:tab/>
              </w:r>
              <w:r w:rsidDel="00884344">
                <w:rPr>
                  <w:noProof/>
                </w:rPr>
                <w:delText>UML Diagram</w:delText>
              </w:r>
              <w:r w:rsidDel="00884344">
                <w:rPr>
                  <w:noProof/>
                </w:rPr>
                <w:tab/>
                <w:delText>23</w:delText>
              </w:r>
            </w:del>
          </w:ins>
        </w:p>
        <w:p w14:paraId="56B08463" w14:textId="77777777" w:rsidR="00874469" w:rsidDel="00884344" w:rsidRDefault="00874469">
          <w:pPr>
            <w:pStyle w:val="TOC3"/>
            <w:tabs>
              <w:tab w:val="left" w:pos="1136"/>
              <w:tab w:val="right" w:leader="dot" w:pos="9350"/>
            </w:tabs>
            <w:rPr>
              <w:ins w:id="624" w:author="aas" w:date="2013-10-14T02:06:00Z"/>
              <w:del w:id="625" w:author="Anees Shaikh" w:date="2013-10-19T03:52:00Z"/>
              <w:rFonts w:eastAsiaTheme="minorEastAsia"/>
              <w:noProof/>
              <w:sz w:val="24"/>
              <w:szCs w:val="24"/>
              <w:lang w:eastAsia="ja-JP"/>
            </w:rPr>
          </w:pPr>
          <w:ins w:id="626" w:author="aas" w:date="2013-10-14T02:06:00Z">
            <w:del w:id="627" w:author="Anees Shaikh" w:date="2013-10-19T03:52:00Z">
              <w:r w:rsidDel="00884344">
                <w:rPr>
                  <w:noProof/>
                </w:rPr>
                <w:delText>8.6.2</w:delText>
              </w:r>
              <w:r w:rsidDel="00884344">
                <w:rPr>
                  <w:rFonts w:eastAsiaTheme="minorEastAsia"/>
                  <w:noProof/>
                  <w:sz w:val="24"/>
                  <w:szCs w:val="24"/>
                  <w:lang w:eastAsia="ja-JP"/>
                </w:rPr>
                <w:tab/>
              </w:r>
              <w:r w:rsidDel="00884344">
                <w:rPr>
                  <w:noProof/>
                </w:rPr>
                <w:delText>XML Example</w:delText>
              </w:r>
              <w:r w:rsidDel="00884344">
                <w:rPr>
                  <w:noProof/>
                </w:rPr>
                <w:tab/>
                <w:delText>23</w:delText>
              </w:r>
            </w:del>
          </w:ins>
        </w:p>
        <w:p w14:paraId="4CD3BC15" w14:textId="77777777" w:rsidR="00874469" w:rsidDel="00884344" w:rsidRDefault="00874469">
          <w:pPr>
            <w:pStyle w:val="TOC2"/>
            <w:tabs>
              <w:tab w:val="left" w:pos="749"/>
              <w:tab w:val="right" w:leader="dot" w:pos="9350"/>
            </w:tabs>
            <w:rPr>
              <w:ins w:id="628" w:author="aas" w:date="2013-10-14T02:06:00Z"/>
              <w:del w:id="629" w:author="Anees Shaikh" w:date="2013-10-19T03:52:00Z"/>
              <w:rFonts w:eastAsiaTheme="minorEastAsia"/>
              <w:noProof/>
              <w:sz w:val="24"/>
              <w:szCs w:val="24"/>
              <w:lang w:eastAsia="ja-JP"/>
            </w:rPr>
          </w:pPr>
          <w:ins w:id="630" w:author="aas" w:date="2013-10-14T02:06:00Z">
            <w:del w:id="631" w:author="Anees Shaikh" w:date="2013-10-19T03:52:00Z">
              <w:r w:rsidDel="00884344">
                <w:rPr>
                  <w:noProof/>
                </w:rPr>
                <w:delText>8.7</w:delText>
              </w:r>
              <w:r w:rsidDel="00884344">
                <w:rPr>
                  <w:rFonts w:eastAsiaTheme="minorEastAsia"/>
                  <w:noProof/>
                  <w:sz w:val="24"/>
                  <w:szCs w:val="24"/>
                  <w:lang w:eastAsia="ja-JP"/>
                </w:rPr>
                <w:tab/>
              </w:r>
              <w:r w:rsidDel="00884344">
                <w:rPr>
                  <w:noProof/>
                </w:rPr>
                <w:delText>OpenFlow Controller</w:delText>
              </w:r>
              <w:r w:rsidDel="00884344">
                <w:rPr>
                  <w:noProof/>
                </w:rPr>
                <w:tab/>
                <w:delText>24</w:delText>
              </w:r>
            </w:del>
          </w:ins>
        </w:p>
        <w:p w14:paraId="71E33D9A" w14:textId="77777777" w:rsidR="00874469" w:rsidDel="00884344" w:rsidRDefault="00874469">
          <w:pPr>
            <w:pStyle w:val="TOC3"/>
            <w:tabs>
              <w:tab w:val="left" w:pos="1136"/>
              <w:tab w:val="right" w:leader="dot" w:pos="9350"/>
            </w:tabs>
            <w:rPr>
              <w:ins w:id="632" w:author="aas" w:date="2013-10-14T02:06:00Z"/>
              <w:del w:id="633" w:author="Anees Shaikh" w:date="2013-10-19T03:52:00Z"/>
              <w:rFonts w:eastAsiaTheme="minorEastAsia"/>
              <w:noProof/>
              <w:sz w:val="24"/>
              <w:szCs w:val="24"/>
              <w:lang w:eastAsia="ja-JP"/>
            </w:rPr>
          </w:pPr>
          <w:ins w:id="634" w:author="aas" w:date="2013-10-14T02:06:00Z">
            <w:del w:id="635" w:author="Anees Shaikh" w:date="2013-10-19T03:52:00Z">
              <w:r w:rsidDel="00884344">
                <w:rPr>
                  <w:noProof/>
                </w:rPr>
                <w:delText>8.7.1</w:delText>
              </w:r>
              <w:r w:rsidDel="00884344">
                <w:rPr>
                  <w:rFonts w:eastAsiaTheme="minorEastAsia"/>
                  <w:noProof/>
                  <w:sz w:val="24"/>
                  <w:szCs w:val="24"/>
                  <w:lang w:eastAsia="ja-JP"/>
                </w:rPr>
                <w:tab/>
              </w:r>
              <w:r w:rsidDel="00884344">
                <w:rPr>
                  <w:noProof/>
                </w:rPr>
                <w:delText>UML Diagram</w:delText>
              </w:r>
              <w:r w:rsidDel="00884344">
                <w:rPr>
                  <w:noProof/>
                </w:rPr>
                <w:tab/>
                <w:delText>24</w:delText>
              </w:r>
            </w:del>
          </w:ins>
        </w:p>
        <w:p w14:paraId="35BF4431" w14:textId="77777777" w:rsidR="00874469" w:rsidDel="00884344" w:rsidRDefault="00874469">
          <w:pPr>
            <w:pStyle w:val="TOC3"/>
            <w:tabs>
              <w:tab w:val="left" w:pos="1136"/>
              <w:tab w:val="right" w:leader="dot" w:pos="9350"/>
            </w:tabs>
            <w:rPr>
              <w:ins w:id="636" w:author="aas" w:date="2013-10-14T02:06:00Z"/>
              <w:del w:id="637" w:author="Anees Shaikh" w:date="2013-10-19T03:52:00Z"/>
              <w:rFonts w:eastAsiaTheme="minorEastAsia"/>
              <w:noProof/>
              <w:sz w:val="24"/>
              <w:szCs w:val="24"/>
              <w:lang w:eastAsia="ja-JP"/>
            </w:rPr>
          </w:pPr>
          <w:ins w:id="638" w:author="aas" w:date="2013-10-14T02:06:00Z">
            <w:del w:id="639" w:author="Anees Shaikh" w:date="2013-10-19T03:52:00Z">
              <w:r w:rsidDel="00884344">
                <w:rPr>
                  <w:noProof/>
                </w:rPr>
                <w:delText>8.7.2</w:delText>
              </w:r>
              <w:r w:rsidDel="00884344">
                <w:rPr>
                  <w:rFonts w:eastAsiaTheme="minorEastAsia"/>
                  <w:noProof/>
                  <w:sz w:val="24"/>
                  <w:szCs w:val="24"/>
                  <w:lang w:eastAsia="ja-JP"/>
                </w:rPr>
                <w:tab/>
              </w:r>
              <w:r w:rsidDel="00884344">
                <w:rPr>
                  <w:noProof/>
                </w:rPr>
                <w:delText>XML Example</w:delText>
              </w:r>
              <w:r w:rsidDel="00884344">
                <w:rPr>
                  <w:noProof/>
                </w:rPr>
                <w:tab/>
                <w:delText>25</w:delText>
              </w:r>
            </w:del>
          </w:ins>
        </w:p>
        <w:p w14:paraId="05A7E066" w14:textId="77777777" w:rsidR="00874469" w:rsidDel="00884344" w:rsidRDefault="00874469">
          <w:pPr>
            <w:pStyle w:val="TOC2"/>
            <w:tabs>
              <w:tab w:val="left" w:pos="749"/>
              <w:tab w:val="right" w:leader="dot" w:pos="9350"/>
            </w:tabs>
            <w:rPr>
              <w:ins w:id="640" w:author="aas" w:date="2013-10-14T02:06:00Z"/>
              <w:del w:id="641" w:author="Anees Shaikh" w:date="2013-10-19T03:52:00Z"/>
              <w:rFonts w:eastAsiaTheme="minorEastAsia"/>
              <w:noProof/>
              <w:sz w:val="24"/>
              <w:szCs w:val="24"/>
              <w:lang w:eastAsia="ja-JP"/>
            </w:rPr>
          </w:pPr>
          <w:ins w:id="642" w:author="aas" w:date="2013-10-14T02:06:00Z">
            <w:del w:id="643" w:author="Anees Shaikh" w:date="2013-10-19T03:52:00Z">
              <w:r w:rsidDel="00884344">
                <w:rPr>
                  <w:noProof/>
                </w:rPr>
                <w:delText>8.8</w:delText>
              </w:r>
              <w:r w:rsidDel="00884344">
                <w:rPr>
                  <w:rFonts w:eastAsiaTheme="minorEastAsia"/>
                  <w:noProof/>
                  <w:sz w:val="24"/>
                  <w:szCs w:val="24"/>
                  <w:lang w:eastAsia="ja-JP"/>
                </w:rPr>
                <w:tab/>
              </w:r>
              <w:r w:rsidDel="00884344">
                <w:rPr>
                  <w:noProof/>
                </w:rPr>
                <w:delText>OpenFlow Resource</w:delText>
              </w:r>
              <w:r w:rsidDel="00884344">
                <w:rPr>
                  <w:noProof/>
                </w:rPr>
                <w:tab/>
                <w:delText>25</w:delText>
              </w:r>
            </w:del>
          </w:ins>
        </w:p>
        <w:p w14:paraId="14585F4E" w14:textId="77777777" w:rsidR="00874469" w:rsidDel="00884344" w:rsidRDefault="00874469">
          <w:pPr>
            <w:pStyle w:val="TOC3"/>
            <w:tabs>
              <w:tab w:val="left" w:pos="1136"/>
              <w:tab w:val="right" w:leader="dot" w:pos="9350"/>
            </w:tabs>
            <w:rPr>
              <w:ins w:id="644" w:author="aas" w:date="2013-10-14T02:06:00Z"/>
              <w:del w:id="645" w:author="Anees Shaikh" w:date="2013-10-19T03:52:00Z"/>
              <w:rFonts w:eastAsiaTheme="minorEastAsia"/>
              <w:noProof/>
              <w:sz w:val="24"/>
              <w:szCs w:val="24"/>
              <w:lang w:eastAsia="ja-JP"/>
            </w:rPr>
          </w:pPr>
          <w:ins w:id="646" w:author="aas" w:date="2013-10-14T02:06:00Z">
            <w:del w:id="647" w:author="Anees Shaikh" w:date="2013-10-19T03:52:00Z">
              <w:r w:rsidDel="00884344">
                <w:rPr>
                  <w:noProof/>
                </w:rPr>
                <w:delText>8.8.1</w:delText>
              </w:r>
              <w:r w:rsidDel="00884344">
                <w:rPr>
                  <w:rFonts w:eastAsiaTheme="minorEastAsia"/>
                  <w:noProof/>
                  <w:sz w:val="24"/>
                  <w:szCs w:val="24"/>
                  <w:lang w:eastAsia="ja-JP"/>
                </w:rPr>
                <w:tab/>
              </w:r>
              <w:r w:rsidDel="00884344">
                <w:rPr>
                  <w:noProof/>
                </w:rPr>
                <w:delText>UML Diagram</w:delText>
              </w:r>
              <w:r w:rsidDel="00884344">
                <w:rPr>
                  <w:noProof/>
                </w:rPr>
                <w:tab/>
                <w:delText>25</w:delText>
              </w:r>
            </w:del>
          </w:ins>
        </w:p>
        <w:p w14:paraId="1D4CFA4C" w14:textId="77777777" w:rsidR="00874469" w:rsidDel="00884344" w:rsidRDefault="00874469">
          <w:pPr>
            <w:pStyle w:val="TOC3"/>
            <w:tabs>
              <w:tab w:val="left" w:pos="1136"/>
              <w:tab w:val="right" w:leader="dot" w:pos="9350"/>
            </w:tabs>
            <w:rPr>
              <w:ins w:id="648" w:author="aas" w:date="2013-10-14T02:06:00Z"/>
              <w:del w:id="649" w:author="Anees Shaikh" w:date="2013-10-19T03:52:00Z"/>
              <w:rFonts w:eastAsiaTheme="minorEastAsia"/>
              <w:noProof/>
              <w:sz w:val="24"/>
              <w:szCs w:val="24"/>
              <w:lang w:eastAsia="ja-JP"/>
            </w:rPr>
          </w:pPr>
          <w:ins w:id="650" w:author="aas" w:date="2013-10-14T02:06:00Z">
            <w:del w:id="651" w:author="Anees Shaikh" w:date="2013-10-19T03:52:00Z">
              <w:r w:rsidDel="00884344">
                <w:rPr>
                  <w:noProof/>
                </w:rPr>
                <w:delText>8.8.2</w:delText>
              </w:r>
              <w:r w:rsidDel="00884344">
                <w:rPr>
                  <w:rFonts w:eastAsiaTheme="minorEastAsia"/>
                  <w:noProof/>
                  <w:sz w:val="24"/>
                  <w:szCs w:val="24"/>
                  <w:lang w:eastAsia="ja-JP"/>
                </w:rPr>
                <w:tab/>
              </w:r>
              <w:r w:rsidDel="00884344">
                <w:rPr>
                  <w:noProof/>
                </w:rPr>
                <w:delText>XML Example</w:delText>
              </w:r>
              <w:r w:rsidDel="00884344">
                <w:rPr>
                  <w:noProof/>
                </w:rPr>
                <w:tab/>
                <w:delText>25</w:delText>
              </w:r>
            </w:del>
          </w:ins>
        </w:p>
        <w:p w14:paraId="2D2AE99C" w14:textId="77777777" w:rsidR="00874469" w:rsidDel="00884344" w:rsidRDefault="00874469">
          <w:pPr>
            <w:pStyle w:val="TOC2"/>
            <w:tabs>
              <w:tab w:val="left" w:pos="749"/>
              <w:tab w:val="right" w:leader="dot" w:pos="9350"/>
            </w:tabs>
            <w:rPr>
              <w:ins w:id="652" w:author="aas" w:date="2013-10-14T02:06:00Z"/>
              <w:del w:id="653" w:author="Anees Shaikh" w:date="2013-10-19T03:52:00Z"/>
              <w:rFonts w:eastAsiaTheme="minorEastAsia"/>
              <w:noProof/>
              <w:sz w:val="24"/>
              <w:szCs w:val="24"/>
              <w:lang w:eastAsia="ja-JP"/>
            </w:rPr>
          </w:pPr>
          <w:ins w:id="654" w:author="aas" w:date="2013-10-14T02:06:00Z">
            <w:del w:id="655" w:author="Anees Shaikh" w:date="2013-10-19T03:52:00Z">
              <w:r w:rsidDel="00884344">
                <w:rPr>
                  <w:noProof/>
                </w:rPr>
                <w:delText>8.9</w:delText>
              </w:r>
              <w:r w:rsidDel="00884344">
                <w:rPr>
                  <w:rFonts w:eastAsiaTheme="minorEastAsia"/>
                  <w:noProof/>
                  <w:sz w:val="24"/>
                  <w:szCs w:val="24"/>
                  <w:lang w:eastAsia="ja-JP"/>
                </w:rPr>
                <w:tab/>
              </w:r>
              <w:r w:rsidDel="00884344">
                <w:rPr>
                  <w:noProof/>
                </w:rPr>
                <w:delText>OpenFlow Port</w:delText>
              </w:r>
              <w:r w:rsidDel="00884344">
                <w:rPr>
                  <w:noProof/>
                </w:rPr>
                <w:tab/>
                <w:delText>26</w:delText>
              </w:r>
            </w:del>
          </w:ins>
        </w:p>
        <w:p w14:paraId="6250E1C2" w14:textId="77777777" w:rsidR="00874469" w:rsidDel="00884344" w:rsidRDefault="00874469">
          <w:pPr>
            <w:pStyle w:val="TOC3"/>
            <w:tabs>
              <w:tab w:val="left" w:pos="1136"/>
              <w:tab w:val="right" w:leader="dot" w:pos="9350"/>
            </w:tabs>
            <w:rPr>
              <w:ins w:id="656" w:author="aas" w:date="2013-10-14T02:06:00Z"/>
              <w:del w:id="657" w:author="Anees Shaikh" w:date="2013-10-19T03:52:00Z"/>
              <w:rFonts w:eastAsiaTheme="minorEastAsia"/>
              <w:noProof/>
              <w:sz w:val="24"/>
              <w:szCs w:val="24"/>
              <w:lang w:eastAsia="ja-JP"/>
            </w:rPr>
          </w:pPr>
          <w:ins w:id="658" w:author="aas" w:date="2013-10-14T02:06:00Z">
            <w:del w:id="659" w:author="Anees Shaikh" w:date="2013-10-19T03:52:00Z">
              <w:r w:rsidDel="00884344">
                <w:rPr>
                  <w:noProof/>
                </w:rPr>
                <w:delText>8.9.1</w:delText>
              </w:r>
              <w:r w:rsidDel="00884344">
                <w:rPr>
                  <w:rFonts w:eastAsiaTheme="minorEastAsia"/>
                  <w:noProof/>
                  <w:sz w:val="24"/>
                  <w:szCs w:val="24"/>
                  <w:lang w:eastAsia="ja-JP"/>
                </w:rPr>
                <w:tab/>
              </w:r>
              <w:r w:rsidDel="00884344">
                <w:rPr>
                  <w:noProof/>
                </w:rPr>
                <w:delText>UML Diagram</w:delText>
              </w:r>
              <w:r w:rsidDel="00884344">
                <w:rPr>
                  <w:noProof/>
                </w:rPr>
                <w:tab/>
                <w:delText>26</w:delText>
              </w:r>
            </w:del>
          </w:ins>
        </w:p>
        <w:p w14:paraId="53F1B262" w14:textId="77777777" w:rsidR="00874469" w:rsidDel="00884344" w:rsidRDefault="00874469">
          <w:pPr>
            <w:pStyle w:val="TOC3"/>
            <w:tabs>
              <w:tab w:val="left" w:pos="1136"/>
              <w:tab w:val="right" w:leader="dot" w:pos="9350"/>
            </w:tabs>
            <w:rPr>
              <w:ins w:id="660" w:author="aas" w:date="2013-10-14T02:06:00Z"/>
              <w:del w:id="661" w:author="Anees Shaikh" w:date="2013-10-19T03:52:00Z"/>
              <w:rFonts w:eastAsiaTheme="minorEastAsia"/>
              <w:noProof/>
              <w:sz w:val="24"/>
              <w:szCs w:val="24"/>
              <w:lang w:eastAsia="ja-JP"/>
            </w:rPr>
          </w:pPr>
          <w:ins w:id="662" w:author="aas" w:date="2013-10-14T02:06:00Z">
            <w:del w:id="663" w:author="Anees Shaikh" w:date="2013-10-19T03:52:00Z">
              <w:r w:rsidDel="00884344">
                <w:rPr>
                  <w:noProof/>
                </w:rPr>
                <w:delText>8.9.2</w:delText>
              </w:r>
              <w:r w:rsidDel="00884344">
                <w:rPr>
                  <w:rFonts w:eastAsiaTheme="minorEastAsia"/>
                  <w:noProof/>
                  <w:sz w:val="24"/>
                  <w:szCs w:val="24"/>
                  <w:lang w:eastAsia="ja-JP"/>
                </w:rPr>
                <w:tab/>
              </w:r>
              <w:r w:rsidDel="00884344">
                <w:rPr>
                  <w:noProof/>
                </w:rPr>
                <w:delText>XML Examples</w:delText>
              </w:r>
              <w:r w:rsidDel="00884344">
                <w:rPr>
                  <w:noProof/>
                </w:rPr>
                <w:tab/>
                <w:delText>27</w:delText>
              </w:r>
            </w:del>
          </w:ins>
        </w:p>
        <w:p w14:paraId="7A552A72" w14:textId="77777777" w:rsidR="00874469" w:rsidDel="00884344" w:rsidRDefault="00874469">
          <w:pPr>
            <w:pStyle w:val="TOC2"/>
            <w:tabs>
              <w:tab w:val="left" w:pos="871"/>
              <w:tab w:val="right" w:leader="dot" w:pos="9350"/>
            </w:tabs>
            <w:rPr>
              <w:ins w:id="664" w:author="aas" w:date="2013-10-14T02:06:00Z"/>
              <w:del w:id="665" w:author="Anees Shaikh" w:date="2013-10-19T03:52:00Z"/>
              <w:rFonts w:eastAsiaTheme="minorEastAsia"/>
              <w:noProof/>
              <w:sz w:val="24"/>
              <w:szCs w:val="24"/>
              <w:lang w:eastAsia="ja-JP"/>
            </w:rPr>
          </w:pPr>
          <w:ins w:id="666" w:author="aas" w:date="2013-10-14T02:06:00Z">
            <w:del w:id="667" w:author="Anees Shaikh" w:date="2013-10-19T03:52:00Z">
              <w:r w:rsidDel="00884344">
                <w:rPr>
                  <w:noProof/>
                </w:rPr>
                <w:delText>8.10</w:delText>
              </w:r>
              <w:r w:rsidDel="00884344">
                <w:rPr>
                  <w:rFonts w:eastAsiaTheme="minorEastAsia"/>
                  <w:noProof/>
                  <w:sz w:val="24"/>
                  <w:szCs w:val="24"/>
                  <w:lang w:eastAsia="ja-JP"/>
                </w:rPr>
                <w:tab/>
              </w:r>
              <w:r w:rsidDel="00884344">
                <w:rPr>
                  <w:noProof/>
                </w:rPr>
                <w:delText>OpenFlow Port Feature</w:delText>
              </w:r>
              <w:r w:rsidDel="00884344">
                <w:rPr>
                  <w:noProof/>
                </w:rPr>
                <w:tab/>
                <w:delText>28</w:delText>
              </w:r>
            </w:del>
          </w:ins>
        </w:p>
        <w:p w14:paraId="304A573E" w14:textId="77777777" w:rsidR="00874469" w:rsidDel="00884344" w:rsidRDefault="00874469">
          <w:pPr>
            <w:pStyle w:val="TOC3"/>
            <w:tabs>
              <w:tab w:val="left" w:pos="1258"/>
              <w:tab w:val="right" w:leader="dot" w:pos="9350"/>
            </w:tabs>
            <w:rPr>
              <w:ins w:id="668" w:author="aas" w:date="2013-10-14T02:06:00Z"/>
              <w:del w:id="669" w:author="Anees Shaikh" w:date="2013-10-19T03:52:00Z"/>
              <w:rFonts w:eastAsiaTheme="minorEastAsia"/>
              <w:noProof/>
              <w:sz w:val="24"/>
              <w:szCs w:val="24"/>
              <w:lang w:eastAsia="ja-JP"/>
            </w:rPr>
          </w:pPr>
          <w:ins w:id="670" w:author="aas" w:date="2013-10-14T02:06:00Z">
            <w:del w:id="671" w:author="Anees Shaikh" w:date="2013-10-19T03:52:00Z">
              <w:r w:rsidDel="00884344">
                <w:rPr>
                  <w:noProof/>
                </w:rPr>
                <w:delText>8.10.1</w:delText>
              </w:r>
              <w:r w:rsidDel="00884344">
                <w:rPr>
                  <w:rFonts w:eastAsiaTheme="minorEastAsia"/>
                  <w:noProof/>
                  <w:sz w:val="24"/>
                  <w:szCs w:val="24"/>
                  <w:lang w:eastAsia="ja-JP"/>
                </w:rPr>
                <w:tab/>
              </w:r>
              <w:r w:rsidDel="00884344">
                <w:rPr>
                  <w:noProof/>
                </w:rPr>
                <w:delText>UML Diagram</w:delText>
              </w:r>
              <w:r w:rsidDel="00884344">
                <w:rPr>
                  <w:noProof/>
                </w:rPr>
                <w:tab/>
                <w:delText>29</w:delText>
              </w:r>
            </w:del>
          </w:ins>
        </w:p>
        <w:p w14:paraId="2F01BADE" w14:textId="77777777" w:rsidR="00874469" w:rsidDel="00884344" w:rsidRDefault="00874469">
          <w:pPr>
            <w:pStyle w:val="TOC3"/>
            <w:tabs>
              <w:tab w:val="left" w:pos="1258"/>
              <w:tab w:val="right" w:leader="dot" w:pos="9350"/>
            </w:tabs>
            <w:rPr>
              <w:ins w:id="672" w:author="aas" w:date="2013-10-14T02:06:00Z"/>
              <w:del w:id="673" w:author="Anees Shaikh" w:date="2013-10-19T03:52:00Z"/>
              <w:rFonts w:eastAsiaTheme="minorEastAsia"/>
              <w:noProof/>
              <w:sz w:val="24"/>
              <w:szCs w:val="24"/>
              <w:lang w:eastAsia="ja-JP"/>
            </w:rPr>
          </w:pPr>
          <w:ins w:id="674" w:author="aas" w:date="2013-10-14T02:06:00Z">
            <w:del w:id="675" w:author="Anees Shaikh" w:date="2013-10-19T03:52:00Z">
              <w:r w:rsidDel="00884344">
                <w:rPr>
                  <w:noProof/>
                </w:rPr>
                <w:delText>8.10.2</w:delText>
              </w:r>
              <w:r w:rsidDel="00884344">
                <w:rPr>
                  <w:rFonts w:eastAsiaTheme="minorEastAsia"/>
                  <w:noProof/>
                  <w:sz w:val="24"/>
                  <w:szCs w:val="24"/>
                  <w:lang w:eastAsia="ja-JP"/>
                </w:rPr>
                <w:tab/>
              </w:r>
              <w:r w:rsidDel="00884344">
                <w:rPr>
                  <w:noProof/>
                </w:rPr>
                <w:delText>XML Example</w:delText>
              </w:r>
              <w:r w:rsidDel="00884344">
                <w:rPr>
                  <w:noProof/>
                </w:rPr>
                <w:tab/>
                <w:delText>29</w:delText>
              </w:r>
            </w:del>
          </w:ins>
        </w:p>
        <w:p w14:paraId="706AAC37" w14:textId="77777777" w:rsidR="00874469" w:rsidDel="00884344" w:rsidRDefault="00874469">
          <w:pPr>
            <w:pStyle w:val="TOC2"/>
            <w:tabs>
              <w:tab w:val="left" w:pos="871"/>
              <w:tab w:val="right" w:leader="dot" w:pos="9350"/>
            </w:tabs>
            <w:rPr>
              <w:ins w:id="676" w:author="aas" w:date="2013-10-14T02:06:00Z"/>
              <w:del w:id="677" w:author="Anees Shaikh" w:date="2013-10-19T03:52:00Z"/>
              <w:rFonts w:eastAsiaTheme="minorEastAsia"/>
              <w:noProof/>
              <w:sz w:val="24"/>
              <w:szCs w:val="24"/>
              <w:lang w:eastAsia="ja-JP"/>
            </w:rPr>
          </w:pPr>
          <w:ins w:id="678" w:author="aas" w:date="2013-10-14T02:06:00Z">
            <w:del w:id="679" w:author="Anees Shaikh" w:date="2013-10-19T03:52:00Z">
              <w:r w:rsidDel="00884344">
                <w:rPr>
                  <w:noProof/>
                </w:rPr>
                <w:delText>8.11</w:delText>
              </w:r>
              <w:r w:rsidDel="00884344">
                <w:rPr>
                  <w:rFonts w:eastAsiaTheme="minorEastAsia"/>
                  <w:noProof/>
                  <w:sz w:val="24"/>
                  <w:szCs w:val="24"/>
                  <w:lang w:eastAsia="ja-JP"/>
                </w:rPr>
                <w:tab/>
              </w:r>
              <w:r w:rsidDel="00884344">
                <w:rPr>
                  <w:noProof/>
                </w:rPr>
                <w:delText>OpenFlow Queue</w:delText>
              </w:r>
              <w:r w:rsidDel="00884344">
                <w:rPr>
                  <w:noProof/>
                </w:rPr>
                <w:tab/>
                <w:delText>29</w:delText>
              </w:r>
            </w:del>
          </w:ins>
        </w:p>
        <w:p w14:paraId="475DA474" w14:textId="77777777" w:rsidR="00874469" w:rsidDel="00884344" w:rsidRDefault="00874469">
          <w:pPr>
            <w:pStyle w:val="TOC3"/>
            <w:tabs>
              <w:tab w:val="left" w:pos="1258"/>
              <w:tab w:val="right" w:leader="dot" w:pos="9350"/>
            </w:tabs>
            <w:rPr>
              <w:ins w:id="680" w:author="aas" w:date="2013-10-14T02:06:00Z"/>
              <w:del w:id="681" w:author="Anees Shaikh" w:date="2013-10-19T03:52:00Z"/>
              <w:rFonts w:eastAsiaTheme="minorEastAsia"/>
              <w:noProof/>
              <w:sz w:val="24"/>
              <w:szCs w:val="24"/>
              <w:lang w:eastAsia="ja-JP"/>
            </w:rPr>
          </w:pPr>
          <w:ins w:id="682" w:author="aas" w:date="2013-10-14T02:06:00Z">
            <w:del w:id="683" w:author="Anees Shaikh" w:date="2013-10-19T03:52:00Z">
              <w:r w:rsidDel="00884344">
                <w:rPr>
                  <w:noProof/>
                </w:rPr>
                <w:delText>8.11.1</w:delText>
              </w:r>
              <w:r w:rsidDel="00884344">
                <w:rPr>
                  <w:rFonts w:eastAsiaTheme="minorEastAsia"/>
                  <w:noProof/>
                  <w:sz w:val="24"/>
                  <w:szCs w:val="24"/>
                  <w:lang w:eastAsia="ja-JP"/>
                </w:rPr>
                <w:tab/>
              </w:r>
              <w:r w:rsidDel="00884344">
                <w:rPr>
                  <w:noProof/>
                </w:rPr>
                <w:delText>UML Diagram</w:delText>
              </w:r>
              <w:r w:rsidDel="00884344">
                <w:rPr>
                  <w:noProof/>
                </w:rPr>
                <w:tab/>
                <w:delText>30</w:delText>
              </w:r>
            </w:del>
          </w:ins>
        </w:p>
        <w:p w14:paraId="6E7AD453" w14:textId="77777777" w:rsidR="00874469" w:rsidDel="00884344" w:rsidRDefault="00874469">
          <w:pPr>
            <w:pStyle w:val="TOC3"/>
            <w:tabs>
              <w:tab w:val="left" w:pos="1258"/>
              <w:tab w:val="right" w:leader="dot" w:pos="9350"/>
            </w:tabs>
            <w:rPr>
              <w:ins w:id="684" w:author="aas" w:date="2013-10-14T02:06:00Z"/>
              <w:del w:id="685" w:author="Anees Shaikh" w:date="2013-10-19T03:52:00Z"/>
              <w:rFonts w:eastAsiaTheme="minorEastAsia"/>
              <w:noProof/>
              <w:sz w:val="24"/>
              <w:szCs w:val="24"/>
              <w:lang w:eastAsia="ja-JP"/>
            </w:rPr>
          </w:pPr>
          <w:ins w:id="686" w:author="aas" w:date="2013-10-14T02:06:00Z">
            <w:del w:id="687" w:author="Anees Shaikh" w:date="2013-10-19T03:52:00Z">
              <w:r w:rsidDel="00884344">
                <w:rPr>
                  <w:noProof/>
                </w:rPr>
                <w:delText>8.11.2</w:delText>
              </w:r>
              <w:r w:rsidDel="00884344">
                <w:rPr>
                  <w:rFonts w:eastAsiaTheme="minorEastAsia"/>
                  <w:noProof/>
                  <w:sz w:val="24"/>
                  <w:szCs w:val="24"/>
                  <w:lang w:eastAsia="ja-JP"/>
                </w:rPr>
                <w:tab/>
              </w:r>
              <w:r w:rsidDel="00884344">
                <w:rPr>
                  <w:noProof/>
                </w:rPr>
                <w:delText>XML Example</w:delText>
              </w:r>
              <w:r w:rsidDel="00884344">
                <w:rPr>
                  <w:noProof/>
                </w:rPr>
                <w:tab/>
                <w:delText>30</w:delText>
              </w:r>
            </w:del>
          </w:ins>
        </w:p>
        <w:p w14:paraId="79305A5A" w14:textId="77777777" w:rsidR="00874469" w:rsidDel="00884344" w:rsidRDefault="00874469">
          <w:pPr>
            <w:pStyle w:val="TOC2"/>
            <w:tabs>
              <w:tab w:val="left" w:pos="871"/>
              <w:tab w:val="right" w:leader="dot" w:pos="9350"/>
            </w:tabs>
            <w:rPr>
              <w:ins w:id="688" w:author="aas" w:date="2013-10-14T02:06:00Z"/>
              <w:del w:id="689" w:author="Anees Shaikh" w:date="2013-10-19T03:52:00Z"/>
              <w:rFonts w:eastAsiaTheme="minorEastAsia"/>
              <w:noProof/>
              <w:sz w:val="24"/>
              <w:szCs w:val="24"/>
              <w:lang w:eastAsia="ja-JP"/>
            </w:rPr>
          </w:pPr>
          <w:ins w:id="690" w:author="aas" w:date="2013-10-14T02:06:00Z">
            <w:del w:id="691" w:author="Anees Shaikh" w:date="2013-10-19T03:52:00Z">
              <w:r w:rsidDel="00884344">
                <w:rPr>
                  <w:noProof/>
                </w:rPr>
                <w:delText>8.12</w:delText>
              </w:r>
              <w:r w:rsidDel="00884344">
                <w:rPr>
                  <w:rFonts w:eastAsiaTheme="minorEastAsia"/>
                  <w:noProof/>
                  <w:sz w:val="24"/>
                  <w:szCs w:val="24"/>
                  <w:lang w:eastAsia="ja-JP"/>
                </w:rPr>
                <w:tab/>
              </w:r>
              <w:r w:rsidDel="00884344">
                <w:rPr>
                  <w:noProof/>
                </w:rPr>
                <w:delText>External Certificate</w:delText>
              </w:r>
              <w:r w:rsidDel="00884344">
                <w:rPr>
                  <w:noProof/>
                </w:rPr>
                <w:tab/>
                <w:delText>31</w:delText>
              </w:r>
            </w:del>
          </w:ins>
        </w:p>
        <w:p w14:paraId="4F07259B" w14:textId="77777777" w:rsidR="00874469" w:rsidDel="00884344" w:rsidRDefault="00874469">
          <w:pPr>
            <w:pStyle w:val="TOC3"/>
            <w:tabs>
              <w:tab w:val="left" w:pos="1258"/>
              <w:tab w:val="right" w:leader="dot" w:pos="9350"/>
            </w:tabs>
            <w:rPr>
              <w:ins w:id="692" w:author="aas" w:date="2013-10-14T02:06:00Z"/>
              <w:del w:id="693" w:author="Anees Shaikh" w:date="2013-10-19T03:52:00Z"/>
              <w:rFonts w:eastAsiaTheme="minorEastAsia"/>
              <w:noProof/>
              <w:sz w:val="24"/>
              <w:szCs w:val="24"/>
              <w:lang w:eastAsia="ja-JP"/>
            </w:rPr>
          </w:pPr>
          <w:ins w:id="694" w:author="aas" w:date="2013-10-14T02:06:00Z">
            <w:del w:id="695" w:author="Anees Shaikh" w:date="2013-10-19T03:52:00Z">
              <w:r w:rsidDel="00884344">
                <w:rPr>
                  <w:noProof/>
                </w:rPr>
                <w:delText>8.12.1</w:delText>
              </w:r>
              <w:r w:rsidDel="00884344">
                <w:rPr>
                  <w:rFonts w:eastAsiaTheme="minorEastAsia"/>
                  <w:noProof/>
                  <w:sz w:val="24"/>
                  <w:szCs w:val="24"/>
                  <w:lang w:eastAsia="ja-JP"/>
                </w:rPr>
                <w:tab/>
              </w:r>
              <w:r w:rsidDel="00884344">
                <w:rPr>
                  <w:noProof/>
                </w:rPr>
                <w:delText>UML Diagram</w:delText>
              </w:r>
              <w:r w:rsidDel="00884344">
                <w:rPr>
                  <w:noProof/>
                </w:rPr>
                <w:tab/>
                <w:delText>31</w:delText>
              </w:r>
            </w:del>
          </w:ins>
        </w:p>
        <w:p w14:paraId="603A8F56" w14:textId="77777777" w:rsidR="00874469" w:rsidDel="00884344" w:rsidRDefault="00874469">
          <w:pPr>
            <w:pStyle w:val="TOC3"/>
            <w:tabs>
              <w:tab w:val="left" w:pos="1258"/>
              <w:tab w:val="right" w:leader="dot" w:pos="9350"/>
            </w:tabs>
            <w:rPr>
              <w:ins w:id="696" w:author="aas" w:date="2013-10-14T02:06:00Z"/>
              <w:del w:id="697" w:author="Anees Shaikh" w:date="2013-10-19T03:52:00Z"/>
              <w:rFonts w:eastAsiaTheme="minorEastAsia"/>
              <w:noProof/>
              <w:sz w:val="24"/>
              <w:szCs w:val="24"/>
              <w:lang w:eastAsia="ja-JP"/>
            </w:rPr>
          </w:pPr>
          <w:ins w:id="698" w:author="aas" w:date="2013-10-14T02:06:00Z">
            <w:del w:id="699" w:author="Anees Shaikh" w:date="2013-10-19T03:52:00Z">
              <w:r w:rsidDel="00884344">
                <w:rPr>
                  <w:noProof/>
                </w:rPr>
                <w:delText>8.12.2</w:delText>
              </w:r>
              <w:r w:rsidDel="00884344">
                <w:rPr>
                  <w:rFonts w:eastAsiaTheme="minorEastAsia"/>
                  <w:noProof/>
                  <w:sz w:val="24"/>
                  <w:szCs w:val="24"/>
                  <w:lang w:eastAsia="ja-JP"/>
                </w:rPr>
                <w:tab/>
              </w:r>
              <w:r w:rsidDel="00884344">
                <w:rPr>
                  <w:noProof/>
                </w:rPr>
                <w:delText>XML Example</w:delText>
              </w:r>
              <w:r w:rsidDel="00884344">
                <w:rPr>
                  <w:noProof/>
                </w:rPr>
                <w:tab/>
                <w:delText>31</w:delText>
              </w:r>
            </w:del>
          </w:ins>
        </w:p>
        <w:p w14:paraId="4199C2E3" w14:textId="77777777" w:rsidR="00874469" w:rsidDel="00884344" w:rsidRDefault="00874469">
          <w:pPr>
            <w:pStyle w:val="TOC2"/>
            <w:tabs>
              <w:tab w:val="left" w:pos="871"/>
              <w:tab w:val="right" w:leader="dot" w:pos="9350"/>
            </w:tabs>
            <w:rPr>
              <w:ins w:id="700" w:author="aas" w:date="2013-10-14T02:06:00Z"/>
              <w:del w:id="701" w:author="Anees Shaikh" w:date="2013-10-19T03:52:00Z"/>
              <w:rFonts w:eastAsiaTheme="minorEastAsia"/>
              <w:noProof/>
              <w:sz w:val="24"/>
              <w:szCs w:val="24"/>
              <w:lang w:eastAsia="ja-JP"/>
            </w:rPr>
          </w:pPr>
          <w:ins w:id="702" w:author="aas" w:date="2013-10-14T02:06:00Z">
            <w:del w:id="703" w:author="Anees Shaikh" w:date="2013-10-19T03:52:00Z">
              <w:r w:rsidDel="00884344">
                <w:rPr>
                  <w:noProof/>
                </w:rPr>
                <w:delText>8.13</w:delText>
              </w:r>
              <w:r w:rsidDel="00884344">
                <w:rPr>
                  <w:rFonts w:eastAsiaTheme="minorEastAsia"/>
                  <w:noProof/>
                  <w:sz w:val="24"/>
                  <w:szCs w:val="24"/>
                  <w:lang w:eastAsia="ja-JP"/>
                </w:rPr>
                <w:tab/>
              </w:r>
              <w:r w:rsidDel="00884344">
                <w:rPr>
                  <w:noProof/>
                </w:rPr>
                <w:delText>Owned Certificate</w:delText>
              </w:r>
              <w:r w:rsidDel="00884344">
                <w:rPr>
                  <w:noProof/>
                </w:rPr>
                <w:tab/>
                <w:delText>31</w:delText>
              </w:r>
            </w:del>
          </w:ins>
        </w:p>
        <w:p w14:paraId="42D666D7" w14:textId="77777777" w:rsidR="00874469" w:rsidDel="00884344" w:rsidRDefault="00874469">
          <w:pPr>
            <w:pStyle w:val="TOC3"/>
            <w:tabs>
              <w:tab w:val="left" w:pos="1258"/>
              <w:tab w:val="right" w:leader="dot" w:pos="9350"/>
            </w:tabs>
            <w:rPr>
              <w:ins w:id="704" w:author="aas" w:date="2013-10-14T02:06:00Z"/>
              <w:del w:id="705" w:author="Anees Shaikh" w:date="2013-10-19T03:52:00Z"/>
              <w:rFonts w:eastAsiaTheme="minorEastAsia"/>
              <w:noProof/>
              <w:sz w:val="24"/>
              <w:szCs w:val="24"/>
              <w:lang w:eastAsia="ja-JP"/>
            </w:rPr>
          </w:pPr>
          <w:ins w:id="706" w:author="aas" w:date="2013-10-14T02:06:00Z">
            <w:del w:id="707" w:author="Anees Shaikh" w:date="2013-10-19T03:52:00Z">
              <w:r w:rsidDel="00884344">
                <w:rPr>
                  <w:noProof/>
                </w:rPr>
                <w:delText>8.13.1</w:delText>
              </w:r>
              <w:r w:rsidDel="00884344">
                <w:rPr>
                  <w:rFonts w:eastAsiaTheme="minorEastAsia"/>
                  <w:noProof/>
                  <w:sz w:val="24"/>
                  <w:szCs w:val="24"/>
                  <w:lang w:eastAsia="ja-JP"/>
                </w:rPr>
                <w:tab/>
              </w:r>
              <w:r w:rsidDel="00884344">
                <w:rPr>
                  <w:noProof/>
                </w:rPr>
                <w:delText>UML Diagram</w:delText>
              </w:r>
              <w:r w:rsidDel="00884344">
                <w:rPr>
                  <w:noProof/>
                </w:rPr>
                <w:tab/>
                <w:delText>32</w:delText>
              </w:r>
            </w:del>
          </w:ins>
        </w:p>
        <w:p w14:paraId="363420EB" w14:textId="77777777" w:rsidR="00874469" w:rsidDel="00884344" w:rsidRDefault="00874469">
          <w:pPr>
            <w:pStyle w:val="TOC3"/>
            <w:tabs>
              <w:tab w:val="left" w:pos="1258"/>
              <w:tab w:val="right" w:leader="dot" w:pos="9350"/>
            </w:tabs>
            <w:rPr>
              <w:ins w:id="708" w:author="aas" w:date="2013-10-14T02:06:00Z"/>
              <w:del w:id="709" w:author="Anees Shaikh" w:date="2013-10-19T03:52:00Z"/>
              <w:rFonts w:eastAsiaTheme="minorEastAsia"/>
              <w:noProof/>
              <w:sz w:val="24"/>
              <w:szCs w:val="24"/>
              <w:lang w:eastAsia="ja-JP"/>
            </w:rPr>
          </w:pPr>
          <w:ins w:id="710" w:author="aas" w:date="2013-10-14T02:06:00Z">
            <w:del w:id="711" w:author="Anees Shaikh" w:date="2013-10-19T03:52:00Z">
              <w:r w:rsidDel="00884344">
                <w:rPr>
                  <w:noProof/>
                </w:rPr>
                <w:delText>8.13.2</w:delText>
              </w:r>
              <w:r w:rsidDel="00884344">
                <w:rPr>
                  <w:rFonts w:eastAsiaTheme="minorEastAsia"/>
                  <w:noProof/>
                  <w:sz w:val="24"/>
                  <w:szCs w:val="24"/>
                  <w:lang w:eastAsia="ja-JP"/>
                </w:rPr>
                <w:tab/>
              </w:r>
              <w:r w:rsidDel="00884344">
                <w:rPr>
                  <w:noProof/>
                </w:rPr>
                <w:delText>XML Example</w:delText>
              </w:r>
              <w:r w:rsidDel="00884344">
                <w:rPr>
                  <w:noProof/>
                </w:rPr>
                <w:tab/>
                <w:delText>32</w:delText>
              </w:r>
            </w:del>
          </w:ins>
        </w:p>
        <w:p w14:paraId="08DFB6E9" w14:textId="77777777" w:rsidR="00874469" w:rsidDel="00884344" w:rsidRDefault="00874469">
          <w:pPr>
            <w:pStyle w:val="TOC2"/>
            <w:tabs>
              <w:tab w:val="left" w:pos="871"/>
              <w:tab w:val="right" w:leader="dot" w:pos="9350"/>
            </w:tabs>
            <w:rPr>
              <w:ins w:id="712" w:author="aas" w:date="2013-10-14T02:06:00Z"/>
              <w:del w:id="713" w:author="Anees Shaikh" w:date="2013-10-19T03:52:00Z"/>
              <w:rFonts w:eastAsiaTheme="minorEastAsia"/>
              <w:noProof/>
              <w:sz w:val="24"/>
              <w:szCs w:val="24"/>
              <w:lang w:eastAsia="ja-JP"/>
            </w:rPr>
          </w:pPr>
          <w:ins w:id="714" w:author="aas" w:date="2013-10-14T02:06:00Z">
            <w:del w:id="715" w:author="Anees Shaikh" w:date="2013-10-19T03:52:00Z">
              <w:r w:rsidDel="00884344">
                <w:rPr>
                  <w:noProof/>
                </w:rPr>
                <w:delText>8.14</w:delText>
              </w:r>
              <w:r w:rsidDel="00884344">
                <w:rPr>
                  <w:rFonts w:eastAsiaTheme="minorEastAsia"/>
                  <w:noProof/>
                  <w:sz w:val="24"/>
                  <w:szCs w:val="24"/>
                  <w:lang w:eastAsia="ja-JP"/>
                </w:rPr>
                <w:tab/>
              </w:r>
              <w:r w:rsidDel="00884344">
                <w:rPr>
                  <w:noProof/>
                </w:rPr>
                <w:delText>OpenFlow Flow Table</w:delText>
              </w:r>
              <w:r w:rsidDel="00884344">
                <w:rPr>
                  <w:noProof/>
                </w:rPr>
                <w:tab/>
                <w:delText>33</w:delText>
              </w:r>
            </w:del>
          </w:ins>
        </w:p>
        <w:p w14:paraId="0978AC77" w14:textId="77777777" w:rsidR="00874469" w:rsidDel="00884344" w:rsidRDefault="00874469">
          <w:pPr>
            <w:pStyle w:val="TOC3"/>
            <w:tabs>
              <w:tab w:val="left" w:pos="1258"/>
              <w:tab w:val="right" w:leader="dot" w:pos="9350"/>
            </w:tabs>
            <w:rPr>
              <w:ins w:id="716" w:author="aas" w:date="2013-10-14T02:06:00Z"/>
              <w:del w:id="717" w:author="Anees Shaikh" w:date="2013-10-19T03:52:00Z"/>
              <w:rFonts w:eastAsiaTheme="minorEastAsia"/>
              <w:noProof/>
              <w:sz w:val="24"/>
              <w:szCs w:val="24"/>
              <w:lang w:eastAsia="ja-JP"/>
            </w:rPr>
          </w:pPr>
          <w:ins w:id="718" w:author="aas" w:date="2013-10-14T02:06:00Z">
            <w:del w:id="719" w:author="Anees Shaikh" w:date="2013-10-19T03:52:00Z">
              <w:r w:rsidDel="00884344">
                <w:rPr>
                  <w:noProof/>
                </w:rPr>
                <w:delText>8.14.1</w:delText>
              </w:r>
              <w:r w:rsidDel="00884344">
                <w:rPr>
                  <w:rFonts w:eastAsiaTheme="minorEastAsia"/>
                  <w:noProof/>
                  <w:sz w:val="24"/>
                  <w:szCs w:val="24"/>
                  <w:lang w:eastAsia="ja-JP"/>
                </w:rPr>
                <w:tab/>
              </w:r>
              <w:r w:rsidDel="00884344">
                <w:rPr>
                  <w:noProof/>
                </w:rPr>
                <w:delText>UML Diagram</w:delText>
              </w:r>
              <w:r w:rsidDel="00884344">
                <w:rPr>
                  <w:noProof/>
                </w:rPr>
                <w:tab/>
                <w:delText>33</w:delText>
              </w:r>
            </w:del>
          </w:ins>
        </w:p>
        <w:p w14:paraId="757CFDF6" w14:textId="77777777" w:rsidR="00874469" w:rsidDel="00884344" w:rsidRDefault="00874469">
          <w:pPr>
            <w:pStyle w:val="TOC3"/>
            <w:tabs>
              <w:tab w:val="left" w:pos="1258"/>
              <w:tab w:val="right" w:leader="dot" w:pos="9350"/>
            </w:tabs>
            <w:rPr>
              <w:ins w:id="720" w:author="aas" w:date="2013-10-14T02:06:00Z"/>
              <w:del w:id="721" w:author="Anees Shaikh" w:date="2013-10-19T03:52:00Z"/>
              <w:rFonts w:eastAsiaTheme="minorEastAsia"/>
              <w:noProof/>
              <w:sz w:val="24"/>
              <w:szCs w:val="24"/>
              <w:lang w:eastAsia="ja-JP"/>
            </w:rPr>
          </w:pPr>
          <w:ins w:id="722" w:author="aas" w:date="2013-10-14T02:06:00Z">
            <w:del w:id="723" w:author="Anees Shaikh" w:date="2013-10-19T03:52:00Z">
              <w:r w:rsidDel="00884344">
                <w:rPr>
                  <w:noProof/>
                </w:rPr>
                <w:delText>8.14.2</w:delText>
              </w:r>
              <w:r w:rsidDel="00884344">
                <w:rPr>
                  <w:rFonts w:eastAsiaTheme="minorEastAsia"/>
                  <w:noProof/>
                  <w:sz w:val="24"/>
                  <w:szCs w:val="24"/>
                  <w:lang w:eastAsia="ja-JP"/>
                </w:rPr>
                <w:tab/>
              </w:r>
              <w:r w:rsidDel="00884344">
                <w:rPr>
                  <w:noProof/>
                </w:rPr>
                <w:delText>XML Example</w:delText>
              </w:r>
              <w:r w:rsidDel="00884344">
                <w:rPr>
                  <w:noProof/>
                </w:rPr>
                <w:tab/>
                <w:delText>33</w:delText>
              </w:r>
            </w:del>
          </w:ins>
        </w:p>
        <w:p w14:paraId="5727B110" w14:textId="77777777" w:rsidR="00874469" w:rsidDel="00884344" w:rsidRDefault="00874469">
          <w:pPr>
            <w:pStyle w:val="TOC2"/>
            <w:tabs>
              <w:tab w:val="left" w:pos="871"/>
              <w:tab w:val="right" w:leader="dot" w:pos="9350"/>
            </w:tabs>
            <w:rPr>
              <w:ins w:id="724" w:author="aas" w:date="2013-10-14T02:06:00Z"/>
              <w:del w:id="725" w:author="Anees Shaikh" w:date="2013-10-19T03:52:00Z"/>
              <w:rFonts w:eastAsiaTheme="minorEastAsia"/>
              <w:noProof/>
              <w:sz w:val="24"/>
              <w:szCs w:val="24"/>
              <w:lang w:eastAsia="ja-JP"/>
            </w:rPr>
          </w:pPr>
          <w:ins w:id="726" w:author="aas" w:date="2013-10-14T02:06:00Z">
            <w:del w:id="727" w:author="Anees Shaikh" w:date="2013-10-19T03:52:00Z">
              <w:r w:rsidDel="00884344">
                <w:rPr>
                  <w:noProof/>
                </w:rPr>
                <w:delText>8.15</w:delText>
              </w:r>
              <w:r w:rsidDel="00884344">
                <w:rPr>
                  <w:rFonts w:eastAsiaTheme="minorEastAsia"/>
                  <w:noProof/>
                  <w:sz w:val="24"/>
                  <w:szCs w:val="24"/>
                  <w:lang w:eastAsia="ja-JP"/>
                </w:rPr>
                <w:tab/>
              </w:r>
              <w:r w:rsidDel="00884344">
                <w:rPr>
                  <w:noProof/>
                </w:rPr>
                <w:delText>NDM</w:delText>
              </w:r>
              <w:r w:rsidDel="00884344">
                <w:rPr>
                  <w:noProof/>
                </w:rPr>
                <w:tab/>
                <w:delText>34</w:delText>
              </w:r>
            </w:del>
          </w:ins>
        </w:p>
        <w:p w14:paraId="28C0A5D4" w14:textId="77777777" w:rsidR="00874469" w:rsidDel="00884344" w:rsidRDefault="00874469">
          <w:pPr>
            <w:pStyle w:val="TOC3"/>
            <w:tabs>
              <w:tab w:val="left" w:pos="1258"/>
              <w:tab w:val="right" w:leader="dot" w:pos="9350"/>
            </w:tabs>
            <w:rPr>
              <w:ins w:id="728" w:author="aas" w:date="2013-10-14T02:06:00Z"/>
              <w:del w:id="729" w:author="Anees Shaikh" w:date="2013-10-19T03:52:00Z"/>
              <w:rFonts w:eastAsiaTheme="minorEastAsia"/>
              <w:noProof/>
              <w:sz w:val="24"/>
              <w:szCs w:val="24"/>
              <w:lang w:eastAsia="ja-JP"/>
            </w:rPr>
          </w:pPr>
          <w:ins w:id="730" w:author="aas" w:date="2013-10-14T02:06:00Z">
            <w:del w:id="731" w:author="Anees Shaikh" w:date="2013-10-19T03:52:00Z">
              <w:r w:rsidDel="00884344">
                <w:rPr>
                  <w:noProof/>
                </w:rPr>
                <w:delText>8.15.1</w:delText>
              </w:r>
              <w:r w:rsidDel="00884344">
                <w:rPr>
                  <w:rFonts w:eastAsiaTheme="minorEastAsia"/>
                  <w:noProof/>
                  <w:sz w:val="24"/>
                  <w:szCs w:val="24"/>
                  <w:lang w:eastAsia="ja-JP"/>
                </w:rPr>
                <w:tab/>
              </w:r>
              <w:r w:rsidDel="00884344">
                <w:rPr>
                  <w:noProof/>
                </w:rPr>
                <w:delText>UML Diagram</w:delText>
              </w:r>
              <w:r w:rsidDel="00884344">
                <w:rPr>
                  <w:noProof/>
                </w:rPr>
                <w:tab/>
                <w:delText>34</w:delText>
              </w:r>
            </w:del>
          </w:ins>
        </w:p>
        <w:p w14:paraId="01A688E4" w14:textId="77777777" w:rsidR="00874469" w:rsidDel="00884344" w:rsidRDefault="00874469">
          <w:pPr>
            <w:pStyle w:val="TOC3"/>
            <w:tabs>
              <w:tab w:val="left" w:pos="1258"/>
              <w:tab w:val="right" w:leader="dot" w:pos="9350"/>
            </w:tabs>
            <w:rPr>
              <w:ins w:id="732" w:author="aas" w:date="2013-10-14T02:06:00Z"/>
              <w:del w:id="733" w:author="Anees Shaikh" w:date="2013-10-19T03:52:00Z"/>
              <w:rFonts w:eastAsiaTheme="minorEastAsia"/>
              <w:noProof/>
              <w:sz w:val="24"/>
              <w:szCs w:val="24"/>
              <w:lang w:eastAsia="ja-JP"/>
            </w:rPr>
          </w:pPr>
          <w:ins w:id="734" w:author="aas" w:date="2013-10-14T02:06:00Z">
            <w:del w:id="735" w:author="Anees Shaikh" w:date="2013-10-19T03:52:00Z">
              <w:r w:rsidDel="00884344">
                <w:rPr>
                  <w:noProof/>
                </w:rPr>
                <w:delText>8.15.2</w:delText>
              </w:r>
              <w:r w:rsidDel="00884344">
                <w:rPr>
                  <w:rFonts w:eastAsiaTheme="minorEastAsia"/>
                  <w:noProof/>
                  <w:sz w:val="24"/>
                  <w:szCs w:val="24"/>
                  <w:lang w:eastAsia="ja-JP"/>
                </w:rPr>
                <w:tab/>
              </w:r>
              <w:r w:rsidDel="00884344">
                <w:rPr>
                  <w:noProof/>
                </w:rPr>
                <w:delText>XML Schema</w:delText>
              </w:r>
              <w:r w:rsidDel="00884344">
                <w:rPr>
                  <w:noProof/>
                </w:rPr>
                <w:tab/>
                <w:delText>34</w:delText>
              </w:r>
            </w:del>
          </w:ins>
        </w:p>
        <w:p w14:paraId="6CDE4241" w14:textId="77777777" w:rsidR="00874469" w:rsidDel="00884344" w:rsidRDefault="00874469">
          <w:pPr>
            <w:pStyle w:val="TOC3"/>
            <w:tabs>
              <w:tab w:val="left" w:pos="1258"/>
              <w:tab w:val="right" w:leader="dot" w:pos="9350"/>
            </w:tabs>
            <w:rPr>
              <w:ins w:id="736" w:author="aas" w:date="2013-10-14T02:06:00Z"/>
              <w:del w:id="737" w:author="Anees Shaikh" w:date="2013-10-19T03:52:00Z"/>
              <w:rFonts w:eastAsiaTheme="minorEastAsia"/>
              <w:noProof/>
              <w:sz w:val="24"/>
              <w:szCs w:val="24"/>
              <w:lang w:eastAsia="ja-JP"/>
            </w:rPr>
          </w:pPr>
          <w:ins w:id="738" w:author="aas" w:date="2013-10-14T02:06:00Z">
            <w:del w:id="739" w:author="Anees Shaikh" w:date="2013-10-19T03:52:00Z">
              <w:r w:rsidDel="00884344">
                <w:rPr>
                  <w:noProof/>
                </w:rPr>
                <w:delText>8.15.3</w:delText>
              </w:r>
              <w:r w:rsidDel="00884344">
                <w:rPr>
                  <w:rFonts w:eastAsiaTheme="minorEastAsia"/>
                  <w:noProof/>
                  <w:sz w:val="24"/>
                  <w:szCs w:val="24"/>
                  <w:lang w:eastAsia="ja-JP"/>
                </w:rPr>
                <w:tab/>
              </w:r>
              <w:r w:rsidDel="00884344">
                <w:rPr>
                  <w:noProof/>
                </w:rPr>
                <w:delText>XML Example</w:delText>
              </w:r>
              <w:r w:rsidDel="00884344">
                <w:rPr>
                  <w:noProof/>
                </w:rPr>
                <w:tab/>
                <w:delText>36</w:delText>
              </w:r>
            </w:del>
          </w:ins>
        </w:p>
        <w:p w14:paraId="25A0B6FF" w14:textId="77777777" w:rsidR="00874469" w:rsidDel="00884344" w:rsidRDefault="00874469">
          <w:pPr>
            <w:pStyle w:val="TOC1"/>
            <w:tabs>
              <w:tab w:val="left" w:pos="362"/>
              <w:tab w:val="right" w:leader="dot" w:pos="9350"/>
            </w:tabs>
            <w:rPr>
              <w:ins w:id="740" w:author="aas" w:date="2013-10-14T02:06:00Z"/>
              <w:del w:id="741" w:author="Anees Shaikh" w:date="2013-10-19T03:52:00Z"/>
              <w:rFonts w:eastAsiaTheme="minorEastAsia"/>
              <w:noProof/>
              <w:sz w:val="24"/>
              <w:szCs w:val="24"/>
              <w:lang w:eastAsia="ja-JP"/>
            </w:rPr>
          </w:pPr>
          <w:ins w:id="742" w:author="aas" w:date="2013-10-14T02:06:00Z">
            <w:del w:id="743" w:author="Anees Shaikh" w:date="2013-10-19T03:52:00Z">
              <w:r w:rsidDel="00884344">
                <w:rPr>
                  <w:noProof/>
                </w:rPr>
                <w:delText>9</w:delText>
              </w:r>
              <w:r w:rsidDel="00884344">
                <w:rPr>
                  <w:rFonts w:eastAsiaTheme="minorEastAsia"/>
                  <w:noProof/>
                  <w:sz w:val="24"/>
                  <w:szCs w:val="24"/>
                  <w:lang w:eastAsia="ja-JP"/>
                </w:rPr>
                <w:tab/>
              </w:r>
              <w:r w:rsidDel="00884344">
                <w:rPr>
                  <w:noProof/>
                </w:rPr>
                <w:delText>Binding to NETCONF</w:delText>
              </w:r>
              <w:r w:rsidDel="00884344">
                <w:rPr>
                  <w:noProof/>
                </w:rPr>
                <w:tab/>
                <w:delText>36</w:delText>
              </w:r>
            </w:del>
          </w:ins>
        </w:p>
        <w:p w14:paraId="21990B90" w14:textId="77777777" w:rsidR="00874469" w:rsidDel="00884344" w:rsidRDefault="00874469">
          <w:pPr>
            <w:pStyle w:val="TOC2"/>
            <w:tabs>
              <w:tab w:val="left" w:pos="749"/>
              <w:tab w:val="right" w:leader="dot" w:pos="9350"/>
            </w:tabs>
            <w:rPr>
              <w:ins w:id="744" w:author="aas" w:date="2013-10-14T02:06:00Z"/>
              <w:del w:id="745" w:author="Anees Shaikh" w:date="2013-10-19T03:52:00Z"/>
              <w:rFonts w:eastAsiaTheme="minorEastAsia"/>
              <w:noProof/>
              <w:sz w:val="24"/>
              <w:szCs w:val="24"/>
              <w:lang w:eastAsia="ja-JP"/>
            </w:rPr>
          </w:pPr>
          <w:ins w:id="746" w:author="aas" w:date="2013-10-14T02:06:00Z">
            <w:del w:id="747" w:author="Anees Shaikh" w:date="2013-10-19T03:52:00Z">
              <w:r w:rsidDel="00884344">
                <w:rPr>
                  <w:noProof/>
                </w:rPr>
                <w:delText>9.1</w:delText>
              </w:r>
              <w:r w:rsidDel="00884344">
                <w:rPr>
                  <w:rFonts w:eastAsiaTheme="minorEastAsia"/>
                  <w:noProof/>
                  <w:sz w:val="24"/>
                  <w:szCs w:val="24"/>
                  <w:lang w:eastAsia="ja-JP"/>
                </w:rPr>
                <w:tab/>
              </w:r>
              <w:r w:rsidDel="00884344">
                <w:rPr>
                  <w:noProof/>
                </w:rPr>
                <w:delText>Requirements</w:delText>
              </w:r>
              <w:r w:rsidDel="00884344">
                <w:rPr>
                  <w:noProof/>
                </w:rPr>
                <w:tab/>
                <w:delText>36</w:delText>
              </w:r>
            </w:del>
          </w:ins>
        </w:p>
        <w:p w14:paraId="075D4C43" w14:textId="77777777" w:rsidR="00874469" w:rsidDel="00884344" w:rsidRDefault="00874469">
          <w:pPr>
            <w:pStyle w:val="TOC2"/>
            <w:tabs>
              <w:tab w:val="left" w:pos="749"/>
              <w:tab w:val="right" w:leader="dot" w:pos="9350"/>
            </w:tabs>
            <w:rPr>
              <w:ins w:id="748" w:author="aas" w:date="2013-10-14T02:06:00Z"/>
              <w:del w:id="749" w:author="Anees Shaikh" w:date="2013-10-19T03:52:00Z"/>
              <w:rFonts w:eastAsiaTheme="minorEastAsia"/>
              <w:noProof/>
              <w:sz w:val="24"/>
              <w:szCs w:val="24"/>
              <w:lang w:eastAsia="ja-JP"/>
            </w:rPr>
          </w:pPr>
          <w:ins w:id="750" w:author="aas" w:date="2013-10-14T02:06:00Z">
            <w:del w:id="751" w:author="Anees Shaikh" w:date="2013-10-19T03:52:00Z">
              <w:r w:rsidDel="00884344">
                <w:rPr>
                  <w:noProof/>
                </w:rPr>
                <w:delText>9.2</w:delText>
              </w:r>
              <w:r w:rsidDel="00884344">
                <w:rPr>
                  <w:rFonts w:eastAsiaTheme="minorEastAsia"/>
                  <w:noProof/>
                  <w:sz w:val="24"/>
                  <w:szCs w:val="24"/>
                  <w:lang w:eastAsia="ja-JP"/>
                </w:rPr>
                <w:tab/>
              </w:r>
              <w:r w:rsidDel="00884344">
                <w:rPr>
                  <w:noProof/>
                </w:rPr>
                <w:delText>How the Data Model is Bound to NETCONF</w:delText>
              </w:r>
              <w:r w:rsidDel="00884344">
                <w:rPr>
                  <w:noProof/>
                </w:rPr>
                <w:tab/>
                <w:delText>37</w:delText>
              </w:r>
            </w:del>
          </w:ins>
        </w:p>
        <w:p w14:paraId="21435B9E" w14:textId="77777777" w:rsidR="00874469" w:rsidDel="00884344" w:rsidRDefault="00874469">
          <w:pPr>
            <w:pStyle w:val="TOC3"/>
            <w:tabs>
              <w:tab w:val="left" w:pos="1136"/>
              <w:tab w:val="right" w:leader="dot" w:pos="9350"/>
            </w:tabs>
            <w:rPr>
              <w:ins w:id="752" w:author="aas" w:date="2013-10-14T02:06:00Z"/>
              <w:del w:id="753" w:author="Anees Shaikh" w:date="2013-10-19T03:52:00Z"/>
              <w:rFonts w:eastAsiaTheme="minorEastAsia"/>
              <w:noProof/>
              <w:sz w:val="24"/>
              <w:szCs w:val="24"/>
              <w:lang w:eastAsia="ja-JP"/>
            </w:rPr>
          </w:pPr>
          <w:ins w:id="754" w:author="aas" w:date="2013-10-14T02:06:00Z">
            <w:del w:id="755" w:author="Anees Shaikh" w:date="2013-10-19T03:52:00Z">
              <w:r w:rsidDel="00884344">
                <w:rPr>
                  <w:noProof/>
                </w:rPr>
                <w:delText>9.2.1</w:delText>
              </w:r>
              <w:r w:rsidDel="00884344">
                <w:rPr>
                  <w:rFonts w:eastAsiaTheme="minorEastAsia"/>
                  <w:noProof/>
                  <w:sz w:val="24"/>
                  <w:szCs w:val="24"/>
                  <w:lang w:eastAsia="ja-JP"/>
                </w:rPr>
                <w:tab/>
              </w:r>
              <w:r w:rsidDel="00884344">
                <w:rPr>
                  <w:noProof/>
                </w:rPr>
                <w:delText>edit-config</w:delText>
              </w:r>
              <w:r w:rsidDel="00884344">
                <w:rPr>
                  <w:noProof/>
                </w:rPr>
                <w:tab/>
                <w:delText>37</w:delText>
              </w:r>
            </w:del>
          </w:ins>
        </w:p>
        <w:p w14:paraId="301E757F" w14:textId="77777777" w:rsidR="00874469" w:rsidDel="00884344" w:rsidRDefault="00874469">
          <w:pPr>
            <w:pStyle w:val="TOC3"/>
            <w:tabs>
              <w:tab w:val="left" w:pos="1136"/>
              <w:tab w:val="right" w:leader="dot" w:pos="9350"/>
            </w:tabs>
            <w:rPr>
              <w:ins w:id="756" w:author="aas" w:date="2013-10-14T02:06:00Z"/>
              <w:del w:id="757" w:author="Anees Shaikh" w:date="2013-10-19T03:52:00Z"/>
              <w:rFonts w:eastAsiaTheme="minorEastAsia"/>
              <w:noProof/>
              <w:sz w:val="24"/>
              <w:szCs w:val="24"/>
              <w:lang w:eastAsia="ja-JP"/>
            </w:rPr>
          </w:pPr>
          <w:ins w:id="758" w:author="aas" w:date="2013-10-14T02:06:00Z">
            <w:del w:id="759" w:author="Anees Shaikh" w:date="2013-10-19T03:52:00Z">
              <w:r w:rsidDel="00884344">
                <w:rPr>
                  <w:noProof/>
                </w:rPr>
                <w:delText>9.2.2</w:delText>
              </w:r>
              <w:r w:rsidDel="00884344">
                <w:rPr>
                  <w:rFonts w:eastAsiaTheme="minorEastAsia"/>
                  <w:noProof/>
                  <w:sz w:val="24"/>
                  <w:szCs w:val="24"/>
                  <w:lang w:eastAsia="ja-JP"/>
                </w:rPr>
                <w:tab/>
              </w:r>
              <w:r w:rsidDel="00884344">
                <w:rPr>
                  <w:noProof/>
                </w:rPr>
                <w:delText>get-config</w:delText>
              </w:r>
              <w:r w:rsidDel="00884344">
                <w:rPr>
                  <w:noProof/>
                </w:rPr>
                <w:tab/>
                <w:delText>39</w:delText>
              </w:r>
            </w:del>
          </w:ins>
        </w:p>
        <w:p w14:paraId="1B8E4C5A" w14:textId="77777777" w:rsidR="00874469" w:rsidDel="00884344" w:rsidRDefault="00874469">
          <w:pPr>
            <w:pStyle w:val="TOC3"/>
            <w:tabs>
              <w:tab w:val="left" w:pos="1136"/>
              <w:tab w:val="right" w:leader="dot" w:pos="9350"/>
            </w:tabs>
            <w:rPr>
              <w:ins w:id="760" w:author="aas" w:date="2013-10-14T02:06:00Z"/>
              <w:del w:id="761" w:author="Anees Shaikh" w:date="2013-10-19T03:52:00Z"/>
              <w:rFonts w:eastAsiaTheme="minorEastAsia"/>
              <w:noProof/>
              <w:sz w:val="24"/>
              <w:szCs w:val="24"/>
              <w:lang w:eastAsia="ja-JP"/>
            </w:rPr>
          </w:pPr>
          <w:ins w:id="762" w:author="aas" w:date="2013-10-14T02:06:00Z">
            <w:del w:id="763" w:author="Anees Shaikh" w:date="2013-10-19T03:52:00Z">
              <w:r w:rsidDel="00884344">
                <w:rPr>
                  <w:noProof/>
                </w:rPr>
                <w:delText>9.2.3</w:delText>
              </w:r>
              <w:r w:rsidDel="00884344">
                <w:rPr>
                  <w:rFonts w:eastAsiaTheme="minorEastAsia"/>
                  <w:noProof/>
                  <w:sz w:val="24"/>
                  <w:szCs w:val="24"/>
                  <w:lang w:eastAsia="ja-JP"/>
                </w:rPr>
                <w:tab/>
              </w:r>
              <w:r w:rsidDel="00884344">
                <w:rPr>
                  <w:noProof/>
                </w:rPr>
                <w:delText>copy-config</w:delText>
              </w:r>
              <w:r w:rsidDel="00884344">
                <w:rPr>
                  <w:noProof/>
                </w:rPr>
                <w:tab/>
                <w:delText>40</w:delText>
              </w:r>
            </w:del>
          </w:ins>
        </w:p>
        <w:p w14:paraId="3D13C98D" w14:textId="77777777" w:rsidR="00874469" w:rsidDel="00884344" w:rsidRDefault="00874469">
          <w:pPr>
            <w:pStyle w:val="TOC3"/>
            <w:tabs>
              <w:tab w:val="left" w:pos="1136"/>
              <w:tab w:val="right" w:leader="dot" w:pos="9350"/>
            </w:tabs>
            <w:rPr>
              <w:ins w:id="764" w:author="aas" w:date="2013-10-14T02:06:00Z"/>
              <w:del w:id="765" w:author="Anees Shaikh" w:date="2013-10-19T03:52:00Z"/>
              <w:rFonts w:eastAsiaTheme="minorEastAsia"/>
              <w:noProof/>
              <w:sz w:val="24"/>
              <w:szCs w:val="24"/>
              <w:lang w:eastAsia="ja-JP"/>
            </w:rPr>
          </w:pPr>
          <w:ins w:id="766" w:author="aas" w:date="2013-10-14T02:06:00Z">
            <w:del w:id="767" w:author="Anees Shaikh" w:date="2013-10-19T03:52:00Z">
              <w:r w:rsidDel="00884344">
                <w:rPr>
                  <w:noProof/>
                </w:rPr>
                <w:delText>9.2.4</w:delText>
              </w:r>
              <w:r w:rsidDel="00884344">
                <w:rPr>
                  <w:rFonts w:eastAsiaTheme="minorEastAsia"/>
                  <w:noProof/>
                  <w:sz w:val="24"/>
                  <w:szCs w:val="24"/>
                  <w:lang w:eastAsia="ja-JP"/>
                </w:rPr>
                <w:tab/>
              </w:r>
              <w:r w:rsidDel="00884344">
                <w:rPr>
                  <w:noProof/>
                </w:rPr>
                <w:delText>delete-config</w:delText>
              </w:r>
              <w:r w:rsidDel="00884344">
                <w:rPr>
                  <w:noProof/>
                </w:rPr>
                <w:tab/>
                <w:delText>40</w:delText>
              </w:r>
            </w:del>
          </w:ins>
        </w:p>
        <w:p w14:paraId="3B27EA2F" w14:textId="77777777" w:rsidR="00874469" w:rsidDel="00884344" w:rsidRDefault="00874469">
          <w:pPr>
            <w:pStyle w:val="TOC2"/>
            <w:tabs>
              <w:tab w:val="left" w:pos="749"/>
              <w:tab w:val="right" w:leader="dot" w:pos="9350"/>
            </w:tabs>
            <w:rPr>
              <w:ins w:id="768" w:author="aas" w:date="2013-10-14T02:06:00Z"/>
              <w:del w:id="769" w:author="Anees Shaikh" w:date="2013-10-19T03:52:00Z"/>
              <w:rFonts w:eastAsiaTheme="minorEastAsia"/>
              <w:noProof/>
              <w:sz w:val="24"/>
              <w:szCs w:val="24"/>
              <w:lang w:eastAsia="ja-JP"/>
            </w:rPr>
          </w:pPr>
          <w:ins w:id="770" w:author="aas" w:date="2013-10-14T02:06:00Z">
            <w:del w:id="771" w:author="Anees Shaikh" w:date="2013-10-19T03:52:00Z">
              <w:r w:rsidDel="00884344">
                <w:rPr>
                  <w:noProof/>
                </w:rPr>
                <w:delText>9.3</w:delText>
              </w:r>
              <w:r w:rsidDel="00884344">
                <w:rPr>
                  <w:rFonts w:eastAsiaTheme="minorEastAsia"/>
                  <w:noProof/>
                  <w:sz w:val="24"/>
                  <w:szCs w:val="24"/>
                  <w:lang w:eastAsia="ja-JP"/>
                </w:rPr>
                <w:tab/>
              </w:r>
              <w:r w:rsidDel="00884344">
                <w:rPr>
                  <w:noProof/>
                </w:rPr>
                <w:delText>RPC error</w:delText>
              </w:r>
              <w:r w:rsidDel="00884344">
                <w:rPr>
                  <w:noProof/>
                </w:rPr>
                <w:tab/>
                <w:delText>41</w:delText>
              </w:r>
            </w:del>
          </w:ins>
        </w:p>
        <w:p w14:paraId="054FDD40" w14:textId="77777777" w:rsidR="00874469" w:rsidDel="00884344" w:rsidRDefault="00874469">
          <w:pPr>
            <w:pStyle w:val="TOC2"/>
            <w:tabs>
              <w:tab w:val="left" w:pos="1547"/>
              <w:tab w:val="right" w:leader="dot" w:pos="9350"/>
            </w:tabs>
            <w:rPr>
              <w:ins w:id="772" w:author="aas" w:date="2013-10-14T02:06:00Z"/>
              <w:del w:id="773" w:author="Anees Shaikh" w:date="2013-10-19T03:52:00Z"/>
              <w:rFonts w:eastAsiaTheme="minorEastAsia"/>
              <w:noProof/>
              <w:sz w:val="24"/>
              <w:szCs w:val="24"/>
              <w:lang w:eastAsia="ja-JP"/>
            </w:rPr>
          </w:pPr>
          <w:ins w:id="774" w:author="aas" w:date="2013-10-14T02:06:00Z">
            <w:del w:id="775" w:author="Anees Shaikh" w:date="2013-10-19T03:52:00Z">
              <w:r w:rsidDel="00884344">
                <w:rPr>
                  <w:noProof/>
                </w:rPr>
                <w:delText>Appendix A</w:delText>
              </w:r>
              <w:r w:rsidDel="00884344">
                <w:rPr>
                  <w:rFonts w:eastAsiaTheme="minorEastAsia"/>
                  <w:noProof/>
                  <w:sz w:val="24"/>
                  <w:szCs w:val="24"/>
                  <w:lang w:eastAsia="ja-JP"/>
                </w:rPr>
                <w:tab/>
              </w:r>
              <w:r w:rsidDel="00884344">
                <w:rPr>
                  <w:noProof/>
                </w:rPr>
                <w:delText>Bibliography</w:delText>
              </w:r>
              <w:r w:rsidDel="00884344">
                <w:rPr>
                  <w:noProof/>
                </w:rPr>
                <w:tab/>
                <w:delText>43</w:delText>
              </w:r>
            </w:del>
          </w:ins>
        </w:p>
        <w:p w14:paraId="63E7A15C" w14:textId="77777777" w:rsidR="00874469" w:rsidDel="00884344" w:rsidRDefault="00874469">
          <w:pPr>
            <w:pStyle w:val="TOC2"/>
            <w:tabs>
              <w:tab w:val="left" w:pos="1544"/>
              <w:tab w:val="right" w:leader="dot" w:pos="9350"/>
            </w:tabs>
            <w:rPr>
              <w:ins w:id="776" w:author="aas" w:date="2013-10-14T02:06:00Z"/>
              <w:del w:id="777" w:author="Anees Shaikh" w:date="2013-10-19T03:52:00Z"/>
              <w:rFonts w:eastAsiaTheme="minorEastAsia"/>
              <w:noProof/>
              <w:sz w:val="24"/>
              <w:szCs w:val="24"/>
              <w:lang w:eastAsia="ja-JP"/>
            </w:rPr>
          </w:pPr>
          <w:ins w:id="778" w:author="aas" w:date="2013-10-14T02:06:00Z">
            <w:del w:id="779" w:author="Anees Shaikh" w:date="2013-10-19T03:52:00Z">
              <w:r w:rsidRPr="00711A6D" w:rsidDel="00884344">
                <w:rPr>
                  <w:rFonts w:cstheme="minorHAnsi"/>
                  <w:noProof/>
                </w:rPr>
                <w:delText>Appendix B</w:delText>
              </w:r>
              <w:r w:rsidDel="00884344">
                <w:rPr>
                  <w:rFonts w:eastAsiaTheme="minorEastAsia"/>
                  <w:noProof/>
                  <w:sz w:val="24"/>
                  <w:szCs w:val="24"/>
                  <w:lang w:eastAsia="ja-JP"/>
                </w:rPr>
                <w:tab/>
              </w:r>
              <w:r w:rsidRPr="00711A6D" w:rsidDel="00884344">
                <w:rPr>
                  <w:rFonts w:cstheme="minorHAnsi"/>
                  <w:noProof/>
                </w:rPr>
                <w:delText>OF-CONFIG XML Schema</w:delText>
              </w:r>
              <w:r w:rsidDel="00884344">
                <w:rPr>
                  <w:noProof/>
                </w:rPr>
                <w:tab/>
                <w:delText>44</w:delText>
              </w:r>
            </w:del>
          </w:ins>
        </w:p>
        <w:p w14:paraId="28665A73" w14:textId="77777777" w:rsidR="00FF734B" w:rsidRDefault="00554195">
          <w:r>
            <w:rPr>
              <w:b/>
              <w:bCs/>
              <w:noProof/>
            </w:rPr>
            <w:fldChar w:fldCharType="end"/>
          </w:r>
        </w:p>
      </w:sdtContent>
    </w:sdt>
    <w:p w14:paraId="79A8B75B" w14:textId="77777777" w:rsidR="00E64B71" w:rsidRDefault="00A921AB" w:rsidP="00BA30A0">
      <w:pPr>
        <w:pStyle w:val="Heading1"/>
      </w:pPr>
      <w:r>
        <w:br w:type="page"/>
      </w:r>
      <w:bookmarkStart w:id="780" w:name="_Toc248248195"/>
      <w:r w:rsidR="00E64B71" w:rsidRPr="00013F69">
        <w:lastRenderedPageBreak/>
        <w:t>Introduction</w:t>
      </w:r>
      <w:bookmarkEnd w:id="780"/>
    </w:p>
    <w:p w14:paraId="588F0622" w14:textId="1F76856C" w:rsidR="00E64B71" w:rsidRPr="009F1B7D" w:rsidRDefault="00E64B71" w:rsidP="00E64B71">
      <w:r>
        <w:t xml:space="preserve">This document describes the motivation, scope, requirements, and specification of the standard configuration and management protocol of an operational context </w:t>
      </w:r>
      <w:proofErr w:type="gramStart"/>
      <w:r>
        <w:t>which is capable of containing an OpenFlow 1.</w:t>
      </w:r>
      <w:r w:rsidR="00D35927">
        <w:t>3</w:t>
      </w:r>
      <w:r>
        <w:t xml:space="preserve"> </w:t>
      </w:r>
      <w:r w:rsidR="009F3843">
        <w:t>(or previous versions</w:t>
      </w:r>
      <w:r w:rsidR="009F3B6E">
        <w:t xml:space="preserve">) </w:t>
      </w:r>
      <w:r>
        <w:t>switch as</w:t>
      </w:r>
      <w:proofErr w:type="gramEnd"/>
      <w:r>
        <w:t xml:space="preserve"> described in </w:t>
      </w:r>
      <w:r w:rsidR="00554195">
        <w:fldChar w:fldCharType="begin"/>
      </w:r>
      <w:r>
        <w:instrText xml:space="preserve"> REF _Ref316755854 \h </w:instrText>
      </w:r>
      <w:r w:rsidR="00554195">
        <w:fldChar w:fldCharType="separate"/>
      </w:r>
      <w:r w:rsidR="00EE43EB">
        <w:t xml:space="preserve">Figure </w:t>
      </w:r>
      <w:r w:rsidR="00EE43EB">
        <w:rPr>
          <w:noProof/>
        </w:rPr>
        <w:t>1</w:t>
      </w:r>
      <w:r w:rsidR="00554195">
        <w:fldChar w:fldCharType="end"/>
      </w:r>
      <w:r>
        <w:t>. This configuration and management protocol is referred to as OF-CONFIG and is a companion protocol to OpenFlow. This document specifies version 1.</w:t>
      </w:r>
      <w:ins w:id="781" w:author="Anees Shaikh" w:date="2013-11-24T21:41:00Z">
        <w:r w:rsidR="00457B24">
          <w:t>2</w:t>
        </w:r>
      </w:ins>
      <w:del w:id="782" w:author="Anees Shaikh" w:date="2013-11-24T21:40:00Z">
        <w:r w:rsidR="00D35927" w:rsidDel="00457B24">
          <w:delText>1</w:delText>
        </w:r>
        <w:r w:rsidR="009F3B6E" w:rsidDel="00457B24">
          <w:delText>.1</w:delText>
        </w:r>
      </w:del>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pt;height:243pt" o:ole="">
            <v:imagedata r:id="rId14" o:title=""/>
          </v:shape>
          <o:OLEObject Type="Embed" ProgID="Visio.Drawing.11" ShapeID="_x0000_i1025" DrawAspect="Content" ObjectID="_1321991138" r:id="rId15"/>
        </w:object>
      </w:r>
      <w:r w:rsidDel="006B018A">
        <w:rPr>
          <w:noProof/>
          <w:lang w:eastAsia="zh-CN"/>
        </w:rPr>
        <w:t xml:space="preserve"> </w:t>
      </w:r>
    </w:p>
    <w:p w14:paraId="35F9758F" w14:textId="77777777" w:rsidR="00E64B71" w:rsidRDefault="00E64B71" w:rsidP="00E64B71">
      <w:pPr>
        <w:pStyle w:val="Caption"/>
      </w:pPr>
      <w:bookmarkStart w:id="783" w:name="_Ref316755854"/>
      <w:r>
        <w:t xml:space="preserve">Figure </w:t>
      </w:r>
      <w:fldSimple w:instr=" SEQ Figure \* ARABIC ">
        <w:r w:rsidR="00EE43EB">
          <w:rPr>
            <w:noProof/>
          </w:rPr>
          <w:t>1</w:t>
        </w:r>
      </w:fldSimple>
      <w:bookmarkEnd w:id="783"/>
      <w:r w:rsidRPr="00825E39">
        <w:t>: An OpenFlow Configuration Point communicates with an operational context which is capable of supporting an OpenFlow Switch using the OpenFlow Configuration and Management Protocol (OF-CONFIG)</w:t>
      </w:r>
    </w:p>
    <w:p w14:paraId="3E1FB383" w14:textId="7D490C55" w:rsidR="00E64B71" w:rsidRDefault="00E64B71" w:rsidP="00E64B71">
      <w:r>
        <w:t xml:space="preserve">The reader of this document is assumed to be familiar with the OpenFlow protocol and OpenFlow related concepts. Reading the OpenFlow whitepaper </w:t>
      </w:r>
      <w:del w:id="784" w:author="Anees Shaikh" w:date="2013-12-08T23:33:00Z">
        <w:r w:rsidDel="008D1766">
          <w:delText>(2)</w:delText>
        </w:r>
      </w:del>
      <w:ins w:id="785" w:author="Anees Shaikh" w:date="2013-12-08T23:33:00Z">
        <w:r w:rsidR="008D1766">
          <w:t>[2]</w:t>
        </w:r>
      </w:ins>
      <w:r>
        <w:t xml:space="preserve"> and the OpenFlow Specification </w:t>
      </w:r>
      <w:del w:id="786" w:author="Anees Shaikh" w:date="2013-12-08T23:32:00Z">
        <w:r w:rsidDel="008D1766">
          <w:delText>(1</w:delText>
        </w:r>
        <w:r w:rsidR="00920140" w:rsidDel="008D1766">
          <w:delText>)</w:delText>
        </w:r>
      </w:del>
      <w:ins w:id="787" w:author="Anees Shaikh" w:date="2013-12-08T23:32:00Z">
        <w:r w:rsidR="008D1766">
          <w:t>[1]</w:t>
        </w:r>
      </w:ins>
      <w:r w:rsidR="00920140">
        <w:t xml:space="preserve"> is</w:t>
      </w:r>
      <w:r>
        <w:t xml:space="preserve"> recommended prior to reading this document.</w:t>
      </w:r>
    </w:p>
    <w:p w14:paraId="61367AC9" w14:textId="7A62D720" w:rsidR="00E64B71" w:rsidRDefault="00E64B71" w:rsidP="00E64B71">
      <w:r>
        <w:t xml:space="preserve">It is strongly recommended that </w:t>
      </w:r>
      <w:proofErr w:type="gramStart"/>
      <w:r>
        <w:t>switches which implement OF-CONFIG</w:t>
      </w:r>
      <w:proofErr w:type="gramEnd"/>
      <w:r>
        <w:t xml:space="preserve"> make changes to the OpenFlow </w:t>
      </w:r>
      <w:r w:rsidR="00C02FD7">
        <w:t>logical switch</w:t>
      </w:r>
      <w:r>
        <w:t xml:space="preserve"> described in this document via OF-CONFIG and limit changes to the OpenFlow </w:t>
      </w:r>
      <w:r w:rsidR="00C02FD7">
        <w:t>logical switch</w:t>
      </w:r>
      <w:r>
        <w:t xml:space="preserve"> via other methods (e.g. command line interfaces and other legacy management protocols). Future versions may better support </w:t>
      </w:r>
      <w:del w:id="788" w:author="Anees Shaikh" w:date="2013-12-08T23:05:00Z">
        <w:r w:rsidDel="00811211">
          <w:delText xml:space="preserve">other </w:delText>
        </w:r>
      </w:del>
      <w:ins w:id="789" w:author="Anees Shaikh" w:date="2013-12-08T23:05:00Z">
        <w:r w:rsidR="00811211">
          <w:t xml:space="preserve">out-of-band changes </w:t>
        </w:r>
      </w:ins>
      <w:del w:id="790" w:author="Anees Shaikh" w:date="2013-12-08T23:05:00Z">
        <w:r w:rsidDel="00811211">
          <w:delText xml:space="preserve">methods of change </w:delText>
        </w:r>
      </w:del>
      <w:r>
        <w:t>with detailed notification to the OpenFlow Configuration Point via OF-CONFIG.</w:t>
      </w:r>
    </w:p>
    <w:p w14:paraId="021154D4" w14:textId="77777777" w:rsidR="00E64B71" w:rsidRDefault="00E64B71" w:rsidP="00BA30A0">
      <w:pPr>
        <w:pStyle w:val="Heading1"/>
      </w:pPr>
      <w:bookmarkStart w:id="791" w:name="_Toc248248196"/>
      <w:r>
        <w:t>Motivation</w:t>
      </w:r>
      <w:bookmarkEnd w:id="791"/>
    </w:p>
    <w:p w14:paraId="6DEFFA64" w14:textId="5F7A1FC7" w:rsidR="00E64B71" w:rsidRDefault="00E64B71" w:rsidP="00E64B71">
      <w:r>
        <w:t xml:space="preserve">The OpenFlow protocol assumes that an OpenFlow </w:t>
      </w:r>
      <w:del w:id="792" w:author="Anees Shaikh" w:date="2013-11-25T00:08:00Z">
        <w:r w:rsidDel="00701288">
          <w:delText xml:space="preserve">datapath </w:delText>
        </w:r>
      </w:del>
      <w:ins w:id="793" w:author="Anees Shaikh" w:date="2013-11-25T00:08:00Z">
        <w:r w:rsidR="00701288">
          <w:t xml:space="preserve">switch </w:t>
        </w:r>
      </w:ins>
      <w:r>
        <w:t xml:space="preserve">(e.g. an Ethernet switch which supports the OpenFlow protocol) has been configured with various artifacts such as the IP addresses of OpenFlow controllers. The motivation for the OpenFlow Configuration Protocol (OF-CONFIG) is to enable the remote configuration of OpenFlow </w:t>
      </w:r>
      <w:del w:id="794" w:author="Anees Shaikh" w:date="2013-11-25T00:08:00Z">
        <w:r w:rsidDel="00701288">
          <w:delText>datapaths</w:delText>
        </w:r>
      </w:del>
      <w:ins w:id="795" w:author="Anees Shaikh" w:date="2013-11-25T00:08:00Z">
        <w:r w:rsidR="00701288">
          <w:t>switches</w:t>
        </w:r>
      </w:ins>
      <w:r>
        <w:t>. While the OpenFlow protocol generally operates on a time-</w:t>
      </w:r>
      <w:r>
        <w:lastRenderedPageBreak/>
        <w:t>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Openflow protocol while enabling/disabling a port </w:t>
      </w:r>
      <w:r w:rsidR="002A4D52">
        <w:t xml:space="preserve">generally </w:t>
      </w:r>
      <w:r w:rsidR="00B76D83">
        <w:t>does not need to be done at the timescale of a flow and</w:t>
      </w:r>
      <w:r w:rsidR="002A4D52">
        <w:t>,</w:t>
      </w:r>
      <w:r w:rsidR="00B76D83">
        <w:t xml:space="preserve"> hence, is done via OF-Config protocol.</w:t>
      </w:r>
    </w:p>
    <w:p w14:paraId="2A65C312" w14:textId="600A32AF" w:rsidR="00E64B71" w:rsidRDefault="00E64B71" w:rsidP="00E64B71">
      <w:r>
        <w:t xml:space="preserve">OF-CONFIG </w:t>
      </w:r>
      <w:del w:id="796" w:author="Anees Shaikh" w:date="2013-12-08T23:13:00Z">
        <w:r w:rsidDel="00E30FCA">
          <w:delText xml:space="preserve">frames </w:delText>
        </w:r>
      </w:del>
      <w:ins w:id="797" w:author="Anees Shaikh" w:date="2013-12-08T23:13:00Z">
        <w:r w:rsidR="00E30FCA">
          <w:t xml:space="preserve">defines </w:t>
        </w:r>
      </w:ins>
      <w:r>
        <w:t>an OpenFlow datapath as an abstraction called an OpenFlow Logical Switch. The OF-CONFIG protocol enables configuration of essential artifacts of an OpenFlow Logical Switch so that an OpenFlow controller can communicate and control the OpenFlow Logical switch via the OpenFlow protocol.</w:t>
      </w:r>
    </w:p>
    <w:p w14:paraId="1CF953F2" w14:textId="4BFAAE56" w:rsidR="00E64B71" w:rsidRDefault="00C128FA" w:rsidP="00E64B71">
      <w:r>
        <w:t xml:space="preserve">OF-CONFIG </w:t>
      </w:r>
      <w:r w:rsidR="00E64B71">
        <w:t xml:space="preserve">introduces an operating context </w:t>
      </w:r>
      <w:r w:rsidR="002A4D52">
        <w:t xml:space="preserve">called an OpenFlow Capable Switch </w:t>
      </w:r>
      <w:r w:rsidR="00E64B71">
        <w:t xml:space="preserve">for one or more OpenFlow datapaths. An OpenFlow Capable Switch is intended to be equivalent to </w:t>
      </w:r>
      <w:r w:rsidR="00920140">
        <w:t>an</w:t>
      </w:r>
      <w:r w:rsidR="00E64B71">
        <w:t xml:space="preserve"> actual physical or virtual network element (e.g. an Ethernet switch) which is hosting one or more OpenFlow </w:t>
      </w:r>
      <w:del w:id="798" w:author="Anees Shaikh" w:date="2013-11-25T00:09:00Z">
        <w:r w:rsidR="00E64B71" w:rsidDel="00701288">
          <w:delText xml:space="preserve">datapaths </w:delText>
        </w:r>
      </w:del>
      <w:ins w:id="799" w:author="Anees Shaikh" w:date="2013-11-25T00:09:00Z">
        <w:r w:rsidR="00701288">
          <w:t xml:space="preserve">Logical Switches </w:t>
        </w:r>
      </w:ins>
      <w:r w:rsidR="00E64B71">
        <w:t xml:space="preserve">by partitioning a set of OpenFlow related resources such as ports and queues among the hosted OpenFlow </w:t>
      </w:r>
      <w:del w:id="800" w:author="Anees Shaikh" w:date="2013-11-25T00:09:00Z">
        <w:r w:rsidR="00E64B71" w:rsidDel="00701288">
          <w:delText>datapaths</w:delText>
        </w:r>
      </w:del>
      <w:ins w:id="801" w:author="Anees Shaikh" w:date="2013-11-25T00:09:00Z">
        <w:r w:rsidR="00701288">
          <w:t xml:space="preserve">Logical </w:t>
        </w:r>
        <w:proofErr w:type="gramStart"/>
        <w:r w:rsidR="00701288">
          <w:t xml:space="preserve">Switches </w:t>
        </w:r>
      </w:ins>
      <w:r w:rsidR="00E64B71">
        <w:t>.</w:t>
      </w:r>
      <w:proofErr w:type="gramEnd"/>
      <w:r w:rsidR="00E64B71">
        <w:t xml:space="preserve"> The OF-CONFIG protocol enables dynamic association of the OpenFlow related resources of an OpenFlow Capable Switch with specific OpenFlow Logical </w:t>
      </w:r>
      <w:proofErr w:type="gramStart"/>
      <w:r w:rsidR="00E64B71">
        <w:t>Switches which</w:t>
      </w:r>
      <w:proofErr w:type="gramEnd"/>
      <w:r w:rsidR="00E64B71">
        <w:t xml:space="preserve"> are being hosted on the OpenFlow Capable Switch. OF-CONFIG does not specify or report how the partitioning of resources on an OpenFlow Capable Switch is achieved. OF-CONFIG assumes that resources such as ports and queues are partitioned </w:t>
      </w:r>
      <w:r w:rsidR="002A4D52">
        <w:t xml:space="preserve">between </w:t>
      </w:r>
      <w:r w:rsidR="00E64B71">
        <w:t>multiple OpenFlow Logical Switches such that each OpenFlow Logical Switch can assume full control over the resources that is assigned to it.</w:t>
      </w:r>
    </w:p>
    <w:p w14:paraId="24162C8E" w14:textId="6DE6222F" w:rsidR="00E64B71" w:rsidRDefault="00E34319" w:rsidP="00E64B71">
      <w:r>
        <w:t>OF-CONFIG 1.2</w:t>
      </w:r>
      <w:r w:rsidR="00E64B71">
        <w:t xml:space="preserve"> makes simplifying assumptions about the architecture of OpenFlow switches. The specification is deliberately decoupled from whether the switch supports </w:t>
      </w:r>
      <w:del w:id="802" w:author="Anees Shaikh" w:date="2013-12-08T23:17:00Z">
        <w:r w:rsidR="00E64B71" w:rsidDel="004704CA">
          <w:delText xml:space="preserve">flowvisor or other </w:delText>
        </w:r>
      </w:del>
      <w:r w:rsidR="00E64B71">
        <w:t>virtualization models</w:t>
      </w:r>
      <w:ins w:id="803" w:author="Anees Shaikh" w:date="2013-12-08T23:17:00Z">
        <w:r w:rsidR="004704CA">
          <w:t xml:space="preserve"> or specific hybrid operational models, </w:t>
        </w:r>
      </w:ins>
      <w:del w:id="804" w:author="Anees Shaikh" w:date="2013-12-08T23:17:00Z">
        <w:r w:rsidR="00CB5DE8" w:rsidDel="004704CA">
          <w:delText xml:space="preserve">, </w:delText>
        </w:r>
      </w:del>
      <w:r w:rsidR="00CB5DE8">
        <w:t>for example.</w:t>
      </w:r>
    </w:p>
    <w:p w14:paraId="01B7FB90" w14:textId="6AFEE538" w:rsidR="00E64B71" w:rsidRDefault="00E64B71" w:rsidP="00E64B71">
      <w:r>
        <w:t xml:space="preserve">The </w:t>
      </w:r>
      <w:proofErr w:type="gramStart"/>
      <w:r>
        <w:t>service which sends OF-CONFIG messages to an OpenFlow Capable Switch</w:t>
      </w:r>
      <w:proofErr w:type="gramEnd"/>
      <w:r>
        <w:t xml:space="preserve"> is called an OpenFlow Configuration Point. No assumptions are made about the nature of the OpenFlow Configuration Point. For example, it may be</w:t>
      </w:r>
      <w:r w:rsidR="00CB5DE8">
        <w:t xml:space="preserve"> </w:t>
      </w:r>
      <w:r>
        <w:t xml:space="preserve">provided by software acting as an OpenFlow controller or it may by a service provided by a traditional network management framework. </w:t>
      </w:r>
      <w:r w:rsidR="00CB5DE8">
        <w:t xml:space="preserve"> </w:t>
      </w:r>
      <w:ins w:id="805" w:author="Anees Shaikh" w:date="2013-11-25T00:10:00Z">
        <w:r w:rsidR="00701288">
          <w:t xml:space="preserve">In some deployment contexts, the OpenFlow Configuration Point and OpenFlow controller may belong to different administrative entities, e.g., provider and customer, respectively.  </w:t>
        </w:r>
      </w:ins>
      <w:r w:rsidR="00CB5DE8">
        <w:t>Interactions</w:t>
      </w:r>
      <w:r>
        <w:t xml:space="preserve"> between the OpenFlow Configuration Points and OpenFlow controllers is outside the scope of </w:t>
      </w:r>
      <w:r w:rsidR="00E34319">
        <w:t>OF-CONFIG 1.2</w:t>
      </w:r>
      <w:r w:rsidR="00CB5DE8">
        <w:t>, but is expected to be addressed in future versions of the specification.</w:t>
      </w:r>
    </w:p>
    <w:p w14:paraId="0A3A6ABA" w14:textId="3B07BE30" w:rsidR="00E64B71" w:rsidRDefault="00554195" w:rsidP="00E64B71">
      <w:r>
        <w:fldChar w:fldCharType="begin"/>
      </w:r>
      <w:r w:rsidR="00E64B71">
        <w:instrText xml:space="preserve"> REF _Ref316755787 \h </w:instrText>
      </w:r>
      <w:r>
        <w:fldChar w:fldCharType="separate"/>
      </w:r>
      <w:r w:rsidR="00EE43EB">
        <w:t xml:space="preserve">Figure </w:t>
      </w:r>
      <w:r w:rsidR="00EE43EB">
        <w:rPr>
          <w:noProof/>
        </w:rPr>
        <w:t>2</w:t>
      </w:r>
      <w:r>
        <w:fldChar w:fldCharType="end"/>
      </w:r>
      <w:r w:rsidR="00E64B71">
        <w:t xml:space="preserve"> shows the basic abstractions detailed in </w:t>
      </w:r>
      <w:r w:rsidR="00E34319">
        <w:t>OF-CONFIG 1.2</w:t>
      </w:r>
      <w:r w:rsidR="00E64B71">
        <w:t xml:space="preserve"> and the lines indicate that the OpenFlow Configuration Points and OpenFlow Capable Switches communicate via OF-CONFIG</w:t>
      </w:r>
      <w:r w:rsidR="00065E25">
        <w:t xml:space="preserve">. The configuration settings </w:t>
      </w:r>
      <w:r w:rsidR="00AF34D9">
        <w:t xml:space="preserve">then </w:t>
      </w:r>
      <w:r w:rsidR="00065E25">
        <w:t xml:space="preserve">take effect on targeted logical </w:t>
      </w:r>
      <w:proofErr w:type="gramStart"/>
      <w:r w:rsidR="00065E25">
        <w:t>switch(</w:t>
      </w:r>
      <w:proofErr w:type="gramEnd"/>
      <w:r w:rsidR="00065E25">
        <w:t>es).</w:t>
      </w:r>
      <w:r w:rsidR="00E64B71">
        <w:t xml:space="preserve"> OpenFlow Controllers and OpenFlow Logical Switches</w:t>
      </w:r>
      <w:del w:id="806" w:author="Anees Shaikh" w:date="2013-12-08T23:18:00Z">
        <w:r w:rsidR="00E64B71" w:rsidDel="004704CA">
          <w:delText xml:space="preserve"> (i.e. datapaths)</w:delText>
        </w:r>
      </w:del>
      <w:r w:rsidR="00E64B71">
        <w:t xml:space="preserve"> communicate via OpenFlow. </w:t>
      </w:r>
    </w:p>
    <w:p w14:paraId="7E1D29E0" w14:textId="77777777" w:rsidR="00E64B71" w:rsidRDefault="00E64B71" w:rsidP="00E64B71">
      <w:r w:rsidRPr="00DD363E">
        <w:rPr>
          <w:noProof/>
        </w:rPr>
        <w:lastRenderedPageBreak/>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807" w:name="_Ref316755787"/>
      <w:r>
        <w:t xml:space="preserve">Figure </w:t>
      </w:r>
      <w:fldSimple w:instr=" SEQ Figure \* ARABIC ">
        <w:r w:rsidR="00EE43EB">
          <w:rPr>
            <w:noProof/>
          </w:rPr>
          <w:t>2</w:t>
        </w:r>
      </w:fldSimple>
      <w:bookmarkEnd w:id="807"/>
      <w:r>
        <w:t xml:space="preserve">: </w:t>
      </w:r>
      <w:r w:rsidRPr="004B4623">
        <w:t>Relationship between components defined in this specification, the OF-CONFIG protocol and the OpenFlow protocol</w:t>
      </w:r>
    </w:p>
    <w:p w14:paraId="07110944" w14:textId="77777777" w:rsidR="00E64B71" w:rsidRDefault="00E64B71" w:rsidP="00E64B71">
      <w:r>
        <w:t>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OpenFlow specification in a meaningful way to further drive the adoption of the software defined networking vision.</w:t>
      </w:r>
    </w:p>
    <w:p w14:paraId="6ECFCE31" w14:textId="5D79F6F5" w:rsidR="00CD2671" w:rsidRDefault="00CD2671" w:rsidP="001026D4">
      <w:pPr>
        <w:pStyle w:val="Heading2"/>
      </w:pPr>
      <w:bookmarkStart w:id="808" w:name="_Toc248248197"/>
      <w:r>
        <w:t>OF-CONFIG and OF-</w:t>
      </w:r>
      <w:r w:rsidR="001B345E">
        <w:t>SWITCH</w:t>
      </w:r>
      <w:bookmarkEnd w:id="808"/>
    </w:p>
    <w:p w14:paraId="7533C0D7" w14:textId="401D4A83" w:rsidR="001B345E" w:rsidRDefault="001B345E">
      <w:r>
        <w:t>Although OF-CONFIG is considered a complementary protocol to the main OpenFlow switch specification (OF-SWITCH), it is useful to describe the differences that motivate the need for a separate protocol specification in ONF.  The table below summarizes the key differences.</w:t>
      </w:r>
    </w:p>
    <w:tbl>
      <w:tblPr>
        <w:tblStyle w:val="TableGrid"/>
        <w:tblW w:w="0" w:type="auto"/>
        <w:tblLook w:val="04A0" w:firstRow="1" w:lastRow="0" w:firstColumn="1" w:lastColumn="0" w:noHBand="0" w:noVBand="1"/>
      </w:tblPr>
      <w:tblGrid>
        <w:gridCol w:w="1908"/>
        <w:gridCol w:w="3834"/>
        <w:gridCol w:w="3834"/>
      </w:tblGrid>
      <w:tr w:rsidR="001B345E" w14:paraId="15BF408D" w14:textId="77777777" w:rsidTr="001026D4">
        <w:tc>
          <w:tcPr>
            <w:tcW w:w="1908" w:type="dxa"/>
          </w:tcPr>
          <w:p w14:paraId="612BB45D" w14:textId="77777777" w:rsidR="001B345E" w:rsidRDefault="001B345E" w:rsidP="001B345E"/>
        </w:tc>
        <w:tc>
          <w:tcPr>
            <w:tcW w:w="3834" w:type="dxa"/>
          </w:tcPr>
          <w:p w14:paraId="64B3508A" w14:textId="192F2137" w:rsidR="001B345E" w:rsidRDefault="001B345E" w:rsidP="001B345E">
            <w:r>
              <w:t>OpenFlow</w:t>
            </w:r>
          </w:p>
        </w:tc>
        <w:tc>
          <w:tcPr>
            <w:tcW w:w="3834" w:type="dxa"/>
          </w:tcPr>
          <w:p w14:paraId="4E25A888" w14:textId="4019F56D" w:rsidR="001B345E" w:rsidRDefault="001B345E" w:rsidP="001B345E">
            <w:r>
              <w:t>OF-CONFIG</w:t>
            </w:r>
          </w:p>
        </w:tc>
      </w:tr>
      <w:tr w:rsidR="001B345E" w14:paraId="564A44D9" w14:textId="77777777" w:rsidTr="001026D4">
        <w:tc>
          <w:tcPr>
            <w:tcW w:w="1908" w:type="dxa"/>
          </w:tcPr>
          <w:p w14:paraId="651C1E36" w14:textId="4DFF4C89" w:rsidR="001B345E" w:rsidRDefault="001B345E" w:rsidP="001B345E">
            <w:r>
              <w:t>Primary purpose</w:t>
            </w:r>
          </w:p>
        </w:tc>
        <w:tc>
          <w:tcPr>
            <w:tcW w:w="3834" w:type="dxa"/>
          </w:tcPr>
          <w:p w14:paraId="02BFF847" w14:textId="6AC1ACC6" w:rsidR="001B345E" w:rsidRDefault="001B345E" w:rsidP="001B345E">
            <w:r>
              <w:t>Modification of match-action rules effecting flows of network packets across an OpenFlow datapath</w:t>
            </w:r>
          </w:p>
        </w:tc>
        <w:tc>
          <w:tcPr>
            <w:tcW w:w="3834" w:type="dxa"/>
          </w:tcPr>
          <w:p w14:paraId="19A47C89" w14:textId="16A9D997" w:rsidR="001B345E" w:rsidRDefault="001B345E" w:rsidP="001B345E">
            <w:r w:rsidRPr="001B345E">
              <w:t>Remote configuration of possibly multiple OpenFlow datapaths on a physical or virtual platform</w:t>
            </w:r>
          </w:p>
        </w:tc>
      </w:tr>
      <w:tr w:rsidR="001B345E" w14:paraId="056C1494" w14:textId="77777777" w:rsidTr="001026D4">
        <w:tc>
          <w:tcPr>
            <w:tcW w:w="1908" w:type="dxa"/>
          </w:tcPr>
          <w:p w14:paraId="7A4028B2" w14:textId="0D0D31F4" w:rsidR="001B345E" w:rsidRDefault="001B345E" w:rsidP="001B345E">
            <w:r>
              <w:t>Terminology</w:t>
            </w:r>
          </w:p>
        </w:tc>
        <w:tc>
          <w:tcPr>
            <w:tcW w:w="3834" w:type="dxa"/>
          </w:tcPr>
          <w:p w14:paraId="0A663C23" w14:textId="5658CA5D" w:rsidR="001B345E" w:rsidRDefault="00465408">
            <w:pPr>
              <w:pPrChange w:id="809" w:author="Anees Shaikh" w:date="2013-11-24T21:30:00Z">
                <w:pPr>
                  <w:spacing w:after="200"/>
                </w:pPr>
              </w:pPrChange>
            </w:pPr>
            <w:ins w:id="810" w:author="Anees Shaikh" w:date="2013-11-24T21:29:00Z">
              <w:r>
                <w:t xml:space="preserve">Newer versions of </w:t>
              </w:r>
            </w:ins>
            <w:del w:id="811" w:author="Anees Shaikh" w:date="2013-11-24T21:29:00Z">
              <w:r w:rsidR="001B345E" w:rsidDel="00465408">
                <w:delText>In t</w:delText>
              </w:r>
            </w:del>
            <w:ins w:id="812" w:author="Anees Shaikh" w:date="2013-11-24T21:29:00Z">
              <w:r>
                <w:t>t</w:t>
              </w:r>
            </w:ins>
            <w:r w:rsidR="001B345E">
              <w:t>he OpenFlow 1.3</w:t>
            </w:r>
            <w:del w:id="813" w:author="Anees Shaikh" w:date="2013-11-24T21:21:00Z">
              <w:r w:rsidR="001B345E" w:rsidDel="00465408">
                <w:delText>.1</w:delText>
              </w:r>
            </w:del>
            <w:r w:rsidR="001B345E">
              <w:t xml:space="preserve"> specification </w:t>
            </w:r>
            <w:ins w:id="814" w:author="Anees Shaikh" w:date="2013-11-24T21:29:00Z">
              <w:r>
                <w:t xml:space="preserve">adopt the term OpenFlow Logical Switch and distinguish it from the earlier </w:t>
              </w:r>
            </w:ins>
            <w:ins w:id="815" w:author="Anees Shaikh" w:date="2013-11-24T21:30:00Z">
              <w:r>
                <w:t xml:space="preserve">“datapath” term.  </w:t>
              </w:r>
            </w:ins>
            <w:del w:id="816" w:author="Anees Shaikh" w:date="2013-11-24T21:30:00Z">
              <w:r w:rsidR="001B345E" w:rsidDel="00465408">
                <w:delText>and earlier, t</w:delText>
              </w:r>
            </w:del>
            <w:ins w:id="817" w:author="Anees Shaikh" w:date="2013-11-24T21:30:00Z">
              <w:r>
                <w:t>T</w:t>
              </w:r>
            </w:ins>
            <w:r w:rsidR="001B345E">
              <w:t xml:space="preserve">he terms OpenFlow </w:t>
            </w:r>
            <w:del w:id="818" w:author="Anees Shaikh" w:date="2013-11-24T21:26:00Z">
              <w:r w:rsidR="001B345E" w:rsidDel="00465408">
                <w:delText xml:space="preserve">datapath </w:delText>
              </w:r>
            </w:del>
            <w:ins w:id="819" w:author="Anees Shaikh" w:date="2013-11-24T21:26:00Z">
              <w:r>
                <w:t xml:space="preserve">Logical Swtich </w:t>
              </w:r>
            </w:ins>
            <w:r w:rsidR="001B345E">
              <w:t xml:space="preserve">and OpenFlow Switch are </w:t>
            </w:r>
            <w:del w:id="820" w:author="Anees Shaikh" w:date="2013-11-24T21:27:00Z">
              <w:r w:rsidR="001B345E" w:rsidDel="00465408">
                <w:delText xml:space="preserve">essentially </w:delText>
              </w:r>
            </w:del>
            <w:r w:rsidR="001B345E">
              <w:t>interchangeable</w:t>
            </w:r>
          </w:p>
        </w:tc>
        <w:tc>
          <w:tcPr>
            <w:tcW w:w="3834" w:type="dxa"/>
          </w:tcPr>
          <w:p w14:paraId="1A24A247" w14:textId="580133E5" w:rsidR="00691DAE" w:rsidRDefault="00691DAE" w:rsidP="00691DAE">
            <w:r>
              <w:t xml:space="preserve">In the OF-Config 1.1.1 specification </w:t>
            </w:r>
            <w:del w:id="821" w:author="Anees Shaikh" w:date="2013-11-24T21:27:00Z">
              <w:r w:rsidDel="00465408">
                <w:delText>and earlier, the term OpenFlow Logical Switch maps to the OpenFlow datapath in the OpenFlow 1.3</w:delText>
              </w:r>
            </w:del>
            <w:del w:id="822" w:author="Anees Shaikh" w:date="2013-11-24T21:21:00Z">
              <w:r w:rsidDel="00465408">
                <w:delText>.1</w:delText>
              </w:r>
            </w:del>
            <w:del w:id="823" w:author="Anees Shaikh" w:date="2013-11-24T21:27:00Z">
              <w:r w:rsidDel="00465408">
                <w:delText xml:space="preserve"> and earlier specs. T</w:delText>
              </w:r>
            </w:del>
            <w:ins w:id="824" w:author="Anees Shaikh" w:date="2013-11-24T21:27:00Z">
              <w:r w:rsidR="00465408">
                <w:t>t</w:t>
              </w:r>
            </w:ins>
            <w:r>
              <w:t>he term OpenFlow Capable Switch introduces a new abstraction.</w:t>
            </w:r>
          </w:p>
          <w:p w14:paraId="0A723A44" w14:textId="07DA7D1E" w:rsidR="00691DAE" w:rsidDel="00465408" w:rsidRDefault="00691DAE" w:rsidP="00691DAE">
            <w:pPr>
              <w:rPr>
                <w:del w:id="825" w:author="Anees Shaikh" w:date="2013-11-24T21:27:00Z"/>
              </w:rPr>
            </w:pPr>
            <w:del w:id="826" w:author="Anees Shaikh" w:date="2013-11-24T21:27:00Z">
              <w:r w:rsidDel="00465408">
                <w:delText>OpenFlow Logical Switch = OpenFlow datapath (as defined in the OpenFlow specification)</w:delText>
              </w:r>
            </w:del>
          </w:p>
          <w:p w14:paraId="5B31E638" w14:textId="3B61AF1D" w:rsidR="00691DAE" w:rsidDel="00465408" w:rsidRDefault="00691DAE" w:rsidP="00691DAE">
            <w:pPr>
              <w:rPr>
                <w:del w:id="827" w:author="Anees Shaikh" w:date="2013-11-24T21:27:00Z"/>
              </w:rPr>
            </w:pPr>
            <w:del w:id="828" w:author="Anees Shaikh" w:date="2013-11-24T21:27:00Z">
              <w:r w:rsidDel="00465408">
                <w:delText>OpenFlow Controller = controller (as defined in the OpenFlow specification)</w:delText>
              </w:r>
            </w:del>
          </w:p>
          <w:p w14:paraId="2459CFEE" w14:textId="6BF3FBD1" w:rsidR="00691DAE" w:rsidRDefault="00691DAE" w:rsidP="00691DAE">
            <w:r>
              <w:t>OpenFlow Capable Switch = a new element</w:t>
            </w:r>
          </w:p>
          <w:p w14:paraId="0F1DCDC7" w14:textId="3331639A" w:rsidR="001B345E" w:rsidRDefault="00691DAE" w:rsidP="00691DAE">
            <w:r>
              <w:t>OpenFlow Configuration Point = a new element</w:t>
            </w:r>
          </w:p>
        </w:tc>
      </w:tr>
      <w:tr w:rsidR="001B345E" w14:paraId="3CF560E8" w14:textId="77777777" w:rsidTr="001026D4">
        <w:tc>
          <w:tcPr>
            <w:tcW w:w="1908" w:type="dxa"/>
          </w:tcPr>
          <w:p w14:paraId="1E5E179B" w14:textId="37AADACE" w:rsidR="001B345E" w:rsidRDefault="00691DAE" w:rsidP="001B345E">
            <w:r w:rsidRPr="00691DAE">
              <w:t>Transport</w:t>
            </w:r>
          </w:p>
        </w:tc>
        <w:tc>
          <w:tcPr>
            <w:tcW w:w="3834" w:type="dxa"/>
          </w:tcPr>
          <w:p w14:paraId="1ABC64BC" w14:textId="00BE0A03" w:rsidR="001B345E" w:rsidRDefault="00691DAE" w:rsidP="00691DAE">
            <w:r>
              <w:t xml:space="preserve">A bit-level protocol specified in the </w:t>
            </w:r>
            <w:r>
              <w:lastRenderedPageBreak/>
              <w:t>OpenFlow standard currently supported over TCP, TLS, or SSL</w:t>
            </w:r>
          </w:p>
        </w:tc>
        <w:tc>
          <w:tcPr>
            <w:tcW w:w="3834" w:type="dxa"/>
          </w:tcPr>
          <w:p w14:paraId="48714874" w14:textId="00E31BAA" w:rsidR="001B345E" w:rsidRDefault="000A5992" w:rsidP="000A5992">
            <w:r>
              <w:lastRenderedPageBreak/>
              <w:t xml:space="preserve">An XML data model and operational </w:t>
            </w:r>
            <w:r>
              <w:lastRenderedPageBreak/>
              <w:t>behavior specified in the OF-Config standard bound to the NETCONF operations and transport standard for network device configuration and management</w:t>
            </w:r>
          </w:p>
        </w:tc>
      </w:tr>
      <w:tr w:rsidR="001B345E" w14:paraId="15026D7D" w14:textId="77777777" w:rsidTr="001026D4">
        <w:tc>
          <w:tcPr>
            <w:tcW w:w="1908" w:type="dxa"/>
          </w:tcPr>
          <w:p w14:paraId="2C938B29" w14:textId="4BEE692F" w:rsidR="001B345E" w:rsidRDefault="007B4A83" w:rsidP="001B345E">
            <w:r>
              <w:lastRenderedPageBreak/>
              <w:t>Protocol endpoints</w:t>
            </w:r>
          </w:p>
        </w:tc>
        <w:tc>
          <w:tcPr>
            <w:tcW w:w="3834" w:type="dxa"/>
          </w:tcPr>
          <w:p w14:paraId="610F4E18" w14:textId="6091777A" w:rsidR="009D0127" w:rsidRDefault="009D0127" w:rsidP="009D0127">
            <w:r>
              <w:t>1) An OpenFlow datapath, also referred to as OpenFlow Logical Switch (OFLS)</w:t>
            </w:r>
          </w:p>
          <w:p w14:paraId="334E666F" w14:textId="2333E46F" w:rsidR="001B345E" w:rsidRDefault="009D0127" w:rsidP="009D0127">
            <w:r>
              <w:t>2) An OpenFlow Controller  (OFC)</w:t>
            </w:r>
          </w:p>
        </w:tc>
        <w:tc>
          <w:tcPr>
            <w:tcW w:w="3834" w:type="dxa"/>
          </w:tcPr>
          <w:p w14:paraId="439F1420" w14:textId="052EC637" w:rsidR="009D0127" w:rsidRDefault="009D0127" w:rsidP="009D0127">
            <w:r>
              <w:t>1) An OpenFlow Capable Switch (OFCS) able to instantiate one or more OpenFlow Logical Switches (i.e. OpenFlow datapaths)</w:t>
            </w:r>
          </w:p>
          <w:p w14:paraId="61BC6F30" w14:textId="48D3ECC3" w:rsidR="001B345E" w:rsidRDefault="009D0127" w:rsidP="009D0127">
            <w:r>
              <w:t>2) An OpenFlow Configuration Point (OFCP)</w:t>
            </w:r>
          </w:p>
        </w:tc>
      </w:tr>
      <w:tr w:rsidR="009D0127" w14:paraId="2FE6716F" w14:textId="77777777" w:rsidTr="00691DAE">
        <w:tc>
          <w:tcPr>
            <w:tcW w:w="1908" w:type="dxa"/>
          </w:tcPr>
          <w:p w14:paraId="6FEEDE78" w14:textId="1770C10C" w:rsidR="009D0127" w:rsidRDefault="009D0127" w:rsidP="009D0127">
            <w:r w:rsidRPr="009D0127">
              <w:t xml:space="preserve">Example </w:t>
            </w:r>
            <w:r>
              <w:t>usage</w:t>
            </w:r>
          </w:p>
        </w:tc>
        <w:tc>
          <w:tcPr>
            <w:tcW w:w="3834" w:type="dxa"/>
          </w:tcPr>
          <w:p w14:paraId="39D983FA" w14:textId="4FB8390E" w:rsidR="009D0127" w:rsidRDefault="000B2CBA" w:rsidP="000B2CBA">
            <w:r>
              <w:t>An OpenFlow Controller adds a flow modification to an OpenFlow datapath (OFLS) which allows Ethernet frames containing IP packets which originated from 192.168.3.10 and are coming in on the datapath's port 2 to be forwarded out on the datapath's port 14</w:t>
            </w:r>
          </w:p>
        </w:tc>
        <w:tc>
          <w:tcPr>
            <w:tcW w:w="3834" w:type="dxa"/>
          </w:tcPr>
          <w:p w14:paraId="68A8D453" w14:textId="593D3E18" w:rsidR="009D0127" w:rsidRDefault="000B2CBA" w:rsidP="000B2CBA">
            <w:r>
              <w:t>An OpenFlow Configuration Point configures a particular OpenFlow Logical Switch (OF datapath) to be associated with a particular OpenFlow Controller</w:t>
            </w:r>
          </w:p>
        </w:tc>
      </w:tr>
    </w:tbl>
    <w:p w14:paraId="0CC36C45" w14:textId="1CCF66E8" w:rsidR="001B345E" w:rsidRPr="001B345E" w:rsidRDefault="001E337C" w:rsidP="001B345E">
      <w:r w:rsidRPr="001E337C">
        <w:t xml:space="preserve">It should be noted that some properties of the OpenFlow Logical Switch (i.e. OpenFlow </w:t>
      </w:r>
      <w:del w:id="829" w:author="Anees Shaikh" w:date="2013-11-25T00:12:00Z">
        <w:r w:rsidRPr="001E337C" w:rsidDel="00701288">
          <w:delText>datapath</w:delText>
        </w:r>
      </w:del>
      <w:ins w:id="830" w:author="Anees Shaikh" w:date="2013-11-25T00:12:00Z">
        <w:r w:rsidR="00701288">
          <w:t>switch</w:t>
        </w:r>
      </w:ins>
      <w:r w:rsidRPr="001E337C">
        <w:t xml:space="preserve">) are available and </w:t>
      </w:r>
      <w:r>
        <w:t>configurable</w:t>
      </w:r>
      <w:r w:rsidRPr="001E337C">
        <w:t xml:space="preserve"> via both OpenFlow and OF-</w:t>
      </w:r>
      <w:r>
        <w:t>CONFIG</w:t>
      </w:r>
      <w:r w:rsidRPr="001E337C">
        <w:t>.  Having multiple channels for some of the same data is considered appropriate since the primary purpose of OpenFlow Configuration Points and OpenFlow Controllers are quite different.   The ONF strives for synchronization of the data models and semantics between the OpenFlow and OF-</w:t>
      </w:r>
      <w:r>
        <w:t>CONFIG</w:t>
      </w:r>
      <w:r w:rsidRPr="001E337C">
        <w:t xml:space="preserve"> standards prior to </w:t>
      </w:r>
      <w:r>
        <w:t>update</w:t>
      </w:r>
      <w:r w:rsidRPr="001E337C">
        <w:t xml:space="preserve"> of either standard.</w:t>
      </w:r>
    </w:p>
    <w:p w14:paraId="339D1852" w14:textId="77777777" w:rsidR="00E64B71" w:rsidRDefault="00E64B71" w:rsidP="00BA30A0">
      <w:pPr>
        <w:pStyle w:val="Heading1"/>
      </w:pPr>
      <w:bookmarkStart w:id="831" w:name="_Toc248248198"/>
      <w:r>
        <w:t>Scope</w:t>
      </w:r>
      <w:bookmarkEnd w:id="831"/>
    </w:p>
    <w:p w14:paraId="195AD289" w14:textId="39C6ABB8" w:rsidR="00D35927" w:rsidRDefault="00E34319" w:rsidP="00D35927">
      <w:r>
        <w:t>OF-CONFIG 1.2</w:t>
      </w:r>
      <w:r w:rsidR="00D35927">
        <w:t xml:space="preserve"> is focused on the following functions needed to configure an OpenFlow </w:t>
      </w:r>
      <w:proofErr w:type="gramStart"/>
      <w:r w:rsidR="00D35927">
        <w:t>1.3  datapath</w:t>
      </w:r>
      <w:proofErr w:type="gramEnd"/>
      <w:r w:rsidR="00D35927">
        <w:t>:</w:t>
      </w:r>
    </w:p>
    <w:p w14:paraId="4C4B8731" w14:textId="1249E5AC" w:rsidR="00D35927" w:rsidRDefault="00D35927" w:rsidP="00D35927">
      <w:pPr>
        <w:numPr>
          <w:ilvl w:val="0"/>
          <w:numId w:val="1"/>
        </w:numPr>
      </w:pPr>
      <w:r>
        <w:t>The assignment of one or more OpenFlow controllers</w:t>
      </w:r>
      <w:r w:rsidR="000D4800">
        <w:t xml:space="preserve"> to </w:t>
      </w:r>
      <w:del w:id="832" w:author="Anees Shaikh" w:date="2013-11-24T21:34:00Z">
        <w:r w:rsidR="000D4800" w:rsidDel="00465408">
          <w:delText xml:space="preserve">openflow </w:delText>
        </w:r>
      </w:del>
      <w:ins w:id="833" w:author="Anees Shaikh" w:date="2013-11-24T21:34:00Z">
        <w:r w:rsidR="00465408">
          <w:t xml:space="preserve">OpenFlow </w:t>
        </w:r>
      </w:ins>
      <w:r w:rsidR="000D4800">
        <w:t>data planes</w:t>
      </w: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2ABA28A" w:rsidR="00D35927" w:rsidRDefault="00D35927" w:rsidP="00D35927">
      <w:pPr>
        <w:numPr>
          <w:ilvl w:val="0"/>
          <w:numId w:val="1"/>
        </w:numPr>
      </w:pPr>
      <w:r>
        <w:t xml:space="preserve">Configuration of </w:t>
      </w:r>
      <w:del w:id="834" w:author="Anees Shaikh" w:date="2013-11-24T21:33:00Z">
        <w:r w:rsidDel="00465408">
          <w:delText xml:space="preserve">ceritificates </w:delText>
        </w:r>
      </w:del>
      <w:ins w:id="835" w:author="Anees Shaikh" w:date="2013-11-24T21:33:00Z">
        <w:r w:rsidR="00465408">
          <w:t xml:space="preserve">certificates </w:t>
        </w:r>
      </w:ins>
      <w:r>
        <w:t>for secure communication between the OpenFlow Logical Switches and OpenFlow Controllers</w:t>
      </w:r>
    </w:p>
    <w:p w14:paraId="284E4FBA" w14:textId="77777777" w:rsidR="00D35927" w:rsidRDefault="00D35927" w:rsidP="00D35927">
      <w:pPr>
        <w:numPr>
          <w:ilvl w:val="0"/>
          <w:numId w:val="1"/>
        </w:numPr>
      </w:pPr>
      <w:r>
        <w:t>Discovery of capabilities of an OpenFlow Logical Switch</w:t>
      </w:r>
    </w:p>
    <w:p w14:paraId="5F555FF8" w14:textId="5961FCD9" w:rsidR="00D35927" w:rsidRDefault="00D35927" w:rsidP="00D35927">
      <w:pPr>
        <w:numPr>
          <w:ilvl w:val="0"/>
          <w:numId w:val="1"/>
        </w:numPr>
      </w:pPr>
      <w:r>
        <w:t xml:space="preserve">Configuration of a set of </w:t>
      </w:r>
      <w:r w:rsidR="00DA4FF1">
        <w:t xml:space="preserve">specific </w:t>
      </w:r>
      <w:r>
        <w:t>tunnel types such as IP-in-GRE, NV-GRE, VxLAN</w:t>
      </w:r>
    </w:p>
    <w:p w14:paraId="04DA5EFE" w14:textId="26B93C31" w:rsidR="00BB7B53" w:rsidRDefault="00DA4FF1" w:rsidP="00D35927">
      <w:r>
        <w:t>New f</w:t>
      </w:r>
      <w:r w:rsidR="007A30A1">
        <w:t xml:space="preserve">unctionality introduced in </w:t>
      </w:r>
      <w:r w:rsidR="00E34319">
        <w:t>OF-CONFIG 1.2</w:t>
      </w:r>
      <w:r w:rsidR="007A30A1">
        <w:t xml:space="preserve"> includes:</w:t>
      </w:r>
    </w:p>
    <w:p w14:paraId="69D75EE6" w14:textId="5D84FD2A" w:rsidR="000D4800" w:rsidDel="00344709" w:rsidRDefault="000D4800">
      <w:pPr>
        <w:rPr>
          <w:del w:id="836" w:author="Anees Shaikh" w:date="2013-11-24T22:17:00Z"/>
        </w:rPr>
        <w:pPrChange w:id="837" w:author="Anees Shaikh" w:date="2013-11-24T22:27:00Z">
          <w:pPr>
            <w:pStyle w:val="ListParagraph"/>
            <w:numPr>
              <w:numId w:val="31"/>
            </w:numPr>
            <w:ind w:hanging="360"/>
          </w:pPr>
        </w:pPrChange>
      </w:pPr>
      <w:r>
        <w:t xml:space="preserve">Instantiation of </w:t>
      </w:r>
      <w:del w:id="838" w:author="Anees Shaikh" w:date="2013-11-24T21:34:00Z">
        <w:r w:rsidDel="00465408">
          <w:delText xml:space="preserve">openflow </w:delText>
        </w:r>
      </w:del>
      <w:ins w:id="839" w:author="Anees Shaikh" w:date="2013-11-24T21:34:00Z">
        <w:r w:rsidR="00465408">
          <w:t xml:space="preserve">OpenFlow </w:t>
        </w:r>
      </w:ins>
      <w:r>
        <w:t xml:space="preserve">data planes (called </w:t>
      </w:r>
      <w:del w:id="840" w:author="Anees Shaikh" w:date="2013-11-24T21:34:00Z">
        <w:r w:rsidDel="00465408">
          <w:delText xml:space="preserve">openflow </w:delText>
        </w:r>
      </w:del>
      <w:ins w:id="841" w:author="Anees Shaikh" w:date="2013-11-24T21:34:00Z">
        <w:r w:rsidR="00465408">
          <w:t xml:space="preserve">OpenFlow </w:t>
        </w:r>
      </w:ins>
      <w:ins w:id="842" w:author="Anees Shaikh" w:date="2013-11-25T00:12:00Z">
        <w:r w:rsidR="00701288">
          <w:t>L</w:t>
        </w:r>
      </w:ins>
      <w:del w:id="843" w:author="Anees Shaikh" w:date="2013-11-25T00:12:00Z">
        <w:r w:rsidDel="00701288">
          <w:delText>l</w:delText>
        </w:r>
      </w:del>
      <w:r>
        <w:t xml:space="preserve">ogical </w:t>
      </w:r>
      <w:ins w:id="844" w:author="Anees Shaikh" w:date="2013-11-25T00:12:00Z">
        <w:r w:rsidR="00701288">
          <w:t>S</w:t>
        </w:r>
      </w:ins>
      <w:del w:id="845" w:author="Anees Shaikh" w:date="2013-11-25T00:12:00Z">
        <w:r w:rsidDel="00701288">
          <w:delText>s</w:delText>
        </w:r>
      </w:del>
      <w:r>
        <w:t>witches)</w:t>
      </w:r>
    </w:p>
    <w:p w14:paraId="62E41251" w14:textId="77777777" w:rsidR="00344709" w:rsidRDefault="00344709">
      <w:pPr>
        <w:rPr>
          <w:ins w:id="846" w:author="Anees Shaikh" w:date="2013-11-24T22:17:00Z"/>
        </w:rPr>
        <w:pPrChange w:id="847" w:author="Anees Shaikh" w:date="2013-11-24T22:27:00Z">
          <w:pPr>
            <w:pStyle w:val="ListParagraph"/>
            <w:numPr>
              <w:numId w:val="31"/>
            </w:numPr>
            <w:ind w:hanging="360"/>
          </w:pPr>
        </w:pPrChange>
      </w:pPr>
    </w:p>
    <w:p w14:paraId="0A05D1BD" w14:textId="594C06C8" w:rsidR="00DA4FF1" w:rsidDel="00404E0B" w:rsidRDefault="00DA4FF1">
      <w:pPr>
        <w:numPr>
          <w:ilvl w:val="0"/>
          <w:numId w:val="31"/>
        </w:numPr>
        <w:ind w:left="0"/>
        <w:rPr>
          <w:del w:id="848" w:author="Anees Shaikh" w:date="2013-11-24T22:12:00Z"/>
        </w:rPr>
        <w:pPrChange w:id="849" w:author="Anees Shaikh" w:date="2013-11-24T22:18:00Z">
          <w:pPr>
            <w:numPr>
              <w:numId w:val="31"/>
            </w:numPr>
            <w:ind w:left="720" w:hanging="360"/>
          </w:pPr>
        </w:pPrChange>
      </w:pPr>
      <w:r>
        <w:t>Assignment of resources o</w:t>
      </w:r>
      <w:r w:rsidR="000D4800">
        <w:t>f an</w:t>
      </w:r>
      <w:r>
        <w:t xml:space="preserve"> OpenFlow Capable Switch to one or more OpenFlow Logical Switches</w:t>
      </w:r>
    </w:p>
    <w:p w14:paraId="1FA8AC11" w14:textId="77777777" w:rsidR="00344709" w:rsidRDefault="00344709">
      <w:pPr>
        <w:rPr>
          <w:ins w:id="850" w:author="Anees Shaikh" w:date="2013-11-24T22:17:00Z"/>
          <w:rFonts w:cstheme="minorHAnsi"/>
        </w:rPr>
        <w:pPrChange w:id="851" w:author="Anees Shaikh" w:date="2013-11-24T22:18:00Z">
          <w:pPr>
            <w:pStyle w:val="ListParagraph"/>
            <w:numPr>
              <w:numId w:val="31"/>
            </w:numPr>
            <w:ind w:hanging="360"/>
          </w:pPr>
        </w:pPrChange>
      </w:pPr>
    </w:p>
    <w:p w14:paraId="2F19C0CA" w14:textId="12CE3D4E" w:rsidR="00DA4FF1" w:rsidRPr="001904A8" w:rsidDel="00404E0B" w:rsidRDefault="00DA4FF1">
      <w:pPr>
        <w:numPr>
          <w:ilvl w:val="0"/>
          <w:numId w:val="31"/>
        </w:numPr>
        <w:ind w:left="0"/>
        <w:rPr>
          <w:del w:id="852" w:author="Anees Shaikh" w:date="2013-11-24T21:34:00Z"/>
          <w:rFonts w:cstheme="minorHAnsi"/>
        </w:rPr>
        <w:pPrChange w:id="853" w:author="Anees Shaikh" w:date="2013-11-24T22:18:00Z">
          <w:pPr>
            <w:pStyle w:val="ListParagraph"/>
            <w:numPr>
              <w:numId w:val="31"/>
            </w:numPr>
            <w:ind w:hanging="360"/>
          </w:pPr>
        </w:pPrChange>
      </w:pPr>
      <w:r w:rsidRPr="001904A8">
        <w:lastRenderedPageBreak/>
        <w:t xml:space="preserve">Support for the emerging Negotiable Datapath Model (NDM) being developed in the ONF </w:t>
      </w:r>
    </w:p>
    <w:p w14:paraId="0F9E01FC" w14:textId="77777777" w:rsidR="00404E0B" w:rsidRDefault="00404E0B">
      <w:pPr>
        <w:rPr>
          <w:ins w:id="854" w:author="Anees Shaikh" w:date="2013-11-24T22:12:00Z"/>
        </w:rPr>
        <w:pPrChange w:id="855" w:author="Anees Shaikh" w:date="2013-11-24T22:18:00Z">
          <w:pPr>
            <w:pStyle w:val="ListParagraph"/>
            <w:numPr>
              <w:numId w:val="31"/>
            </w:numPr>
            <w:ind w:hanging="360"/>
          </w:pPr>
        </w:pPrChange>
      </w:pPr>
    </w:p>
    <w:p w14:paraId="3BBEDF56" w14:textId="77777777" w:rsidR="00404E0B" w:rsidRPr="00465408" w:rsidRDefault="00404E0B">
      <w:pPr>
        <w:pStyle w:val="ListParagraph"/>
        <w:rPr>
          <w:ins w:id="856" w:author="Anees Shaikh" w:date="2013-11-24T22:12:00Z"/>
          <w:rFonts w:asciiTheme="minorHAnsi" w:hAnsiTheme="minorHAnsi" w:cstheme="minorHAnsi"/>
          <w:rPrChange w:id="857" w:author="Anees Shaikh" w:date="2013-11-24T21:34:00Z">
            <w:rPr>
              <w:ins w:id="858" w:author="Anees Shaikh" w:date="2013-11-24T22:12:00Z"/>
              <w:rFonts w:cstheme="minorHAnsi"/>
            </w:rPr>
          </w:rPrChange>
        </w:rPr>
        <w:pPrChange w:id="859" w:author="Anees Shaikh" w:date="2013-11-24T22:12:00Z">
          <w:pPr>
            <w:pStyle w:val="ListParagraph"/>
            <w:numPr>
              <w:numId w:val="31"/>
            </w:numPr>
            <w:ind w:hanging="360"/>
          </w:pPr>
        </w:pPrChange>
      </w:pPr>
    </w:p>
    <w:p w14:paraId="6C0974AD" w14:textId="0223B5EE" w:rsidR="007A30A1" w:rsidRPr="001904A8" w:rsidRDefault="007A30A1">
      <w:pPr>
        <w:pStyle w:val="ListParagraph"/>
        <w:numPr>
          <w:ilvl w:val="0"/>
          <w:numId w:val="31"/>
        </w:numPr>
        <w:rPr>
          <w:rFonts w:cstheme="minorHAnsi"/>
        </w:rPr>
      </w:pPr>
      <w:r w:rsidRPr="00465408">
        <w:rPr>
          <w:rFonts w:asciiTheme="minorHAnsi" w:hAnsiTheme="minorHAnsi" w:cstheme="minorHAnsi"/>
          <w:rPrChange w:id="860" w:author="Anees Shaikh" w:date="2013-11-24T21:34:00Z">
            <w:rPr/>
          </w:rPrChange>
        </w:rPr>
        <w:t>Versioning Support</w:t>
      </w:r>
      <w:ins w:id="861" w:author="Anees Shaikh" w:date="2013-11-24T22:12:00Z">
        <w:r w:rsidR="00404E0B">
          <w:rPr>
            <w:rFonts w:asciiTheme="minorHAnsi" w:hAnsiTheme="minorHAnsi" w:cstheme="minorHAnsi"/>
          </w:rPr>
          <w:t xml:space="preserve"> for negotiating which version(s) of OF-CONFIG are supported</w:t>
        </w:r>
      </w:ins>
    </w:p>
    <w:p w14:paraId="57A9FB47" w14:textId="77777777" w:rsidR="00DA4FF1" w:rsidRPr="00AF5EB4" w:rsidRDefault="00DA4FF1" w:rsidP="001026D4">
      <w:pPr>
        <w:pStyle w:val="ListParagraph"/>
        <w:rPr>
          <w:rFonts w:cstheme="minorHAnsi"/>
        </w:rPr>
      </w:pPr>
    </w:p>
    <w:p w14:paraId="19D22515" w14:textId="3CB61F72" w:rsidR="007A30A1" w:rsidRDefault="007A30A1" w:rsidP="00D35927">
      <w:r>
        <w:t>Other functions and/or the description of their use have been improved.</w:t>
      </w:r>
    </w:p>
    <w:p w14:paraId="694F9F48" w14:textId="0722146E" w:rsidR="00D35927" w:rsidRDefault="00D35927" w:rsidP="00D35927">
      <w:r>
        <w:t xml:space="preserve">While limited in scope, </w:t>
      </w:r>
      <w:r w:rsidR="00E34319">
        <w:t>OF-CONFIG 1.2</w:t>
      </w:r>
      <w:r>
        <w:t xml:space="preserve"> lays the foundation on top of which various automated and more advanced configurations will be possible in future revisions</w:t>
      </w:r>
      <w:r w:rsidR="00E25161">
        <w:t>.</w:t>
      </w:r>
      <w:r w:rsidR="00BB7B53">
        <w:t xml:space="preserve"> </w:t>
      </w:r>
      <w:r w:rsidR="005918EE">
        <w:t xml:space="preserve"> The ONF Configuration and Management working group will publish additional specifications for net</w:t>
      </w:r>
      <w:r w:rsidR="000D4800">
        <w:t>w</w:t>
      </w:r>
      <w:r w:rsidR="005918EE">
        <w:t>ork operations, administration, and management (OAM), including</w:t>
      </w:r>
      <w:r>
        <w:t>, topology discovery</w:t>
      </w:r>
      <w:r w:rsidR="009C7A8A">
        <w:t xml:space="preserve">, </w:t>
      </w:r>
      <w:r>
        <w:t xml:space="preserve">event </w:t>
      </w:r>
      <w:r w:rsidR="005918EE">
        <w:t>management</w:t>
      </w:r>
      <w:r>
        <w:t>, and bootstrap of the OpenFlow capable network.</w:t>
      </w:r>
    </w:p>
    <w:p w14:paraId="1A190A38" w14:textId="3E8A20B0" w:rsidR="00956990" w:rsidRDefault="00956990" w:rsidP="00D35927">
      <w:r>
        <w:t xml:space="preserve">Note that even though this specification refers to OpenFlow 1.3, </w:t>
      </w:r>
      <w:r w:rsidR="00E34319">
        <w:t>OF-CONFIG 1.2</w:t>
      </w:r>
      <w:r w:rsidR="009F3843">
        <w:t xml:space="preserve"> supports previous Op</w:t>
      </w:r>
      <w:r>
        <w:t>e</w:t>
      </w:r>
      <w:r w:rsidR="009F3843">
        <w:t>nFlow versions, specifically, Op</w:t>
      </w:r>
      <w:r>
        <w:t>enFlow 1.0, 1.1 and 1.2.</w:t>
      </w:r>
    </w:p>
    <w:p w14:paraId="474A8AFC" w14:textId="77777777" w:rsidR="00E64B71" w:rsidRDefault="00E64B71" w:rsidP="00BA30A0">
      <w:pPr>
        <w:pStyle w:val="Heading1"/>
      </w:pPr>
      <w:bookmarkStart w:id="862" w:name="_Toc248248199"/>
      <w:r>
        <w:t>Normative Language</w:t>
      </w:r>
      <w:bookmarkEnd w:id="862"/>
    </w:p>
    <w:p w14:paraId="11C2C47C" w14:textId="073D9A7A" w:rsidR="00E64B71" w:rsidRDefault="00E64B71" w:rsidP="00E64B71">
      <w:r>
        <w:t xml:space="preserve">The key words "MUST", "MUST NOT", "REQUIRED", "SHALL", "SHALL NOT", "SHOULD", "SHOULD NOT", "RECOMMENDED", "MAY", and "OPTIONAL" in this document are to be interpreted as described in RFC 2119 </w:t>
      </w:r>
      <w:del w:id="863" w:author="Anees Shaikh" w:date="2013-12-08T23:33:00Z">
        <w:r w:rsidDel="008D1766">
          <w:delText>(3)</w:delText>
        </w:r>
      </w:del>
      <w:ins w:id="864" w:author="Anees Shaikh" w:date="2013-12-08T23:33:00Z">
        <w:r w:rsidR="008D1766">
          <w:t>[3]</w:t>
        </w:r>
      </w:ins>
      <w:r>
        <w:t>.</w:t>
      </w:r>
    </w:p>
    <w:p w14:paraId="77F881D7" w14:textId="77777777" w:rsidR="00E64B71" w:rsidRDefault="00E64B71" w:rsidP="00BA30A0">
      <w:pPr>
        <w:pStyle w:val="Heading1"/>
      </w:pPr>
      <w:bookmarkStart w:id="865" w:name="_Toc248248200"/>
      <w:r>
        <w:t>Terms</w:t>
      </w:r>
      <w:bookmarkEnd w:id="865"/>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rsidP="00C128FA">
      <w:pPr>
        <w:pStyle w:val="Heading2"/>
      </w:pPr>
      <w:bookmarkStart w:id="866" w:name="_Toc248248201"/>
      <w:r>
        <w:t>OpenFlow Capable Switch</w:t>
      </w:r>
      <w:bookmarkEnd w:id="866"/>
    </w:p>
    <w:p w14:paraId="23EF787D" w14:textId="77777777" w:rsidR="00E64B71" w:rsidRDefault="00E64B71" w:rsidP="00E64B71">
      <w:r>
        <w:t xml:space="preserve">An OpenFlow Capable switch is a physical or virtual switching </w:t>
      </w:r>
      <w:proofErr w:type="gramStart"/>
      <w:r>
        <w:t>device which</w:t>
      </w:r>
      <w:proofErr w:type="gramEnd"/>
      <w:r>
        <w:t xml:space="preserve"> can act an as operational context for an OpenFlow Logical Switch. OpenFlow Capable Switches contain and manage OpenFlow </w:t>
      </w:r>
      <w:proofErr w:type="gramStart"/>
      <w:r>
        <w:t>Resources which</w:t>
      </w:r>
      <w:proofErr w:type="gramEnd"/>
      <w:r>
        <w:t xml:space="preserve"> may be associated with an OpenFlow Logical Switch context.</w:t>
      </w:r>
    </w:p>
    <w:p w14:paraId="34EE0730" w14:textId="77777777" w:rsidR="00E64B71" w:rsidRDefault="00E64B71" w:rsidP="00BA30A0">
      <w:pPr>
        <w:pStyle w:val="Heading2"/>
      </w:pPr>
      <w:bookmarkStart w:id="867" w:name="_Toc248248202"/>
      <w:r>
        <w:t>OpenFlow Configuration Point</w:t>
      </w:r>
      <w:bookmarkEnd w:id="867"/>
    </w:p>
    <w:p w14:paraId="2A96839F" w14:textId="77777777" w:rsidR="00E64B71" w:rsidRDefault="00E64B71" w:rsidP="00E64B71">
      <w:r>
        <w:t>An OpenFlow Configuration Point configures one or more OpenFlow Capable Switches via the OpenFlow Configuration and Management Protocol (OF-CONFIG).</w:t>
      </w:r>
    </w:p>
    <w:p w14:paraId="6B4433AA" w14:textId="77777777" w:rsidR="00E64B71" w:rsidRDefault="00E64B71" w:rsidP="00BA30A0">
      <w:pPr>
        <w:pStyle w:val="Heading2"/>
      </w:pPr>
      <w:bookmarkStart w:id="868" w:name="_Toc248248203"/>
      <w:r>
        <w:t>OpenFlow Logical Switch</w:t>
      </w:r>
      <w:bookmarkEnd w:id="868"/>
    </w:p>
    <w:p w14:paraId="327EF6D9" w14:textId="51A40FAD" w:rsidR="00E64B71" w:rsidRDefault="00E64B71" w:rsidP="00E64B71">
      <w:r w:rsidRPr="00E83D4B">
        <w:t xml:space="preserve">An OpenFlow Logical Switch is a set of resources (e.g. ports) from an OpenFlow Capable </w:t>
      </w:r>
      <w:proofErr w:type="gramStart"/>
      <w:r w:rsidRPr="00E83D4B">
        <w:t>Switch which</w:t>
      </w:r>
      <w:proofErr w:type="gramEnd"/>
      <w:r w:rsidRPr="00E83D4B">
        <w:t xml:space="preserve"> can be associated with a specific OpenFlow Controller. An OpenFlow Logical switch is an instantiation of an OpenFlow </w:t>
      </w:r>
      <w:del w:id="869" w:author="Anees Shaikh" w:date="2013-11-25T00:13:00Z">
        <w:r w:rsidRPr="00E83D4B" w:rsidDel="00795478">
          <w:delText xml:space="preserve">Datapath </w:delText>
        </w:r>
      </w:del>
      <w:ins w:id="870" w:author="Anees Shaikh" w:date="2013-11-25T00:13:00Z">
        <w:r w:rsidR="00795478">
          <w:t>Switch</w:t>
        </w:r>
        <w:r w:rsidR="00795478" w:rsidRPr="00E83D4B">
          <w:t xml:space="preserve"> </w:t>
        </w:r>
      </w:ins>
      <w:r w:rsidRPr="00E83D4B">
        <w:t xml:space="preserve">as specified in </w:t>
      </w:r>
      <w:del w:id="871" w:author="Anees Shaikh" w:date="2013-12-08T23:32:00Z">
        <w:r w:rsidRPr="00E83D4B" w:rsidDel="008D1766">
          <w:delText>(1)</w:delText>
        </w:r>
      </w:del>
      <w:ins w:id="872" w:author="Anees Shaikh" w:date="2013-12-08T23:32:00Z">
        <w:r w:rsidR="008D1766">
          <w:t>[1]</w:t>
        </w:r>
      </w:ins>
      <w:r w:rsidRPr="00E83D4B">
        <w:t>.</w:t>
      </w:r>
    </w:p>
    <w:p w14:paraId="4BD0A07F" w14:textId="77777777" w:rsidR="00E64B71" w:rsidRDefault="00E64B71" w:rsidP="00BA30A0">
      <w:pPr>
        <w:pStyle w:val="Heading2"/>
      </w:pPr>
      <w:bookmarkStart w:id="873" w:name="_Toc248248204"/>
      <w:r>
        <w:lastRenderedPageBreak/>
        <w:t>OpenFlow Resource</w:t>
      </w:r>
      <w:bookmarkEnd w:id="873"/>
    </w:p>
    <w:p w14:paraId="1DAA14C9" w14:textId="77777777" w:rsidR="00E64B71" w:rsidRDefault="00E64B71" w:rsidP="00E64B71">
      <w:r>
        <w:t>An OpenFlow Resource is a resource (e.g. port or queue</w:t>
      </w:r>
      <w:proofErr w:type="gramStart"/>
      <w:r>
        <w:t>) which</w:t>
      </w:r>
      <w:proofErr w:type="gramEnd"/>
      <w:r>
        <w:t xml:space="preserve"> is associated with an OpenFlow Capable Switch and may be associated with an OpenFlow Logical Switch.</w:t>
      </w:r>
    </w:p>
    <w:p w14:paraId="20EC2509" w14:textId="77777777" w:rsidR="00E64B71" w:rsidRDefault="00E64B71" w:rsidP="00C128FA">
      <w:pPr>
        <w:pStyle w:val="Heading3"/>
      </w:pPr>
      <w:bookmarkStart w:id="874" w:name="_Toc248248205"/>
      <w:r>
        <w:t>OpenFlow Queue</w:t>
      </w:r>
      <w:bookmarkEnd w:id="874"/>
    </w:p>
    <w:p w14:paraId="1E557EB9" w14:textId="77777777" w:rsidR="00E64B71" w:rsidRDefault="00E64B71" w:rsidP="00E64B71">
      <w:r>
        <w:t>An OpenFlow Queue is a queuing resource of an OpenFlow Logical Switch as described in the OpenFlow specification as the queue component of an OpenFlow datapath.</w:t>
      </w:r>
    </w:p>
    <w:p w14:paraId="50EB3860" w14:textId="77777777" w:rsidR="00E64B71" w:rsidRDefault="00E64B71" w:rsidP="00BA30A0">
      <w:pPr>
        <w:pStyle w:val="Heading3"/>
      </w:pPr>
      <w:bookmarkStart w:id="875" w:name="_Toc248248206"/>
      <w:r>
        <w:t>OpenFlow Port</w:t>
      </w:r>
      <w:bookmarkEnd w:id="875"/>
    </w:p>
    <w:p w14:paraId="6ADEAB6A" w14:textId="2104682B" w:rsidR="00E64B71" w:rsidRDefault="00E64B71" w:rsidP="00E64B71">
      <w:r>
        <w:t>An OpenFlow Port is a forwarding interface of an OpenFlow Logical Switch as described in the OpenFlow specification as the port component of an OpenFlow datapath.</w:t>
      </w:r>
      <w:r w:rsidR="00D35927">
        <w:t xml:space="preserve"> An Openflow Port may map to a physical port on a physical switch or a logical port on a physical or virtual switch.</w:t>
      </w:r>
    </w:p>
    <w:p w14:paraId="7B62FAF7" w14:textId="77777777" w:rsidR="00E64B71" w:rsidRDefault="00E64B71" w:rsidP="00C128FA">
      <w:pPr>
        <w:pStyle w:val="Heading2"/>
      </w:pPr>
      <w:bookmarkStart w:id="876" w:name="_Toc248248207"/>
      <w:r>
        <w:t>OpenFlow Controller</w:t>
      </w:r>
      <w:bookmarkEnd w:id="876"/>
    </w:p>
    <w:p w14:paraId="1F42C081" w14:textId="77777777" w:rsidR="00E64B71" w:rsidRDefault="00E64B71" w:rsidP="00E64B71">
      <w:r>
        <w:t xml:space="preserve">An OpenFlow Controller is </w:t>
      </w:r>
      <w:proofErr w:type="gramStart"/>
      <w:r>
        <w:t>software which</w:t>
      </w:r>
      <w:proofErr w:type="gramEnd"/>
      <w:r>
        <w:t xml:space="preserve"> controls OpenFlow Logical Switches via the OpenFlow protocol.</w:t>
      </w:r>
    </w:p>
    <w:p w14:paraId="3AF64E1D" w14:textId="51D9A6E4" w:rsidR="00747312" w:rsidRDefault="00747312" w:rsidP="00747312">
      <w:pPr>
        <w:pStyle w:val="Heading2"/>
      </w:pPr>
      <w:bookmarkStart w:id="877" w:name="_Toc248248208"/>
      <w:r>
        <w:t>NDM</w:t>
      </w:r>
      <w:bookmarkEnd w:id="877"/>
    </w:p>
    <w:p w14:paraId="161F8262" w14:textId="35B0C90B" w:rsidR="00747312" w:rsidRPr="00747312" w:rsidRDefault="00747312" w:rsidP="00747312">
      <w:r w:rsidRPr="00747312">
        <w:t>A Negotiable Datapath Model (NDM) is an abstract switch model that describes specific switch forwarding behaviors controllable via the OpenFlow-Switch protocol.</w:t>
      </w:r>
      <w:r>
        <w:t xml:space="preserve"> </w:t>
      </w:r>
      <w:r w:rsidRPr="00747312">
        <w:t>The NDM describes specific requirements for switch behavior so that implementers can perform optimizations or deliver more complex forwarding behaviors (beyond what can be scalably represented in a single OpenFlow t</w:t>
      </w:r>
      <w:r>
        <w:t>able) than they could otherwise</w:t>
      </w:r>
      <w:r w:rsidRPr="00747312">
        <w:t>.</w:t>
      </w:r>
    </w:p>
    <w:p w14:paraId="5EDFE88E" w14:textId="77777777" w:rsidR="00E64B71" w:rsidRDefault="00E64B71" w:rsidP="00BA30A0">
      <w:pPr>
        <w:pStyle w:val="Heading1"/>
      </w:pPr>
      <w:bookmarkStart w:id="878" w:name="_Toc248248209"/>
      <w:r>
        <w:t>Requirements</w:t>
      </w:r>
      <w:bookmarkEnd w:id="878"/>
    </w:p>
    <w:p w14:paraId="4EE98BAB" w14:textId="3F6F1367" w:rsidR="00E64B71" w:rsidRDefault="00E64B71" w:rsidP="00E64B71">
      <w:r>
        <w:t xml:space="preserve">This section describes requirements for the design of </w:t>
      </w:r>
      <w:r w:rsidR="00E34319">
        <w:t>OF-CONFIG 1.2</w:t>
      </w:r>
      <w:r>
        <w:t>.</w:t>
      </w:r>
    </w:p>
    <w:p w14:paraId="709FF12A" w14:textId="1C9C253A" w:rsidR="00E64B71" w:rsidRDefault="00E64B71" w:rsidP="00C128FA">
      <w:pPr>
        <w:pStyle w:val="Heading2"/>
      </w:pPr>
      <w:bookmarkStart w:id="879" w:name="_Toc248248210"/>
      <w:r w:rsidRPr="008206D7">
        <w:t>Requirements</w:t>
      </w:r>
      <w:r>
        <w:t xml:space="preserve"> from the OpenFlow 1.</w:t>
      </w:r>
      <w:r w:rsidR="00D35927">
        <w:t>3</w:t>
      </w:r>
      <w:r>
        <w:t xml:space="preserve"> Protocol Specification</w:t>
      </w:r>
      <w:bookmarkEnd w:id="879"/>
    </w:p>
    <w:p w14:paraId="42F3D47D" w14:textId="6D89B6CE" w:rsidR="00E64B71" w:rsidRDefault="00E64B71" w:rsidP="00E64B71">
      <w:r>
        <w:t>The specification of version 1.</w:t>
      </w:r>
      <w:r w:rsidR="00D35927">
        <w:t>3</w:t>
      </w:r>
      <w:r>
        <w:t xml:space="preserve"> of the OpenFlow protocol </w:t>
      </w:r>
      <w:del w:id="880" w:author="Anees Shaikh" w:date="2013-12-08T23:32:00Z">
        <w:r w:rsidDel="008D1766">
          <w:delText>(1)</w:delText>
        </w:r>
      </w:del>
      <w:ins w:id="881" w:author="Anees Shaikh" w:date="2013-12-08T23:32:00Z">
        <w:r w:rsidR="008D1766">
          <w:t>[1]</w:t>
        </w:r>
      </w:ins>
      <w:r>
        <w:t xml:space="preserve"> includes explicit and implicit requirements for the configuration of OpenFlow switches. In </w:t>
      </w:r>
      <w:del w:id="882" w:author="Anees Shaikh" w:date="2013-12-08T23:32:00Z">
        <w:r w:rsidDel="008D1766">
          <w:delText>(1)</w:delText>
        </w:r>
      </w:del>
      <w:ins w:id="883" w:author="Anees Shaikh" w:date="2013-12-08T23:32:00Z">
        <w:r w:rsidR="008D1766">
          <w:t>[1]</w:t>
        </w:r>
      </w:ins>
      <w:r>
        <w:t xml:space="preserve"> the term ‘configuration’ is used for two different kinds of operations: </w:t>
      </w:r>
      <w:r w:rsidR="009C7A8A">
        <w:t>c</w:t>
      </w:r>
      <w:r>
        <w:t xml:space="preserve">onfiguration using the OpenFlow protocol and configuration outside of the OpenFlow protocol. The first kind of configuration is dealt within </w:t>
      </w:r>
      <w:del w:id="884" w:author="Anees Shaikh" w:date="2013-12-08T23:32:00Z">
        <w:r w:rsidDel="008D1766">
          <w:delText>(1)</w:delText>
        </w:r>
      </w:del>
      <w:ins w:id="885" w:author="Anees Shaikh" w:date="2013-12-08T23:32:00Z">
        <w:r w:rsidR="008D1766">
          <w:t>[1]</w:t>
        </w:r>
      </w:ins>
      <w:r>
        <w:t xml:space="preserve">. </w:t>
      </w:r>
      <w:r w:rsidR="00E34319">
        <w:t>OF-CONFIG 1.2</w:t>
      </w:r>
      <w:r>
        <w:t xml:space="preserve"> enables other configuration of OpenFlow switches.</w:t>
      </w:r>
      <w:r w:rsidR="003C232C">
        <w:t xml:space="preserve"> The specification of </w:t>
      </w:r>
      <w:r w:rsidR="00E34319">
        <w:t>OF-CONFIG 1.2</w:t>
      </w:r>
      <w:r w:rsidR="003C232C">
        <w:t xml:space="preserve"> is written with extensibility in mind. This includes versioning and backward compatibility. </w:t>
      </w:r>
    </w:p>
    <w:p w14:paraId="093F82C2" w14:textId="62650ED1" w:rsidR="000D4800" w:rsidRDefault="000D4800" w:rsidP="00C128FA">
      <w:pPr>
        <w:pStyle w:val="Heading3"/>
      </w:pPr>
      <w:bookmarkStart w:id="886" w:name="_Toc248248211"/>
      <w:r>
        <w:lastRenderedPageBreak/>
        <w:t>Instantiation of one or more Openflow Data Planes on an Openflow Capable Switch</w:t>
      </w:r>
      <w:bookmarkEnd w:id="886"/>
      <w:del w:id="887" w:author="Anees Shaikh" w:date="2013-11-24T21:37:00Z">
        <w:r w:rsidR="00016664" w:rsidDel="00457B24">
          <w:delText xml:space="preserve"> and assignment of resources to these data planes</w:delText>
        </w:r>
      </w:del>
    </w:p>
    <w:p w14:paraId="750AFA41" w14:textId="5B6A7E27" w:rsidR="000D4800" w:rsidRPr="00B433CD" w:rsidRDefault="000D4800" w:rsidP="001026D4">
      <w:r>
        <w:t xml:space="preserve">An </w:t>
      </w:r>
      <w:del w:id="888" w:author="Anees Shaikh" w:date="2013-11-24T21:36:00Z">
        <w:r w:rsidDel="00457B24">
          <w:delText>openflow</w:delText>
        </w:r>
      </w:del>
      <w:ins w:id="889" w:author="Anees Shaikh" w:date="2013-11-24T21:36:00Z">
        <w:r w:rsidR="00457B24">
          <w:t>OpenFlow</w:t>
        </w:r>
      </w:ins>
      <w:r>
        <w:t xml:space="preserve"> capable switch is capable of hosting one or more </w:t>
      </w:r>
      <w:del w:id="890" w:author="Anees Shaikh" w:date="2013-11-24T21:36:00Z">
        <w:r w:rsidDel="00457B24">
          <w:delText>openflow</w:delText>
        </w:r>
      </w:del>
      <w:ins w:id="891" w:author="Anees Shaikh" w:date="2013-11-24T21:36:00Z">
        <w:r w:rsidR="00457B24">
          <w:t>OpenFlow</w:t>
        </w:r>
      </w:ins>
      <w:r>
        <w:t xml:space="preserve"> data planes</w:t>
      </w:r>
      <w:r w:rsidR="00016664">
        <w:t xml:space="preserve"> (also refered to as </w:t>
      </w:r>
      <w:del w:id="892" w:author="Anees Shaikh" w:date="2013-11-24T21:36:00Z">
        <w:r w:rsidR="00016664" w:rsidDel="00457B24">
          <w:delText>openflow</w:delText>
        </w:r>
      </w:del>
      <w:ins w:id="893" w:author="Anees Shaikh" w:date="2013-11-24T21:36:00Z">
        <w:r w:rsidR="00457B24">
          <w:t>OpenFlow</w:t>
        </w:r>
      </w:ins>
      <w:r w:rsidR="00016664">
        <w:t xml:space="preserve"> logical switch)</w:t>
      </w:r>
      <w:r>
        <w:t xml:space="preserve">. Initially, </w:t>
      </w:r>
      <w:r w:rsidR="00261194">
        <w:t xml:space="preserve">the </w:t>
      </w:r>
      <w:del w:id="894" w:author="Anees Shaikh" w:date="2013-11-24T21:36:00Z">
        <w:r w:rsidR="00261194" w:rsidDel="00457B24">
          <w:delText>openflow</w:delText>
        </w:r>
      </w:del>
      <w:ins w:id="895" w:author="Anees Shaikh" w:date="2013-11-24T21:36:00Z">
        <w:r w:rsidR="00457B24">
          <w:t>OpenFlow</w:t>
        </w:r>
      </w:ins>
      <w:r w:rsidR="00261194">
        <w:t xml:space="preserve"> capable switch owns all the resources of the switch and does not have any data plane instantiated. Using the </w:t>
      </w:r>
      <w:ins w:id="896" w:author="Anees Shaikh" w:date="2013-11-24T21:37:00Z">
        <w:r w:rsidR="00457B24">
          <w:t>OF-CONFIG</w:t>
        </w:r>
      </w:ins>
      <w:del w:id="897" w:author="Anees Shaikh" w:date="2013-11-24T21:37:00Z">
        <w:r w:rsidR="00261194" w:rsidDel="00457B24">
          <w:delText>of-config</w:delText>
        </w:r>
      </w:del>
      <w:r w:rsidR="00261194">
        <w:t xml:space="preserve"> 1.2 protocol, OFCP can instantiate one or more </w:t>
      </w:r>
      <w:del w:id="898" w:author="Anees Shaikh" w:date="2013-11-24T21:36:00Z">
        <w:r w:rsidR="00261194" w:rsidDel="00457B24">
          <w:delText>openflow</w:delText>
        </w:r>
      </w:del>
      <w:ins w:id="899" w:author="Anees Shaikh" w:date="2013-11-24T21:36:00Z">
        <w:r w:rsidR="00457B24">
          <w:t>OpenFlow</w:t>
        </w:r>
      </w:ins>
      <w:r w:rsidR="00261194">
        <w:t xml:space="preserve"> data planes and can assign resources such as queues and ports to these </w:t>
      </w:r>
      <w:del w:id="900" w:author="Anees Shaikh" w:date="2013-11-24T21:36:00Z">
        <w:r w:rsidR="00261194" w:rsidDel="00457B24">
          <w:delText>openflow</w:delText>
        </w:r>
      </w:del>
      <w:ins w:id="901" w:author="Anees Shaikh" w:date="2013-11-24T21:36:00Z">
        <w:r w:rsidR="00457B24">
          <w:t>OpenFlow</w:t>
        </w:r>
      </w:ins>
      <w:r w:rsidR="00261194">
        <w:t xml:space="preserve"> data planes. </w:t>
      </w:r>
      <w:r w:rsidR="00016664">
        <w:t xml:space="preserve">Some of the resources like management port may not be assigned to any </w:t>
      </w:r>
      <w:del w:id="902" w:author="Anees Shaikh" w:date="2013-11-24T21:36:00Z">
        <w:r w:rsidR="00016664" w:rsidDel="00457B24">
          <w:delText>openflow</w:delText>
        </w:r>
      </w:del>
      <w:ins w:id="903" w:author="Anees Shaikh" w:date="2013-11-24T21:36:00Z">
        <w:r w:rsidR="00457B24">
          <w:t>OpenFlow</w:t>
        </w:r>
      </w:ins>
      <w:r w:rsidR="00016664">
        <w:t xml:space="preserve"> data plane. </w:t>
      </w:r>
    </w:p>
    <w:p w14:paraId="1F2B9F8C" w14:textId="77777777" w:rsidR="00E64B71" w:rsidRDefault="00E64B71" w:rsidP="00C128FA">
      <w:pPr>
        <w:pStyle w:val="Heading3"/>
      </w:pPr>
      <w:bookmarkStart w:id="904" w:name="_Toc248248212"/>
      <w:r>
        <w:t>Connection Setup to a Controller</w:t>
      </w:r>
      <w:bookmarkEnd w:id="904"/>
    </w:p>
    <w:p w14:paraId="6794730E" w14:textId="3B35599B" w:rsidR="00E64B71" w:rsidRDefault="00E64B71" w:rsidP="00E64B71">
      <w:r>
        <w:t>Section 6.</w:t>
      </w:r>
      <w:ins w:id="905" w:author="Anees Shaikh" w:date="2013-11-25T00:14:00Z">
        <w:r w:rsidR="00795478">
          <w:t>3</w:t>
        </w:r>
      </w:ins>
      <w:del w:id="906" w:author="Anees Shaikh" w:date="2013-11-25T00:14:00Z">
        <w:r w:rsidDel="00795478">
          <w:delText>2</w:delText>
        </w:r>
      </w:del>
      <w:r>
        <w:t xml:space="preserve"> (Connection Setup) of </w:t>
      </w:r>
      <w:del w:id="907" w:author="Anees Shaikh" w:date="2013-12-08T23:32:00Z">
        <w:r w:rsidDel="008D1766">
          <w:delText>(1)</w:delText>
        </w:r>
      </w:del>
      <w:ins w:id="908" w:author="Anees Shaikh" w:date="2013-12-08T23:32:00Z">
        <w:r w:rsidR="008D1766">
          <w:t>[1]</w:t>
        </w:r>
      </w:ins>
      <w:r>
        <w:t xml:space="preserve"> </w:t>
      </w:r>
      <w:del w:id="909" w:author="Anees Shaikh" w:date="2013-12-08T23:24:00Z">
        <w:r w:rsidR="00311E03" w:rsidDel="004704CA">
          <w:delText xml:space="preserve">requires </w:delText>
        </w:r>
      </w:del>
      <w:ins w:id="910" w:author="Anees Shaikh" w:date="2013-12-08T23:24:00Z">
        <w:r w:rsidR="004704CA">
          <w:t xml:space="preserve">indicates </w:t>
        </w:r>
      </w:ins>
      <w:r w:rsidR="00311E03">
        <w:t xml:space="preserve">that an OpenFlow switch </w:t>
      </w:r>
      <w:del w:id="911" w:author="Anees Shaikh" w:date="2013-11-25T00:15:00Z">
        <w:r w:rsidR="00311E03" w:rsidDel="005A5959">
          <w:delText xml:space="preserve">always </w:delText>
        </w:r>
      </w:del>
      <w:ins w:id="912" w:author="Anees Shaikh" w:date="2013-11-25T00:15:00Z">
        <w:r w:rsidR="005A5959">
          <w:t xml:space="preserve">must be able to </w:t>
        </w:r>
      </w:ins>
      <w:r w:rsidR="00311E03">
        <w:t xml:space="preserve">initiate the connection to the OpenFlow controller and </w:t>
      </w:r>
      <w:r>
        <w:t>discusses the process of setting up a connection between the OpenFlow switch and an OpenFlow controller. The switch initiates the connection applying three parameters that need to be configured in advance</w:t>
      </w:r>
      <w:ins w:id="913" w:author="Anees Shaikh" w:date="2013-12-09T00:08:00Z">
        <w:r w:rsidR="00DE6414">
          <w:t xml:space="preserve">.  Note that OpenFlow 1.3 also allows the OpenFlow controller to optionally initiate the connection to the switch (described in [1]). </w:t>
        </w:r>
      </w:ins>
      <w:del w:id="914" w:author="Anees Shaikh" w:date="2013-12-09T00:08:00Z">
        <w:r w:rsidDel="00DE6414">
          <w:delText>:</w:delText>
        </w:r>
      </w:del>
    </w:p>
    <w:p w14:paraId="450EDEF1" w14:textId="77777777" w:rsidR="00E64B71" w:rsidRDefault="00E64B71" w:rsidP="002C0E22">
      <w:pPr>
        <w:numPr>
          <w:ilvl w:val="0"/>
          <w:numId w:val="3"/>
        </w:numPr>
      </w:pPr>
      <w:proofErr w:type="gramStart"/>
      <w:r>
        <w:t>the</w:t>
      </w:r>
      <w:proofErr w:type="gramEnd"/>
      <w:r>
        <w:t xml:space="preserve"> IP address of the controller</w:t>
      </w:r>
    </w:p>
    <w:p w14:paraId="668B8AE1" w14:textId="62638A80" w:rsidR="00E64B71" w:rsidRDefault="00E64B71" w:rsidP="002C0E22">
      <w:pPr>
        <w:numPr>
          <w:ilvl w:val="0"/>
          <w:numId w:val="3"/>
        </w:numPr>
      </w:pPr>
      <w:proofErr w:type="gramStart"/>
      <w:r>
        <w:t>the</w:t>
      </w:r>
      <w:proofErr w:type="gramEnd"/>
      <w:r>
        <w:t xml:space="preserve"> port number at the controller</w:t>
      </w:r>
      <w:ins w:id="915" w:author="Anees Shaikh" w:date="2013-12-09T00:07:00Z">
        <w:r w:rsidR="00DE6414">
          <w:t xml:space="preserve"> (optional) if the default OpenFlow transport port 6653 is not being used</w:t>
        </w:r>
      </w:ins>
    </w:p>
    <w:p w14:paraId="125BD6F2" w14:textId="77777777" w:rsidR="00E64B71" w:rsidRDefault="00E64B71" w:rsidP="002C0E22">
      <w:pPr>
        <w:numPr>
          <w:ilvl w:val="0"/>
          <w:numId w:val="3"/>
        </w:numPr>
        <w:rPr>
          <w:ins w:id="916" w:author="Anees Shaikh" w:date="2013-12-09T00:08:00Z"/>
        </w:rPr>
      </w:pPr>
      <w:proofErr w:type="gramStart"/>
      <w:r>
        <w:t>the</w:t>
      </w:r>
      <w:proofErr w:type="gramEnd"/>
      <w:r>
        <w:t xml:space="preserve"> transport protocol to use, either TLS or TCP</w:t>
      </w:r>
    </w:p>
    <w:p w14:paraId="1FC5476A" w14:textId="5C5CF598" w:rsidR="00DE6414" w:rsidRDefault="00DE6414" w:rsidP="002C0E22">
      <w:pPr>
        <w:numPr>
          <w:ilvl w:val="0"/>
          <w:numId w:val="3"/>
        </w:numPr>
      </w:pPr>
      <w:proofErr w:type="gramStart"/>
      <w:ins w:id="917" w:author="Anees Shaikh" w:date="2013-12-09T00:08:00Z">
        <w:r>
          <w:t>the</w:t>
        </w:r>
        <w:proofErr w:type="gramEnd"/>
        <w:r>
          <w:t xml:space="preserve"> port number at the switch (optional) if  controller-initiated connections are used</w:t>
        </w:r>
      </w:ins>
    </w:p>
    <w:p w14:paraId="6851C965" w14:textId="0E7E2BC5" w:rsidR="00E64B71" w:rsidRDefault="00E34319" w:rsidP="00E64B71">
      <w:r>
        <w:t>OF-CONFIG 1.2</w:t>
      </w:r>
      <w:r w:rsidR="00E64B71">
        <w:t xml:space="preserve"> must provide means for configuring these parameters.</w:t>
      </w:r>
      <w:r w:rsidR="00311E03">
        <w:t xml:space="preserve"> Note that in future, alternative mechanisms for discovering the OpenFlow controller may be supported.</w:t>
      </w:r>
    </w:p>
    <w:p w14:paraId="24A80C79" w14:textId="77777777" w:rsidR="00E64B71" w:rsidRDefault="00E64B71" w:rsidP="00BA30A0">
      <w:pPr>
        <w:pStyle w:val="Heading3"/>
      </w:pPr>
      <w:bookmarkStart w:id="918" w:name="_Toc248248213"/>
      <w:r>
        <w:t xml:space="preserve">Multiple </w:t>
      </w:r>
      <w:r w:rsidRPr="005250DF">
        <w:t>Controllers</w:t>
      </w:r>
      <w:bookmarkEnd w:id="918"/>
    </w:p>
    <w:p w14:paraId="5DF33D32" w14:textId="0F5D5E52" w:rsidR="00E64B71" w:rsidRDefault="00E64B71" w:rsidP="00E64B71">
      <w:r>
        <w:t xml:space="preserve">Section 6.3 of </w:t>
      </w:r>
      <w:del w:id="919" w:author="Anees Shaikh" w:date="2013-12-08T23:32:00Z">
        <w:r w:rsidDel="008D1766">
          <w:delText>(1)</w:delText>
        </w:r>
      </w:del>
      <w:ins w:id="920" w:author="Anees Shaikh" w:date="2013-12-08T23:32:00Z">
        <w:r w:rsidR="008D1766">
          <w:t>[1]</w:t>
        </w:r>
      </w:ins>
      <w:r>
        <w:t xml:space="preserve"> discusses how a switch deals with multiple controllers simultaneously. This implicitly requires </w:t>
      </w:r>
      <w:r w:rsidR="00E34319">
        <w:t>OF-CONFIG 1.2</w:t>
      </w:r>
      <w:r>
        <w:t xml:space="preserve"> to provide means for configuring multiple instances of the parameter set listed in 6.1.1 for specifying the connection setup to multiple controllers.</w:t>
      </w:r>
    </w:p>
    <w:p w14:paraId="577F8CB1" w14:textId="77777777" w:rsidR="00E64B71" w:rsidRDefault="00920140" w:rsidP="00BA30A0">
      <w:pPr>
        <w:pStyle w:val="Heading3"/>
      </w:pPr>
      <w:bookmarkStart w:id="921" w:name="_Toc248248214"/>
      <w:r>
        <w:t>OpenFlow</w:t>
      </w:r>
      <w:r w:rsidR="00E64B71">
        <w:t xml:space="preserve"> Logical Switches</w:t>
      </w:r>
      <w:bookmarkEnd w:id="921"/>
    </w:p>
    <w:p w14:paraId="534540DC" w14:textId="073A9985" w:rsidR="00E64B71" w:rsidRDefault="00E64B71" w:rsidP="00E64B71">
      <w:r>
        <w:t xml:space="preserve">The </w:t>
      </w:r>
      <w:r w:rsidR="00920140">
        <w:t>OpenFlow</w:t>
      </w:r>
      <w:r>
        <w:t xml:space="preserve"> 1.</w:t>
      </w:r>
      <w:r w:rsidR="00D35927">
        <w:t>3</w:t>
      </w:r>
      <w:r>
        <w:t xml:space="preserve"> protocol specifies various kinds of </w:t>
      </w:r>
      <w:r w:rsidR="00920140">
        <w:t>OpenFlow</w:t>
      </w:r>
      <w:r>
        <w:t xml:space="preserve"> resources associated with an </w:t>
      </w:r>
      <w:r w:rsidR="00920140">
        <w:t>OpenFlow</w:t>
      </w:r>
      <w:r>
        <w:t xml:space="preserve"> Logical Switch. The OF-CONFIG protocol must support the configuration of these </w:t>
      </w:r>
      <w:r w:rsidR="00920140">
        <w:t>OpenFlow</w:t>
      </w:r>
      <w:r>
        <w:t xml:space="preserve"> resources associated with an </w:t>
      </w:r>
      <w:r w:rsidR="00920140">
        <w:t>OpenFlow</w:t>
      </w:r>
      <w:r>
        <w:t xml:space="preserve"> Logical Switch. Examples of resources include queues and ports that have been assigned to an </w:t>
      </w:r>
      <w:r w:rsidR="00920140">
        <w:t>OpenFlow</w:t>
      </w:r>
      <w:r>
        <w:t xml:space="preserve"> Logical Switch. It is assumed that </w:t>
      </w:r>
      <w:r w:rsidR="00920140">
        <w:t>OpenFlow</w:t>
      </w:r>
      <w:r>
        <w:t xml:space="preserve"> Logical Switches have been instantiated out of </w:t>
      </w:r>
      <w:proofErr w:type="gramStart"/>
      <w:r>
        <w:t>band,</w:t>
      </w:r>
      <w:proofErr w:type="gramEnd"/>
      <w:r>
        <w:t xml:space="preserve"> for example, an administrator may have created them upfront. In addition, partitioning/assignment of </w:t>
      </w:r>
      <w:r w:rsidR="00920140">
        <w:t>OpenFlow</w:t>
      </w:r>
      <w:r>
        <w:t xml:space="preserve"> resources amongst multiple </w:t>
      </w:r>
      <w:r w:rsidR="00920140">
        <w:t>OpenFlow</w:t>
      </w:r>
      <w:r>
        <w:t xml:space="preserve"> switches that may exist in an </w:t>
      </w:r>
      <w:r w:rsidR="00920140">
        <w:t>OpenFlow</w:t>
      </w:r>
      <w:r>
        <w:t xml:space="preserve"> Capable Switch has also been done out of band. </w:t>
      </w:r>
    </w:p>
    <w:p w14:paraId="22D61A9B" w14:textId="77777777" w:rsidR="00E64B71" w:rsidRDefault="00E64B71" w:rsidP="00BA30A0">
      <w:pPr>
        <w:pStyle w:val="Heading3"/>
      </w:pPr>
      <w:bookmarkStart w:id="922" w:name="_Toc248248215"/>
      <w:r>
        <w:t>Connection Interruption</w:t>
      </w:r>
      <w:bookmarkEnd w:id="922"/>
    </w:p>
    <w:p w14:paraId="0AC76841" w14:textId="47822F7D" w:rsidR="00E64B71" w:rsidRDefault="00E64B71" w:rsidP="00E64B71">
      <w:r>
        <w:t xml:space="preserve">Section 6.4 of </w:t>
      </w:r>
      <w:del w:id="923" w:author="Anees Shaikh" w:date="2013-12-08T23:32:00Z">
        <w:r w:rsidDel="008D1766">
          <w:delText>(1)</w:delText>
        </w:r>
      </w:del>
      <w:ins w:id="924" w:author="Anees Shaikh" w:date="2013-12-08T23:32:00Z">
        <w:r w:rsidR="008D1766">
          <w:t>[1]</w:t>
        </w:r>
      </w:ins>
      <w:r>
        <w:t xml:space="preserve"> discusses the choice of two modes the switch should immediately enter after losing contact with all controllers. The modes are</w:t>
      </w:r>
    </w:p>
    <w:p w14:paraId="1EF74514" w14:textId="77777777" w:rsidR="00E64B71" w:rsidRDefault="00E64B71" w:rsidP="002C0E22">
      <w:pPr>
        <w:numPr>
          <w:ilvl w:val="0"/>
          <w:numId w:val="4"/>
        </w:numPr>
      </w:pPr>
      <w:proofErr w:type="gramStart"/>
      <w:r>
        <w:lastRenderedPageBreak/>
        <w:t>fail</w:t>
      </w:r>
      <w:proofErr w:type="gramEnd"/>
      <w:r>
        <w:t xml:space="preserve"> secure mode</w:t>
      </w:r>
    </w:p>
    <w:p w14:paraId="0F21E457" w14:textId="77777777" w:rsidR="00E64B71" w:rsidRDefault="00E64B71" w:rsidP="002C0E22">
      <w:pPr>
        <w:numPr>
          <w:ilvl w:val="0"/>
          <w:numId w:val="4"/>
        </w:numPr>
      </w:pPr>
      <w:proofErr w:type="gramStart"/>
      <w:r>
        <w:t>fail</w:t>
      </w:r>
      <w:proofErr w:type="gramEnd"/>
      <w:r>
        <w:t xml:space="preserve"> standalone mode</w:t>
      </w:r>
    </w:p>
    <w:p w14:paraId="22418971" w14:textId="77777777" w:rsidR="00E64B71" w:rsidRDefault="00E64B71" w:rsidP="00E64B71">
      <w:r>
        <w:t>OF-CONFIG protocol must provide means for configuring the mode to enter in such a case.</w:t>
      </w:r>
    </w:p>
    <w:p w14:paraId="4742717E" w14:textId="77777777" w:rsidR="00E64B71" w:rsidRDefault="00E64B71" w:rsidP="00BA30A0">
      <w:pPr>
        <w:pStyle w:val="Heading3"/>
      </w:pPr>
      <w:bookmarkStart w:id="925" w:name="_Toc248248216"/>
      <w:r>
        <w:t>Encryption</w:t>
      </w:r>
      <w:bookmarkEnd w:id="925"/>
    </w:p>
    <w:p w14:paraId="5B08C683" w14:textId="7AA57940" w:rsidR="00E64B71" w:rsidRDefault="00E64B71" w:rsidP="00E64B71">
      <w:r>
        <w:t>Section 6.</w:t>
      </w:r>
      <w:r w:rsidR="009C7A8A">
        <w:t>5</w:t>
      </w:r>
      <w:r>
        <w:t xml:space="preserve"> of </w:t>
      </w:r>
      <w:del w:id="926" w:author="Anees Shaikh" w:date="2013-12-08T23:32:00Z">
        <w:r w:rsidDel="008D1766">
          <w:delText>(1)</w:delText>
        </w:r>
      </w:del>
      <w:ins w:id="927" w:author="Anees Shaikh" w:date="2013-12-08T23:32:00Z">
        <w:r w:rsidR="008D1766">
          <w:t>[1]</w:t>
        </w:r>
      </w:ins>
      <w:r>
        <w:t xml:space="preserve">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BA30A0">
      <w:pPr>
        <w:pStyle w:val="Heading3"/>
      </w:pPr>
      <w:bookmarkStart w:id="928" w:name="_Toc248248217"/>
      <w:r>
        <w:t>Queues</w:t>
      </w:r>
      <w:bookmarkEnd w:id="928"/>
    </w:p>
    <w:p w14:paraId="7A456434" w14:textId="4AB48C22" w:rsidR="00E64B71" w:rsidRDefault="00E64B71" w:rsidP="00E64B71">
      <w:r>
        <w:t xml:space="preserve">Section A.3.6 of </w:t>
      </w:r>
      <w:del w:id="929" w:author="Anees Shaikh" w:date="2013-12-08T23:32:00Z">
        <w:r w:rsidDel="008D1766">
          <w:delText>(1)</w:delText>
        </w:r>
      </w:del>
      <w:ins w:id="930" w:author="Anees Shaikh" w:date="2013-12-08T23:32:00Z">
        <w:r w:rsidR="008D1766">
          <w:t>[1]</w:t>
        </w:r>
      </w:ins>
      <w:r>
        <w:t xml:space="preserve"> </w:t>
      </w:r>
      <w:r w:rsidR="00913F01">
        <w:t xml:space="preserve">describes </w:t>
      </w:r>
      <w:r>
        <w:t xml:space="preserve">the configuration of queues. Queue in </w:t>
      </w:r>
      <w:del w:id="931" w:author="Anees Shaikh" w:date="2013-12-08T23:32:00Z">
        <w:r w:rsidDel="008D1766">
          <w:delText>(1)</w:delText>
        </w:r>
      </w:del>
      <w:ins w:id="932" w:author="Anees Shaikh" w:date="2013-12-08T23:32:00Z">
        <w:r w:rsidR="008D1766">
          <w:t>[1]</w:t>
        </w:r>
      </w:ins>
      <w:r>
        <w:t xml:space="preserve"> have three parameters that may be configurable:</w:t>
      </w:r>
    </w:p>
    <w:p w14:paraId="53220910" w14:textId="77777777" w:rsidR="00E64B71" w:rsidRDefault="00E64B71" w:rsidP="002C0E22">
      <w:pPr>
        <w:numPr>
          <w:ilvl w:val="0"/>
          <w:numId w:val="5"/>
        </w:numPr>
      </w:pPr>
      <w:proofErr w:type="gramStart"/>
      <w:r>
        <w:t>min</w:t>
      </w:r>
      <w:proofErr w:type="gramEnd"/>
      <w:r>
        <w:t>-rate</w:t>
      </w:r>
    </w:p>
    <w:p w14:paraId="5BC2937C" w14:textId="77777777" w:rsidR="00E64B71" w:rsidRDefault="00E64B71" w:rsidP="002C0E22">
      <w:pPr>
        <w:numPr>
          <w:ilvl w:val="0"/>
          <w:numId w:val="5"/>
        </w:numPr>
      </w:pPr>
      <w:proofErr w:type="gramStart"/>
      <w:r>
        <w:t>max</w:t>
      </w:r>
      <w:proofErr w:type="gramEnd"/>
      <w:r>
        <w:t>-rate</w:t>
      </w:r>
    </w:p>
    <w:p w14:paraId="52A0F2BC" w14:textId="77777777" w:rsidR="00E64B71" w:rsidRDefault="00E64B71" w:rsidP="002C0E22">
      <w:pPr>
        <w:numPr>
          <w:ilvl w:val="0"/>
          <w:numId w:val="5"/>
        </w:numPr>
      </w:pPr>
      <w:proofErr w:type="gramStart"/>
      <w:r>
        <w:t>experimenter</w:t>
      </w:r>
      <w:proofErr w:type="gramEnd"/>
    </w:p>
    <w:p w14:paraId="038CE55A" w14:textId="34A10AC2" w:rsidR="00E64B71" w:rsidRDefault="00E34319" w:rsidP="00E64B71">
      <w:r>
        <w:t>OF-CONFIG 1.2</w:t>
      </w:r>
      <w:r w:rsidR="00E64B71">
        <w:t xml:space="preserve"> must provide means for configuring these parameters.</w:t>
      </w:r>
    </w:p>
    <w:p w14:paraId="4F475302" w14:textId="77777777" w:rsidR="00E64B71" w:rsidRDefault="00E64B71" w:rsidP="00BA30A0">
      <w:pPr>
        <w:pStyle w:val="Heading3"/>
      </w:pPr>
      <w:bookmarkStart w:id="933" w:name="_Toc248248218"/>
      <w:r>
        <w:t>Ports</w:t>
      </w:r>
      <w:bookmarkEnd w:id="933"/>
    </w:p>
    <w:p w14:paraId="7E485F18" w14:textId="26553DF6" w:rsidR="00E64B71" w:rsidRDefault="00E64B71" w:rsidP="00E64B71">
      <w:r>
        <w:t xml:space="preserve">The OpenFlow protocol already contains methods to configure </w:t>
      </w:r>
      <w:r w:rsidR="00A72730">
        <w:t xml:space="preserve">a limited amount of </w:t>
      </w:r>
      <w:r>
        <w:t>port</w:t>
      </w:r>
      <w:r w:rsidR="00A72730">
        <w:t xml:space="preserve"> </w:t>
      </w:r>
      <w:r w:rsidR="00AC06DB">
        <w:t>parameters</w:t>
      </w:r>
      <w:r>
        <w:t xml:space="preserve"> of OpenFlow switches. The OpenFlow protocol specification </w:t>
      </w:r>
      <w:del w:id="934" w:author="Anees Shaikh" w:date="2013-12-08T23:32:00Z">
        <w:r w:rsidDel="008D1766">
          <w:delText>(1)</w:delText>
        </w:r>
      </w:del>
      <w:ins w:id="935" w:author="Anees Shaikh" w:date="2013-12-08T23:32:00Z">
        <w:r w:rsidR="008D1766">
          <w:t>[1]</w:t>
        </w:r>
      </w:ins>
      <w:r>
        <w:t xml:space="preserve"> does not explicitly require an external configuration means, and therefore we cannot derive the requirement for configuring ports from </w:t>
      </w:r>
      <w:del w:id="936" w:author="Anees Shaikh" w:date="2013-12-08T23:32:00Z">
        <w:r w:rsidDel="008D1766">
          <w:delText>(1)</w:delText>
        </w:r>
      </w:del>
      <w:ins w:id="937" w:author="Anees Shaikh" w:date="2013-12-08T23:32:00Z">
        <w:r w:rsidR="008D1766">
          <w:t>[1]</w:t>
        </w:r>
      </w:ins>
      <w:r>
        <w:t>. However, the configuration of ports is an essential step of configuring a network and thus a</w:t>
      </w:r>
      <w:r w:rsidR="007404D1">
        <w:t xml:space="preserve"> </w:t>
      </w:r>
      <w:r>
        <w:t xml:space="preserve">requirement for </w:t>
      </w:r>
      <w:r w:rsidR="00E34319">
        <w:t>OF-CONFIG 1.2</w:t>
      </w:r>
      <w:r>
        <w:t>. Section A.</w:t>
      </w:r>
      <w:r w:rsidR="00A72730">
        <w:t>3.4.3</w:t>
      </w:r>
      <w:r>
        <w:t xml:space="preserve"> of </w:t>
      </w:r>
      <w:del w:id="938" w:author="Anees Shaikh" w:date="2013-12-08T23:32:00Z">
        <w:r w:rsidDel="008D1766">
          <w:delText>(1)</w:delText>
        </w:r>
      </w:del>
      <w:ins w:id="939" w:author="Anees Shaikh" w:date="2013-12-08T23:32:00Z">
        <w:r w:rsidR="008D1766">
          <w:t>[1]</w:t>
        </w:r>
      </w:ins>
      <w:r>
        <w:t xml:space="preserve"> defines the following parameters for port configuration:</w:t>
      </w:r>
    </w:p>
    <w:p w14:paraId="5E694B23" w14:textId="3F6A07D5" w:rsidR="00E64B71" w:rsidRDefault="00E64B71" w:rsidP="002C0E22">
      <w:pPr>
        <w:numPr>
          <w:ilvl w:val="0"/>
          <w:numId w:val="6"/>
        </w:numPr>
      </w:pPr>
      <w:proofErr w:type="gramStart"/>
      <w:r>
        <w:t>no</w:t>
      </w:r>
      <w:proofErr w:type="gramEnd"/>
      <w:r>
        <w:t>-rec</w:t>
      </w:r>
      <w:del w:id="940" w:author="Anees Shaikh" w:date="2013-12-09T00:14:00Z">
        <w:r w:rsidDel="00DE6414">
          <w:delText>v</w:delText>
        </w:r>
      </w:del>
      <w:r w:rsidR="00AC06DB">
        <w:t>eive</w:t>
      </w:r>
    </w:p>
    <w:p w14:paraId="087456E2" w14:textId="61BB41D4" w:rsidR="00E64B71" w:rsidRDefault="00E64B71" w:rsidP="002C0E22">
      <w:pPr>
        <w:numPr>
          <w:ilvl w:val="0"/>
          <w:numId w:val="6"/>
        </w:numPr>
      </w:pPr>
      <w:proofErr w:type="gramStart"/>
      <w:r>
        <w:t>no</w:t>
      </w:r>
      <w:proofErr w:type="gramEnd"/>
      <w:r>
        <w:t>-f</w:t>
      </w:r>
      <w:r w:rsidR="00AC06DB">
        <w:t>orward</w:t>
      </w:r>
    </w:p>
    <w:p w14:paraId="7235D56B" w14:textId="67D95ED8" w:rsidR="00E64B71" w:rsidRDefault="00E64B71" w:rsidP="002C0E22">
      <w:pPr>
        <w:numPr>
          <w:ilvl w:val="0"/>
          <w:numId w:val="6"/>
        </w:numPr>
      </w:pPr>
      <w:proofErr w:type="gramStart"/>
      <w:r>
        <w:t>no</w:t>
      </w:r>
      <w:proofErr w:type="gramEnd"/>
      <w:r>
        <w:t>-packetin</w:t>
      </w:r>
    </w:p>
    <w:p w14:paraId="1649685A" w14:textId="191875D7" w:rsidR="00E64B71" w:rsidRDefault="00AC06DB" w:rsidP="002C0E22">
      <w:pPr>
        <w:numPr>
          <w:ilvl w:val="0"/>
          <w:numId w:val="6"/>
        </w:numPr>
      </w:pPr>
      <w:proofErr w:type="gramStart"/>
      <w:r>
        <w:t>admin</w:t>
      </w:r>
      <w:proofErr w:type="gramEnd"/>
      <w:r>
        <w:t>-state</w:t>
      </w:r>
    </w:p>
    <w:p w14:paraId="2648F14F" w14:textId="587E2EBD" w:rsidR="00E64B71" w:rsidRDefault="00E34319" w:rsidP="00E64B71">
      <w:r>
        <w:t>OF-CONFIG 1.2</w:t>
      </w:r>
      <w:r w:rsidR="00E64B71">
        <w:t xml:space="preserve"> must provide means for configuring these parameters.</w:t>
      </w:r>
    </w:p>
    <w:p w14:paraId="575E33B9" w14:textId="629298FB" w:rsidR="00E64B71" w:rsidRDefault="00E64B71" w:rsidP="00E64B71">
      <w:r>
        <w:t xml:space="preserve">Also defined in </w:t>
      </w:r>
      <w:r w:rsidR="00AC06DB">
        <w:t xml:space="preserve">Section A.2.1 of </w:t>
      </w:r>
      <w:r>
        <w:t xml:space="preserve">the OpenFlow protocol specification </w:t>
      </w:r>
      <w:del w:id="941" w:author="Anees Shaikh" w:date="2013-12-08T23:32:00Z">
        <w:r w:rsidR="00AC06DB" w:rsidDel="008D1766">
          <w:delText>(1)</w:delText>
        </w:r>
      </w:del>
      <w:ins w:id="942" w:author="Anees Shaikh" w:date="2013-12-08T23:32:00Z">
        <w:r w:rsidR="008D1766">
          <w:t>[1]</w:t>
        </w:r>
      </w:ins>
      <w:r w:rsidR="00AC06DB">
        <w:t xml:space="preserve"> </w:t>
      </w:r>
      <w:r>
        <w:t xml:space="preserve">are port features. There are four sets of these features for current, advertised, supported, and peer-advertised features. Feature sets current, supported, and peer-advertised contain state information and </w:t>
      </w:r>
      <w:r w:rsidR="007404D1">
        <w:t>can</w:t>
      </w:r>
      <w:r>
        <w:t>not to be configured. Only advertised features could potentially be configured with the following parameters:</w:t>
      </w:r>
    </w:p>
    <w:p w14:paraId="53F319BF" w14:textId="77777777" w:rsidR="00E64B71" w:rsidRDefault="00E64B71" w:rsidP="002C0E22">
      <w:pPr>
        <w:numPr>
          <w:ilvl w:val="0"/>
          <w:numId w:val="7"/>
        </w:numPr>
      </w:pPr>
      <w:proofErr w:type="gramStart"/>
      <w:r>
        <w:t>speed</w:t>
      </w:r>
      <w:proofErr w:type="gramEnd"/>
    </w:p>
    <w:p w14:paraId="302F908D" w14:textId="77777777" w:rsidR="00E64B71" w:rsidRDefault="00E64B71" w:rsidP="002C0E22">
      <w:pPr>
        <w:numPr>
          <w:ilvl w:val="0"/>
          <w:numId w:val="7"/>
        </w:numPr>
      </w:pPr>
      <w:proofErr w:type="gramStart"/>
      <w:r>
        <w:lastRenderedPageBreak/>
        <w:t>duplex</w:t>
      </w:r>
      <w:proofErr w:type="gramEnd"/>
      <w:r>
        <w:t>-mode</w:t>
      </w:r>
    </w:p>
    <w:p w14:paraId="2BC934BC" w14:textId="77777777" w:rsidR="00E64B71" w:rsidRDefault="00E64B71" w:rsidP="002C0E22">
      <w:pPr>
        <w:numPr>
          <w:ilvl w:val="0"/>
          <w:numId w:val="7"/>
        </w:numPr>
      </w:pPr>
      <w:proofErr w:type="gramStart"/>
      <w:r>
        <w:t>copper</w:t>
      </w:r>
      <w:proofErr w:type="gramEnd"/>
      <w:r>
        <w:t>-medium</w:t>
      </w:r>
    </w:p>
    <w:p w14:paraId="60F8DD06" w14:textId="77777777" w:rsidR="00E64B71" w:rsidRDefault="00E64B71" w:rsidP="002C0E22">
      <w:pPr>
        <w:numPr>
          <w:ilvl w:val="0"/>
          <w:numId w:val="7"/>
        </w:numPr>
      </w:pPr>
      <w:proofErr w:type="gramStart"/>
      <w:r>
        <w:t>fiber</w:t>
      </w:r>
      <w:proofErr w:type="gramEnd"/>
      <w:r>
        <w:t>-medium</w:t>
      </w:r>
    </w:p>
    <w:p w14:paraId="46440905" w14:textId="77777777" w:rsidR="00E64B71" w:rsidRDefault="00E64B71" w:rsidP="002C0E22">
      <w:pPr>
        <w:numPr>
          <w:ilvl w:val="0"/>
          <w:numId w:val="7"/>
        </w:numPr>
      </w:pPr>
      <w:proofErr w:type="gramStart"/>
      <w:r>
        <w:t>auto</w:t>
      </w:r>
      <w:proofErr w:type="gramEnd"/>
      <w:r>
        <w:t>-negotiation</w:t>
      </w:r>
    </w:p>
    <w:p w14:paraId="3B1AD67D" w14:textId="77777777" w:rsidR="00E64B71" w:rsidRDefault="00E64B71" w:rsidP="002C0E22">
      <w:pPr>
        <w:numPr>
          <w:ilvl w:val="0"/>
          <w:numId w:val="7"/>
        </w:numPr>
      </w:pPr>
      <w:proofErr w:type="gramStart"/>
      <w:r>
        <w:t>pause</w:t>
      </w:r>
      <w:proofErr w:type="gramEnd"/>
    </w:p>
    <w:p w14:paraId="0FA352CE" w14:textId="77777777" w:rsidR="00E64B71" w:rsidRDefault="00E64B71" w:rsidP="002C0E22">
      <w:pPr>
        <w:numPr>
          <w:ilvl w:val="0"/>
          <w:numId w:val="7"/>
        </w:numPr>
      </w:pPr>
      <w:proofErr w:type="gramStart"/>
      <w:r>
        <w:t>asymmetric</w:t>
      </w:r>
      <w:proofErr w:type="gramEnd"/>
      <w:r>
        <w:t>-pause</w:t>
      </w:r>
    </w:p>
    <w:p w14:paraId="07AC50B4" w14:textId="0C06AA45" w:rsidR="00E64B71" w:rsidRDefault="00E34319" w:rsidP="00E64B71">
      <w:r>
        <w:t>OF-CONFIG 1.2</w:t>
      </w:r>
      <w:r w:rsidR="00E64B71">
        <w:t xml:space="preserve"> must provide means for configuring these advertised features</w:t>
      </w:r>
      <w:r w:rsidR="007404D1">
        <w:t xml:space="preserve"> and for obtaining current, supported and peer-advertised state information for these features</w:t>
      </w:r>
      <w:r w:rsidR="00E64B71">
        <w:t xml:space="preserve">. </w:t>
      </w:r>
    </w:p>
    <w:p w14:paraId="727F5EBF" w14:textId="067D0FE2" w:rsidR="00E25161" w:rsidRDefault="00E25161" w:rsidP="00E64B71">
      <w:r>
        <w:t xml:space="preserve">Section 4.4 of </w:t>
      </w:r>
      <w:del w:id="943" w:author="Anees Shaikh" w:date="2013-12-08T23:32:00Z">
        <w:r w:rsidDel="008D1766">
          <w:delText>(1)</w:delText>
        </w:r>
      </w:del>
      <w:ins w:id="944" w:author="Anees Shaikh" w:date="2013-12-08T23:32:00Z">
        <w:r w:rsidR="008D1766">
          <w:t>[1]</w:t>
        </w:r>
      </w:ins>
      <w:r>
        <w:t xml:space="preserve"> defines logical ports that are </w:t>
      </w:r>
      <w:proofErr w:type="gramStart"/>
      <w:r>
        <w:t>higher level</w:t>
      </w:r>
      <w:proofErr w:type="gramEnd"/>
      <w:r>
        <w:t xml:space="preserve"> abstratcions and that may include encapsulation. In addition, logical ports support passing of </w:t>
      </w:r>
      <w:proofErr w:type="gramStart"/>
      <w:r>
        <w:t>meta</w:t>
      </w:r>
      <w:proofErr w:type="gramEnd"/>
      <w:r>
        <w:t xml:space="preserve"> data to the controller. </w:t>
      </w:r>
      <w:r w:rsidR="007404D1">
        <w:t xml:space="preserve">These logical ports may be used in for example, datacenter scenarios for setting up virtual networks. </w:t>
      </w:r>
      <w:r w:rsidR="00E34319">
        <w:t>OF-CONFIG 1.2</w:t>
      </w:r>
      <w:r>
        <w:t xml:space="preserve"> must support the configuration of these logical ports. However, the configuration of logical ports in </w:t>
      </w:r>
      <w:r w:rsidR="00E34319">
        <w:t>OF-CONFIG 1.2</w:t>
      </w:r>
      <w:r>
        <w:t xml:space="preserve"> is limited to a small number of tunnels (specifically to IPinGRE, VxLAN and NVGRE) that may be used in datacenter scenarios like network virtualization. Future versions of OF-</w:t>
      </w:r>
      <w:r w:rsidR="00E8573D">
        <w:t xml:space="preserve">CONFIG </w:t>
      </w:r>
      <w:r>
        <w:t>will support configuration of additional types of tunnels.</w:t>
      </w:r>
    </w:p>
    <w:p w14:paraId="35095525" w14:textId="77777777" w:rsidR="00D35927" w:rsidRDefault="00D35927" w:rsidP="00BA30A0">
      <w:pPr>
        <w:pStyle w:val="Heading3"/>
      </w:pPr>
      <w:bookmarkStart w:id="945" w:name="_Toc248248219"/>
      <w:r>
        <w:t>Capability Discovery</w:t>
      </w:r>
      <w:bookmarkEnd w:id="945"/>
    </w:p>
    <w:p w14:paraId="42143007" w14:textId="7E259A5A" w:rsidR="00D35927" w:rsidRDefault="00B719B3" w:rsidP="00D35927">
      <w:r>
        <w:t>OpenFlow 1.3</w:t>
      </w:r>
      <w:r w:rsidR="00D35927">
        <w:t xml:space="preserve"> describes the various capabilities that an OpenFlow Logical Switch may implement</w:t>
      </w:r>
      <w:r>
        <w:t xml:space="preserve"> eg there are several actions in OpenFlow 1.3 that are optional</w:t>
      </w:r>
      <w:r w:rsidR="00D35927">
        <w:t xml:space="preserve">. While configuration of these capabilities is outside the scope of </w:t>
      </w:r>
      <w:r w:rsidR="00E34319">
        <w:t>OF-CONFIG 1.2</w:t>
      </w:r>
      <w:r w:rsidR="00D35927">
        <w:t>, it supports discovery of these capabilities.  It is assumed that capabilities have been configured for OpenFlow Logical switches either as part of instantiation of these switches or through some out of band mechanisms.</w:t>
      </w:r>
    </w:p>
    <w:p w14:paraId="78A0AEC7" w14:textId="77777777" w:rsidR="00E64B71" w:rsidRDefault="00E64B71" w:rsidP="00BA30A0">
      <w:pPr>
        <w:pStyle w:val="Heading3"/>
      </w:pPr>
      <w:bookmarkStart w:id="946" w:name="_Toc248248220"/>
      <w:r>
        <w:t>Datapath ID</w:t>
      </w:r>
      <w:bookmarkEnd w:id="946"/>
    </w:p>
    <w:p w14:paraId="475DFAA2" w14:textId="14A7C798" w:rsidR="00E64B71" w:rsidRDefault="00E64B71" w:rsidP="00E64B71">
      <w:r>
        <w:t xml:space="preserve">Section A.3.1 of </w:t>
      </w:r>
      <w:del w:id="947" w:author="Anees Shaikh" w:date="2013-12-08T23:32:00Z">
        <w:r w:rsidDel="008D1766">
          <w:delText>(1)</w:delText>
        </w:r>
      </w:del>
      <w:ins w:id="948" w:author="Anees Shaikh" w:date="2013-12-08T23:32:00Z">
        <w:r w:rsidR="008D1766">
          <w:t>[1]</w:t>
        </w:r>
      </w:ins>
      <w:r>
        <w:t xml:space="preserve"> discusses the datapath ID of a switch. It is a 64-bit </w:t>
      </w:r>
      <w:ins w:id="949" w:author="Anees Shaikh" w:date="2013-12-09T00:17:00Z">
        <w:r w:rsidR="00453302">
          <w:t>field</w:t>
        </w:r>
      </w:ins>
      <w:del w:id="950" w:author="Anees Shaikh" w:date="2013-12-09T00:17:00Z">
        <w:r w:rsidDel="00453302">
          <w:delText>filed</w:delText>
        </w:r>
      </w:del>
      <w:r>
        <w:t xml:space="preserve"> with the lower 48 bit intended for the switch MAC address and the remaining 16 bit left to the switch operator. Although not explicitly requested by </w:t>
      </w:r>
      <w:del w:id="951" w:author="Anees Shaikh" w:date="2013-12-08T23:32:00Z">
        <w:r w:rsidDel="008D1766">
          <w:delText>(1)</w:delText>
        </w:r>
      </w:del>
      <w:ins w:id="952" w:author="Anees Shaikh" w:date="2013-12-08T23:32:00Z">
        <w:r w:rsidR="008D1766">
          <w:t>[1]</w:t>
        </w:r>
      </w:ins>
      <w:r>
        <w:t>, OF-CONFIG should provide means for configuring the datapath ID.</w:t>
      </w:r>
    </w:p>
    <w:p w14:paraId="3071E770" w14:textId="550144AE" w:rsidR="00DF5716" w:rsidRDefault="00DF5716" w:rsidP="00C128FA">
      <w:pPr>
        <w:pStyle w:val="Heading2"/>
      </w:pPr>
      <w:bookmarkStart w:id="953" w:name="_Toc248248221"/>
      <w:r>
        <w:t>Requirements for NDMs</w:t>
      </w:r>
      <w:bookmarkEnd w:id="953"/>
    </w:p>
    <w:p w14:paraId="41264338" w14:textId="42A8001E" w:rsidR="00DF5716" w:rsidRDefault="00DF5716" w:rsidP="00DF5716">
      <w:r>
        <w:t>OF-CONFIG 1.2 includes optional support for Negotiable Datapath Models (NDMs)</w:t>
      </w:r>
      <w:ins w:id="954" w:author="Anees Shaikh" w:date="2013-12-08T23:49:00Z">
        <w:r w:rsidR="00A45891">
          <w:t xml:space="preserve"> [5]</w:t>
        </w:r>
      </w:ins>
      <w:r>
        <w:t xml:space="preserve">. An NDM is </w:t>
      </w:r>
      <w:r w:rsidRPr="00DF5716">
        <w:t>an abstract switch model that describes specific switch forwarding behaviors controllable via</w:t>
      </w:r>
      <w:r>
        <w:t xml:space="preserve"> the OpenFlow-Switch protocol. </w:t>
      </w:r>
    </w:p>
    <w:p w14:paraId="32A327FD" w14:textId="77777777" w:rsidR="00DF5716" w:rsidRDefault="00DF5716" w:rsidP="00DF5716">
      <w:r w:rsidRPr="00DF5716">
        <w:t xml:space="preserve">When </w:t>
      </w:r>
      <w:r>
        <w:t xml:space="preserve">a capable switch implements </w:t>
      </w:r>
      <w:r w:rsidRPr="00DF5716">
        <w:t>the NDM framework (</w:t>
      </w:r>
      <w:r>
        <w:t xml:space="preserve">which is </w:t>
      </w:r>
      <w:r w:rsidRPr="00DF5716">
        <w:t>an optional enhancement to OpenFlow), an OFCP and a capable switch agree on an NDM to be associated with a logical switch prior to sending control messages, such as fl</w:t>
      </w:r>
      <w:r>
        <w:t xml:space="preserve">owmods, to the logical switch. </w:t>
      </w:r>
      <w:r w:rsidRPr="00DF5716">
        <w:t>This agreement may be implicit (i.e., each side is configured a priori) or negotiated when the contro</w:t>
      </w:r>
      <w:r>
        <w:t>l relationship is established.</w:t>
      </w:r>
    </w:p>
    <w:p w14:paraId="1E29EB9B" w14:textId="10D43163" w:rsidR="001D0E99" w:rsidRDefault="001D0E99" w:rsidP="00DF5716">
      <w:r>
        <w:t xml:space="preserve">NDMs are characterized by parameters related to table sizes or optional functionality.  The NDM framework allows for implementations to have a range of flexibility in their parameters.  Some </w:t>
      </w:r>
      <w:r>
        <w:lastRenderedPageBreak/>
        <w:t xml:space="preserve">implementations may have no flexibility; others will allow some adjustment of parameters at the time the OFCP associates </w:t>
      </w:r>
      <w:r w:rsidR="00C61314">
        <w:t>the NDM with a logical switch.  NDM implementations that support parameter adjustment should</w:t>
      </w:r>
      <w:del w:id="955" w:author="Anees Shaikh" w:date="2013-10-19T01:44:00Z">
        <w:r w:rsidR="00C61314" w:rsidDel="004B664B">
          <w:delText xml:space="preserve"> (?)</w:delText>
        </w:r>
      </w:del>
      <w:r w:rsidR="00C61314">
        <w:t xml:space="preserve"> also offer an RPC mechanism to allow the OFCP and the capable</w:t>
      </w:r>
      <w:del w:id="956" w:author="Anees Shaikh" w:date="2013-10-19T01:44:00Z">
        <w:r w:rsidR="00C61314" w:rsidDel="004B664B">
          <w:delText xml:space="preserve"> (?)</w:delText>
        </w:r>
      </w:del>
      <w:r w:rsidR="00C61314">
        <w:t xml:space="preserve"> switch to determine the parameters in a specific situation.</w:t>
      </w:r>
    </w:p>
    <w:p w14:paraId="3593CB5F" w14:textId="07705703" w:rsidR="00DF5716" w:rsidRDefault="00DF5716" w:rsidP="00DF5716">
      <w:r w:rsidRPr="00DF5716">
        <w:t xml:space="preserve">The NDM framework </w:t>
      </w:r>
      <w:r>
        <w:t>simplifies</w:t>
      </w:r>
      <w:r w:rsidRPr="00DF5716">
        <w:t xml:space="preserve"> the job of implementing an OpenFlow controller o</w:t>
      </w:r>
      <w:r>
        <w:t xml:space="preserve">r OpenFlow agent for a switch. </w:t>
      </w:r>
      <w:r w:rsidRPr="00DF5716">
        <w:t xml:space="preserve">The NDM describes specific requirements for switch behavior so that implementers can perform optimizations or deliver more complex forwarding behaviors (beyond what can be </w:t>
      </w:r>
      <w:del w:id="957" w:author="Anees Shaikh" w:date="2013-12-09T00:17:00Z">
        <w:r w:rsidRPr="00DF5716" w:rsidDel="00970DD0">
          <w:delText xml:space="preserve">scalably </w:delText>
        </w:r>
      </w:del>
      <w:r w:rsidRPr="00DF5716">
        <w:t>represented in a single OpenFlow tab</w:t>
      </w:r>
      <w:r>
        <w:t>le) than they could otherwise.</w:t>
      </w:r>
    </w:p>
    <w:p w14:paraId="19BD4AC9" w14:textId="4830865F" w:rsidR="00DF5716" w:rsidRDefault="00DF5716" w:rsidP="00CB7B88">
      <w:r>
        <w:t>The optional NDM manageability feature must support the following requirements:</w:t>
      </w:r>
    </w:p>
    <w:p w14:paraId="25FFC656" w14:textId="16CBBDC1" w:rsidR="00CB7B88" w:rsidRDefault="00CB7B88" w:rsidP="00CB7B88">
      <w:pPr>
        <w:numPr>
          <w:ilvl w:val="0"/>
          <w:numId w:val="10"/>
        </w:numPr>
      </w:pPr>
      <w:r>
        <w:t>The ability to query the capable switch about support for NDMs</w:t>
      </w:r>
    </w:p>
    <w:p w14:paraId="307D0B8A" w14:textId="2E700BB0" w:rsidR="00DF5716" w:rsidRDefault="005D5382" w:rsidP="00CB7B88">
      <w:pPr>
        <w:numPr>
          <w:ilvl w:val="0"/>
          <w:numId w:val="10"/>
        </w:numPr>
      </w:pPr>
      <w:r>
        <w:t xml:space="preserve">The ability to query the capable switch for </w:t>
      </w:r>
      <w:r w:rsidR="00CB7B88">
        <w:t xml:space="preserve">the set of </w:t>
      </w:r>
      <w:r>
        <w:t xml:space="preserve">available </w:t>
      </w:r>
      <w:r w:rsidR="001D0E99">
        <w:t xml:space="preserve">supported </w:t>
      </w:r>
      <w:r>
        <w:t>NDMs</w:t>
      </w:r>
    </w:p>
    <w:p w14:paraId="63B85B03" w14:textId="66782449" w:rsidR="005D5382" w:rsidRDefault="005D5382" w:rsidP="00CB7B88">
      <w:pPr>
        <w:numPr>
          <w:ilvl w:val="0"/>
          <w:numId w:val="10"/>
        </w:numPr>
      </w:pPr>
      <w:r>
        <w:t>The ability to associate a logical switch with a paramet</w:t>
      </w:r>
      <w:r w:rsidR="001D0E99">
        <w:t>e</w:t>
      </w:r>
      <w:r>
        <w:t>rized NDM</w:t>
      </w:r>
    </w:p>
    <w:p w14:paraId="2EE40B41" w14:textId="2A14E421" w:rsidR="005D5382" w:rsidRPr="00DF5716" w:rsidRDefault="005D5382" w:rsidP="00CB7B88">
      <w:pPr>
        <w:numPr>
          <w:ilvl w:val="0"/>
          <w:numId w:val="10"/>
        </w:numPr>
      </w:pPr>
      <w:r>
        <w:t>The ability to remove a paramet</w:t>
      </w:r>
      <w:r w:rsidR="001D0E99">
        <w:t>e</w:t>
      </w:r>
      <w:r>
        <w:t>rized NDM from a logical switch</w:t>
      </w:r>
    </w:p>
    <w:p w14:paraId="7B64F9E1" w14:textId="77777777" w:rsidR="00E64B71" w:rsidRDefault="00E64B71" w:rsidP="00C128FA">
      <w:pPr>
        <w:pStyle w:val="Heading2"/>
      </w:pPr>
      <w:bookmarkStart w:id="958" w:name="_Toc248248222"/>
      <w:r>
        <w:t>Operational Requirements</w:t>
      </w:r>
      <w:bookmarkEnd w:id="958"/>
    </w:p>
    <w:p w14:paraId="6BD3358E" w14:textId="3D02C145" w:rsidR="00E64B71" w:rsidRDefault="00E64B71" w:rsidP="00E64B71">
      <w:r>
        <w:t xml:space="preserve">The </w:t>
      </w:r>
      <w:r w:rsidR="00E34319">
        <w:t>OF-CONFIG 1.2</w:t>
      </w:r>
      <w:r>
        <w:t xml:space="preserve"> must meet support the following scenarios:</w:t>
      </w:r>
    </w:p>
    <w:p w14:paraId="20BA7C81" w14:textId="0E59183E" w:rsidR="00E64B71" w:rsidRPr="00B937C8" w:rsidRDefault="00E34319" w:rsidP="002C0E22">
      <w:pPr>
        <w:numPr>
          <w:ilvl w:val="0"/>
          <w:numId w:val="8"/>
        </w:numPr>
      </w:pPr>
      <w:r>
        <w:t>OF-CONFIG 1.2</w:t>
      </w:r>
      <w:r w:rsidR="00E64B71" w:rsidRPr="00B937C8">
        <w:t xml:space="preserve"> must support an OpenFlow Capable Switch being configured by multiple OpenFlow </w:t>
      </w:r>
      <w:r w:rsidR="00E64B71" w:rsidRPr="00B67448">
        <w:t>Configuration</w:t>
      </w:r>
      <w:r w:rsidR="00E64B71" w:rsidRPr="00B937C8">
        <w:t xml:space="preserve"> Points.</w:t>
      </w:r>
    </w:p>
    <w:p w14:paraId="2D471457" w14:textId="2C1025A4" w:rsidR="00E64B71" w:rsidRPr="00B937C8" w:rsidRDefault="00E34319" w:rsidP="002C0E22">
      <w:pPr>
        <w:numPr>
          <w:ilvl w:val="0"/>
          <w:numId w:val="8"/>
        </w:numPr>
      </w:pPr>
      <w:r>
        <w:t>OF-CONFIG 1.2</w:t>
      </w:r>
      <w:r w:rsidR="00E64B71" w:rsidRPr="00B937C8">
        <w:t xml:space="preserve"> must support an OpenFlow Configuration Point managing multiple OpenFlow Capable Switches.</w:t>
      </w:r>
    </w:p>
    <w:p w14:paraId="1AE41F48" w14:textId="25519B80" w:rsidR="00E64B71" w:rsidRPr="00B937C8" w:rsidRDefault="00E34319" w:rsidP="002C0E22">
      <w:pPr>
        <w:numPr>
          <w:ilvl w:val="0"/>
          <w:numId w:val="8"/>
        </w:numPr>
      </w:pPr>
      <w:r>
        <w:t>OF-CONFIG 1.2</w:t>
      </w:r>
      <w:r w:rsidR="00E64B71" w:rsidRPr="00B937C8">
        <w:t xml:space="preserve"> must support an OpenFlow Logical Switch being controlled by multiple OpenFlow Controllers.</w:t>
      </w:r>
    </w:p>
    <w:p w14:paraId="3C90C02F" w14:textId="67467A99" w:rsidR="00E64B71" w:rsidRDefault="00E34319" w:rsidP="002C0E22">
      <w:pPr>
        <w:numPr>
          <w:ilvl w:val="0"/>
          <w:numId w:val="8"/>
        </w:numPr>
      </w:pPr>
      <w:r>
        <w:t>OF-CONFIG 1.2</w:t>
      </w:r>
      <w:r w:rsidR="00E64B71" w:rsidRPr="00B937C8">
        <w:t xml:space="preserve"> must support configuring ports and queues of an OpenFlow Capable Switch that have been assigned to an OpenFlow Logical Switch.</w:t>
      </w:r>
    </w:p>
    <w:p w14:paraId="465333DF" w14:textId="6FBF9FD8" w:rsidR="00A601F7" w:rsidRDefault="00E34319" w:rsidP="00A601F7">
      <w:pPr>
        <w:numPr>
          <w:ilvl w:val="0"/>
          <w:numId w:val="8"/>
        </w:numPr>
      </w:pPr>
      <w:r>
        <w:t>OF-CONFIG 1.2</w:t>
      </w:r>
      <w:r w:rsidR="00A601F7">
        <w:t xml:space="preserve"> must support discovery of capabilities of an OpenFlow Logical Switch</w:t>
      </w:r>
      <w:r w:rsidR="00401619">
        <w:t>.</w:t>
      </w:r>
    </w:p>
    <w:p w14:paraId="00F9BBF8" w14:textId="0DEB0F8B" w:rsidR="00A601F7" w:rsidRPr="00B937C8" w:rsidRDefault="00E34319" w:rsidP="00A601F7">
      <w:pPr>
        <w:numPr>
          <w:ilvl w:val="0"/>
          <w:numId w:val="8"/>
        </w:numPr>
      </w:pPr>
      <w:r>
        <w:t>OF-CONFIG 1.2</w:t>
      </w:r>
      <w:r w:rsidR="00A601F7">
        <w:t xml:space="preserve"> must support configuration of tunnels such as IP-in-GRE, NVGRE and VxLan</w:t>
      </w:r>
      <w:r w:rsidR="00EF3488">
        <w:t xml:space="preserve"> that are represented as logical ports of an OpenFlow Logical Switch</w:t>
      </w:r>
      <w:r w:rsidR="00401619">
        <w:t>.</w:t>
      </w:r>
    </w:p>
    <w:p w14:paraId="1829994D" w14:textId="77777777" w:rsidR="00E64B71" w:rsidRDefault="00E64B71" w:rsidP="00BA30A0">
      <w:pPr>
        <w:pStyle w:val="Heading2"/>
      </w:pPr>
      <w:bookmarkStart w:id="959" w:name="_Toc248248223"/>
      <w:r>
        <w:t>Requirements for the Switch Management Protocol</w:t>
      </w:r>
      <w:bookmarkEnd w:id="959"/>
    </w:p>
    <w:p w14:paraId="0EEAEABA" w14:textId="1B9876C6" w:rsidR="00E64B71" w:rsidRDefault="00E34319" w:rsidP="00E64B71">
      <w:r>
        <w:t>OF-CONFIG 1.2</w:t>
      </w:r>
      <w:r w:rsidR="00E64B71">
        <w:t xml:space="preserve"> defines a communication standard between an OpenFlow switch and an OpenFlow Configuration Point. It consists of a network management protocol specified in Section </w:t>
      </w:r>
      <w:r w:rsidR="00C92724">
        <w:t>7</w:t>
      </w:r>
      <w:r w:rsidR="00E64B71">
        <w:t xml:space="preserve"> and a data model defined in Section </w:t>
      </w:r>
      <w:r w:rsidR="00C92724">
        <w:t>8</w:t>
      </w:r>
      <w:r w:rsidR="00E64B71">
        <w:t xml:space="preserve">. This subsection specifies requirements for the network management protocol. </w:t>
      </w:r>
      <w:r w:rsidR="007C0427">
        <w:t xml:space="preserve">Note that these requirements are a superset of the requirements that may be needed for the limited scope of configuration specified in </w:t>
      </w:r>
      <w:proofErr w:type="gramStart"/>
      <w:r w:rsidR="007C0427">
        <w:t>this specifications</w:t>
      </w:r>
      <w:proofErr w:type="gramEnd"/>
      <w:r w:rsidR="007C0427">
        <w:t xml:space="preserve">. The intent for the below requirements is to future proof the protocol choice so that we are able to address the future scenarios without having to modify the protocol choice itself. </w:t>
      </w:r>
      <w:r w:rsidR="00E64B71">
        <w:t>The protocol must comply with the following requirements:</w:t>
      </w:r>
    </w:p>
    <w:p w14:paraId="653BAD8C" w14:textId="77777777" w:rsidR="00E64B71" w:rsidRDefault="00E64B71">
      <w:pPr>
        <w:numPr>
          <w:ilvl w:val="0"/>
          <w:numId w:val="40"/>
        </w:numPr>
        <w:pPrChange w:id="960" w:author="Anees Shaikh" w:date="2013-11-24T22:32:00Z">
          <w:pPr>
            <w:numPr>
              <w:numId w:val="10"/>
            </w:numPr>
            <w:ind w:left="720" w:hanging="360"/>
          </w:pPr>
        </w:pPrChange>
      </w:pPr>
      <w:r>
        <w:lastRenderedPageBreak/>
        <w:t xml:space="preserve">The protocol must be secure providing integrity, privacy, and authentication. Authentication </w:t>
      </w:r>
      <w:proofErr w:type="gramStart"/>
      <w:r>
        <w:t>of both</w:t>
      </w:r>
      <w:proofErr w:type="gramEnd"/>
      <w:r>
        <w:t xml:space="preserve"> ends, switch and configuration point, must be supported.</w:t>
      </w:r>
    </w:p>
    <w:p w14:paraId="3D7DB4BE" w14:textId="77777777" w:rsidR="00E64B71" w:rsidRDefault="00E64B71">
      <w:pPr>
        <w:numPr>
          <w:ilvl w:val="0"/>
          <w:numId w:val="40"/>
        </w:numPr>
        <w:pPrChange w:id="961" w:author="Anees Shaikh" w:date="2013-11-24T22:32:00Z">
          <w:pPr>
            <w:numPr>
              <w:numId w:val="10"/>
            </w:numPr>
            <w:ind w:left="720" w:hanging="360"/>
          </w:pPr>
        </w:pPrChange>
      </w:pPr>
      <w:r>
        <w:t>The protocol must support reliable transport of configuration requests and replies.</w:t>
      </w:r>
    </w:p>
    <w:p w14:paraId="1A8BB18C" w14:textId="77777777" w:rsidR="00E64B71" w:rsidRDefault="00E64B71">
      <w:pPr>
        <w:numPr>
          <w:ilvl w:val="0"/>
          <w:numId w:val="40"/>
        </w:numPr>
        <w:pPrChange w:id="962" w:author="Anees Shaikh" w:date="2013-11-24T22:32:00Z">
          <w:pPr>
            <w:numPr>
              <w:numId w:val="10"/>
            </w:numPr>
            <w:ind w:left="720" w:hanging="360"/>
          </w:pPr>
        </w:pPrChange>
      </w:pPr>
      <w:r>
        <w:t>The protocol must support connection setup by the configuration point.</w:t>
      </w:r>
    </w:p>
    <w:p w14:paraId="7C26F723" w14:textId="77777777" w:rsidR="00E64B71" w:rsidRDefault="00E64B71">
      <w:pPr>
        <w:numPr>
          <w:ilvl w:val="0"/>
          <w:numId w:val="40"/>
        </w:numPr>
        <w:pPrChange w:id="963" w:author="Anees Shaikh" w:date="2013-11-24T22:32:00Z">
          <w:pPr>
            <w:numPr>
              <w:numId w:val="10"/>
            </w:numPr>
            <w:ind w:left="720" w:hanging="360"/>
          </w:pPr>
        </w:pPrChange>
      </w:pPr>
      <w:r>
        <w:t>The protocol should support connection setup by the switch.</w:t>
      </w:r>
    </w:p>
    <w:p w14:paraId="7DE3EB27" w14:textId="77777777" w:rsidR="00E64B71" w:rsidRDefault="00E64B71">
      <w:pPr>
        <w:numPr>
          <w:ilvl w:val="0"/>
          <w:numId w:val="40"/>
        </w:numPr>
        <w:pPrChange w:id="964" w:author="Anees Shaikh" w:date="2013-11-24T22:32:00Z">
          <w:pPr>
            <w:numPr>
              <w:numId w:val="10"/>
            </w:numPr>
            <w:ind w:left="720" w:hanging="360"/>
          </w:pPr>
        </w:pPrChange>
      </w:pPr>
      <w:r>
        <w:t>The protocol must be able to carry partial switch configurations.</w:t>
      </w:r>
    </w:p>
    <w:p w14:paraId="2BC137AC" w14:textId="77777777" w:rsidR="00E64B71" w:rsidRDefault="00E64B71">
      <w:pPr>
        <w:numPr>
          <w:ilvl w:val="0"/>
          <w:numId w:val="40"/>
        </w:numPr>
        <w:pPrChange w:id="965" w:author="Anees Shaikh" w:date="2013-11-24T22:32:00Z">
          <w:pPr>
            <w:numPr>
              <w:numId w:val="10"/>
            </w:numPr>
            <w:ind w:left="720" w:hanging="360"/>
          </w:pPr>
        </w:pPrChange>
      </w:pPr>
      <w:r>
        <w:t>The protocol must be able to carry bulk switch configurations.</w:t>
      </w:r>
    </w:p>
    <w:p w14:paraId="2E8188BE" w14:textId="77777777" w:rsidR="00E64B71" w:rsidRDefault="00E64B71">
      <w:pPr>
        <w:numPr>
          <w:ilvl w:val="0"/>
          <w:numId w:val="40"/>
        </w:numPr>
        <w:pPrChange w:id="966" w:author="Anees Shaikh" w:date="2013-11-24T22:32:00Z">
          <w:pPr>
            <w:numPr>
              <w:numId w:val="10"/>
            </w:numPr>
            <w:ind w:left="720" w:hanging="360"/>
          </w:pPr>
        </w:pPrChange>
      </w:pPr>
      <w:r>
        <w:t>The protocol must support the configuration point setting configuration data at the switch</w:t>
      </w:r>
    </w:p>
    <w:p w14:paraId="3A67B0E6" w14:textId="77777777" w:rsidR="00E64B71" w:rsidRDefault="00E64B71">
      <w:pPr>
        <w:numPr>
          <w:ilvl w:val="0"/>
          <w:numId w:val="40"/>
        </w:numPr>
        <w:pPrChange w:id="967" w:author="Anees Shaikh" w:date="2013-11-24T22:32:00Z">
          <w:pPr>
            <w:numPr>
              <w:numId w:val="10"/>
            </w:numPr>
            <w:ind w:left="720" w:hanging="360"/>
          </w:pPr>
        </w:pPrChange>
      </w:pPr>
      <w:r>
        <w:t>The protocol must support the configuration point retrieving configuration data from the switch.</w:t>
      </w:r>
    </w:p>
    <w:p w14:paraId="36FA3329" w14:textId="77777777" w:rsidR="00E64B71" w:rsidRDefault="00E64B71">
      <w:pPr>
        <w:numPr>
          <w:ilvl w:val="0"/>
          <w:numId w:val="40"/>
        </w:numPr>
        <w:pPrChange w:id="968" w:author="Anees Shaikh" w:date="2013-11-24T22:32:00Z">
          <w:pPr>
            <w:numPr>
              <w:numId w:val="10"/>
            </w:numPr>
            <w:ind w:left="720" w:hanging="360"/>
          </w:pPr>
        </w:pPrChange>
      </w:pPr>
      <w:r>
        <w:t>The protocol should support the configuration point retrieving status information from the switch.</w:t>
      </w:r>
    </w:p>
    <w:p w14:paraId="378969F0" w14:textId="77777777" w:rsidR="00E64B71" w:rsidRDefault="00E64B71">
      <w:pPr>
        <w:numPr>
          <w:ilvl w:val="0"/>
          <w:numId w:val="40"/>
        </w:numPr>
        <w:pPrChange w:id="969" w:author="Anees Shaikh" w:date="2013-11-24T22:32:00Z">
          <w:pPr>
            <w:numPr>
              <w:numId w:val="10"/>
            </w:numPr>
            <w:ind w:left="720" w:hanging="360"/>
          </w:pPr>
        </w:pPrChange>
      </w:pPr>
      <w:r>
        <w:t>The protocol must support creation, modification and deletion of configuration information at the switch.</w:t>
      </w:r>
    </w:p>
    <w:p w14:paraId="2DB1DEF3" w14:textId="77777777" w:rsidR="00E64B71" w:rsidRDefault="00E64B71">
      <w:pPr>
        <w:numPr>
          <w:ilvl w:val="0"/>
          <w:numId w:val="40"/>
        </w:numPr>
        <w:pPrChange w:id="970" w:author="Anees Shaikh" w:date="2013-11-24T22:32:00Z">
          <w:pPr>
            <w:numPr>
              <w:numId w:val="10"/>
            </w:numPr>
            <w:ind w:left="720" w:hanging="360"/>
          </w:pPr>
        </w:pPrChange>
      </w:pPr>
      <w:r>
        <w:t>The protocol must support reporting on the result of a successful configuration request.</w:t>
      </w:r>
    </w:p>
    <w:p w14:paraId="1BC2E40D" w14:textId="77777777" w:rsidR="00E64B71" w:rsidRDefault="00E64B71">
      <w:pPr>
        <w:numPr>
          <w:ilvl w:val="0"/>
          <w:numId w:val="40"/>
        </w:numPr>
        <w:pPrChange w:id="971" w:author="Anees Shaikh" w:date="2013-11-24T22:32:00Z">
          <w:pPr>
            <w:numPr>
              <w:numId w:val="10"/>
            </w:numPr>
            <w:ind w:left="720" w:hanging="360"/>
          </w:pPr>
        </w:pPrChange>
      </w:pPr>
      <w:r>
        <w:t>The protocol must support reporting error codes for partially or completely failed configuration requests.</w:t>
      </w:r>
    </w:p>
    <w:p w14:paraId="1EB37D0C" w14:textId="77777777" w:rsidR="00E64B71" w:rsidRDefault="00E64B71">
      <w:pPr>
        <w:numPr>
          <w:ilvl w:val="0"/>
          <w:numId w:val="40"/>
        </w:numPr>
        <w:pPrChange w:id="972" w:author="Anees Shaikh" w:date="2013-11-24T22:32:00Z">
          <w:pPr>
            <w:numPr>
              <w:numId w:val="10"/>
            </w:numPr>
            <w:ind w:left="720" w:hanging="360"/>
          </w:pPr>
        </w:pPrChange>
      </w:pPr>
      <w:r>
        <w:t>The protocol should support sending configuration requests independent of the completion of previous requests.</w:t>
      </w:r>
    </w:p>
    <w:p w14:paraId="66D10348" w14:textId="77777777" w:rsidR="00E64B71" w:rsidRDefault="00E64B71">
      <w:pPr>
        <w:numPr>
          <w:ilvl w:val="0"/>
          <w:numId w:val="40"/>
        </w:numPr>
        <w:pPrChange w:id="973" w:author="Anees Shaikh" w:date="2013-11-24T22:32:00Z">
          <w:pPr>
            <w:numPr>
              <w:numId w:val="10"/>
            </w:numPr>
            <w:ind w:left="720" w:hanging="360"/>
          </w:pPr>
        </w:pPrChange>
      </w:pPr>
      <w:r>
        <w:t xml:space="preserve">The protocol should support transaction capabilities including rollback per operation. </w:t>
      </w:r>
    </w:p>
    <w:p w14:paraId="7B77DDC2" w14:textId="0AE5C87F" w:rsidR="00E64B71" w:rsidRDefault="00E64B71">
      <w:pPr>
        <w:numPr>
          <w:ilvl w:val="0"/>
          <w:numId w:val="40"/>
        </w:numPr>
        <w:pPrChange w:id="974" w:author="Anees Shaikh" w:date="2013-11-24T22:32:00Z">
          <w:pPr>
            <w:numPr>
              <w:numId w:val="10"/>
            </w:numPr>
            <w:ind w:left="720" w:hanging="360"/>
          </w:pPr>
        </w:pPrChange>
      </w:pPr>
      <w:r>
        <w:t>The protocol must provide means for asynchronous notifications from the switch to the configuration point.</w:t>
      </w:r>
      <w:r w:rsidR="007C0427">
        <w:t xml:space="preserve"> An example may be, even though this scenario is out of scope for </w:t>
      </w:r>
      <w:r w:rsidR="00E34319">
        <w:t>OF-CONFIG 1.2</w:t>
      </w:r>
      <w:r w:rsidR="007C0427">
        <w:t>, is if an administrator changes a configuration out of band, the switch may need to provide an appropriate notification to the OFCP.</w:t>
      </w:r>
    </w:p>
    <w:p w14:paraId="40835E4D" w14:textId="77777777" w:rsidR="00E64B71" w:rsidRDefault="00E64B71">
      <w:pPr>
        <w:numPr>
          <w:ilvl w:val="0"/>
          <w:numId w:val="40"/>
        </w:numPr>
        <w:pPrChange w:id="975" w:author="Anees Shaikh" w:date="2013-11-24T22:32:00Z">
          <w:pPr>
            <w:numPr>
              <w:numId w:val="10"/>
            </w:numPr>
            <w:ind w:left="720" w:hanging="360"/>
          </w:pPr>
        </w:pPrChange>
      </w:pPr>
      <w:r>
        <w:t>The protocol should be extensible.</w:t>
      </w:r>
    </w:p>
    <w:p w14:paraId="0AC58F83" w14:textId="77777777" w:rsidR="00E64B71" w:rsidRDefault="00E64B71">
      <w:pPr>
        <w:numPr>
          <w:ilvl w:val="0"/>
          <w:numId w:val="40"/>
        </w:numPr>
        <w:pPrChange w:id="976" w:author="Anees Shaikh" w:date="2013-11-24T22:32:00Z">
          <w:pPr>
            <w:numPr>
              <w:numId w:val="10"/>
            </w:numPr>
            <w:ind w:left="720" w:hanging="360"/>
          </w:pPr>
        </w:pPrChange>
      </w:pPr>
      <w:r>
        <w:t>The protocol should support reporting its capabilities.</w:t>
      </w:r>
    </w:p>
    <w:p w14:paraId="6A292A16" w14:textId="249F6B1D" w:rsidR="005A3974" w:rsidRDefault="005A3974" w:rsidP="00C128FA">
      <w:pPr>
        <w:pStyle w:val="Heading1"/>
      </w:pPr>
      <w:bookmarkStart w:id="977" w:name="_Ref316762640"/>
      <w:bookmarkStart w:id="978" w:name="_Toc248248224"/>
      <w:r>
        <w:t>N</w:t>
      </w:r>
      <w:r w:rsidR="00C92724">
        <w:t>ETCONF</w:t>
      </w:r>
      <w:r>
        <w:t xml:space="preserve"> as the </w:t>
      </w:r>
      <w:r w:rsidR="00C92724">
        <w:t>T</w:t>
      </w:r>
      <w:r>
        <w:t xml:space="preserve">ransport </w:t>
      </w:r>
      <w:r w:rsidR="00C92724">
        <w:t>P</w:t>
      </w:r>
      <w:r>
        <w:t>rotocol</w:t>
      </w:r>
      <w:bookmarkEnd w:id="978"/>
    </w:p>
    <w:p w14:paraId="5A6D7858" w14:textId="212B60D9" w:rsidR="005A3974" w:rsidRPr="006F4495" w:rsidRDefault="005A3974" w:rsidP="005A3974">
      <w:pPr>
        <w:rPr>
          <w:rFonts w:cstheme="minorHAnsi"/>
        </w:rPr>
      </w:pPr>
      <w:r w:rsidRPr="006F4495">
        <w:rPr>
          <w:rFonts w:cstheme="minorHAnsi"/>
        </w:rPr>
        <w:t>The OF-CONFIG</w:t>
      </w:r>
      <w:del w:id="979" w:author="Anees Shaikh" w:date="2013-11-24T22:07:00Z">
        <w:r w:rsidRPr="006F4495" w:rsidDel="00404E0B">
          <w:rPr>
            <w:rFonts w:cstheme="minorHAnsi"/>
          </w:rPr>
          <w:delText>1.</w:delText>
        </w:r>
        <w:r w:rsidDel="00404E0B">
          <w:rPr>
            <w:rFonts w:cstheme="minorHAnsi"/>
          </w:rPr>
          <w:delText>1.1</w:delText>
        </w:r>
      </w:del>
      <w:ins w:id="980" w:author="Anees Shaikh" w:date="2013-11-24T22:07:00Z">
        <w:r w:rsidR="00404E0B">
          <w:rPr>
            <w:rFonts w:cstheme="minorHAnsi"/>
          </w:rPr>
          <w:t>1.2</w:t>
        </w:r>
      </w:ins>
      <w:r w:rsidRPr="006F4495">
        <w:rPr>
          <w:rFonts w:cstheme="minorHAnsi"/>
        </w:rPr>
        <w:t xml:space="preserve"> protocol provides a standard way to modify basic OpenFlow configuration for the operation of an OpenFlow logical switch within the context of an OpenFlow Capable Switch. At the same time, it provides vendors the ability to extend and innovate by providing new and improved configuration capabilities. To achieve these goals, OF-CONFIG</w:t>
      </w:r>
      <w:del w:id="981" w:author="Anees Shaikh" w:date="2013-11-24T22:07:00Z">
        <w:r w:rsidRPr="006F4495" w:rsidDel="00404E0B">
          <w:rPr>
            <w:rFonts w:cstheme="minorHAnsi"/>
          </w:rPr>
          <w:delText>1.</w:delText>
        </w:r>
        <w:r w:rsidDel="00404E0B">
          <w:rPr>
            <w:rFonts w:cstheme="minorHAnsi"/>
          </w:rPr>
          <w:delText>1.1</w:delText>
        </w:r>
      </w:del>
      <w:ins w:id="982" w:author="Anees Shaikh" w:date="2013-11-24T22:07:00Z">
        <w:r w:rsidR="00404E0B">
          <w:rPr>
            <w:rFonts w:cstheme="minorHAnsi"/>
          </w:rPr>
          <w:t xml:space="preserve"> 1.2</w:t>
        </w:r>
      </w:ins>
      <w:r w:rsidRPr="006F4495">
        <w:rPr>
          <w:rFonts w:cstheme="minorHAnsi"/>
        </w:rPr>
        <w:t xml:space="preserve"> requires that devices supporting OF-CONFIG</w:t>
      </w:r>
      <w:ins w:id="983" w:author="Anees Shaikh" w:date="2013-11-24T22:08:00Z">
        <w:r w:rsidR="00404E0B">
          <w:rPr>
            <w:rFonts w:cstheme="minorHAnsi"/>
          </w:rPr>
          <w:t xml:space="preserve"> </w:t>
        </w:r>
      </w:ins>
      <w:del w:id="984" w:author="Anees Shaikh" w:date="2013-11-24T22:08:00Z">
        <w:r w:rsidRPr="006F4495" w:rsidDel="00404E0B">
          <w:rPr>
            <w:rFonts w:cstheme="minorHAnsi"/>
          </w:rPr>
          <w:delText>1.</w:delText>
        </w:r>
        <w:r w:rsidDel="00404E0B">
          <w:rPr>
            <w:rFonts w:cstheme="minorHAnsi"/>
          </w:rPr>
          <w:delText>1.1</w:delText>
        </w:r>
        <w:r w:rsidRPr="006F4495" w:rsidDel="00404E0B">
          <w:rPr>
            <w:rFonts w:cstheme="minorHAnsi"/>
          </w:rPr>
          <w:delText xml:space="preserve"> </w:delText>
        </w:r>
      </w:del>
      <w:r w:rsidRPr="006F4495">
        <w:rPr>
          <w:rFonts w:cstheme="minorHAnsi"/>
        </w:rPr>
        <w:t xml:space="preserve">MUST implement </w:t>
      </w:r>
      <w:r w:rsidR="00C92724">
        <w:rPr>
          <w:rFonts w:cstheme="minorHAnsi"/>
        </w:rPr>
        <w:t xml:space="preserve">the </w:t>
      </w:r>
      <w:r w:rsidRPr="006F4495">
        <w:rPr>
          <w:rFonts w:cstheme="minorHAnsi"/>
        </w:rPr>
        <w:t xml:space="preserve">NETCONF protocol </w:t>
      </w:r>
      <w:del w:id="985" w:author="Anees Shaikh" w:date="2013-12-08T23:33:00Z">
        <w:r w:rsidRPr="006F4495" w:rsidDel="008D1766">
          <w:rPr>
            <w:rFonts w:cstheme="minorHAnsi"/>
          </w:rPr>
          <w:delText>(4)</w:delText>
        </w:r>
      </w:del>
      <w:ins w:id="986" w:author="Anees Shaikh" w:date="2013-12-08T23:33:00Z">
        <w:r w:rsidR="008D1766">
          <w:rPr>
            <w:rFonts w:cstheme="minorHAnsi"/>
          </w:rPr>
          <w:t>[4]</w:t>
        </w:r>
      </w:ins>
      <w:r w:rsidRPr="006F4495">
        <w:rPr>
          <w:rFonts w:cstheme="minorHAnsi"/>
        </w:rPr>
        <w:t xml:space="preserve"> as the</w:t>
      </w:r>
      <w:r w:rsidR="00C92724">
        <w:rPr>
          <w:rFonts w:cstheme="minorHAnsi"/>
        </w:rPr>
        <w:t>ir</w:t>
      </w:r>
      <w:r w:rsidRPr="006F4495">
        <w:rPr>
          <w:rFonts w:cstheme="minorHAnsi"/>
        </w:rPr>
        <w:t xml:space="preserve"> transport</w:t>
      </w:r>
      <w:r w:rsidR="00C92724">
        <w:rPr>
          <w:rFonts w:cstheme="minorHAnsi"/>
        </w:rPr>
        <w:t xml:space="preserve"> protocol</w:t>
      </w:r>
      <w:r w:rsidRPr="006F4495">
        <w:rPr>
          <w:rFonts w:cstheme="minorHAnsi"/>
        </w:rPr>
        <w:t xml:space="preserve">. This in turn implies as specified by </w:t>
      </w:r>
      <w:r w:rsidR="00C92724">
        <w:rPr>
          <w:rFonts w:cstheme="minorHAnsi"/>
        </w:rPr>
        <w:t xml:space="preserve">the </w:t>
      </w:r>
      <w:r w:rsidRPr="006F4495">
        <w:rPr>
          <w:rFonts w:cstheme="minorHAnsi"/>
        </w:rPr>
        <w:t>NETCONF specification that OpenFlow Capable Switches supporting OF-CONFIG</w:t>
      </w:r>
      <w:ins w:id="987" w:author="Anees Shaikh" w:date="2013-11-24T22:11:00Z">
        <w:r w:rsidR="00404E0B">
          <w:rPr>
            <w:rFonts w:cstheme="minorHAnsi"/>
          </w:rPr>
          <w:t xml:space="preserve"> </w:t>
        </w:r>
      </w:ins>
      <w:del w:id="988" w:author="Anees Shaikh" w:date="2013-11-24T22:11:00Z">
        <w:r w:rsidRPr="006F4495" w:rsidDel="00404E0B">
          <w:rPr>
            <w:rFonts w:cstheme="minorHAnsi"/>
          </w:rPr>
          <w:delText>1.</w:delText>
        </w:r>
        <w:r w:rsidDel="00404E0B">
          <w:rPr>
            <w:rFonts w:cstheme="minorHAnsi"/>
          </w:rPr>
          <w:delText>1.1</w:delText>
        </w:r>
        <w:r w:rsidRPr="006F4495" w:rsidDel="00404E0B">
          <w:rPr>
            <w:rFonts w:cstheme="minorHAnsi"/>
          </w:rPr>
          <w:delText xml:space="preserve"> </w:delText>
        </w:r>
      </w:del>
      <w:r w:rsidRPr="006F4495">
        <w:rPr>
          <w:rFonts w:cstheme="minorHAnsi"/>
        </w:rPr>
        <w:t xml:space="preserve">must </w:t>
      </w:r>
      <w:r w:rsidRPr="006F4495">
        <w:rPr>
          <w:rFonts w:cstheme="minorHAnsi"/>
        </w:rPr>
        <w:lastRenderedPageBreak/>
        <w:t>implement SSH as a transport protocol. In addition, the OpenFlow Capable Switches implementing OF-CONFIG</w:t>
      </w:r>
      <w:ins w:id="989" w:author="Anees Shaikh" w:date="2013-11-24T22:08:00Z">
        <w:r w:rsidR="00404E0B">
          <w:rPr>
            <w:rFonts w:cstheme="minorHAnsi"/>
          </w:rPr>
          <w:t xml:space="preserve"> </w:t>
        </w:r>
      </w:ins>
      <w:del w:id="990" w:author="Anees Shaikh" w:date="2013-11-24T22:08:00Z">
        <w:r w:rsidRPr="006F4495" w:rsidDel="00404E0B">
          <w:rPr>
            <w:rFonts w:cstheme="minorHAnsi"/>
          </w:rPr>
          <w:delText>1.</w:delText>
        </w:r>
        <w:r w:rsidDel="00404E0B">
          <w:rPr>
            <w:rFonts w:cstheme="minorHAnsi"/>
          </w:rPr>
          <w:delText>1.1</w:delText>
        </w:r>
        <w:r w:rsidRPr="006F4495" w:rsidDel="00404E0B">
          <w:rPr>
            <w:rFonts w:cstheme="minorHAnsi"/>
          </w:rPr>
          <w:delText xml:space="preserve"> </w:delText>
        </w:r>
      </w:del>
      <w:r w:rsidRPr="006F4495">
        <w:rPr>
          <w:rFonts w:cstheme="minorHAnsi"/>
        </w:rPr>
        <w:t>protocol may implement additional transports such as Web Services-Management or something else. Future versions of OF-CONFIG may specify binding to these additional transports.</w:t>
      </w:r>
    </w:p>
    <w:p w14:paraId="34AEA375" w14:textId="10EA5518" w:rsidR="005A3974" w:rsidRDefault="005A3974" w:rsidP="005A3974">
      <w:pPr>
        <w:rPr>
          <w:rFonts w:cstheme="minorHAnsi"/>
        </w:rPr>
      </w:pPr>
      <w:r w:rsidRPr="006F4495">
        <w:rPr>
          <w:rFonts w:cstheme="minorHAnsi"/>
        </w:rPr>
        <w:t>NETCONF is a stable protocol that has been standardized for several years now. It is widely available on various platforms and achieves the needs for OF-CONFIG</w:t>
      </w:r>
      <w:ins w:id="991" w:author="Anees Shaikh" w:date="2013-11-24T22:11:00Z">
        <w:r w:rsidR="00404E0B">
          <w:rPr>
            <w:rFonts w:cstheme="minorHAnsi"/>
          </w:rPr>
          <w:t>.</w:t>
        </w:r>
      </w:ins>
      <w:del w:id="992" w:author="Anees Shaikh" w:date="2013-11-24T22:11:00Z">
        <w:r w:rsidRPr="006F4495" w:rsidDel="00404E0B">
          <w:rPr>
            <w:rFonts w:cstheme="minorHAnsi"/>
          </w:rPr>
          <w:delText>1.</w:delText>
        </w:r>
        <w:r w:rsidDel="00404E0B">
          <w:rPr>
            <w:rFonts w:cstheme="minorHAnsi"/>
          </w:rPr>
          <w:delText>1.1</w:delText>
        </w:r>
        <w:r w:rsidRPr="006F4495" w:rsidDel="00404E0B">
          <w:rPr>
            <w:rFonts w:cstheme="minorHAnsi"/>
          </w:rPr>
          <w:delText>.</w:delText>
        </w:r>
      </w:del>
      <w:r w:rsidRPr="006F4495">
        <w:rPr>
          <w:rFonts w:cstheme="minorHAnsi"/>
        </w:rPr>
        <w:t xml:space="preserve"> NETCONF defines a set of operations on top of a messaging layer (RPC). </w:t>
      </w:r>
      <w:r w:rsidR="00C92724">
        <w:rPr>
          <w:rFonts w:cstheme="minorHAnsi"/>
        </w:rPr>
        <w:t xml:space="preserve">The </w:t>
      </w:r>
      <w:r w:rsidRPr="006F4495">
        <w:rPr>
          <w:rFonts w:cstheme="minorHAnsi"/>
        </w:rPr>
        <w:t xml:space="preserve">diagram </w:t>
      </w:r>
      <w:r w:rsidR="00C92724">
        <w:rPr>
          <w:rFonts w:cstheme="minorHAnsi"/>
        </w:rPr>
        <w:t xml:space="preserve">below </w:t>
      </w:r>
      <w:r w:rsidRPr="006F4495">
        <w:rPr>
          <w:rFonts w:cstheme="minorHAnsi"/>
        </w:rPr>
        <w:t xml:space="preserve">shows the various layers of </w:t>
      </w:r>
      <w:r w:rsidR="00C92724">
        <w:rPr>
          <w:rFonts w:cstheme="minorHAnsi"/>
        </w:rPr>
        <w:t xml:space="preserve">the </w:t>
      </w:r>
      <w:r w:rsidRPr="006F4495">
        <w:rPr>
          <w:rFonts w:cstheme="minorHAnsi"/>
        </w:rPr>
        <w:t>NETCONF protocol.</w:t>
      </w:r>
    </w:p>
    <w:p w14:paraId="2AC19107" w14:textId="77777777" w:rsidR="005A3974" w:rsidRPr="009F1B7D" w:rsidRDefault="005A3974" w:rsidP="005A3974"/>
    <w:p w14:paraId="5EE584FF" w14:textId="77777777" w:rsidR="005A3974" w:rsidRPr="009F1B7D" w:rsidRDefault="005A3974" w:rsidP="005A3974">
      <w:pPr>
        <w:keepNext/>
        <w:jc w:val="center"/>
      </w:pPr>
      <w:r w:rsidRPr="00DB42FD">
        <w:rPr>
          <w:noProof/>
        </w:rPr>
        <w:drawing>
          <wp:inline distT="0" distB="0" distL="0" distR="0" wp14:anchorId="47C92E2F" wp14:editId="0BFDA508">
            <wp:extent cx="49149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14:paraId="262C011B" w14:textId="77777777" w:rsidR="005A3974" w:rsidRPr="00A3202A" w:rsidRDefault="005A3974" w:rsidP="005A3974">
      <w:pPr>
        <w:pStyle w:val="Caption"/>
      </w:pPr>
      <w:r w:rsidRPr="00CE3A81">
        <w:t xml:space="preserve">Figure </w:t>
      </w:r>
      <w:fldSimple w:instr=" SEQ Figure \* ARABIC ">
        <w:ins w:id="993" w:author="Anees Shaikh" w:date="2013-10-19T23:57:00Z">
          <w:r w:rsidR="00EE43EB">
            <w:rPr>
              <w:noProof/>
            </w:rPr>
            <w:t>3</w:t>
          </w:r>
        </w:ins>
        <w:del w:id="994" w:author="Anees Shaikh" w:date="2013-10-19T23:57:00Z">
          <w:r w:rsidRPr="00CE3A81" w:rsidDel="00EE43EB">
            <w:rPr>
              <w:noProof/>
            </w:rPr>
            <w:delText>1</w:delText>
          </w:r>
        </w:del>
      </w:fldSimple>
      <w:r>
        <w:t>6 NETCONF Layers and Examples</w:t>
      </w:r>
    </w:p>
    <w:p w14:paraId="013333D1" w14:textId="78AC6824" w:rsidR="005A3974" w:rsidRPr="00C31DBC" w:rsidRDefault="005A3974" w:rsidP="005A3974">
      <w:pPr>
        <w:rPr>
          <w:rFonts w:cstheme="minorHAnsi"/>
        </w:rPr>
      </w:pPr>
      <w:r w:rsidRPr="00C31DBC">
        <w:rPr>
          <w:rFonts w:cstheme="minorHAnsi"/>
        </w:rPr>
        <w:t xml:space="preserve">The OpenFlow capable switches MUST support the schema as defined in this specification as the content layer in the above diagram. The schema currently covers basic configuration elements and will be extended in </w:t>
      </w:r>
      <w:r w:rsidR="00C92724">
        <w:rPr>
          <w:rFonts w:cstheme="minorHAnsi"/>
        </w:rPr>
        <w:t xml:space="preserve">the </w:t>
      </w:r>
      <w:r w:rsidRPr="00C31DBC">
        <w:rPr>
          <w:rFonts w:cstheme="minorHAnsi"/>
        </w:rPr>
        <w:t>next versions</w:t>
      </w:r>
      <w:r w:rsidR="00C92724">
        <w:rPr>
          <w:rFonts w:cstheme="minorHAnsi"/>
        </w:rPr>
        <w:t xml:space="preserve"> of this document</w:t>
      </w:r>
      <w:r w:rsidRPr="00C31DBC">
        <w:rPr>
          <w:rFonts w:cstheme="minorHAnsi"/>
        </w:rPr>
        <w:t xml:space="preserve">. </w:t>
      </w:r>
    </w:p>
    <w:p w14:paraId="24578596" w14:textId="15517D4A" w:rsidR="005A3974" w:rsidRPr="00C31DBC" w:rsidRDefault="005A3974" w:rsidP="005A3974">
      <w:pPr>
        <w:rPr>
          <w:rFonts w:cstheme="minorHAnsi"/>
        </w:rPr>
      </w:pPr>
      <w:r w:rsidRPr="00C31DBC">
        <w:rPr>
          <w:rFonts w:cstheme="minorHAnsi"/>
        </w:rPr>
        <w:t xml:space="preserve">The NETCONF protocol meets the </w:t>
      </w:r>
      <w:r w:rsidR="00E34319">
        <w:rPr>
          <w:rFonts w:cstheme="minorHAnsi"/>
        </w:rPr>
        <w:t>OF-CONFIG 1.2</w:t>
      </w:r>
      <w:r w:rsidRPr="00C31DBC">
        <w:rPr>
          <w:rFonts w:cstheme="minorHAnsi"/>
        </w:rPr>
        <w:t xml:space="preserve"> requirements for communication between an OpenFlow Configuration Point and an OpenFlow switch as listed in Section 6.3. In addition, if future needs of OF-CONFIG are not met by </w:t>
      </w:r>
      <w:r w:rsidR="00C92724">
        <w:rPr>
          <w:rFonts w:cstheme="minorHAnsi"/>
        </w:rPr>
        <w:t xml:space="preserve">the </w:t>
      </w:r>
      <w:r w:rsidRPr="00C31DBC">
        <w:rPr>
          <w:rFonts w:cstheme="minorHAnsi"/>
        </w:rPr>
        <w:t>NETCONF protocol, NETCONF is extensible which will allow OF-CONFIG to extend NETCONF for its purpose.</w:t>
      </w:r>
    </w:p>
    <w:p w14:paraId="4CAC88DC" w14:textId="77777777" w:rsidR="005A3974" w:rsidRPr="00C31DBC" w:rsidRDefault="005A3974" w:rsidP="005A3974">
      <w:pPr>
        <w:numPr>
          <w:ilvl w:val="0"/>
          <w:numId w:val="12"/>
        </w:numPr>
        <w:rPr>
          <w:rFonts w:cstheme="minorHAnsi"/>
        </w:rPr>
      </w:pPr>
      <w:r w:rsidRPr="00C31DBC">
        <w:rPr>
          <w:rFonts w:cstheme="minorHAnsi"/>
        </w:rPr>
        <w:t>It supports TLS as communication transport protocol (directly or with SOAP or BEEP in between) that can be used for providing integrity, privacy, and mutual authentication.</w:t>
      </w:r>
    </w:p>
    <w:p w14:paraId="120B3C33" w14:textId="45B6E422" w:rsidR="005A3974" w:rsidRPr="00C31DBC" w:rsidRDefault="005A3974" w:rsidP="005A3974">
      <w:pPr>
        <w:numPr>
          <w:ilvl w:val="0"/>
          <w:numId w:val="12"/>
        </w:numPr>
        <w:rPr>
          <w:rFonts w:cstheme="minorHAnsi"/>
        </w:rPr>
      </w:pPr>
      <w:r w:rsidRPr="00C31DBC">
        <w:rPr>
          <w:rFonts w:cstheme="minorHAnsi"/>
        </w:rPr>
        <w:t>All specified transport mappings for NETCONF use TLS or TCP as underlying transport protocol and thus provide reliable transport.</w:t>
      </w:r>
    </w:p>
    <w:p w14:paraId="54112B58" w14:textId="4AFE3F82" w:rsidR="005A3974" w:rsidRPr="00C31DBC" w:rsidRDefault="005A3974" w:rsidP="005A3974">
      <w:pPr>
        <w:numPr>
          <w:ilvl w:val="0"/>
          <w:numId w:val="12"/>
        </w:numPr>
        <w:rPr>
          <w:rFonts w:cstheme="minorHAnsi"/>
        </w:rPr>
      </w:pPr>
      <w:r w:rsidRPr="00C31DBC">
        <w:rPr>
          <w:rFonts w:cstheme="minorHAnsi"/>
        </w:rPr>
        <w:t>The common way to establish a connection with NETCONF is from the Configuration Point (configuration point) to the managed device (switch).</w:t>
      </w:r>
    </w:p>
    <w:p w14:paraId="31B8BF5D" w14:textId="16D7373F" w:rsidR="005A3974" w:rsidRPr="00C31DBC" w:rsidRDefault="005A3974" w:rsidP="005A3974">
      <w:pPr>
        <w:numPr>
          <w:ilvl w:val="0"/>
          <w:numId w:val="12"/>
        </w:numPr>
        <w:rPr>
          <w:rFonts w:cstheme="minorHAnsi"/>
        </w:rPr>
      </w:pPr>
      <w:r w:rsidRPr="00C31DBC">
        <w:rPr>
          <w:rFonts w:cstheme="minorHAnsi"/>
        </w:rPr>
        <w:t>The NETCONF standard</w:t>
      </w:r>
      <w:r w:rsidR="00C92724">
        <w:rPr>
          <w:rFonts w:cstheme="minorHAnsi"/>
        </w:rPr>
        <w:t>s</w:t>
      </w:r>
      <w:r w:rsidRPr="00C31DBC">
        <w:rPr>
          <w:rFonts w:cstheme="minorHAnsi"/>
        </w:rPr>
        <w:t xml:space="preserve"> support reversed configuration setup only if BEEP is used as transport protocol.</w:t>
      </w:r>
    </w:p>
    <w:p w14:paraId="179217F2" w14:textId="77777777" w:rsidR="005A3974" w:rsidRPr="00C31DBC" w:rsidRDefault="005A3974" w:rsidP="005A3974">
      <w:pPr>
        <w:numPr>
          <w:ilvl w:val="0"/>
          <w:numId w:val="12"/>
        </w:numPr>
        <w:rPr>
          <w:rFonts w:cstheme="minorHAnsi"/>
        </w:rPr>
      </w:pPr>
      <w:r w:rsidRPr="00C31DBC">
        <w:rPr>
          <w:rFonts w:cstheme="minorHAnsi"/>
        </w:rPr>
        <w:lastRenderedPageBreak/>
        <w:t xml:space="preserve">It supports partial switch configuration to the </w:t>
      </w:r>
      <w:proofErr w:type="gramStart"/>
      <w:r w:rsidRPr="00C31DBC">
        <w:rPr>
          <w:rFonts w:cstheme="minorHAnsi"/>
        </w:rPr>
        <w:t>most fine</w:t>
      </w:r>
      <w:proofErr w:type="gramEnd"/>
      <w:r w:rsidRPr="00C31DBC">
        <w:rPr>
          <w:rFonts w:cstheme="minorHAnsi"/>
        </w:rPr>
        <w:t>-grain level.</w:t>
      </w:r>
    </w:p>
    <w:p w14:paraId="5AAD6B7D" w14:textId="77777777" w:rsidR="005A3974" w:rsidRPr="00C31DBC" w:rsidRDefault="005A3974" w:rsidP="005A3974">
      <w:pPr>
        <w:numPr>
          <w:ilvl w:val="0"/>
          <w:numId w:val="12"/>
        </w:numPr>
        <w:rPr>
          <w:rFonts w:cstheme="minorHAnsi"/>
        </w:rPr>
      </w:pPr>
      <w:r w:rsidRPr="00C31DBC">
        <w:rPr>
          <w:rFonts w:cstheme="minorHAnsi"/>
        </w:rPr>
        <w:t>It supports full switch configuration with a single operation.</w:t>
      </w:r>
    </w:p>
    <w:p w14:paraId="4A018CAD" w14:textId="77777777" w:rsidR="005A3974" w:rsidRPr="00C31DBC" w:rsidRDefault="005A3974" w:rsidP="005A3974">
      <w:pPr>
        <w:numPr>
          <w:ilvl w:val="0"/>
          <w:numId w:val="12"/>
        </w:numPr>
        <w:rPr>
          <w:rFonts w:cstheme="minorHAnsi"/>
        </w:rPr>
      </w:pPr>
      <w:r w:rsidRPr="00C31DBC">
        <w:rPr>
          <w:rFonts w:cstheme="minorHAnsi"/>
        </w:rPr>
        <w:t>It supports setting of configuration data.</w:t>
      </w:r>
    </w:p>
    <w:p w14:paraId="387EA2C3" w14:textId="77777777" w:rsidR="005A3974" w:rsidRPr="00C31DBC" w:rsidRDefault="005A3974" w:rsidP="005A3974">
      <w:pPr>
        <w:numPr>
          <w:ilvl w:val="0"/>
          <w:numId w:val="12"/>
        </w:numPr>
        <w:rPr>
          <w:rFonts w:cstheme="minorHAnsi"/>
        </w:rPr>
      </w:pPr>
      <w:r w:rsidRPr="00C31DBC">
        <w:rPr>
          <w:rFonts w:cstheme="minorHAnsi"/>
        </w:rPr>
        <w:t>It supports the retrieval of configuration data.</w:t>
      </w:r>
    </w:p>
    <w:p w14:paraId="6D36EB7A" w14:textId="77777777" w:rsidR="005A3974" w:rsidRPr="00C31DBC" w:rsidRDefault="005A3974" w:rsidP="005A3974">
      <w:pPr>
        <w:numPr>
          <w:ilvl w:val="0"/>
          <w:numId w:val="12"/>
        </w:numPr>
        <w:rPr>
          <w:rFonts w:cstheme="minorHAnsi"/>
        </w:rPr>
      </w:pPr>
      <w:r w:rsidRPr="00C31DBC">
        <w:rPr>
          <w:rFonts w:cstheme="minorHAnsi"/>
        </w:rPr>
        <w:t>It supports the retrieval of (non-configuration) status data.</w:t>
      </w:r>
    </w:p>
    <w:p w14:paraId="6EF4A2F3" w14:textId="77777777" w:rsidR="005A3974" w:rsidRPr="00C31DBC" w:rsidRDefault="005A3974" w:rsidP="005A3974">
      <w:pPr>
        <w:numPr>
          <w:ilvl w:val="0"/>
          <w:numId w:val="12"/>
        </w:numPr>
        <w:rPr>
          <w:rFonts w:cstheme="minorHAnsi"/>
        </w:rPr>
      </w:pPr>
      <w:r w:rsidRPr="00C31DBC">
        <w:rPr>
          <w:rFonts w:cstheme="minorHAnsi"/>
        </w:rPr>
        <w:t>It supports creation, modification and deletion of configuration information.</w:t>
      </w:r>
    </w:p>
    <w:p w14:paraId="3A1C393E" w14:textId="77777777" w:rsidR="005A3974" w:rsidRPr="00C31DBC" w:rsidRDefault="005A3974" w:rsidP="005A3974">
      <w:pPr>
        <w:numPr>
          <w:ilvl w:val="0"/>
          <w:numId w:val="12"/>
        </w:numPr>
        <w:rPr>
          <w:rFonts w:cstheme="minorHAnsi"/>
        </w:rPr>
      </w:pPr>
      <w:r w:rsidRPr="00C31DBC">
        <w:rPr>
          <w:rFonts w:cstheme="minorHAnsi"/>
        </w:rPr>
        <w:t>It supports returning success codes after completing a configuration operation.</w:t>
      </w:r>
    </w:p>
    <w:p w14:paraId="67CCC7D4" w14:textId="77777777" w:rsidR="005A3974" w:rsidRPr="00C31DBC" w:rsidRDefault="005A3974" w:rsidP="005A3974">
      <w:pPr>
        <w:numPr>
          <w:ilvl w:val="0"/>
          <w:numId w:val="12"/>
        </w:numPr>
        <w:rPr>
          <w:rFonts w:cstheme="minorHAnsi"/>
        </w:rPr>
      </w:pPr>
      <w:r w:rsidRPr="00C31DBC">
        <w:rPr>
          <w:rFonts w:cstheme="minorHAnsi"/>
        </w:rPr>
        <w:t>It supports support reporting error codes for partially or completely failed configuration requests.</w:t>
      </w:r>
    </w:p>
    <w:p w14:paraId="361AF4B8" w14:textId="77777777" w:rsidR="005A3974" w:rsidRPr="00C31DBC" w:rsidRDefault="005A3974" w:rsidP="005A3974">
      <w:pPr>
        <w:numPr>
          <w:ilvl w:val="0"/>
          <w:numId w:val="12"/>
        </w:numPr>
        <w:rPr>
          <w:rFonts w:cstheme="minorHAnsi"/>
        </w:rPr>
      </w:pPr>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Pr>
          <w:rFonts w:cstheme="minorHAnsi"/>
        </w:rPr>
        <w:t>t</w:t>
      </w:r>
      <w:r w:rsidRPr="00C31DBC">
        <w:rPr>
          <w:rFonts w:cstheme="minorHAnsi"/>
        </w:rPr>
        <w:t xml:space="preserve"> independently of other requests individually for each request ID.</w:t>
      </w:r>
    </w:p>
    <w:p w14:paraId="432B157A" w14:textId="77777777" w:rsidR="005A3974" w:rsidRPr="00C31DBC" w:rsidRDefault="005A3974" w:rsidP="005A3974">
      <w:pPr>
        <w:numPr>
          <w:ilvl w:val="0"/>
          <w:numId w:val="12"/>
        </w:numPr>
        <w:rPr>
          <w:rFonts w:cstheme="minorHAnsi"/>
        </w:rPr>
      </w:pPr>
      <w:r w:rsidRPr="00C31DBC">
        <w:rPr>
          <w:rFonts w:cstheme="minorHAnsi"/>
        </w:rPr>
        <w:t xml:space="preserve">It supports transaction capabilities including rollback per operation. </w:t>
      </w:r>
    </w:p>
    <w:p w14:paraId="66E3D2F8" w14:textId="77777777" w:rsidR="005A3974" w:rsidRPr="00C31DBC" w:rsidRDefault="005A3974" w:rsidP="005A3974">
      <w:pPr>
        <w:numPr>
          <w:ilvl w:val="0"/>
          <w:numId w:val="12"/>
        </w:numPr>
        <w:rPr>
          <w:rFonts w:cstheme="minorHAnsi"/>
        </w:rPr>
      </w:pPr>
      <w:r w:rsidRPr="00C31DBC">
        <w:rPr>
          <w:rFonts w:cstheme="minorHAnsi"/>
        </w:rPr>
        <w:t>With its extension defined in RFC 5277 it supports asynchronous notifications from the managed device (switch) to the Configuration Point (configuration point).</w:t>
      </w:r>
    </w:p>
    <w:p w14:paraId="4D215247" w14:textId="77777777" w:rsidR="005A3974" w:rsidRPr="00C31DBC" w:rsidRDefault="005A3974" w:rsidP="005A3974">
      <w:pPr>
        <w:numPr>
          <w:ilvl w:val="0"/>
          <w:numId w:val="12"/>
        </w:numPr>
        <w:rPr>
          <w:rFonts w:cstheme="minorHAnsi"/>
        </w:rPr>
      </w:pPr>
      <w:r w:rsidRPr="00C31DBC">
        <w:rPr>
          <w:rFonts w:cstheme="minorHAnsi"/>
        </w:rPr>
        <w:t>It is extensible. New operations can be added and its support can be checked by capability retrieval.</w:t>
      </w:r>
    </w:p>
    <w:p w14:paraId="312458C0" w14:textId="145ACB70" w:rsidR="005A3974" w:rsidRDefault="005A3974" w:rsidP="00C128FA">
      <w:pPr>
        <w:numPr>
          <w:ilvl w:val="0"/>
          <w:numId w:val="12"/>
        </w:numPr>
      </w:pPr>
      <w:r w:rsidRPr="00C31DBC">
        <w:rPr>
          <w:rFonts w:cstheme="minorHAnsi"/>
        </w:rPr>
        <w:t>It supports reporting its capabilities.</w:t>
      </w:r>
    </w:p>
    <w:p w14:paraId="581F3868" w14:textId="77777777" w:rsidR="00E64B71" w:rsidRDefault="00E64B71" w:rsidP="00BA30A0">
      <w:pPr>
        <w:pStyle w:val="Heading1"/>
      </w:pPr>
      <w:bookmarkStart w:id="995" w:name="_Ref333636009"/>
      <w:bookmarkStart w:id="996" w:name="_Toc248248225"/>
      <w:r>
        <w:t>Data Model</w:t>
      </w:r>
      <w:bookmarkEnd w:id="977"/>
      <w:bookmarkEnd w:id="995"/>
      <w:bookmarkEnd w:id="996"/>
    </w:p>
    <w:p w14:paraId="40C3C0E1" w14:textId="2588F061" w:rsidR="00E64B71" w:rsidRDefault="00E64B71" w:rsidP="00E64B71">
      <w:r>
        <w:t xml:space="preserve">This section specifies the data model for </w:t>
      </w:r>
      <w:r w:rsidR="00E34319">
        <w:t>OF-CONFIG 1.2</w:t>
      </w:r>
      <w:r>
        <w:t xml:space="preserve">. Configurations of an OpenFlow Capable Switch or for portions of it are encoded in XML. The data model is structured into classes and attributes of classes. Each class is described in a separate sub-section by </w:t>
      </w:r>
    </w:p>
    <w:p w14:paraId="7FCC718D" w14:textId="4F6D9835" w:rsidR="00E64B71" w:rsidRDefault="00E64B71" w:rsidP="002316BC">
      <w:pPr>
        <w:numPr>
          <w:ilvl w:val="0"/>
          <w:numId w:val="11"/>
        </w:numPr>
      </w:pPr>
      <w:proofErr w:type="gramStart"/>
      <w:r>
        <w:t>a</w:t>
      </w:r>
      <w:proofErr w:type="gramEnd"/>
      <w:r>
        <w:t xml:space="preserve"> UML diagram giving an overview of the class,</w:t>
      </w:r>
    </w:p>
    <w:p w14:paraId="175141FB" w14:textId="77777777" w:rsidR="00E64B71" w:rsidRDefault="00E64B71" w:rsidP="002C0E22">
      <w:pPr>
        <w:numPr>
          <w:ilvl w:val="0"/>
          <w:numId w:val="11"/>
        </w:numPr>
        <w:rPr>
          <w:del w:id="997" w:author="aas" w:date="2013-10-14T02:06:00Z"/>
        </w:rPr>
      </w:pPr>
      <w:del w:id="998" w:author="aas" w:date="2013-10-14T02:06:00Z">
        <w:r>
          <w:delText>a portion of an XML schema</w:delText>
        </w:r>
        <w:r w:rsidR="00B719B3">
          <w:delText xml:space="preserve"> </w:delText>
        </w:r>
        <w:r>
          <w:delText xml:space="preserve">extracted from the normative XML schema in </w:delText>
        </w:r>
        <w:r w:rsidR="00E95DBE">
          <w:delText>2013</w:delText>
        </w:r>
        <w:r>
          <w:delText>,</w:delText>
        </w:r>
        <w:r w:rsidR="002B638C">
          <w:delText xml:space="preserve"> including normative constraints for instances of the class extending the XML schema by semantic specifications,</w:delText>
        </w:r>
      </w:del>
    </w:p>
    <w:p w14:paraId="3258C15E" w14:textId="3A750830" w:rsidR="00E64B71" w:rsidRDefault="00E64B71" w:rsidP="001026D4">
      <w:pPr>
        <w:numPr>
          <w:ilvl w:val="0"/>
          <w:numId w:val="11"/>
        </w:numPr>
      </w:pPr>
      <w:proofErr w:type="gramStart"/>
      <w:r>
        <w:t>an</w:t>
      </w:r>
      <w:proofErr w:type="gramEnd"/>
      <w:r>
        <w:t xml:space="preserve"> example for XML code encoding an instance of the class</w:t>
      </w:r>
    </w:p>
    <w:p w14:paraId="235CFC92" w14:textId="77777777" w:rsidR="00E64B71" w:rsidRDefault="00E64B71" w:rsidP="00C128FA">
      <w:pPr>
        <w:ind w:left="720"/>
        <w:rPr>
          <w:del w:id="999" w:author="aas" w:date="2013-10-14T02:06:00Z"/>
        </w:rPr>
      </w:pPr>
    </w:p>
    <w:p w14:paraId="11FEFCA8" w14:textId="5C4CF3C8" w:rsidR="00E64B71" w:rsidRDefault="00E64B71" w:rsidP="00E64B71">
      <w:r>
        <w:t xml:space="preserve">The full XML schema </w:t>
      </w:r>
      <w:del w:id="1000" w:author="aas" w:date="2013-10-14T02:06:00Z">
        <w:r>
          <w:delText>and the full YANG module are</w:delText>
        </w:r>
      </w:del>
      <w:ins w:id="1001" w:author="aas" w:date="2013-10-14T02:06:00Z">
        <w:r w:rsidR="00DF6825">
          <w:t>is</w:t>
        </w:r>
      </w:ins>
      <w:r w:rsidR="00DF6825">
        <w:t xml:space="preserve"> </w:t>
      </w:r>
      <w:del w:id="1002" w:author="Anees Shaikh" w:date="2013-10-19T02:06:00Z">
        <w:r w:rsidDel="006A4016">
          <w:delText xml:space="preserve">listed </w:delText>
        </w:r>
      </w:del>
      <w:ins w:id="1003" w:author="Anees Shaikh" w:date="2013-10-19T02:06:00Z">
        <w:r w:rsidR="006A4016">
          <w:t xml:space="preserve">provided as a </w:t>
        </w:r>
      </w:ins>
      <w:ins w:id="1004" w:author="Anees Shaikh" w:date="2013-10-19T02:07:00Z">
        <w:r w:rsidR="006A4016">
          <w:t xml:space="preserve">separate </w:t>
        </w:r>
      </w:ins>
      <w:ins w:id="1005" w:author="Anees Shaikh" w:date="2013-10-19T02:06:00Z">
        <w:r w:rsidR="006A4016">
          <w:t>companion file</w:t>
        </w:r>
      </w:ins>
      <w:del w:id="1006" w:author="Anees Shaikh" w:date="2013-10-19T02:06:00Z">
        <w:r w:rsidDel="006A4016">
          <w:delText xml:space="preserve">in </w:delText>
        </w:r>
      </w:del>
      <w:del w:id="1007" w:author="aas" w:date="2013-10-14T02:06:00Z">
        <w:r>
          <w:delText>Appendices</w:delText>
        </w:r>
      </w:del>
      <w:ins w:id="1008" w:author="aas" w:date="2013-10-14T02:06:00Z">
        <w:del w:id="1009" w:author="Anees Shaikh" w:date="2013-10-19T02:06:00Z">
          <w:r w:rsidDel="006A4016">
            <w:delText>Ap</w:delText>
          </w:r>
        </w:del>
        <w:del w:id="1010" w:author="Anees Shaikh" w:date="2013-10-19T02:07:00Z">
          <w:r w:rsidDel="006A4016">
            <w:delText>pendi</w:delText>
          </w:r>
          <w:r w:rsidR="00DF6825" w:rsidDel="006A4016">
            <w:delText>x</w:delText>
          </w:r>
        </w:del>
      </w:ins>
      <w:del w:id="1011" w:author="Anees Shaikh" w:date="2013-10-19T02:07:00Z">
        <w:r w:rsidDel="006A4016">
          <w:delText xml:space="preserve"> A </w:delText>
        </w:r>
      </w:del>
      <w:del w:id="1012" w:author="aas" w:date="2013-10-14T02:06:00Z">
        <w:r>
          <w:delText>and B</w:delText>
        </w:r>
      </w:del>
      <w:r>
        <w:t xml:space="preserve">. Normative for </w:t>
      </w:r>
      <w:r w:rsidR="00E34319">
        <w:t>OF-CONFIG 1.2</w:t>
      </w:r>
      <w:r>
        <w:t xml:space="preserve"> is the XML schema </w:t>
      </w:r>
      <w:del w:id="1013" w:author="Anees Shaikh" w:date="2013-11-24T22:47:00Z">
        <w:r w:rsidDel="00983DE7">
          <w:delText xml:space="preserve">in </w:delText>
        </w:r>
        <w:r w:rsidR="00E95DBE" w:rsidDel="00983DE7">
          <w:delText>2013</w:delText>
        </w:r>
        <w:r w:rsidDel="00983DE7">
          <w:delText xml:space="preserve"> and </w:delText>
        </w:r>
      </w:del>
      <w:ins w:id="1014" w:author="Anees Shaikh" w:date="2013-11-24T22:47:00Z">
        <w:r w:rsidR="00983DE7">
          <w:t xml:space="preserve">and </w:t>
        </w:r>
      </w:ins>
      <w:r>
        <w:t xml:space="preserve">the normative constraints in </w:t>
      </w:r>
      <w:r w:rsidR="002B638C">
        <w:t>the descriptions of the individual elements.</w:t>
      </w:r>
      <w:r>
        <w:t xml:space="preserve"> </w:t>
      </w:r>
      <w:del w:id="1015" w:author="Anees Shaikh" w:date="2013-12-09T22:30:00Z">
        <w:r w:rsidDel="00BF4DAD">
          <w:delText>The YANG module in Appendix B incorporates the XML schema specifications as well as the normative constraints</w:delText>
        </w:r>
        <w:r w:rsidR="00264303" w:rsidDel="00BF4DAD">
          <w:delText xml:space="preserve"> though is not normative for this specification</w:delText>
        </w:r>
        <w:r w:rsidDel="00BF4DAD">
          <w:delText>.</w:delText>
        </w:r>
      </w:del>
    </w:p>
    <w:p w14:paraId="46FB2225" w14:textId="51F0AD70" w:rsidR="00502971" w:rsidRDefault="00502971" w:rsidP="00E64B71">
      <w:r>
        <w:t>One of the desig</w:t>
      </w:r>
      <w:r w:rsidR="005A3974">
        <w:t>n</w:t>
      </w:r>
      <w:r>
        <w:t xml:space="preserve"> goals of the model is efficient and clear enc</w:t>
      </w:r>
      <w:r w:rsidR="00264303">
        <w:t>o</w:t>
      </w:r>
      <w:r>
        <w:t xml:space="preserve">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 xml:space="preserve">n case of a trade-off between cleanness and simplicity of the XML-based configuration and </w:t>
      </w:r>
      <w:r>
        <w:lastRenderedPageBreak/>
        <w:t>simplicity of the XML schema, usually cleanness and simplicity of the XML-based configuration has been preferred.</w:t>
      </w:r>
    </w:p>
    <w:p w14:paraId="23836D22" w14:textId="4A958D16" w:rsidR="00BA474E" w:rsidRDefault="00BA474E" w:rsidP="00C128FA">
      <w:pPr>
        <w:pStyle w:val="Heading2"/>
      </w:pPr>
      <w:bookmarkStart w:id="1016" w:name="_Toc248248226"/>
      <w:r>
        <w:t>YANG Module</w:t>
      </w:r>
      <w:bookmarkEnd w:id="1016"/>
    </w:p>
    <w:p w14:paraId="418A4881" w14:textId="4E12BF63" w:rsidR="00BA474E" w:rsidRDefault="00BA474E" w:rsidP="00BA474E">
      <w:pPr>
        <w:pStyle w:val="PlainText"/>
      </w:pPr>
      <w:del w:id="1017" w:author="aas" w:date="2013-10-14T02:06:00Z">
        <w:r>
          <w:delText>In Appendix B you can find a YANG module that</w:delText>
        </w:r>
      </w:del>
      <w:ins w:id="1018" w:author="aas" w:date="2013-10-14T02:06:00Z">
        <w:r w:rsidR="00DF6825">
          <w:t xml:space="preserve">OF-CONFIG 1.2 has a companion YANG module, </w:t>
        </w:r>
      </w:ins>
      <w:ins w:id="1019" w:author="Anees Shaikh" w:date="2013-10-19T02:07:00Z">
        <w:r w:rsidR="006A4016">
          <w:t xml:space="preserve">also </w:t>
        </w:r>
      </w:ins>
      <w:ins w:id="1020" w:author="aas" w:date="2013-10-14T02:06:00Z">
        <w:r w:rsidR="00DF6825">
          <w:t xml:space="preserve">distributed as a separate file to aid in implementation of the OF-CONFIG data model.  It incorporates the XML schema specifications as well as the normative </w:t>
        </w:r>
        <w:proofErr w:type="gramStart"/>
        <w:r w:rsidR="00DF6825">
          <w:t>constraints though is</w:t>
        </w:r>
        <w:proofErr w:type="gramEnd"/>
        <w:r w:rsidR="00DF6825">
          <w:t xml:space="preserve"> not normative for this specification.  The </w:t>
        </w:r>
        <w:r>
          <w:t>YANG module</w:t>
        </w:r>
      </w:ins>
      <w:r>
        <w:t xml:space="preserve"> conforms to the normative constraints given in XML schema of </w:t>
      </w:r>
      <w:r w:rsidR="00E95DBE">
        <w:t>2013</w:t>
      </w:r>
      <w:r>
        <w:t xml:space="preserve"> and the additional explanations in this section. Most of the constraints that are given in the description of the XML schema are automatically enforced in the YANG module by syntax elements already built into the YANG language. Implementers that already use the NETCONF tools could profit by using the YANG module to reduce implementation time. Nevertheless, they need to ensure that all normative constraints are obeyed – including those that are not expressible by the YANG syntax.</w:t>
      </w:r>
    </w:p>
    <w:p w14:paraId="06701E89" w14:textId="18BEC97C" w:rsidR="00BA474E" w:rsidRDefault="00BA474E" w:rsidP="00C128FA">
      <w:pPr>
        <w:pStyle w:val="Heading2"/>
      </w:pPr>
      <w:bookmarkStart w:id="1021" w:name="_Toc248248227"/>
      <w:r>
        <w:t>Core Data Model</w:t>
      </w:r>
      <w:bookmarkEnd w:id="1021"/>
    </w:p>
    <w:p w14:paraId="7E2F73C6" w14:textId="193A8D70" w:rsidR="00E64B71" w:rsidRDefault="00E64B71" w:rsidP="00E64B71">
      <w:r>
        <w:t xml:space="preserve">The following UML diagram describes the top-level classes of the data model. </w:t>
      </w:r>
    </w:p>
    <w:p w14:paraId="0925F29F" w14:textId="77777777" w:rsidR="00E64B71" w:rsidRDefault="00106C2C" w:rsidP="00E64B71">
      <w:r>
        <w:object w:dxaOrig="10831" w:dyaOrig="7245" w14:anchorId="72F3AC4D">
          <v:shape id="_x0000_i1026" type="#_x0000_t75" style="width:468pt;height:313pt" o:ole="">
            <v:imagedata r:id="rId18" o:title=""/>
          </v:shape>
          <o:OLEObject Type="Embed" ProgID="Visio.Drawing.15" ShapeID="_x0000_i1026" DrawAspect="Content" ObjectID="_1321991139" r:id="rId19"/>
        </w:object>
      </w:r>
    </w:p>
    <w:p w14:paraId="7D795C5A" w14:textId="1B43975F" w:rsidR="00E64B71" w:rsidDel="006A4016" w:rsidRDefault="001D1E49" w:rsidP="00E64B71">
      <w:pPr>
        <w:rPr>
          <w:ins w:id="1022" w:author="aas" w:date="2013-10-14T02:06:00Z"/>
          <w:del w:id="1023" w:author="Anees Shaikh" w:date="2013-10-19T02:09:00Z"/>
        </w:rPr>
      </w:pPr>
      <w:ins w:id="1024" w:author="aas" w:date="2013-10-14T02:06:00Z">
        <w:del w:id="1025" w:author="Anees Shaikh" w:date="2013-10-19T02:08:00Z">
          <w:r w:rsidDel="006A4016">
            <w:object w:dxaOrig="8965" w:dyaOrig="7275" w14:anchorId="753617CE">
              <v:shape id="_x0000_i1027" type="#_x0000_t75" style="width:6in;height:350pt" o:ole="">
                <v:imagedata r:id="rId20" o:title=""/>
              </v:shape>
              <o:OLEObject Type="Embed" ProgID="Visio.Drawing.11" ShapeID="_x0000_i1027" DrawAspect="Content" ObjectID="_1321991140" r:id="rId21"/>
            </w:object>
          </w:r>
        </w:del>
      </w:ins>
    </w:p>
    <w:p w14:paraId="33D8D86A" w14:textId="77777777" w:rsidR="001F476B" w:rsidRDefault="001F476B" w:rsidP="001F476B">
      <w:pPr>
        <w:pStyle w:val="Caption"/>
      </w:pPr>
      <w:r>
        <w:t xml:space="preserve">Figure </w:t>
      </w:r>
      <w:fldSimple w:instr=" SEQ Figure \* ARABIC ">
        <w:ins w:id="1026" w:author="Anees Shaikh" w:date="2013-10-19T23:57:00Z">
          <w:r w:rsidR="00EE43EB">
            <w:rPr>
              <w:noProof/>
            </w:rPr>
            <w:t>4</w:t>
          </w:r>
        </w:ins>
        <w:del w:id="1027" w:author="Anees Shaikh" w:date="2013-10-19T23:57:00Z">
          <w:r w:rsidDel="00EE43EB">
            <w:rPr>
              <w:noProof/>
            </w:rPr>
            <w:delText>3</w:delText>
          </w:r>
        </w:del>
      </w:fldSimple>
      <w:r>
        <w:t xml:space="preserve">: </w:t>
      </w:r>
      <w:r w:rsidRPr="00A06B8E">
        <w:t>UML Class Diagram for OF-CONFIG Data Model</w:t>
      </w:r>
    </w:p>
    <w:p w14:paraId="20F32DC1" w14:textId="77777777" w:rsidR="00E64B71" w:rsidRDefault="00E64B71" w:rsidP="00E64B71">
      <w:r>
        <w:t xml:space="preserve">The core of the model is an OpenFlow Capable Switch that is configured by OpenFlow Configuration Points. </w:t>
      </w:r>
    </w:p>
    <w:p w14:paraId="2C2F1763" w14:textId="4F112F90" w:rsidR="00E64B71" w:rsidRDefault="00E64B71" w:rsidP="00E64B71">
      <w:r>
        <w:lastRenderedPageBreak/>
        <w:t xml:space="preserve">The switch contains a set of resources of different types. For </w:t>
      </w:r>
      <w:r w:rsidR="00E34319">
        <w:t>OF-CONFIG 1.2</w:t>
      </w:r>
      <w:r>
        <w:t xml:space="preserve">, </w:t>
      </w:r>
      <w:r w:rsidR="00DF0F70">
        <w:t>several</w:t>
      </w:r>
      <w:r>
        <w:t xml:space="preserve"> types of resources are included in the model: OpenFlow Ports</w:t>
      </w:r>
      <w:r w:rsidR="00DF0F70">
        <w:t xml:space="preserve">, </w:t>
      </w:r>
      <w:r>
        <w:t>OpenFlow Queues</w:t>
      </w:r>
      <w:r w:rsidR="00DF0F70">
        <w:t>, External Certificate, Owned Certificate and Flow Table</w:t>
      </w:r>
      <w:r>
        <w:t xml:space="preserve">. More resource types may be added in future revisions of OF-CONFIG. OpenFlow resources can be made available for use to OpenFlow Logical Switches. </w:t>
      </w:r>
    </w:p>
    <w:p w14:paraId="25A0F560" w14:textId="77777777" w:rsidR="00E64B71" w:rsidRDefault="00E64B71" w:rsidP="00E64B71">
      <w:r>
        <w:t xml:space="preserve">Instances of OpenFlow logical switches are contained within the OpenFlow Capable Switch. A set of OpenFlow Controllers is assigned to each OpenFlow logical switch. </w:t>
      </w:r>
    </w:p>
    <w:p w14:paraId="2AF2377F" w14:textId="66D79552" w:rsidR="00E64B71" w:rsidRDefault="00E64B71" w:rsidP="00E64B71">
      <w:pPr>
        <w:rPr>
          <w:ins w:id="1028" w:author="Anees Shaikh" w:date="2013-12-09T22:30:00Z"/>
        </w:rPr>
      </w:pPr>
      <w:r>
        <w:t xml:space="preserve">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w:t>
      </w:r>
      <w:r w:rsidR="00E34319">
        <w:t>OF-CONFIG 1.2</w:t>
      </w:r>
      <w:r>
        <w:t>.</w:t>
      </w:r>
    </w:p>
    <w:p w14:paraId="17195A56" w14:textId="5D570863" w:rsidR="00BF4DAD" w:rsidRDefault="00BF4DAD" w:rsidP="00BF4DAD">
      <w:pPr>
        <w:rPr>
          <w:ins w:id="1029" w:author="Anees Shaikh" w:date="2013-12-09T22:30:00Z"/>
        </w:rPr>
      </w:pPr>
      <w:ins w:id="1030" w:author="Anees Shaikh" w:date="2013-12-09T22:30:00Z">
        <w:r>
          <w:t xml:space="preserve">The </w:t>
        </w:r>
      </w:ins>
      <w:ins w:id="1031" w:author="Anees Shaikh" w:date="2013-12-09T22:39:00Z">
        <w:r w:rsidR="00AA4363">
          <w:t xml:space="preserve">UML models in this document are intended to represent high-level structure of the data model and may not reflect all details of each attribute.  The full schema reference is in the companion YANG module and XML schema files. </w:t>
        </w:r>
      </w:ins>
    </w:p>
    <w:p w14:paraId="6CFBE8A8" w14:textId="77777777" w:rsidR="00BF4DAD" w:rsidRDefault="00BF4DAD" w:rsidP="00E64B71"/>
    <w:p w14:paraId="434BC7A2" w14:textId="77777777" w:rsidR="00E64B71" w:rsidRDefault="00E64B71" w:rsidP="00C128FA">
      <w:pPr>
        <w:pStyle w:val="Heading2"/>
      </w:pPr>
      <w:bookmarkStart w:id="1032" w:name="_Toc333522884"/>
      <w:bookmarkStart w:id="1033" w:name="_Toc335146808"/>
      <w:bookmarkStart w:id="1034" w:name="_Toc248248228"/>
      <w:bookmarkEnd w:id="1032"/>
      <w:bookmarkEnd w:id="1033"/>
      <w:r>
        <w:t>OpenFlow Capable Switch</w:t>
      </w:r>
      <w:bookmarkEnd w:id="1034"/>
    </w:p>
    <w:p w14:paraId="4D366758" w14:textId="77777777" w:rsidR="00E64B71" w:rsidRDefault="00E64B71" w:rsidP="00E64B71">
      <w:r>
        <w:t xml:space="preserve">The OpenFlow Capable Switch serves as the root element for an OpenFlow configuration. It has relationships to </w:t>
      </w:r>
    </w:p>
    <w:p w14:paraId="3B277E79" w14:textId="77777777" w:rsidR="00E64B71" w:rsidRDefault="00E64B71" w:rsidP="002C0E22">
      <w:pPr>
        <w:numPr>
          <w:ilvl w:val="0"/>
          <w:numId w:val="9"/>
        </w:numPr>
      </w:pPr>
      <w:r>
        <w:t>OpenFlow Configuration Points that manage and particularly configure the OpenFlow Capable Switch,</w:t>
      </w:r>
    </w:p>
    <w:p w14:paraId="752BCA2F" w14:textId="77777777" w:rsidR="00E64B71" w:rsidRDefault="00E64B71" w:rsidP="002C0E22">
      <w:pPr>
        <w:numPr>
          <w:ilvl w:val="0"/>
          <w:numId w:val="9"/>
        </w:numPr>
      </w:pPr>
      <w:r>
        <w:t xml:space="preserve">OpenFlow logical switches that are contained and instantiated within the OpenFlow Capable Switch, </w:t>
      </w:r>
    </w:p>
    <w:p w14:paraId="2BF8724C" w14:textId="77777777" w:rsidR="00E64B71" w:rsidRDefault="00E64B71" w:rsidP="002C0E22">
      <w:pPr>
        <w:numPr>
          <w:ilvl w:val="0"/>
          <w:numId w:val="2"/>
        </w:numPr>
      </w:pPr>
      <w:r>
        <w:t>OpenFlow Resources contained in the OpenFlow Capable Switch that may be used by OpenFlow Logical Switches.</w:t>
      </w:r>
    </w:p>
    <w:p w14:paraId="7545A5F2" w14:textId="77777777" w:rsidR="00E64B71" w:rsidRDefault="00E64B71" w:rsidP="00C128FA">
      <w:pPr>
        <w:pStyle w:val="Heading3"/>
      </w:pPr>
      <w:bookmarkStart w:id="1035" w:name="_Toc248248229"/>
      <w:r>
        <w:t>UML Diagram</w:t>
      </w:r>
      <w:bookmarkEnd w:id="1035"/>
    </w:p>
    <w:p w14:paraId="0BFC3B0A" w14:textId="7F71EB9F" w:rsidR="00E64B71" w:rsidRDefault="00B80901" w:rsidP="000B2FB6">
      <w:pPr>
        <w:jc w:val="center"/>
      </w:pPr>
      <w:r>
        <w:object w:dxaOrig="8155" w:dyaOrig="4195" w14:anchorId="5AA61D9C">
          <v:shape id="_x0000_i1028" type="#_x0000_t75" style="width:408pt;height:209pt" o:ole="">
            <v:imagedata r:id="rId22" o:title=""/>
          </v:shape>
          <o:OLEObject Type="Embed" ProgID="Visio.Drawing.11" ShapeID="_x0000_i1028" DrawAspect="Content" ObjectID="_1321991141" r:id="rId23"/>
        </w:object>
      </w:r>
    </w:p>
    <w:p w14:paraId="3133D489" w14:textId="18DB3F02" w:rsidR="00D84428" w:rsidRPr="009F1B7D" w:rsidRDefault="001F476B" w:rsidP="001026D4">
      <w:pPr>
        <w:pStyle w:val="Caption"/>
      </w:pPr>
      <w:r>
        <w:lastRenderedPageBreak/>
        <w:t xml:space="preserve">Figure </w:t>
      </w:r>
      <w:r w:rsidR="001026D4">
        <w:rPr>
          <w:b w:val="0"/>
          <w:rPrChange w:id="1036" w:author="aas" w:date="2013-10-14T02:06:00Z">
            <w:rPr>
              <w:lang w:bidi="ar-SA"/>
            </w:rPr>
          </w:rPrChange>
        </w:rPr>
        <w:fldChar w:fldCharType="begin"/>
      </w:r>
      <w:r w:rsidR="001026D4">
        <w:rPr>
          <w:b w:val="0"/>
          <w:rPrChange w:id="1037" w:author="aas" w:date="2013-10-14T02:06:00Z">
            <w:rPr/>
          </w:rPrChange>
        </w:rPr>
        <w:instrText xml:space="preserve"> SEQ Figure \* ARABIC </w:instrText>
      </w:r>
      <w:r w:rsidR="001026D4">
        <w:rPr>
          <w:b w:val="0"/>
          <w:rPrChange w:id="1038" w:author="aas" w:date="2013-10-14T02:06:00Z">
            <w:rPr>
              <w:lang w:bidi="ar-SA"/>
            </w:rPr>
          </w:rPrChange>
        </w:rPr>
        <w:fldChar w:fldCharType="separate"/>
      </w:r>
      <w:ins w:id="1039" w:author="Anees Shaikh" w:date="2013-10-19T23:57:00Z">
        <w:r w:rsidR="00EE43EB">
          <w:rPr>
            <w:b w:val="0"/>
            <w:noProof/>
          </w:rPr>
          <w:t>5</w:t>
        </w:r>
      </w:ins>
      <w:del w:id="1040" w:author="Anees Shaikh" w:date="2013-10-19T23:57:00Z">
        <w:r w:rsidDel="00EE43EB">
          <w:rPr>
            <w:noProof/>
          </w:rPr>
          <w:delText>4</w:delText>
        </w:r>
      </w:del>
      <w:r w:rsidR="001026D4">
        <w:rPr>
          <w:rFonts w:asciiTheme="minorHAnsi" w:hAnsiTheme="minorHAnsi"/>
          <w:b w:val="0"/>
          <w:color w:val="auto"/>
          <w:sz w:val="22"/>
          <w:rPrChange w:id="1041" w:author="aas" w:date="2013-10-14T02:06:00Z">
            <w:rPr>
              <w:lang w:bidi="ar-SA"/>
            </w:rPr>
          </w:rPrChange>
        </w:rPr>
        <w:fldChar w:fldCharType="end"/>
      </w:r>
      <w:r>
        <w:t xml:space="preserve">: </w:t>
      </w:r>
      <w:r w:rsidRPr="00337B8B">
        <w:t>Data Model Diagram for OpenFlow Capable Switch</w:t>
      </w:r>
    </w:p>
    <w:p w14:paraId="0FD97FED" w14:textId="77777777" w:rsidR="00D84428" w:rsidRPr="009F1B7D" w:rsidRDefault="00013F69" w:rsidP="00BA30A0">
      <w:pPr>
        <w:pStyle w:val="Heading3"/>
        <w:rPr>
          <w:del w:id="1042" w:author="aas" w:date="2013-10-14T02:06:00Z"/>
        </w:rPr>
      </w:pPr>
      <w:del w:id="1043" w:author="aas" w:date="2013-10-14T02:06:00Z">
        <w:r>
          <w:delText xml:space="preserve">XML </w:delText>
        </w:r>
        <w:r w:rsidR="001F476B">
          <w:delText>Schema</w:delText>
        </w:r>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D84428" w:rsidRPr="009F1B7D" w14:paraId="76B8C64C" w14:textId="77777777" w:rsidTr="00C128FA">
        <w:trPr>
          <w:del w:id="1044" w:author="aas" w:date="2013-10-14T02:06:00Z"/>
        </w:trPr>
        <w:tc>
          <w:tcPr>
            <w:tcW w:w="5000" w:type="pct"/>
            <w:shd w:val="clear" w:color="auto" w:fill="C8FCCD"/>
          </w:tcPr>
          <w:p w14:paraId="260D697C" w14:textId="77777777" w:rsidR="00DC2CE4" w:rsidRDefault="00DC2CE4" w:rsidP="00DC2CE4">
            <w:pPr>
              <w:pStyle w:val="XML1"/>
              <w:rPr>
                <w:del w:id="1045" w:author="aas" w:date="2013-10-14T02:06:00Z"/>
              </w:rPr>
            </w:pPr>
            <w:del w:id="1046" w:author="aas" w:date="2013-10-14T02:06:00Z">
              <w:r>
                <w:delText xml:space="preserve">  &lt;xs:element name="capable-switch"&gt;</w:delText>
              </w:r>
            </w:del>
          </w:p>
          <w:p w14:paraId="6B949156" w14:textId="77777777" w:rsidR="00DC2CE4" w:rsidRDefault="00DC2CE4" w:rsidP="00DC2CE4">
            <w:pPr>
              <w:pStyle w:val="XML1"/>
              <w:rPr>
                <w:del w:id="1047" w:author="aas" w:date="2013-10-14T02:06:00Z"/>
              </w:rPr>
            </w:pPr>
            <w:del w:id="1048" w:author="aas" w:date="2013-10-14T02:06:00Z">
              <w:r>
                <w:delText xml:space="preserve">    &lt;xs:annotation&gt;</w:delText>
              </w:r>
            </w:del>
          </w:p>
          <w:p w14:paraId="3D988189" w14:textId="77777777" w:rsidR="00DC2CE4" w:rsidRDefault="00DC2CE4" w:rsidP="00DC2CE4">
            <w:pPr>
              <w:pStyle w:val="XML1"/>
              <w:rPr>
                <w:del w:id="1049" w:author="aas" w:date="2013-10-14T02:06:00Z"/>
              </w:rPr>
            </w:pPr>
            <w:del w:id="1050" w:author="aas" w:date="2013-10-14T02:06:00Z">
              <w:r>
                <w:delText xml:space="preserve">      &lt;xs:documentation&gt;</w:delText>
              </w:r>
            </w:del>
          </w:p>
          <w:p w14:paraId="1EAE30D3" w14:textId="77777777" w:rsidR="00DC2CE4" w:rsidRDefault="00DC2CE4" w:rsidP="00DC2CE4">
            <w:pPr>
              <w:pStyle w:val="XML1"/>
              <w:rPr>
                <w:del w:id="1051" w:author="aas" w:date="2013-10-14T02:06:00Z"/>
              </w:rPr>
            </w:pPr>
            <w:del w:id="1052" w:author="aas" w:date="2013-10-14T02:06:00Z">
              <w:r>
                <w:delText xml:space="preserve">        The OpenFlow Capable Switch serves as the root </w:delText>
              </w:r>
            </w:del>
          </w:p>
          <w:p w14:paraId="1B93D024" w14:textId="77777777" w:rsidR="00DC2CE4" w:rsidRDefault="00DC2CE4" w:rsidP="00DC2CE4">
            <w:pPr>
              <w:pStyle w:val="XML1"/>
              <w:rPr>
                <w:del w:id="1053" w:author="aas" w:date="2013-10-14T02:06:00Z"/>
              </w:rPr>
            </w:pPr>
            <w:del w:id="1054" w:author="aas" w:date="2013-10-14T02:06:00Z">
              <w:r>
                <w:delText xml:space="preserve">        element for an OpenFlow configuration.  It contains </w:delText>
              </w:r>
              <w:r w:rsidR="00076EE8">
                <w:delText xml:space="preserve">OpenFlow </w:delText>
              </w:r>
              <w:r>
                <w:delText>logical</w:delText>
              </w:r>
            </w:del>
          </w:p>
          <w:p w14:paraId="10A4C57B" w14:textId="77777777" w:rsidR="00DC2CE4" w:rsidRDefault="00DC2CE4" w:rsidP="00DC2CE4">
            <w:pPr>
              <w:pStyle w:val="XML1"/>
              <w:rPr>
                <w:del w:id="1055" w:author="aas" w:date="2013-10-14T02:06:00Z"/>
              </w:rPr>
            </w:pPr>
            <w:del w:id="1056" w:author="aas" w:date="2013-10-14T02:06:00Z">
              <w:r>
                <w:delText xml:space="preserve">        switches and resources that can be assigned to logical</w:delText>
              </w:r>
            </w:del>
          </w:p>
          <w:p w14:paraId="1C38AF57" w14:textId="77777777" w:rsidR="00DC2CE4" w:rsidRDefault="00DC2CE4" w:rsidP="00DC2CE4">
            <w:pPr>
              <w:pStyle w:val="XML1"/>
              <w:rPr>
                <w:del w:id="1057" w:author="aas" w:date="2013-10-14T02:06:00Z"/>
              </w:rPr>
            </w:pPr>
            <w:del w:id="1058" w:author="aas" w:date="2013-10-14T02:06:00Z">
              <w:r>
                <w:delText xml:space="preserve">        switches.  It may have relations to OpenFlow Configuration </w:delText>
              </w:r>
            </w:del>
          </w:p>
          <w:p w14:paraId="45AB6429" w14:textId="77777777" w:rsidR="00DC2CE4" w:rsidRDefault="00DC2CE4" w:rsidP="00DC2CE4">
            <w:pPr>
              <w:pStyle w:val="XML1"/>
              <w:rPr>
                <w:del w:id="1059" w:author="aas" w:date="2013-10-14T02:06:00Z"/>
              </w:rPr>
            </w:pPr>
            <w:del w:id="1060" w:author="aas" w:date="2013-10-14T02:06:00Z">
              <w:r>
                <w:delText xml:space="preserve">        Points.</w:delText>
              </w:r>
            </w:del>
          </w:p>
          <w:p w14:paraId="5B2E64A4" w14:textId="77777777" w:rsidR="00DC2CE4" w:rsidRDefault="00DC2CE4" w:rsidP="00DC2CE4">
            <w:pPr>
              <w:pStyle w:val="XML1"/>
              <w:rPr>
                <w:del w:id="1061" w:author="aas" w:date="2013-10-14T02:06:00Z"/>
              </w:rPr>
            </w:pPr>
            <w:del w:id="1062" w:author="aas" w:date="2013-10-14T02:06:00Z">
              <w:r>
                <w:delText xml:space="preserve">      &lt;/xs:documentation&gt;</w:delText>
              </w:r>
            </w:del>
          </w:p>
          <w:p w14:paraId="1DD7C910" w14:textId="77777777" w:rsidR="00DC2CE4" w:rsidRDefault="00DC2CE4" w:rsidP="00DC2CE4">
            <w:pPr>
              <w:pStyle w:val="XML1"/>
              <w:rPr>
                <w:del w:id="1063" w:author="aas" w:date="2013-10-14T02:06:00Z"/>
              </w:rPr>
            </w:pPr>
            <w:del w:id="1064" w:author="aas" w:date="2013-10-14T02:06:00Z">
              <w:r>
                <w:delText xml:space="preserve">    &lt;/xs:annotation&gt;</w:delText>
              </w:r>
            </w:del>
          </w:p>
          <w:p w14:paraId="7A492A59" w14:textId="77777777" w:rsidR="00DC2CE4" w:rsidRDefault="00DC2CE4" w:rsidP="00DC2CE4">
            <w:pPr>
              <w:pStyle w:val="XML1"/>
              <w:rPr>
                <w:del w:id="1065" w:author="aas" w:date="2013-10-14T02:06:00Z"/>
              </w:rPr>
            </w:pPr>
            <w:del w:id="1066" w:author="aas" w:date="2013-10-14T02:06:00Z">
              <w:r>
                <w:delText xml:space="preserve">    &lt;xs:complexType&gt;</w:delText>
              </w:r>
            </w:del>
          </w:p>
          <w:p w14:paraId="63EA99BB" w14:textId="77777777" w:rsidR="00DC2CE4" w:rsidRDefault="00DC2CE4" w:rsidP="00DC2CE4">
            <w:pPr>
              <w:pStyle w:val="XML1"/>
              <w:rPr>
                <w:del w:id="1067" w:author="aas" w:date="2013-10-14T02:06:00Z"/>
              </w:rPr>
            </w:pPr>
            <w:del w:id="1068" w:author="aas" w:date="2013-10-14T02:06:00Z">
              <w:r>
                <w:delText xml:space="preserve">      &lt;xs:sequence&gt;</w:delText>
              </w:r>
            </w:del>
          </w:p>
          <w:p w14:paraId="3A188F73" w14:textId="77777777" w:rsidR="00DC2CE4" w:rsidRDefault="00DC2CE4" w:rsidP="00DC2CE4">
            <w:pPr>
              <w:pStyle w:val="XML1"/>
              <w:rPr>
                <w:del w:id="1069" w:author="aas" w:date="2013-10-14T02:06:00Z"/>
              </w:rPr>
            </w:pPr>
            <w:del w:id="1070" w:author="aas" w:date="2013-10-14T02:06:00Z">
              <w:r>
                <w:delText xml:space="preserve">        &lt;xs:element name="id"  type="inet:uri"&gt;</w:delText>
              </w:r>
            </w:del>
          </w:p>
          <w:p w14:paraId="5B43F38F" w14:textId="77777777" w:rsidR="00DC2CE4" w:rsidRDefault="00DC2CE4" w:rsidP="00DC2CE4">
            <w:pPr>
              <w:pStyle w:val="XML1"/>
              <w:rPr>
                <w:del w:id="1071" w:author="aas" w:date="2013-10-14T02:06:00Z"/>
              </w:rPr>
            </w:pPr>
            <w:del w:id="1072" w:author="aas" w:date="2013-10-14T02:06:00Z">
              <w:r>
                <w:delText xml:space="preserve">          &lt;xs:annotation&gt;</w:delText>
              </w:r>
            </w:del>
          </w:p>
          <w:p w14:paraId="58E3AB69" w14:textId="77777777" w:rsidR="00DC2CE4" w:rsidRDefault="00DC2CE4" w:rsidP="00DC2CE4">
            <w:pPr>
              <w:pStyle w:val="XML1"/>
              <w:rPr>
                <w:del w:id="1073" w:author="aas" w:date="2013-10-14T02:06:00Z"/>
              </w:rPr>
            </w:pPr>
            <w:del w:id="1074" w:author="aas" w:date="2013-10-14T02:06:00Z">
              <w:r>
                <w:delText xml:space="preserve">            &lt;xs:documentation&gt;</w:delText>
              </w:r>
            </w:del>
          </w:p>
          <w:p w14:paraId="3133BBA7" w14:textId="77777777" w:rsidR="00DC2CE4" w:rsidRDefault="00DC2CE4" w:rsidP="00DC2CE4">
            <w:pPr>
              <w:pStyle w:val="XML1"/>
              <w:rPr>
                <w:del w:id="1075" w:author="aas" w:date="2013-10-14T02:06:00Z"/>
              </w:rPr>
            </w:pPr>
            <w:del w:id="1076" w:author="aas" w:date="2013-10-14T02:06:00Z">
              <w:r>
                <w:delText xml:space="preserve">              A unique but locally arbitrary identifier that</w:delText>
              </w:r>
            </w:del>
          </w:p>
          <w:p w14:paraId="28B2CDB6" w14:textId="77777777" w:rsidR="00DC2CE4" w:rsidRDefault="00DC2CE4" w:rsidP="00DC2CE4">
            <w:pPr>
              <w:pStyle w:val="XML1"/>
              <w:rPr>
                <w:del w:id="1077" w:author="aas" w:date="2013-10-14T02:06:00Z"/>
              </w:rPr>
            </w:pPr>
            <w:del w:id="1078" w:author="aas" w:date="2013-10-14T02:06:00Z">
              <w:r>
                <w:delText xml:space="preserve">              uniquely identifies a Capable Switch within the context of </w:delText>
              </w:r>
            </w:del>
          </w:p>
          <w:p w14:paraId="6E8A8300" w14:textId="77777777" w:rsidR="00DC2CE4" w:rsidRDefault="00DC2CE4" w:rsidP="00DC2CE4">
            <w:pPr>
              <w:pStyle w:val="XML1"/>
              <w:rPr>
                <w:del w:id="1079" w:author="aas" w:date="2013-10-14T02:06:00Z"/>
              </w:rPr>
            </w:pPr>
            <w:del w:id="1080" w:author="aas" w:date="2013-10-14T02:06:00Z">
              <w:r>
                <w:delText xml:space="preserve">              potential OpenFlow Configuration Points.  It MUST be </w:delText>
              </w:r>
            </w:del>
          </w:p>
          <w:p w14:paraId="52D08691" w14:textId="77777777" w:rsidR="00DC2CE4" w:rsidRDefault="00DC2CE4" w:rsidP="00DC2CE4">
            <w:pPr>
              <w:pStyle w:val="XML1"/>
              <w:rPr>
                <w:del w:id="1081" w:author="aas" w:date="2013-10-14T02:06:00Z"/>
              </w:rPr>
            </w:pPr>
            <w:del w:id="1082" w:author="aas" w:date="2013-10-14T02:06:00Z">
              <w:r>
                <w:delText xml:space="preserve">              persistent across reboots of the OpenFlow Capable Switch.</w:delText>
              </w:r>
            </w:del>
          </w:p>
          <w:p w14:paraId="24C7545A" w14:textId="77777777" w:rsidR="00DC2CE4" w:rsidRDefault="00DC2CE4" w:rsidP="00DC2CE4">
            <w:pPr>
              <w:pStyle w:val="XML1"/>
              <w:rPr>
                <w:del w:id="1083" w:author="aas" w:date="2013-10-14T02:06:00Z"/>
              </w:rPr>
            </w:pPr>
          </w:p>
          <w:p w14:paraId="0DFBB4D9" w14:textId="77777777" w:rsidR="00DC2CE4" w:rsidRDefault="00DC2CE4" w:rsidP="00DC2CE4">
            <w:pPr>
              <w:pStyle w:val="XML1"/>
              <w:rPr>
                <w:del w:id="1084" w:author="aas" w:date="2013-10-14T02:06:00Z"/>
              </w:rPr>
            </w:pPr>
            <w:del w:id="1085" w:author="aas" w:date="2013-10-14T02:06:00Z">
              <w:r>
                <w:delText xml:space="preserve">              This element MUST be present in the NETCONF data store.</w:delText>
              </w:r>
            </w:del>
          </w:p>
          <w:p w14:paraId="0C55AC7F" w14:textId="77777777" w:rsidR="00DC2CE4" w:rsidRDefault="00DC2CE4" w:rsidP="00DC2CE4">
            <w:pPr>
              <w:pStyle w:val="XML1"/>
              <w:rPr>
                <w:del w:id="1086" w:author="aas" w:date="2013-10-14T02:06:00Z"/>
              </w:rPr>
            </w:pPr>
            <w:del w:id="1087" w:author="aas" w:date="2013-10-14T02:06:00Z">
              <w:r>
                <w:delText xml:space="preserve">              If this element is not present in a NETCONF &amp;lt;edit-config&amp;gt;</w:delText>
              </w:r>
            </w:del>
          </w:p>
          <w:p w14:paraId="4DC73870" w14:textId="77777777" w:rsidR="00DC2CE4" w:rsidRDefault="00DC2CE4" w:rsidP="00DC2CE4">
            <w:pPr>
              <w:pStyle w:val="XML1"/>
              <w:rPr>
                <w:del w:id="1088" w:author="aas" w:date="2013-10-14T02:06:00Z"/>
              </w:rPr>
            </w:pPr>
            <w:del w:id="1089" w:author="aas" w:date="2013-10-14T02:06:00Z">
              <w:r>
                <w:delText xml:space="preserve">              operation 'create', 'merge' or 'replace' and the parent</w:delText>
              </w:r>
            </w:del>
          </w:p>
          <w:p w14:paraId="6ECCF248" w14:textId="77777777" w:rsidR="00DC2CE4" w:rsidRDefault="00DC2CE4" w:rsidP="00DC2CE4">
            <w:pPr>
              <w:pStyle w:val="XML1"/>
              <w:rPr>
                <w:del w:id="1090" w:author="aas" w:date="2013-10-14T02:06:00Z"/>
              </w:rPr>
            </w:pPr>
            <w:del w:id="1091" w:author="aas" w:date="2013-10-14T02:06:00Z">
              <w:r>
                <w:delText xml:space="preserve">              element does not exist, a 'data-missing' error is</w:delText>
              </w:r>
            </w:del>
          </w:p>
          <w:p w14:paraId="4777ACF1" w14:textId="77777777" w:rsidR="00DC2CE4" w:rsidRDefault="00DC2CE4" w:rsidP="00DC2CE4">
            <w:pPr>
              <w:pStyle w:val="XML1"/>
              <w:rPr>
                <w:del w:id="1092" w:author="aas" w:date="2013-10-14T02:06:00Z"/>
              </w:rPr>
            </w:pPr>
            <w:del w:id="1093" w:author="aas" w:date="2013-10-14T02:06:00Z">
              <w:r>
                <w:delText xml:space="preserve">              returned.</w:delText>
              </w:r>
            </w:del>
          </w:p>
          <w:p w14:paraId="55326BE5" w14:textId="77777777" w:rsidR="00DC2CE4" w:rsidRDefault="00DC2CE4" w:rsidP="00DC2CE4">
            <w:pPr>
              <w:pStyle w:val="XML1"/>
              <w:rPr>
                <w:del w:id="1094" w:author="aas" w:date="2013-10-14T02:06:00Z"/>
              </w:rPr>
            </w:pPr>
            <w:del w:id="1095" w:author="aas" w:date="2013-10-14T02:06:00Z">
              <w:r>
                <w:delText xml:space="preserve">            &lt;/xs:documentation&gt;</w:delText>
              </w:r>
            </w:del>
          </w:p>
          <w:p w14:paraId="0A6221F0" w14:textId="77777777" w:rsidR="00DC2CE4" w:rsidRDefault="00DC2CE4" w:rsidP="00DC2CE4">
            <w:pPr>
              <w:pStyle w:val="XML1"/>
              <w:rPr>
                <w:del w:id="1096" w:author="aas" w:date="2013-10-14T02:06:00Z"/>
              </w:rPr>
            </w:pPr>
            <w:del w:id="1097" w:author="aas" w:date="2013-10-14T02:06:00Z">
              <w:r>
                <w:delText xml:space="preserve">          &lt;/xs:annotation&gt;</w:delText>
              </w:r>
            </w:del>
          </w:p>
          <w:p w14:paraId="71BC9D52" w14:textId="77777777" w:rsidR="00DC2CE4" w:rsidRDefault="00DC2CE4" w:rsidP="00DC2CE4">
            <w:pPr>
              <w:pStyle w:val="XML1"/>
              <w:rPr>
                <w:del w:id="1098" w:author="aas" w:date="2013-10-14T02:06:00Z"/>
              </w:rPr>
            </w:pPr>
            <w:del w:id="1099" w:author="aas" w:date="2013-10-14T02:06:00Z">
              <w:r>
                <w:delText xml:space="preserve">        &lt;/xs:element&gt;</w:delText>
              </w:r>
            </w:del>
          </w:p>
          <w:p w14:paraId="6BEC4846" w14:textId="77777777" w:rsidR="00DC2CE4" w:rsidRDefault="00DC2CE4" w:rsidP="00DC2CE4">
            <w:pPr>
              <w:pStyle w:val="XML1"/>
              <w:rPr>
                <w:del w:id="1100" w:author="aas" w:date="2013-10-14T02:06:00Z"/>
              </w:rPr>
            </w:pPr>
            <w:del w:id="1101" w:author="aas" w:date="2013-10-14T02:06:00Z">
              <w:r>
                <w:delText xml:space="preserve">        &lt;xs:element name="config-version" minOccurs="0"  type="xs:string"&gt;</w:delText>
              </w:r>
            </w:del>
          </w:p>
          <w:p w14:paraId="629D9E70" w14:textId="77777777" w:rsidR="00DC2CE4" w:rsidRDefault="00DC2CE4" w:rsidP="00DC2CE4">
            <w:pPr>
              <w:pStyle w:val="XML1"/>
              <w:rPr>
                <w:del w:id="1102" w:author="aas" w:date="2013-10-14T02:06:00Z"/>
              </w:rPr>
            </w:pPr>
            <w:del w:id="1103" w:author="aas" w:date="2013-10-14T02:06:00Z">
              <w:r>
                <w:delText xml:space="preserve">          &lt;xs:annotation&gt;</w:delText>
              </w:r>
            </w:del>
          </w:p>
          <w:p w14:paraId="53D41603" w14:textId="77777777" w:rsidR="00DC2CE4" w:rsidRDefault="00DC2CE4" w:rsidP="00DC2CE4">
            <w:pPr>
              <w:pStyle w:val="XML1"/>
              <w:rPr>
                <w:del w:id="1104" w:author="aas" w:date="2013-10-14T02:06:00Z"/>
              </w:rPr>
            </w:pPr>
            <w:del w:id="1105" w:author="aas" w:date="2013-10-14T02:06:00Z">
              <w:r>
                <w:delText xml:space="preserve">            &lt;xs:documentation&gt;</w:delText>
              </w:r>
            </w:del>
          </w:p>
          <w:p w14:paraId="0A5D5D71" w14:textId="77777777" w:rsidR="00DC2CE4" w:rsidRDefault="00DC2CE4" w:rsidP="00DC2CE4">
            <w:pPr>
              <w:pStyle w:val="XML1"/>
              <w:rPr>
                <w:del w:id="1106" w:author="aas" w:date="2013-10-14T02:06:00Z"/>
              </w:rPr>
            </w:pPr>
            <w:del w:id="1107" w:author="aas" w:date="2013-10-14T02:06:00Z">
              <w:r>
                <w:delText xml:space="preserve">              The maximum supported OF-CONFIG version that is</w:delText>
              </w:r>
            </w:del>
          </w:p>
          <w:p w14:paraId="3AD65E31" w14:textId="77777777" w:rsidR="00DC2CE4" w:rsidRDefault="00DC2CE4" w:rsidP="00DC2CE4">
            <w:pPr>
              <w:pStyle w:val="XML1"/>
              <w:rPr>
                <w:del w:id="1108" w:author="aas" w:date="2013-10-14T02:06:00Z"/>
              </w:rPr>
            </w:pPr>
            <w:del w:id="1109" w:author="aas" w:date="2013-10-14T02:06:00Z">
              <w:r>
                <w:delText xml:space="preserve">              supported by the OpenFlow Capable Switch. For switches</w:delText>
              </w:r>
            </w:del>
          </w:p>
          <w:p w14:paraId="4CE842BC" w14:textId="77777777" w:rsidR="00DC2CE4" w:rsidRDefault="00DC2CE4" w:rsidP="00DC2CE4">
            <w:pPr>
              <w:pStyle w:val="XML1"/>
              <w:rPr>
                <w:del w:id="1110" w:author="aas" w:date="2013-10-14T02:06:00Z"/>
              </w:rPr>
            </w:pPr>
            <w:del w:id="1111" w:author="aas" w:date="2013-10-14T02:06:00Z">
              <w:r>
                <w:delText xml:space="preserve">              implementing this version of the OF-CONFIG protocol this</w:delText>
              </w:r>
            </w:del>
          </w:p>
          <w:p w14:paraId="05550456" w14:textId="77777777" w:rsidR="00DC2CE4" w:rsidRDefault="00DC2CE4" w:rsidP="00DC2CE4">
            <w:pPr>
              <w:pStyle w:val="XML1"/>
              <w:rPr>
                <w:del w:id="1112" w:author="aas" w:date="2013-10-14T02:06:00Z"/>
              </w:rPr>
            </w:pPr>
            <w:del w:id="1113" w:author="aas" w:date="2013-10-14T02:06:00Z">
              <w:r>
                <w:delText xml:space="preserve">              MUST always be 1.1.1.</w:delText>
              </w:r>
            </w:del>
          </w:p>
          <w:p w14:paraId="29940925" w14:textId="77777777" w:rsidR="00DC2CE4" w:rsidRDefault="00DC2CE4" w:rsidP="00DC2CE4">
            <w:pPr>
              <w:pStyle w:val="XML1"/>
              <w:rPr>
                <w:del w:id="1114" w:author="aas" w:date="2013-10-14T02:06:00Z"/>
              </w:rPr>
            </w:pPr>
          </w:p>
          <w:p w14:paraId="2F2FA93C" w14:textId="77777777" w:rsidR="00DC2CE4" w:rsidRDefault="00DC2CE4" w:rsidP="00DC2CE4">
            <w:pPr>
              <w:pStyle w:val="XML1"/>
              <w:rPr>
                <w:del w:id="1115" w:author="aas" w:date="2013-10-14T02:06:00Z"/>
              </w:rPr>
            </w:pPr>
            <w:del w:id="1116" w:author="aas" w:date="2013-10-14T02:06:00Z">
              <w:r>
                <w:delText xml:space="preserve">              This object can be used to identify the OF-CONFIG version</w:delText>
              </w:r>
            </w:del>
          </w:p>
          <w:p w14:paraId="527C1FA3" w14:textId="77777777" w:rsidR="00DC2CE4" w:rsidRDefault="00DC2CE4" w:rsidP="00DC2CE4">
            <w:pPr>
              <w:pStyle w:val="XML1"/>
              <w:rPr>
                <w:del w:id="1117" w:author="aas" w:date="2013-10-14T02:06:00Z"/>
              </w:rPr>
            </w:pPr>
            <w:del w:id="1118" w:author="aas" w:date="2013-10-14T02:06:00Z">
              <w:r>
                <w:delText xml:space="preserve">              a capable switch supports beginning with version 1.1.1 of </w:delText>
              </w:r>
            </w:del>
          </w:p>
          <w:p w14:paraId="7ED69CEF" w14:textId="77777777" w:rsidR="00DC2CE4" w:rsidRDefault="00DC2CE4" w:rsidP="00DC2CE4">
            <w:pPr>
              <w:pStyle w:val="XML1"/>
              <w:rPr>
                <w:del w:id="1119" w:author="aas" w:date="2013-10-14T02:06:00Z"/>
              </w:rPr>
            </w:pPr>
            <w:del w:id="1120" w:author="aas" w:date="2013-10-14T02:06:00Z">
              <w:r>
                <w:delText xml:space="preserve">              OF-CONFIG. In add</w:delText>
              </w:r>
              <w:r w:rsidR="00EF7C1F">
                <w:delText>i</w:delText>
              </w:r>
              <w:r>
                <w:delText>tion the supported version can be</w:delText>
              </w:r>
            </w:del>
          </w:p>
          <w:p w14:paraId="0A4F6C2C" w14:textId="77777777" w:rsidR="00DC2CE4" w:rsidRDefault="00DC2CE4" w:rsidP="00DC2CE4">
            <w:pPr>
              <w:pStyle w:val="XML1"/>
              <w:rPr>
                <w:del w:id="1121" w:author="aas" w:date="2013-10-14T02:06:00Z"/>
              </w:rPr>
            </w:pPr>
            <w:del w:id="1122" w:author="aas" w:date="2013-10-14T02:06:00Z">
              <w:r>
                <w:delText xml:space="preserve">              determined by the namespace the OpenFlow Capable Switch</w:delText>
              </w:r>
            </w:del>
          </w:p>
          <w:p w14:paraId="23F58477" w14:textId="77777777" w:rsidR="00DC2CE4" w:rsidRDefault="00DC2CE4" w:rsidP="00DC2CE4">
            <w:pPr>
              <w:pStyle w:val="XML1"/>
              <w:rPr>
                <w:del w:id="1123" w:author="aas" w:date="2013-10-14T02:06:00Z"/>
              </w:rPr>
            </w:pPr>
            <w:del w:id="1124" w:author="aas" w:date="2013-10-14T02:06:00Z">
              <w:r>
                <w:delText xml:space="preserve">              returns to configuration request of an element (like </w:delText>
              </w:r>
            </w:del>
          </w:p>
          <w:p w14:paraId="1CE790B7" w14:textId="77777777" w:rsidR="00DC2CE4" w:rsidRDefault="00DC2CE4" w:rsidP="00DC2CE4">
            <w:pPr>
              <w:pStyle w:val="XML1"/>
              <w:rPr>
                <w:del w:id="1125" w:author="aas" w:date="2013-10-14T02:06:00Z"/>
              </w:rPr>
            </w:pPr>
            <w:del w:id="1126" w:author="aas" w:date="2013-10-14T02:06:00Z">
              <w:r>
                <w:delText xml:space="preserve">              capable-switch) that is present in all OF-CONFIG versions</w:delText>
              </w:r>
            </w:del>
          </w:p>
          <w:p w14:paraId="7AA77AE4" w14:textId="77777777" w:rsidR="00DC2CE4" w:rsidRDefault="00DC2CE4" w:rsidP="00DC2CE4">
            <w:pPr>
              <w:pStyle w:val="XML1"/>
              <w:rPr>
                <w:del w:id="1127" w:author="aas" w:date="2013-10-14T02:06:00Z"/>
              </w:rPr>
            </w:pPr>
            <w:del w:id="1128" w:author="aas" w:date="2013-10-14T02:06:00Z">
              <w:r>
                <w:delText xml:space="preserve">              specified so far. This is the only possiblity to identify</w:delText>
              </w:r>
            </w:del>
          </w:p>
          <w:p w14:paraId="062288CC" w14:textId="77777777" w:rsidR="00DC2CE4" w:rsidRDefault="00DC2CE4" w:rsidP="00DC2CE4">
            <w:pPr>
              <w:pStyle w:val="XML1"/>
              <w:rPr>
                <w:del w:id="1129" w:author="aas" w:date="2013-10-14T02:06:00Z"/>
              </w:rPr>
            </w:pPr>
            <w:del w:id="1130" w:author="aas" w:date="2013-10-14T02:06:00Z">
              <w:r>
                <w:delText xml:space="preserve">              OF-CONFIG versions prior to </w:delText>
              </w:r>
              <w:r w:rsidR="00E34319">
                <w:delText>OF-CONFIG 1.2</w:delText>
              </w:r>
              <w:r>
                <w:delText>.</w:delText>
              </w:r>
            </w:del>
          </w:p>
          <w:p w14:paraId="75E6B945" w14:textId="77777777" w:rsidR="00DC2CE4" w:rsidRDefault="00DC2CE4" w:rsidP="00DC2CE4">
            <w:pPr>
              <w:pStyle w:val="XML1"/>
              <w:rPr>
                <w:del w:id="1131" w:author="aas" w:date="2013-10-14T02:06:00Z"/>
              </w:rPr>
            </w:pPr>
            <w:del w:id="1132" w:author="aas" w:date="2013-10-14T02:06:00Z">
              <w:r>
                <w:delText xml:space="preserve">            &lt;/xs:documentation&gt;</w:delText>
              </w:r>
            </w:del>
          </w:p>
          <w:p w14:paraId="2F5E90FE" w14:textId="77777777" w:rsidR="00DC2CE4" w:rsidRDefault="00DC2CE4" w:rsidP="00DC2CE4">
            <w:pPr>
              <w:pStyle w:val="XML1"/>
              <w:rPr>
                <w:del w:id="1133" w:author="aas" w:date="2013-10-14T02:06:00Z"/>
              </w:rPr>
            </w:pPr>
            <w:del w:id="1134" w:author="aas" w:date="2013-10-14T02:06:00Z">
              <w:r>
                <w:delText xml:space="preserve">          &lt;/xs:annotation&gt;</w:delText>
              </w:r>
            </w:del>
          </w:p>
          <w:p w14:paraId="59ED1CBD" w14:textId="77777777" w:rsidR="00DC2CE4" w:rsidRDefault="00DC2CE4" w:rsidP="00DC2CE4">
            <w:pPr>
              <w:pStyle w:val="XML1"/>
              <w:rPr>
                <w:del w:id="1135" w:author="aas" w:date="2013-10-14T02:06:00Z"/>
              </w:rPr>
            </w:pPr>
            <w:del w:id="1136" w:author="aas" w:date="2013-10-14T02:06:00Z">
              <w:r>
                <w:delText xml:space="preserve">        &lt;/xs:element&gt;</w:delText>
              </w:r>
            </w:del>
          </w:p>
          <w:p w14:paraId="78746EE6" w14:textId="77777777" w:rsidR="00DC2CE4" w:rsidRDefault="00DC2CE4" w:rsidP="00DC2CE4">
            <w:pPr>
              <w:pStyle w:val="XML1"/>
              <w:rPr>
                <w:del w:id="1137" w:author="aas" w:date="2013-10-14T02:06:00Z"/>
              </w:rPr>
            </w:pPr>
            <w:del w:id="1138" w:author="aas" w:date="2013-10-14T02:06:00Z">
              <w:r>
                <w:delText xml:space="preserve">        &lt;xs:element name="configuration-points" minOccurs="0"&gt;</w:delText>
              </w:r>
            </w:del>
          </w:p>
          <w:p w14:paraId="25CF7181" w14:textId="77777777" w:rsidR="00DC2CE4" w:rsidRDefault="00DC2CE4" w:rsidP="00DC2CE4">
            <w:pPr>
              <w:pStyle w:val="XML1"/>
              <w:rPr>
                <w:del w:id="1139" w:author="aas" w:date="2013-10-14T02:06:00Z"/>
              </w:rPr>
            </w:pPr>
            <w:del w:id="1140" w:author="aas" w:date="2013-10-14T02:06:00Z">
              <w:r>
                <w:delText xml:space="preserve">          &lt;xs:complexType&gt;</w:delText>
              </w:r>
            </w:del>
          </w:p>
          <w:p w14:paraId="224236C2" w14:textId="77777777" w:rsidR="00DC2CE4" w:rsidRDefault="00DC2CE4" w:rsidP="00DC2CE4">
            <w:pPr>
              <w:pStyle w:val="XML1"/>
              <w:rPr>
                <w:del w:id="1141" w:author="aas" w:date="2013-10-14T02:06:00Z"/>
              </w:rPr>
            </w:pPr>
            <w:del w:id="1142" w:author="aas" w:date="2013-10-14T02:06:00Z">
              <w:r>
                <w:delText xml:space="preserve">            &lt;xs:sequence&gt;</w:delText>
              </w:r>
            </w:del>
          </w:p>
          <w:p w14:paraId="613B8299" w14:textId="77777777" w:rsidR="00DC2CE4" w:rsidRDefault="00DC2CE4" w:rsidP="00DC2CE4">
            <w:pPr>
              <w:pStyle w:val="XML1"/>
              <w:rPr>
                <w:del w:id="1143" w:author="aas" w:date="2013-10-14T02:06:00Z"/>
              </w:rPr>
            </w:pPr>
            <w:del w:id="1144" w:author="aas" w:date="2013-10-14T02:06:00Z">
              <w:r>
                <w:delText xml:space="preserve">              &lt;xs:element name="configuration-point" minOccurs="0" maxOccurs="unbounded"&gt;</w:delText>
              </w:r>
            </w:del>
          </w:p>
          <w:p w14:paraId="430E046B" w14:textId="77777777" w:rsidR="00DC2CE4" w:rsidRDefault="00DC2CE4" w:rsidP="00DC2CE4">
            <w:pPr>
              <w:pStyle w:val="XML1"/>
              <w:rPr>
                <w:del w:id="1145" w:author="aas" w:date="2013-10-14T02:06:00Z"/>
              </w:rPr>
            </w:pPr>
            <w:del w:id="1146" w:author="aas" w:date="2013-10-14T02:06:00Z">
              <w:r>
                <w:delText xml:space="preserve">                &lt;xs:annotation&gt;</w:delText>
              </w:r>
            </w:del>
          </w:p>
          <w:p w14:paraId="0BCC58BD" w14:textId="77777777" w:rsidR="00DC2CE4" w:rsidRDefault="00DC2CE4" w:rsidP="00DC2CE4">
            <w:pPr>
              <w:pStyle w:val="XML1"/>
              <w:rPr>
                <w:del w:id="1147" w:author="aas" w:date="2013-10-14T02:06:00Z"/>
              </w:rPr>
            </w:pPr>
            <w:del w:id="1148" w:author="aas" w:date="2013-10-14T02:06:00Z">
              <w:r>
                <w:delText xml:space="preserve">                  &lt;xs:documentation&gt;</w:delText>
              </w:r>
            </w:del>
          </w:p>
          <w:p w14:paraId="3974F24C" w14:textId="77777777" w:rsidR="00DC2CE4" w:rsidRDefault="00DC2CE4" w:rsidP="00DC2CE4">
            <w:pPr>
              <w:pStyle w:val="XML1"/>
              <w:rPr>
                <w:del w:id="1149" w:author="aas" w:date="2013-10-14T02:06:00Z"/>
              </w:rPr>
            </w:pPr>
            <w:del w:id="1150" w:author="aas" w:date="2013-10-14T02:06:00Z">
              <w:r>
                <w:delText xml:space="preserve">                    The list of all Configuration Points known to</w:delText>
              </w:r>
            </w:del>
          </w:p>
          <w:p w14:paraId="56802AD2" w14:textId="77777777" w:rsidR="00DC2CE4" w:rsidRDefault="00DC2CE4" w:rsidP="00DC2CE4">
            <w:pPr>
              <w:pStyle w:val="XML1"/>
              <w:rPr>
                <w:del w:id="1151" w:author="aas" w:date="2013-10-14T02:06:00Z"/>
              </w:rPr>
            </w:pPr>
            <w:del w:id="1152" w:author="aas" w:date="2013-10-14T02:06:00Z">
              <w:r>
                <w:delText xml:space="preserve">                    the OpenFlow Capable Switch that may manage it using</w:delText>
              </w:r>
            </w:del>
          </w:p>
          <w:p w14:paraId="0DF792A2" w14:textId="77777777" w:rsidR="00DC2CE4" w:rsidRDefault="00DC2CE4" w:rsidP="00DC2CE4">
            <w:pPr>
              <w:pStyle w:val="XML1"/>
              <w:rPr>
                <w:del w:id="1153" w:author="aas" w:date="2013-10-14T02:06:00Z"/>
              </w:rPr>
            </w:pPr>
            <w:del w:id="1154" w:author="aas" w:date="2013-10-14T02:06:00Z">
              <w:r>
                <w:delText xml:space="preserve">                    OF-CONFIG.</w:delText>
              </w:r>
            </w:del>
          </w:p>
          <w:p w14:paraId="6DC10A3F" w14:textId="77777777" w:rsidR="00DC2CE4" w:rsidRDefault="00DC2CE4" w:rsidP="00DC2CE4">
            <w:pPr>
              <w:pStyle w:val="XML1"/>
              <w:rPr>
                <w:del w:id="1155" w:author="aas" w:date="2013-10-14T02:06:00Z"/>
              </w:rPr>
            </w:pPr>
          </w:p>
          <w:p w14:paraId="21B2F1F9" w14:textId="77777777" w:rsidR="00DC2CE4" w:rsidRDefault="00DC2CE4" w:rsidP="00DC2CE4">
            <w:pPr>
              <w:pStyle w:val="XML1"/>
              <w:rPr>
                <w:del w:id="1156" w:author="aas" w:date="2013-10-14T02:06:00Z"/>
              </w:rPr>
            </w:pPr>
            <w:del w:id="1157" w:author="aas" w:date="2013-10-14T02:06:00Z">
              <w:r>
                <w:delText xml:space="preserve">                    The element 'id' of OFConfigurationType MUST be unique</w:delText>
              </w:r>
            </w:del>
          </w:p>
          <w:p w14:paraId="68F9A443" w14:textId="77777777" w:rsidR="00DC2CE4" w:rsidRDefault="00DC2CE4" w:rsidP="00DC2CE4">
            <w:pPr>
              <w:pStyle w:val="XML1"/>
              <w:rPr>
                <w:del w:id="1158" w:author="aas" w:date="2013-10-14T02:06:00Z"/>
              </w:rPr>
            </w:pPr>
            <w:del w:id="1159" w:author="aas" w:date="2013-10-14T02:06:00Z">
              <w:r>
                <w:delText xml:space="preserve">                    within this list.</w:delText>
              </w:r>
            </w:del>
          </w:p>
          <w:p w14:paraId="4C1F9121" w14:textId="77777777" w:rsidR="00DC2CE4" w:rsidRDefault="00DC2CE4" w:rsidP="00DC2CE4">
            <w:pPr>
              <w:pStyle w:val="XML1"/>
              <w:rPr>
                <w:del w:id="1160" w:author="aas" w:date="2013-10-14T02:06:00Z"/>
              </w:rPr>
            </w:pPr>
            <w:del w:id="1161" w:author="aas" w:date="2013-10-14T02:06:00Z">
              <w:r>
                <w:delText xml:space="preserve">                  &lt;/xs:documentation&gt;</w:delText>
              </w:r>
            </w:del>
          </w:p>
          <w:p w14:paraId="720F8351" w14:textId="77777777" w:rsidR="00DC2CE4" w:rsidRDefault="00DC2CE4" w:rsidP="00DC2CE4">
            <w:pPr>
              <w:pStyle w:val="XML1"/>
              <w:rPr>
                <w:del w:id="1162" w:author="aas" w:date="2013-10-14T02:06:00Z"/>
              </w:rPr>
            </w:pPr>
            <w:del w:id="1163" w:author="aas" w:date="2013-10-14T02:06:00Z">
              <w:r>
                <w:delText xml:space="preserve">                &lt;/xs:annotation&gt;</w:delText>
              </w:r>
            </w:del>
          </w:p>
          <w:p w14:paraId="582D9C95" w14:textId="77777777" w:rsidR="00DC2CE4" w:rsidRDefault="00DC2CE4" w:rsidP="00DC2CE4">
            <w:pPr>
              <w:pStyle w:val="XML1"/>
              <w:rPr>
                <w:del w:id="1164" w:author="aas" w:date="2013-10-14T02:06:00Z"/>
              </w:rPr>
            </w:pPr>
            <w:del w:id="1165" w:author="aas" w:date="2013-10-14T02:06:00Z">
              <w:r>
                <w:delText xml:space="preserve">                &lt;xs:complexType&gt;</w:delText>
              </w:r>
            </w:del>
          </w:p>
          <w:p w14:paraId="68DCD82B" w14:textId="77777777" w:rsidR="00DC2CE4" w:rsidRDefault="00DC2CE4" w:rsidP="00DC2CE4">
            <w:pPr>
              <w:pStyle w:val="XML1"/>
              <w:rPr>
                <w:del w:id="1166" w:author="aas" w:date="2013-10-14T02:06:00Z"/>
              </w:rPr>
            </w:pPr>
            <w:del w:id="1167" w:author="aas" w:date="2013-10-14T02:06:00Z">
              <w:r>
                <w:delText xml:space="preserve">                  &lt;xs:sequence&gt;</w:delText>
              </w:r>
            </w:del>
          </w:p>
          <w:p w14:paraId="7B5DD3DE" w14:textId="77777777" w:rsidR="00DC2CE4" w:rsidRDefault="00DC2CE4" w:rsidP="00DC2CE4">
            <w:pPr>
              <w:pStyle w:val="XML1"/>
              <w:rPr>
                <w:del w:id="1168" w:author="aas" w:date="2013-10-14T02:06:00Z"/>
              </w:rPr>
            </w:pPr>
            <w:del w:id="1169" w:author="aas" w:date="2013-10-14T02:06:00Z">
              <w:r>
                <w:delText xml:space="preserve">                    &lt;xs:group ref="OFConfigurationPointType"/&gt;</w:delText>
              </w:r>
            </w:del>
          </w:p>
          <w:p w14:paraId="5995DB37" w14:textId="77777777" w:rsidR="00DC2CE4" w:rsidRDefault="00DC2CE4" w:rsidP="00DC2CE4">
            <w:pPr>
              <w:pStyle w:val="XML1"/>
              <w:rPr>
                <w:del w:id="1170" w:author="aas" w:date="2013-10-14T02:06:00Z"/>
              </w:rPr>
            </w:pPr>
            <w:del w:id="1171" w:author="aas" w:date="2013-10-14T02:06:00Z">
              <w:r>
                <w:delText xml:space="preserve">                  &lt;/xs:sequence&gt;</w:delText>
              </w:r>
            </w:del>
          </w:p>
          <w:p w14:paraId="6507B8A7" w14:textId="77777777" w:rsidR="00DC2CE4" w:rsidRDefault="00DC2CE4" w:rsidP="00DC2CE4">
            <w:pPr>
              <w:pStyle w:val="XML1"/>
              <w:rPr>
                <w:del w:id="1172" w:author="aas" w:date="2013-10-14T02:06:00Z"/>
              </w:rPr>
            </w:pPr>
            <w:del w:id="1173" w:author="aas" w:date="2013-10-14T02:06:00Z">
              <w:r>
                <w:delText xml:space="preserve">                &lt;/xs:complexType&gt;</w:delText>
              </w:r>
            </w:del>
          </w:p>
          <w:p w14:paraId="7443B92E" w14:textId="77777777" w:rsidR="00DC2CE4" w:rsidRDefault="00DC2CE4" w:rsidP="00DC2CE4">
            <w:pPr>
              <w:pStyle w:val="XML1"/>
              <w:rPr>
                <w:del w:id="1174" w:author="aas" w:date="2013-10-14T02:06:00Z"/>
              </w:rPr>
            </w:pPr>
            <w:del w:id="1175" w:author="aas" w:date="2013-10-14T02:06:00Z">
              <w:r>
                <w:delText xml:space="preserve">              &lt;/xs:element&gt;</w:delText>
              </w:r>
            </w:del>
          </w:p>
          <w:p w14:paraId="652403BC" w14:textId="77777777" w:rsidR="00DC2CE4" w:rsidRDefault="00DC2CE4" w:rsidP="00DC2CE4">
            <w:pPr>
              <w:pStyle w:val="XML1"/>
              <w:rPr>
                <w:del w:id="1176" w:author="aas" w:date="2013-10-14T02:06:00Z"/>
              </w:rPr>
            </w:pPr>
            <w:del w:id="1177" w:author="aas" w:date="2013-10-14T02:06:00Z">
              <w:r>
                <w:delText xml:space="preserve">            &lt;/xs:sequence&gt;</w:delText>
              </w:r>
            </w:del>
          </w:p>
          <w:p w14:paraId="31B01E09" w14:textId="77777777" w:rsidR="00DC2CE4" w:rsidRDefault="00DC2CE4" w:rsidP="00DC2CE4">
            <w:pPr>
              <w:pStyle w:val="XML1"/>
              <w:rPr>
                <w:del w:id="1178" w:author="aas" w:date="2013-10-14T02:06:00Z"/>
              </w:rPr>
            </w:pPr>
            <w:del w:id="1179" w:author="aas" w:date="2013-10-14T02:06:00Z">
              <w:r>
                <w:delText xml:space="preserve">          &lt;/xs:complexType&gt;</w:delText>
              </w:r>
            </w:del>
          </w:p>
          <w:p w14:paraId="4C7D17D6" w14:textId="77777777" w:rsidR="00DC2CE4" w:rsidRDefault="00DC2CE4" w:rsidP="00DC2CE4">
            <w:pPr>
              <w:pStyle w:val="XML1"/>
              <w:rPr>
                <w:del w:id="1180" w:author="aas" w:date="2013-10-14T02:06:00Z"/>
              </w:rPr>
            </w:pPr>
            <w:del w:id="1181" w:author="aas" w:date="2013-10-14T02:06:00Z">
              <w:r>
                <w:delText xml:space="preserve">          &lt;xs:key name="key_configuration-points_capable-switch_configuration-point"&gt;</w:delText>
              </w:r>
            </w:del>
          </w:p>
          <w:p w14:paraId="76083B0A" w14:textId="77777777" w:rsidR="00DC2CE4" w:rsidRDefault="00DC2CE4" w:rsidP="00DC2CE4">
            <w:pPr>
              <w:pStyle w:val="XML1"/>
              <w:rPr>
                <w:del w:id="1182" w:author="aas" w:date="2013-10-14T02:06:00Z"/>
              </w:rPr>
            </w:pPr>
            <w:del w:id="1183" w:author="aas" w:date="2013-10-14T02:06:00Z">
              <w:r>
                <w:delText xml:space="preserve">            &lt;xs:selector xpath="of11-config:configuration-point"/&gt;</w:delText>
              </w:r>
            </w:del>
          </w:p>
          <w:p w14:paraId="34CDE7B8" w14:textId="77777777" w:rsidR="00DC2CE4" w:rsidRDefault="00DC2CE4" w:rsidP="00DC2CE4">
            <w:pPr>
              <w:pStyle w:val="XML1"/>
              <w:rPr>
                <w:del w:id="1184" w:author="aas" w:date="2013-10-14T02:06:00Z"/>
              </w:rPr>
            </w:pPr>
            <w:del w:id="1185" w:author="aas" w:date="2013-10-14T02:06:00Z">
              <w:r>
                <w:delText xml:space="preserve">            &lt;xs:field xpath="of11-config:id"/&gt;</w:delText>
              </w:r>
            </w:del>
          </w:p>
          <w:p w14:paraId="5A3F45B3" w14:textId="77777777" w:rsidR="00DC2CE4" w:rsidRDefault="00DC2CE4" w:rsidP="00DC2CE4">
            <w:pPr>
              <w:pStyle w:val="XML1"/>
              <w:rPr>
                <w:del w:id="1186" w:author="aas" w:date="2013-10-14T02:06:00Z"/>
              </w:rPr>
            </w:pPr>
            <w:del w:id="1187" w:author="aas" w:date="2013-10-14T02:06:00Z">
              <w:r>
                <w:delText xml:space="preserve">          &lt;/xs:key&gt;</w:delText>
              </w:r>
            </w:del>
          </w:p>
          <w:p w14:paraId="4861C549" w14:textId="77777777" w:rsidR="00DC2CE4" w:rsidRDefault="00DC2CE4" w:rsidP="00DC2CE4">
            <w:pPr>
              <w:pStyle w:val="XML1"/>
              <w:rPr>
                <w:del w:id="1188" w:author="aas" w:date="2013-10-14T02:06:00Z"/>
              </w:rPr>
            </w:pPr>
            <w:del w:id="1189" w:author="aas" w:date="2013-10-14T02:06:00Z">
              <w:r>
                <w:delText xml:space="preserve">        &lt;/xs:element&gt;</w:delText>
              </w:r>
            </w:del>
          </w:p>
          <w:p w14:paraId="69DA5284" w14:textId="77777777" w:rsidR="00DC2CE4" w:rsidRDefault="00DC2CE4" w:rsidP="00DC2CE4">
            <w:pPr>
              <w:pStyle w:val="XML1"/>
              <w:rPr>
                <w:del w:id="1190" w:author="aas" w:date="2013-10-14T02:06:00Z"/>
              </w:rPr>
            </w:pPr>
            <w:del w:id="1191" w:author="aas" w:date="2013-10-14T02:06:00Z">
              <w:r>
                <w:delText xml:space="preserve">        &lt;xs:element name="resources" minOccurs="0"&gt;</w:delText>
              </w:r>
            </w:del>
          </w:p>
          <w:p w14:paraId="779C795A" w14:textId="77777777" w:rsidR="00DC2CE4" w:rsidRDefault="00DC2CE4" w:rsidP="00DC2CE4">
            <w:pPr>
              <w:pStyle w:val="XML1"/>
              <w:rPr>
                <w:del w:id="1192" w:author="aas" w:date="2013-10-14T02:06:00Z"/>
              </w:rPr>
            </w:pPr>
            <w:del w:id="1193" w:author="aas" w:date="2013-10-14T02:06:00Z">
              <w:r>
                <w:delText xml:space="preserve">          &lt;xs:annotation&gt;</w:delText>
              </w:r>
            </w:del>
          </w:p>
          <w:p w14:paraId="48E86502" w14:textId="77777777" w:rsidR="00DC2CE4" w:rsidRDefault="00DC2CE4" w:rsidP="00DC2CE4">
            <w:pPr>
              <w:pStyle w:val="XML1"/>
              <w:rPr>
                <w:del w:id="1194" w:author="aas" w:date="2013-10-14T02:06:00Z"/>
              </w:rPr>
            </w:pPr>
            <w:del w:id="1195" w:author="aas" w:date="2013-10-14T02:06:00Z">
              <w:r>
                <w:delText xml:space="preserve">            &lt;xs:documentation&gt;</w:delText>
              </w:r>
            </w:del>
          </w:p>
          <w:p w14:paraId="1677EC8C" w14:textId="77777777" w:rsidR="00DC2CE4" w:rsidRDefault="00DC2CE4" w:rsidP="00DC2CE4">
            <w:pPr>
              <w:pStyle w:val="XML1"/>
              <w:rPr>
                <w:del w:id="1196" w:author="aas" w:date="2013-10-14T02:06:00Z"/>
              </w:rPr>
            </w:pPr>
            <w:del w:id="1197" w:author="aas" w:date="2013-10-14T02:06:00Z">
              <w:r>
                <w:delText xml:space="preserve">              A lists containing all resources of the OpenFlow</w:delText>
              </w:r>
            </w:del>
          </w:p>
          <w:p w14:paraId="11BA8324" w14:textId="77777777" w:rsidR="00DC2CE4" w:rsidRDefault="00DC2CE4" w:rsidP="00DC2CE4">
            <w:pPr>
              <w:pStyle w:val="XML1"/>
              <w:rPr>
                <w:del w:id="1198" w:author="aas" w:date="2013-10-14T02:06:00Z"/>
              </w:rPr>
            </w:pPr>
            <w:del w:id="1199" w:author="aas" w:date="2013-10-14T02:06:00Z">
              <w:r>
                <w:delText xml:space="preserve">              Capable Switch that can be used by OpenFlow Logical</w:delText>
              </w:r>
            </w:del>
          </w:p>
          <w:p w14:paraId="3B45AC1C" w14:textId="77777777" w:rsidR="00DC2CE4" w:rsidRDefault="00DC2CE4" w:rsidP="00DC2CE4">
            <w:pPr>
              <w:pStyle w:val="XML1"/>
              <w:rPr>
                <w:del w:id="1200" w:author="aas" w:date="2013-10-14T02:06:00Z"/>
              </w:rPr>
            </w:pPr>
            <w:del w:id="1201" w:author="aas" w:date="2013-10-14T02:06:00Z">
              <w:r>
                <w:delText xml:space="preserve">              Switches.  Resources are listed here independent of their</w:delText>
              </w:r>
            </w:del>
          </w:p>
          <w:p w14:paraId="7AE87234" w14:textId="77777777" w:rsidR="00DC2CE4" w:rsidRDefault="00DC2CE4" w:rsidP="00DC2CE4">
            <w:pPr>
              <w:pStyle w:val="XML1"/>
              <w:rPr>
                <w:del w:id="1202" w:author="aas" w:date="2013-10-14T02:06:00Z"/>
              </w:rPr>
            </w:pPr>
            <w:del w:id="1203" w:author="aas" w:date="2013-10-14T02:06:00Z">
              <w:r>
                <w:delText xml:space="preserve">              actual assignment to OpenFlow Logical Switches.  They may</w:delText>
              </w:r>
            </w:del>
          </w:p>
          <w:p w14:paraId="42723265" w14:textId="77777777" w:rsidR="00DC2CE4" w:rsidRDefault="00DC2CE4" w:rsidP="00DC2CE4">
            <w:pPr>
              <w:pStyle w:val="XML1"/>
              <w:rPr>
                <w:del w:id="1204" w:author="aas" w:date="2013-10-14T02:06:00Z"/>
              </w:rPr>
            </w:pPr>
            <w:del w:id="1205" w:author="aas" w:date="2013-10-14T02:06:00Z">
              <w:r>
                <w:delText xml:space="preserve">              be available to be assigned to an OpenFlow Logical Switch</w:delText>
              </w:r>
            </w:del>
          </w:p>
          <w:p w14:paraId="3204301F" w14:textId="77777777" w:rsidR="00DC2CE4" w:rsidRDefault="00DC2CE4" w:rsidP="00DC2CE4">
            <w:pPr>
              <w:pStyle w:val="XML1"/>
              <w:rPr>
                <w:del w:id="1206" w:author="aas" w:date="2013-10-14T02:06:00Z"/>
              </w:rPr>
            </w:pPr>
            <w:del w:id="1207" w:author="aas" w:date="2013-10-14T02:06:00Z">
              <w:r>
                <w:delText xml:space="preserve">              or already in use by an OpenFlow Logical Switch.</w:delText>
              </w:r>
            </w:del>
          </w:p>
          <w:p w14:paraId="65B6F086" w14:textId="77777777" w:rsidR="00DC2CE4" w:rsidRDefault="00DC2CE4" w:rsidP="00DC2CE4">
            <w:pPr>
              <w:pStyle w:val="XML1"/>
              <w:rPr>
                <w:del w:id="1208" w:author="aas" w:date="2013-10-14T02:06:00Z"/>
              </w:rPr>
            </w:pPr>
            <w:del w:id="1209" w:author="aas" w:date="2013-10-14T02:06:00Z">
              <w:r>
                <w:delText xml:space="preserve">            &lt;/xs:documentation&gt;</w:delText>
              </w:r>
            </w:del>
          </w:p>
          <w:p w14:paraId="363627A9" w14:textId="77777777" w:rsidR="00DC2CE4" w:rsidRDefault="00DC2CE4" w:rsidP="00DC2CE4">
            <w:pPr>
              <w:pStyle w:val="XML1"/>
              <w:rPr>
                <w:del w:id="1210" w:author="aas" w:date="2013-10-14T02:06:00Z"/>
              </w:rPr>
            </w:pPr>
            <w:del w:id="1211" w:author="aas" w:date="2013-10-14T02:06:00Z">
              <w:r>
                <w:delText xml:space="preserve">          &lt;/xs:annotation&gt;</w:delText>
              </w:r>
            </w:del>
          </w:p>
          <w:p w14:paraId="569C5636" w14:textId="77777777" w:rsidR="00DC2CE4" w:rsidRDefault="00DC2CE4" w:rsidP="00DC2CE4">
            <w:pPr>
              <w:pStyle w:val="XML1"/>
              <w:rPr>
                <w:del w:id="1212" w:author="aas" w:date="2013-10-14T02:06:00Z"/>
              </w:rPr>
            </w:pPr>
            <w:del w:id="1213" w:author="aas" w:date="2013-10-14T02:06:00Z">
              <w:r>
                <w:delText xml:space="preserve">          &lt;xs:complexType&gt;</w:delText>
              </w:r>
            </w:del>
          </w:p>
          <w:p w14:paraId="46A42AF6" w14:textId="77777777" w:rsidR="00DC2CE4" w:rsidRDefault="00DC2CE4" w:rsidP="00DC2CE4">
            <w:pPr>
              <w:pStyle w:val="XML1"/>
              <w:rPr>
                <w:del w:id="1214" w:author="aas" w:date="2013-10-14T02:06:00Z"/>
              </w:rPr>
            </w:pPr>
            <w:del w:id="1215" w:author="aas" w:date="2013-10-14T02:06:00Z">
              <w:r>
                <w:delText xml:space="preserve">            &lt;xs:sequence&gt;</w:delText>
              </w:r>
            </w:del>
          </w:p>
          <w:p w14:paraId="2310F4F0" w14:textId="77777777" w:rsidR="00DC2CE4" w:rsidRDefault="00DC2CE4" w:rsidP="00DC2CE4">
            <w:pPr>
              <w:pStyle w:val="XML1"/>
              <w:rPr>
                <w:del w:id="1216" w:author="aas" w:date="2013-10-14T02:06:00Z"/>
              </w:rPr>
            </w:pPr>
            <w:del w:id="1217" w:author="aas" w:date="2013-10-14T02:06:00Z">
              <w:r>
                <w:delText xml:space="preserve">              &lt;xs:element name="port" minOccurs="0" maxOccurs="unbounded"&gt;</w:delText>
              </w:r>
            </w:del>
          </w:p>
          <w:p w14:paraId="5C915F4C" w14:textId="77777777" w:rsidR="00DC2CE4" w:rsidRDefault="00DC2CE4" w:rsidP="00DC2CE4">
            <w:pPr>
              <w:pStyle w:val="XML1"/>
              <w:rPr>
                <w:del w:id="1218" w:author="aas" w:date="2013-10-14T02:06:00Z"/>
              </w:rPr>
            </w:pPr>
            <w:del w:id="1219" w:author="aas" w:date="2013-10-14T02:06:00Z">
              <w:r>
                <w:delText xml:space="preserve">                &lt;xs:annotation&gt;</w:delText>
              </w:r>
            </w:del>
          </w:p>
          <w:p w14:paraId="5001C4B8" w14:textId="77777777" w:rsidR="00DC2CE4" w:rsidRDefault="00DC2CE4" w:rsidP="00DC2CE4">
            <w:pPr>
              <w:pStyle w:val="XML1"/>
              <w:rPr>
                <w:del w:id="1220" w:author="aas" w:date="2013-10-14T02:06:00Z"/>
              </w:rPr>
            </w:pPr>
            <w:del w:id="1221" w:author="aas" w:date="2013-10-14T02:06:00Z">
              <w:r>
                <w:delText xml:space="preserve">                  &lt;xs:documentation&gt;</w:delText>
              </w:r>
            </w:del>
          </w:p>
          <w:p w14:paraId="6EE4A613" w14:textId="77777777" w:rsidR="00DC2CE4" w:rsidRDefault="00DC2CE4" w:rsidP="00DC2CE4">
            <w:pPr>
              <w:pStyle w:val="XML1"/>
              <w:rPr>
                <w:del w:id="1222" w:author="aas" w:date="2013-10-14T02:06:00Z"/>
              </w:rPr>
            </w:pPr>
            <w:del w:id="1223" w:author="aas" w:date="2013-10-14T02:06:00Z">
              <w:r>
                <w:delText xml:space="preserve">                    The list contains all port resources of the</w:delText>
              </w:r>
            </w:del>
          </w:p>
          <w:p w14:paraId="54C421EF" w14:textId="77777777" w:rsidR="00DC2CE4" w:rsidRDefault="00DC2CE4" w:rsidP="00DC2CE4">
            <w:pPr>
              <w:pStyle w:val="XML1"/>
              <w:rPr>
                <w:del w:id="1224" w:author="aas" w:date="2013-10-14T02:06:00Z"/>
              </w:rPr>
            </w:pPr>
            <w:del w:id="1225" w:author="aas" w:date="2013-10-14T02:06:00Z">
              <w:r>
                <w:delText xml:space="preserve">                    OpenFlow Capable Switch.</w:delText>
              </w:r>
            </w:del>
          </w:p>
          <w:p w14:paraId="0356B18F" w14:textId="77777777" w:rsidR="00DC2CE4" w:rsidRDefault="00DC2CE4" w:rsidP="00DC2CE4">
            <w:pPr>
              <w:pStyle w:val="XML1"/>
              <w:rPr>
                <w:del w:id="1226" w:author="aas" w:date="2013-10-14T02:06:00Z"/>
              </w:rPr>
            </w:pPr>
          </w:p>
          <w:p w14:paraId="2FE6655C" w14:textId="77777777" w:rsidR="00DC2CE4" w:rsidRDefault="00DC2CE4" w:rsidP="00DC2CE4">
            <w:pPr>
              <w:pStyle w:val="XML1"/>
              <w:rPr>
                <w:del w:id="1227" w:author="aas" w:date="2013-10-14T02:06:00Z"/>
              </w:rPr>
            </w:pPr>
            <w:del w:id="1228" w:author="aas" w:date="2013-10-14T02:06:00Z">
              <w:r>
                <w:delText xml:space="preserve">                    The element 'resource-id' of OFPortType MUST be unique</w:delText>
              </w:r>
            </w:del>
          </w:p>
          <w:p w14:paraId="34CB4CEB" w14:textId="77777777" w:rsidR="00DC2CE4" w:rsidRDefault="00DC2CE4" w:rsidP="00DC2CE4">
            <w:pPr>
              <w:pStyle w:val="XML1"/>
              <w:rPr>
                <w:del w:id="1229" w:author="aas" w:date="2013-10-14T02:06:00Z"/>
              </w:rPr>
            </w:pPr>
            <w:del w:id="1230" w:author="aas" w:date="2013-10-14T02:06:00Z">
              <w:r>
                <w:delText xml:space="preserve">                    within this list.</w:delText>
              </w:r>
            </w:del>
          </w:p>
          <w:p w14:paraId="7652ACAF" w14:textId="77777777" w:rsidR="00DC2CE4" w:rsidRDefault="00DC2CE4" w:rsidP="00DC2CE4">
            <w:pPr>
              <w:pStyle w:val="XML1"/>
              <w:rPr>
                <w:del w:id="1231" w:author="aas" w:date="2013-10-14T02:06:00Z"/>
              </w:rPr>
            </w:pPr>
            <w:del w:id="1232" w:author="aas" w:date="2013-10-14T02:06:00Z">
              <w:r>
                <w:delText xml:space="preserve">                  &lt;/xs:documentation&gt;</w:delText>
              </w:r>
            </w:del>
          </w:p>
          <w:p w14:paraId="5CB7A331" w14:textId="77777777" w:rsidR="00DC2CE4" w:rsidRDefault="00DC2CE4" w:rsidP="00DC2CE4">
            <w:pPr>
              <w:pStyle w:val="XML1"/>
              <w:rPr>
                <w:del w:id="1233" w:author="aas" w:date="2013-10-14T02:06:00Z"/>
              </w:rPr>
            </w:pPr>
            <w:del w:id="1234" w:author="aas" w:date="2013-10-14T02:06:00Z">
              <w:r>
                <w:delText xml:space="preserve">                &lt;/xs:annotation&gt;</w:delText>
              </w:r>
            </w:del>
          </w:p>
          <w:p w14:paraId="0BFC851E" w14:textId="77777777" w:rsidR="00DC2CE4" w:rsidRDefault="00DC2CE4" w:rsidP="00DC2CE4">
            <w:pPr>
              <w:pStyle w:val="XML1"/>
              <w:rPr>
                <w:del w:id="1235" w:author="aas" w:date="2013-10-14T02:06:00Z"/>
              </w:rPr>
            </w:pPr>
            <w:del w:id="1236" w:author="aas" w:date="2013-10-14T02:06:00Z">
              <w:r>
                <w:delText xml:space="preserve">                &lt;xs:complexType&gt;</w:delText>
              </w:r>
            </w:del>
          </w:p>
          <w:p w14:paraId="718B7C1A" w14:textId="77777777" w:rsidR="00DC2CE4" w:rsidRDefault="00DC2CE4" w:rsidP="00DC2CE4">
            <w:pPr>
              <w:pStyle w:val="XML1"/>
              <w:rPr>
                <w:del w:id="1237" w:author="aas" w:date="2013-10-14T02:06:00Z"/>
              </w:rPr>
            </w:pPr>
            <w:del w:id="1238" w:author="aas" w:date="2013-10-14T02:06:00Z">
              <w:r>
                <w:delText xml:space="preserve">                  &lt;xs:sequence&gt;</w:delText>
              </w:r>
            </w:del>
          </w:p>
          <w:p w14:paraId="0F24F818" w14:textId="77777777" w:rsidR="00DC2CE4" w:rsidRDefault="00DC2CE4" w:rsidP="00DC2CE4">
            <w:pPr>
              <w:pStyle w:val="XML1"/>
              <w:rPr>
                <w:del w:id="1239" w:author="aas" w:date="2013-10-14T02:06:00Z"/>
              </w:rPr>
            </w:pPr>
            <w:del w:id="1240" w:author="aas" w:date="2013-10-14T02:06:00Z">
              <w:r>
                <w:delText xml:space="preserve">                    &lt;xs:group ref="OFPortType"/&gt;</w:delText>
              </w:r>
            </w:del>
          </w:p>
          <w:p w14:paraId="184E73EF" w14:textId="77777777" w:rsidR="00DC2CE4" w:rsidRDefault="00DC2CE4" w:rsidP="00DC2CE4">
            <w:pPr>
              <w:pStyle w:val="XML1"/>
              <w:rPr>
                <w:del w:id="1241" w:author="aas" w:date="2013-10-14T02:06:00Z"/>
              </w:rPr>
            </w:pPr>
            <w:del w:id="1242" w:author="aas" w:date="2013-10-14T02:06:00Z">
              <w:r>
                <w:delText xml:space="preserve">                  &lt;/xs:sequence&gt;</w:delText>
              </w:r>
            </w:del>
          </w:p>
          <w:p w14:paraId="14C248AE" w14:textId="77777777" w:rsidR="00DC2CE4" w:rsidRDefault="00DC2CE4" w:rsidP="00DC2CE4">
            <w:pPr>
              <w:pStyle w:val="XML1"/>
              <w:rPr>
                <w:del w:id="1243" w:author="aas" w:date="2013-10-14T02:06:00Z"/>
              </w:rPr>
            </w:pPr>
            <w:del w:id="1244" w:author="aas" w:date="2013-10-14T02:06:00Z">
              <w:r>
                <w:delText xml:space="preserve">                &lt;/xs:complexType&gt;</w:delText>
              </w:r>
            </w:del>
          </w:p>
          <w:p w14:paraId="7C6AFF2B" w14:textId="77777777" w:rsidR="00DC2CE4" w:rsidRDefault="00DC2CE4" w:rsidP="00DC2CE4">
            <w:pPr>
              <w:pStyle w:val="XML1"/>
              <w:rPr>
                <w:del w:id="1245" w:author="aas" w:date="2013-10-14T02:06:00Z"/>
              </w:rPr>
            </w:pPr>
            <w:del w:id="1246" w:author="aas" w:date="2013-10-14T02:06:00Z">
              <w:r>
                <w:delText xml:space="preserve">              &lt;/xs:element&gt;</w:delText>
              </w:r>
            </w:del>
          </w:p>
          <w:p w14:paraId="2FCC0B29" w14:textId="77777777" w:rsidR="00DC2CE4" w:rsidRDefault="00DC2CE4" w:rsidP="00DC2CE4">
            <w:pPr>
              <w:pStyle w:val="XML1"/>
              <w:rPr>
                <w:del w:id="1247" w:author="aas" w:date="2013-10-14T02:06:00Z"/>
              </w:rPr>
            </w:pPr>
            <w:del w:id="1248" w:author="aas" w:date="2013-10-14T02:06:00Z">
              <w:r>
                <w:delText xml:space="preserve">              &lt;xs:element name="queue" minOccurs="0" maxOccurs="unbounded"&gt;</w:delText>
              </w:r>
            </w:del>
          </w:p>
          <w:p w14:paraId="41D4E528" w14:textId="77777777" w:rsidR="00DC2CE4" w:rsidRDefault="00DC2CE4" w:rsidP="00DC2CE4">
            <w:pPr>
              <w:pStyle w:val="XML1"/>
              <w:rPr>
                <w:del w:id="1249" w:author="aas" w:date="2013-10-14T02:06:00Z"/>
              </w:rPr>
            </w:pPr>
            <w:del w:id="1250" w:author="aas" w:date="2013-10-14T02:06:00Z">
              <w:r>
                <w:delText xml:space="preserve">                &lt;xs:annotation&gt;</w:delText>
              </w:r>
            </w:del>
          </w:p>
          <w:p w14:paraId="1F681164" w14:textId="77777777" w:rsidR="00DC2CE4" w:rsidRDefault="00DC2CE4" w:rsidP="00DC2CE4">
            <w:pPr>
              <w:pStyle w:val="XML1"/>
              <w:rPr>
                <w:del w:id="1251" w:author="aas" w:date="2013-10-14T02:06:00Z"/>
              </w:rPr>
            </w:pPr>
            <w:del w:id="1252" w:author="aas" w:date="2013-10-14T02:06:00Z">
              <w:r>
                <w:delText xml:space="preserve">                  &lt;xs:documentation&gt;</w:delText>
              </w:r>
            </w:del>
          </w:p>
          <w:p w14:paraId="766FE558" w14:textId="77777777" w:rsidR="00DC2CE4" w:rsidRDefault="00DC2CE4" w:rsidP="00DC2CE4">
            <w:pPr>
              <w:pStyle w:val="XML1"/>
              <w:rPr>
                <w:del w:id="1253" w:author="aas" w:date="2013-10-14T02:06:00Z"/>
              </w:rPr>
            </w:pPr>
            <w:del w:id="1254" w:author="aas" w:date="2013-10-14T02:06:00Z">
              <w:r>
                <w:delText xml:space="preserve">                    The list contains all queue resources of the</w:delText>
              </w:r>
            </w:del>
          </w:p>
          <w:p w14:paraId="3DBE4DC4" w14:textId="77777777" w:rsidR="00DC2CE4" w:rsidRDefault="00DC2CE4" w:rsidP="00DC2CE4">
            <w:pPr>
              <w:pStyle w:val="XML1"/>
              <w:rPr>
                <w:del w:id="1255" w:author="aas" w:date="2013-10-14T02:06:00Z"/>
              </w:rPr>
            </w:pPr>
            <w:del w:id="1256" w:author="aas" w:date="2013-10-14T02:06:00Z">
              <w:r>
                <w:delText xml:space="preserve">                    OpenFlow Capable Switch.</w:delText>
              </w:r>
            </w:del>
          </w:p>
          <w:p w14:paraId="48BA2827" w14:textId="77777777" w:rsidR="00DC2CE4" w:rsidRDefault="00DC2CE4" w:rsidP="00DC2CE4">
            <w:pPr>
              <w:pStyle w:val="XML1"/>
              <w:rPr>
                <w:del w:id="1257" w:author="aas" w:date="2013-10-14T02:06:00Z"/>
              </w:rPr>
            </w:pPr>
          </w:p>
          <w:p w14:paraId="28A332BE" w14:textId="77777777" w:rsidR="00DC2CE4" w:rsidRDefault="00DC2CE4" w:rsidP="00DC2CE4">
            <w:pPr>
              <w:pStyle w:val="XML1"/>
              <w:rPr>
                <w:del w:id="1258" w:author="aas" w:date="2013-10-14T02:06:00Z"/>
              </w:rPr>
            </w:pPr>
            <w:del w:id="1259" w:author="aas" w:date="2013-10-14T02:06:00Z">
              <w:r>
                <w:delText xml:space="preserve">                    The element 'resource-id' of OFQueueType MUST be unique</w:delText>
              </w:r>
            </w:del>
          </w:p>
          <w:p w14:paraId="17DE5CF2" w14:textId="77777777" w:rsidR="00DC2CE4" w:rsidRDefault="00DC2CE4" w:rsidP="00DC2CE4">
            <w:pPr>
              <w:pStyle w:val="XML1"/>
              <w:rPr>
                <w:del w:id="1260" w:author="aas" w:date="2013-10-14T02:06:00Z"/>
              </w:rPr>
            </w:pPr>
            <w:del w:id="1261" w:author="aas" w:date="2013-10-14T02:06:00Z">
              <w:r>
                <w:delText xml:space="preserve">                    within this list.</w:delText>
              </w:r>
            </w:del>
          </w:p>
          <w:p w14:paraId="48A0730D" w14:textId="77777777" w:rsidR="00DC2CE4" w:rsidRDefault="00DC2CE4" w:rsidP="00DC2CE4">
            <w:pPr>
              <w:pStyle w:val="XML1"/>
              <w:rPr>
                <w:del w:id="1262" w:author="aas" w:date="2013-10-14T02:06:00Z"/>
              </w:rPr>
            </w:pPr>
            <w:del w:id="1263" w:author="aas" w:date="2013-10-14T02:06:00Z">
              <w:r>
                <w:delText xml:space="preserve">                  &lt;/xs:documentation&gt;</w:delText>
              </w:r>
            </w:del>
          </w:p>
          <w:p w14:paraId="4E6A89F8" w14:textId="77777777" w:rsidR="00DC2CE4" w:rsidRDefault="00DC2CE4" w:rsidP="00DC2CE4">
            <w:pPr>
              <w:pStyle w:val="XML1"/>
              <w:rPr>
                <w:del w:id="1264" w:author="aas" w:date="2013-10-14T02:06:00Z"/>
              </w:rPr>
            </w:pPr>
            <w:del w:id="1265" w:author="aas" w:date="2013-10-14T02:06:00Z">
              <w:r>
                <w:delText xml:space="preserve">                &lt;/xs:annotation&gt;</w:delText>
              </w:r>
            </w:del>
          </w:p>
          <w:p w14:paraId="683BDD89" w14:textId="77777777" w:rsidR="00DC2CE4" w:rsidRDefault="00DC2CE4" w:rsidP="00DC2CE4">
            <w:pPr>
              <w:pStyle w:val="XML1"/>
              <w:rPr>
                <w:del w:id="1266" w:author="aas" w:date="2013-10-14T02:06:00Z"/>
              </w:rPr>
            </w:pPr>
            <w:del w:id="1267" w:author="aas" w:date="2013-10-14T02:06:00Z">
              <w:r>
                <w:delText xml:space="preserve">                &lt;xs:complexType&gt;</w:delText>
              </w:r>
            </w:del>
          </w:p>
          <w:p w14:paraId="5BAEC6EE" w14:textId="77777777" w:rsidR="00DC2CE4" w:rsidRDefault="00DC2CE4" w:rsidP="00DC2CE4">
            <w:pPr>
              <w:pStyle w:val="XML1"/>
              <w:rPr>
                <w:del w:id="1268" w:author="aas" w:date="2013-10-14T02:06:00Z"/>
              </w:rPr>
            </w:pPr>
            <w:del w:id="1269" w:author="aas" w:date="2013-10-14T02:06:00Z">
              <w:r>
                <w:delText xml:space="preserve">                  &lt;xs:sequence&gt;</w:delText>
              </w:r>
            </w:del>
          </w:p>
          <w:p w14:paraId="5B128375" w14:textId="77777777" w:rsidR="00DC2CE4" w:rsidRDefault="00DC2CE4" w:rsidP="00DC2CE4">
            <w:pPr>
              <w:pStyle w:val="XML1"/>
              <w:rPr>
                <w:del w:id="1270" w:author="aas" w:date="2013-10-14T02:06:00Z"/>
              </w:rPr>
            </w:pPr>
            <w:del w:id="1271" w:author="aas" w:date="2013-10-14T02:06:00Z">
              <w:r>
                <w:delText xml:space="preserve">                    &lt;xs:group ref="OFQueueType"/&gt;</w:delText>
              </w:r>
            </w:del>
          </w:p>
          <w:p w14:paraId="704A0807" w14:textId="77777777" w:rsidR="00DC2CE4" w:rsidRDefault="00DC2CE4" w:rsidP="00DC2CE4">
            <w:pPr>
              <w:pStyle w:val="XML1"/>
              <w:rPr>
                <w:del w:id="1272" w:author="aas" w:date="2013-10-14T02:06:00Z"/>
              </w:rPr>
            </w:pPr>
            <w:del w:id="1273" w:author="aas" w:date="2013-10-14T02:06:00Z">
              <w:r>
                <w:delText xml:space="preserve">                  &lt;/xs:sequence&gt;</w:delText>
              </w:r>
            </w:del>
          </w:p>
          <w:p w14:paraId="6322DD4A" w14:textId="77777777" w:rsidR="00DC2CE4" w:rsidRDefault="00DC2CE4" w:rsidP="00DC2CE4">
            <w:pPr>
              <w:pStyle w:val="XML1"/>
              <w:rPr>
                <w:del w:id="1274" w:author="aas" w:date="2013-10-14T02:06:00Z"/>
              </w:rPr>
            </w:pPr>
            <w:del w:id="1275" w:author="aas" w:date="2013-10-14T02:06:00Z">
              <w:r>
                <w:delText xml:space="preserve">                &lt;/xs:complexType&gt;</w:delText>
              </w:r>
            </w:del>
          </w:p>
          <w:p w14:paraId="4B905DB0" w14:textId="77777777" w:rsidR="00DC2CE4" w:rsidRDefault="00DC2CE4" w:rsidP="00DC2CE4">
            <w:pPr>
              <w:pStyle w:val="XML1"/>
              <w:rPr>
                <w:del w:id="1276" w:author="aas" w:date="2013-10-14T02:06:00Z"/>
              </w:rPr>
            </w:pPr>
            <w:del w:id="1277" w:author="aas" w:date="2013-10-14T02:06:00Z">
              <w:r>
                <w:delText xml:space="preserve">              &lt;/xs:element&gt;</w:delText>
              </w:r>
            </w:del>
          </w:p>
          <w:p w14:paraId="7C6701CD" w14:textId="77777777" w:rsidR="00DC2CE4" w:rsidRDefault="00DC2CE4" w:rsidP="00DC2CE4">
            <w:pPr>
              <w:pStyle w:val="XML1"/>
              <w:rPr>
                <w:del w:id="1278" w:author="aas" w:date="2013-10-14T02:06:00Z"/>
              </w:rPr>
            </w:pPr>
            <w:del w:id="1279" w:author="aas" w:date="2013-10-14T02:06:00Z">
              <w:r>
                <w:delText xml:space="preserve">              &lt;xs:element name="owned-certificate" minOccurs="0" maxOccurs="unbounded"&gt;</w:delText>
              </w:r>
            </w:del>
          </w:p>
          <w:p w14:paraId="16BCFFA6" w14:textId="77777777" w:rsidR="00DC2CE4" w:rsidRDefault="00DC2CE4" w:rsidP="00DC2CE4">
            <w:pPr>
              <w:pStyle w:val="XML1"/>
              <w:rPr>
                <w:del w:id="1280" w:author="aas" w:date="2013-10-14T02:06:00Z"/>
              </w:rPr>
            </w:pPr>
            <w:del w:id="1281" w:author="aas" w:date="2013-10-14T02:06:00Z">
              <w:r>
                <w:delText xml:space="preserve">                &lt;xs:annotation&gt;</w:delText>
              </w:r>
            </w:del>
          </w:p>
          <w:p w14:paraId="6BA8459D" w14:textId="77777777" w:rsidR="00DC2CE4" w:rsidRDefault="00DC2CE4" w:rsidP="00DC2CE4">
            <w:pPr>
              <w:pStyle w:val="XML1"/>
              <w:rPr>
                <w:del w:id="1282" w:author="aas" w:date="2013-10-14T02:06:00Z"/>
              </w:rPr>
            </w:pPr>
            <w:del w:id="1283" w:author="aas" w:date="2013-10-14T02:06:00Z">
              <w:r>
                <w:delText xml:space="preserve">                  &lt;xs:documentation&gt;</w:delText>
              </w:r>
            </w:del>
          </w:p>
          <w:p w14:paraId="31838EB9" w14:textId="77777777" w:rsidR="00DC2CE4" w:rsidRDefault="00DC2CE4" w:rsidP="00DC2CE4">
            <w:pPr>
              <w:pStyle w:val="XML1"/>
              <w:rPr>
                <w:del w:id="1284" w:author="aas" w:date="2013-10-14T02:06:00Z"/>
              </w:rPr>
            </w:pPr>
            <w:del w:id="1285" w:author="aas" w:date="2013-10-14T02:06:00Z">
              <w:r>
                <w:delText xml:space="preserve">                    The list contains all owned certificate</w:delText>
              </w:r>
            </w:del>
          </w:p>
          <w:p w14:paraId="1F071E42" w14:textId="77777777" w:rsidR="00DC2CE4" w:rsidRDefault="00DC2CE4" w:rsidP="00DC2CE4">
            <w:pPr>
              <w:pStyle w:val="XML1"/>
              <w:rPr>
                <w:del w:id="1286" w:author="aas" w:date="2013-10-14T02:06:00Z"/>
              </w:rPr>
            </w:pPr>
            <w:del w:id="1287" w:author="aas" w:date="2013-10-14T02:06:00Z">
              <w:r>
                <w:delText xml:space="preserve">                    resources of the OpenFlow Capable Switch.</w:delText>
              </w:r>
            </w:del>
          </w:p>
          <w:p w14:paraId="6F2095A7" w14:textId="77777777" w:rsidR="00DC2CE4" w:rsidRDefault="00DC2CE4" w:rsidP="00DC2CE4">
            <w:pPr>
              <w:pStyle w:val="XML1"/>
              <w:rPr>
                <w:del w:id="1288" w:author="aas" w:date="2013-10-14T02:06:00Z"/>
              </w:rPr>
            </w:pPr>
          </w:p>
          <w:p w14:paraId="501A130A" w14:textId="77777777" w:rsidR="00DC2CE4" w:rsidRDefault="00DC2CE4" w:rsidP="00DC2CE4">
            <w:pPr>
              <w:pStyle w:val="XML1"/>
              <w:rPr>
                <w:del w:id="1289" w:author="aas" w:date="2013-10-14T02:06:00Z"/>
              </w:rPr>
            </w:pPr>
            <w:del w:id="1290" w:author="aas" w:date="2013-10-14T02:06:00Z">
              <w:r>
                <w:delText xml:space="preserve">                    The element 'resource-id' of OFOwnedCertificateType MUST</w:delText>
              </w:r>
            </w:del>
          </w:p>
          <w:p w14:paraId="13594BB7" w14:textId="77777777" w:rsidR="00DC2CE4" w:rsidRDefault="00DC2CE4" w:rsidP="00DC2CE4">
            <w:pPr>
              <w:pStyle w:val="XML1"/>
              <w:rPr>
                <w:del w:id="1291" w:author="aas" w:date="2013-10-14T02:06:00Z"/>
              </w:rPr>
            </w:pPr>
            <w:del w:id="1292" w:author="aas" w:date="2013-10-14T02:06:00Z">
              <w:r>
                <w:delText xml:space="preserve">                    be unique within this list.</w:delText>
              </w:r>
            </w:del>
          </w:p>
          <w:p w14:paraId="63BA603A" w14:textId="77777777" w:rsidR="00DC2CE4" w:rsidRDefault="00DC2CE4" w:rsidP="00DC2CE4">
            <w:pPr>
              <w:pStyle w:val="XML1"/>
              <w:rPr>
                <w:del w:id="1293" w:author="aas" w:date="2013-10-14T02:06:00Z"/>
              </w:rPr>
            </w:pPr>
            <w:del w:id="1294" w:author="aas" w:date="2013-10-14T02:06:00Z">
              <w:r>
                <w:delText xml:space="preserve">                  &lt;/xs:documentation&gt;</w:delText>
              </w:r>
            </w:del>
          </w:p>
          <w:p w14:paraId="000A8C7B" w14:textId="77777777" w:rsidR="00DC2CE4" w:rsidRDefault="00DC2CE4" w:rsidP="00DC2CE4">
            <w:pPr>
              <w:pStyle w:val="XML1"/>
              <w:rPr>
                <w:del w:id="1295" w:author="aas" w:date="2013-10-14T02:06:00Z"/>
              </w:rPr>
            </w:pPr>
            <w:del w:id="1296" w:author="aas" w:date="2013-10-14T02:06:00Z">
              <w:r>
                <w:delText xml:space="preserve">                &lt;/xs:annotation&gt;</w:delText>
              </w:r>
            </w:del>
          </w:p>
          <w:p w14:paraId="2FBC0461" w14:textId="77777777" w:rsidR="00DC2CE4" w:rsidRDefault="00DC2CE4" w:rsidP="00DC2CE4">
            <w:pPr>
              <w:pStyle w:val="XML1"/>
              <w:rPr>
                <w:del w:id="1297" w:author="aas" w:date="2013-10-14T02:06:00Z"/>
              </w:rPr>
            </w:pPr>
            <w:del w:id="1298" w:author="aas" w:date="2013-10-14T02:06:00Z">
              <w:r>
                <w:delText xml:space="preserve">                &lt;xs:complexType&gt;</w:delText>
              </w:r>
            </w:del>
          </w:p>
          <w:p w14:paraId="5B00D1D5" w14:textId="77777777" w:rsidR="00DC2CE4" w:rsidRDefault="00DC2CE4" w:rsidP="00DC2CE4">
            <w:pPr>
              <w:pStyle w:val="XML1"/>
              <w:rPr>
                <w:del w:id="1299" w:author="aas" w:date="2013-10-14T02:06:00Z"/>
              </w:rPr>
            </w:pPr>
            <w:del w:id="1300" w:author="aas" w:date="2013-10-14T02:06:00Z">
              <w:r>
                <w:delText xml:space="preserve">                  &lt;xs:sequence&gt;</w:delText>
              </w:r>
            </w:del>
          </w:p>
          <w:p w14:paraId="497EC2A1" w14:textId="77777777" w:rsidR="00DC2CE4" w:rsidRDefault="00DC2CE4" w:rsidP="00DC2CE4">
            <w:pPr>
              <w:pStyle w:val="XML1"/>
              <w:rPr>
                <w:del w:id="1301" w:author="aas" w:date="2013-10-14T02:06:00Z"/>
              </w:rPr>
            </w:pPr>
            <w:del w:id="1302" w:author="aas" w:date="2013-10-14T02:06:00Z">
              <w:r>
                <w:delText xml:space="preserve">                    &lt;xs:group ref="OFOwnedCertificateType"/&gt;</w:delText>
              </w:r>
            </w:del>
          </w:p>
          <w:p w14:paraId="1EFD63B2" w14:textId="77777777" w:rsidR="00DC2CE4" w:rsidRDefault="00DC2CE4" w:rsidP="00DC2CE4">
            <w:pPr>
              <w:pStyle w:val="XML1"/>
              <w:rPr>
                <w:del w:id="1303" w:author="aas" w:date="2013-10-14T02:06:00Z"/>
              </w:rPr>
            </w:pPr>
            <w:del w:id="1304" w:author="aas" w:date="2013-10-14T02:06:00Z">
              <w:r>
                <w:delText xml:space="preserve">                  &lt;/xs:sequence&gt;</w:delText>
              </w:r>
            </w:del>
          </w:p>
          <w:p w14:paraId="79E668E5" w14:textId="77777777" w:rsidR="00DC2CE4" w:rsidRDefault="00DC2CE4" w:rsidP="00DC2CE4">
            <w:pPr>
              <w:pStyle w:val="XML1"/>
              <w:rPr>
                <w:del w:id="1305" w:author="aas" w:date="2013-10-14T02:06:00Z"/>
              </w:rPr>
            </w:pPr>
            <w:del w:id="1306" w:author="aas" w:date="2013-10-14T02:06:00Z">
              <w:r>
                <w:delText xml:space="preserve">                &lt;/xs:complexType&gt;</w:delText>
              </w:r>
            </w:del>
          </w:p>
          <w:p w14:paraId="1753131A" w14:textId="77777777" w:rsidR="00DC2CE4" w:rsidRDefault="00DC2CE4" w:rsidP="00DC2CE4">
            <w:pPr>
              <w:pStyle w:val="XML1"/>
              <w:rPr>
                <w:del w:id="1307" w:author="aas" w:date="2013-10-14T02:06:00Z"/>
              </w:rPr>
            </w:pPr>
            <w:del w:id="1308" w:author="aas" w:date="2013-10-14T02:06:00Z">
              <w:r>
                <w:delText xml:space="preserve">              &lt;/xs:element&gt;</w:delText>
              </w:r>
            </w:del>
          </w:p>
          <w:p w14:paraId="6910944D" w14:textId="77777777" w:rsidR="00DC2CE4" w:rsidRDefault="00DC2CE4" w:rsidP="00DC2CE4">
            <w:pPr>
              <w:pStyle w:val="XML1"/>
              <w:rPr>
                <w:del w:id="1309" w:author="aas" w:date="2013-10-14T02:06:00Z"/>
              </w:rPr>
            </w:pPr>
            <w:del w:id="1310" w:author="aas" w:date="2013-10-14T02:06:00Z">
              <w:r>
                <w:delText xml:space="preserve">              &lt;xs:element name="external-certificate" minOccurs="0" maxOccurs="unbounded"&gt;</w:delText>
              </w:r>
            </w:del>
          </w:p>
          <w:p w14:paraId="3C162F3B" w14:textId="77777777" w:rsidR="00DC2CE4" w:rsidRDefault="00DC2CE4" w:rsidP="00DC2CE4">
            <w:pPr>
              <w:pStyle w:val="XML1"/>
              <w:rPr>
                <w:del w:id="1311" w:author="aas" w:date="2013-10-14T02:06:00Z"/>
              </w:rPr>
            </w:pPr>
            <w:del w:id="1312" w:author="aas" w:date="2013-10-14T02:06:00Z">
              <w:r>
                <w:delText xml:space="preserve">                &lt;xs:annotation&gt;</w:delText>
              </w:r>
            </w:del>
          </w:p>
          <w:p w14:paraId="3A1EBB6F" w14:textId="77777777" w:rsidR="00DC2CE4" w:rsidRDefault="00DC2CE4" w:rsidP="00DC2CE4">
            <w:pPr>
              <w:pStyle w:val="XML1"/>
              <w:rPr>
                <w:del w:id="1313" w:author="aas" w:date="2013-10-14T02:06:00Z"/>
              </w:rPr>
            </w:pPr>
            <w:del w:id="1314" w:author="aas" w:date="2013-10-14T02:06:00Z">
              <w:r>
                <w:delText xml:space="preserve">                  &lt;xs:documentation&gt;</w:delText>
              </w:r>
            </w:del>
          </w:p>
          <w:p w14:paraId="4809525D" w14:textId="77777777" w:rsidR="00DC2CE4" w:rsidRDefault="00DC2CE4" w:rsidP="00DC2CE4">
            <w:pPr>
              <w:pStyle w:val="XML1"/>
              <w:rPr>
                <w:del w:id="1315" w:author="aas" w:date="2013-10-14T02:06:00Z"/>
              </w:rPr>
            </w:pPr>
            <w:del w:id="1316" w:author="aas" w:date="2013-10-14T02:06:00Z">
              <w:r>
                <w:delText xml:space="preserve">                    The list contains all external certificate</w:delText>
              </w:r>
            </w:del>
          </w:p>
          <w:p w14:paraId="28A986BD" w14:textId="77777777" w:rsidR="00DC2CE4" w:rsidRDefault="00DC2CE4" w:rsidP="00DC2CE4">
            <w:pPr>
              <w:pStyle w:val="XML1"/>
              <w:rPr>
                <w:del w:id="1317" w:author="aas" w:date="2013-10-14T02:06:00Z"/>
              </w:rPr>
            </w:pPr>
            <w:del w:id="1318" w:author="aas" w:date="2013-10-14T02:06:00Z">
              <w:r>
                <w:delText xml:space="preserve">                    resources of the OpenFlow Capable Switch.</w:delText>
              </w:r>
            </w:del>
          </w:p>
          <w:p w14:paraId="0AA2C90B" w14:textId="77777777" w:rsidR="00DC2CE4" w:rsidRDefault="00DC2CE4" w:rsidP="00DC2CE4">
            <w:pPr>
              <w:pStyle w:val="XML1"/>
              <w:rPr>
                <w:del w:id="1319" w:author="aas" w:date="2013-10-14T02:06:00Z"/>
              </w:rPr>
            </w:pPr>
          </w:p>
          <w:p w14:paraId="2207704F" w14:textId="77777777" w:rsidR="00DC2CE4" w:rsidRDefault="00DC2CE4" w:rsidP="00DC2CE4">
            <w:pPr>
              <w:pStyle w:val="XML1"/>
              <w:rPr>
                <w:del w:id="1320" w:author="aas" w:date="2013-10-14T02:06:00Z"/>
              </w:rPr>
            </w:pPr>
            <w:del w:id="1321" w:author="aas" w:date="2013-10-14T02:06:00Z">
              <w:r>
                <w:delText xml:space="preserve">                    The element 'resource-id' of OFExternalCertificateType</w:delText>
              </w:r>
            </w:del>
          </w:p>
          <w:p w14:paraId="126C3ADA" w14:textId="77777777" w:rsidR="00DC2CE4" w:rsidRDefault="00DC2CE4" w:rsidP="00DC2CE4">
            <w:pPr>
              <w:pStyle w:val="XML1"/>
              <w:rPr>
                <w:del w:id="1322" w:author="aas" w:date="2013-10-14T02:06:00Z"/>
              </w:rPr>
            </w:pPr>
            <w:del w:id="1323" w:author="aas" w:date="2013-10-14T02:06:00Z">
              <w:r>
                <w:delText xml:space="preserve">                    MUST be unique within this list.</w:delText>
              </w:r>
            </w:del>
          </w:p>
          <w:p w14:paraId="5D1A80DB" w14:textId="77777777" w:rsidR="00DC2CE4" w:rsidRDefault="00DC2CE4" w:rsidP="00DC2CE4">
            <w:pPr>
              <w:pStyle w:val="XML1"/>
              <w:rPr>
                <w:del w:id="1324" w:author="aas" w:date="2013-10-14T02:06:00Z"/>
              </w:rPr>
            </w:pPr>
            <w:del w:id="1325" w:author="aas" w:date="2013-10-14T02:06:00Z">
              <w:r>
                <w:delText xml:space="preserve">                  &lt;/xs:documentation&gt;</w:delText>
              </w:r>
            </w:del>
          </w:p>
          <w:p w14:paraId="5CCE2C38" w14:textId="77777777" w:rsidR="00DC2CE4" w:rsidRDefault="00DC2CE4" w:rsidP="00DC2CE4">
            <w:pPr>
              <w:pStyle w:val="XML1"/>
              <w:rPr>
                <w:del w:id="1326" w:author="aas" w:date="2013-10-14T02:06:00Z"/>
              </w:rPr>
            </w:pPr>
            <w:del w:id="1327" w:author="aas" w:date="2013-10-14T02:06:00Z">
              <w:r>
                <w:delText xml:space="preserve">                &lt;/xs:annotation&gt;</w:delText>
              </w:r>
            </w:del>
          </w:p>
          <w:p w14:paraId="6C83584D" w14:textId="77777777" w:rsidR="00DC2CE4" w:rsidRDefault="00DC2CE4" w:rsidP="00DC2CE4">
            <w:pPr>
              <w:pStyle w:val="XML1"/>
              <w:rPr>
                <w:del w:id="1328" w:author="aas" w:date="2013-10-14T02:06:00Z"/>
              </w:rPr>
            </w:pPr>
            <w:del w:id="1329" w:author="aas" w:date="2013-10-14T02:06:00Z">
              <w:r>
                <w:delText xml:space="preserve">                &lt;xs:complexType&gt;</w:delText>
              </w:r>
            </w:del>
          </w:p>
          <w:p w14:paraId="05DF7AC3" w14:textId="77777777" w:rsidR="00DC2CE4" w:rsidRDefault="00DC2CE4" w:rsidP="00DC2CE4">
            <w:pPr>
              <w:pStyle w:val="XML1"/>
              <w:rPr>
                <w:del w:id="1330" w:author="aas" w:date="2013-10-14T02:06:00Z"/>
              </w:rPr>
            </w:pPr>
            <w:del w:id="1331" w:author="aas" w:date="2013-10-14T02:06:00Z">
              <w:r>
                <w:delText xml:space="preserve">                  &lt;xs:sequence&gt;</w:delText>
              </w:r>
            </w:del>
          </w:p>
          <w:p w14:paraId="697536D2" w14:textId="77777777" w:rsidR="00DC2CE4" w:rsidRDefault="00DC2CE4" w:rsidP="00DC2CE4">
            <w:pPr>
              <w:pStyle w:val="XML1"/>
              <w:rPr>
                <w:del w:id="1332" w:author="aas" w:date="2013-10-14T02:06:00Z"/>
              </w:rPr>
            </w:pPr>
            <w:del w:id="1333" w:author="aas" w:date="2013-10-14T02:06:00Z">
              <w:r>
                <w:delText xml:space="preserve">                    &lt;xs:group ref="OFExternalCertificateType"/&gt;</w:delText>
              </w:r>
            </w:del>
          </w:p>
          <w:p w14:paraId="50C50808" w14:textId="77777777" w:rsidR="00DC2CE4" w:rsidRDefault="00DC2CE4" w:rsidP="00DC2CE4">
            <w:pPr>
              <w:pStyle w:val="XML1"/>
              <w:rPr>
                <w:del w:id="1334" w:author="aas" w:date="2013-10-14T02:06:00Z"/>
              </w:rPr>
            </w:pPr>
            <w:del w:id="1335" w:author="aas" w:date="2013-10-14T02:06:00Z">
              <w:r>
                <w:delText xml:space="preserve">                  &lt;/xs:sequence&gt;</w:delText>
              </w:r>
            </w:del>
          </w:p>
          <w:p w14:paraId="31D1EA68" w14:textId="77777777" w:rsidR="00DC2CE4" w:rsidRDefault="00DC2CE4" w:rsidP="00DC2CE4">
            <w:pPr>
              <w:pStyle w:val="XML1"/>
              <w:rPr>
                <w:del w:id="1336" w:author="aas" w:date="2013-10-14T02:06:00Z"/>
              </w:rPr>
            </w:pPr>
            <w:del w:id="1337" w:author="aas" w:date="2013-10-14T02:06:00Z">
              <w:r>
                <w:delText xml:space="preserve">                &lt;/xs:complexType&gt;</w:delText>
              </w:r>
            </w:del>
          </w:p>
          <w:p w14:paraId="5D1A66E7" w14:textId="77777777" w:rsidR="00DC2CE4" w:rsidRDefault="00DC2CE4" w:rsidP="00DC2CE4">
            <w:pPr>
              <w:pStyle w:val="XML1"/>
              <w:rPr>
                <w:del w:id="1338" w:author="aas" w:date="2013-10-14T02:06:00Z"/>
              </w:rPr>
            </w:pPr>
            <w:del w:id="1339" w:author="aas" w:date="2013-10-14T02:06:00Z">
              <w:r>
                <w:delText xml:space="preserve">              &lt;/xs:element&gt;</w:delText>
              </w:r>
            </w:del>
          </w:p>
          <w:p w14:paraId="58EAA4ED" w14:textId="77777777" w:rsidR="00DC2CE4" w:rsidRDefault="00DC2CE4" w:rsidP="00DC2CE4">
            <w:pPr>
              <w:pStyle w:val="XML1"/>
              <w:rPr>
                <w:del w:id="1340" w:author="aas" w:date="2013-10-14T02:06:00Z"/>
              </w:rPr>
            </w:pPr>
            <w:del w:id="1341" w:author="aas" w:date="2013-10-14T02:06:00Z">
              <w:r>
                <w:delText xml:space="preserve">              &lt;xs:element name="flow-table" minOccurs="0" maxOccurs="unbounded"&gt;</w:delText>
              </w:r>
            </w:del>
          </w:p>
          <w:p w14:paraId="3CC5FF59" w14:textId="77777777" w:rsidR="00DC2CE4" w:rsidRDefault="00DC2CE4" w:rsidP="00DC2CE4">
            <w:pPr>
              <w:pStyle w:val="XML1"/>
              <w:rPr>
                <w:del w:id="1342" w:author="aas" w:date="2013-10-14T02:06:00Z"/>
              </w:rPr>
            </w:pPr>
            <w:del w:id="1343" w:author="aas" w:date="2013-10-14T02:06:00Z">
              <w:r>
                <w:delText xml:space="preserve">                &lt;xs:annotation&gt;</w:delText>
              </w:r>
            </w:del>
          </w:p>
          <w:p w14:paraId="12E1DEB7" w14:textId="77777777" w:rsidR="00DC2CE4" w:rsidRDefault="00DC2CE4" w:rsidP="00DC2CE4">
            <w:pPr>
              <w:pStyle w:val="XML1"/>
              <w:rPr>
                <w:del w:id="1344" w:author="aas" w:date="2013-10-14T02:06:00Z"/>
              </w:rPr>
            </w:pPr>
            <w:del w:id="1345" w:author="aas" w:date="2013-10-14T02:06:00Z">
              <w:r>
                <w:delText xml:space="preserve">                  &lt;xs:documentation&gt;</w:delText>
              </w:r>
            </w:del>
          </w:p>
          <w:p w14:paraId="7E29BCBD" w14:textId="77777777" w:rsidR="00DC2CE4" w:rsidRDefault="00DC2CE4" w:rsidP="00DC2CE4">
            <w:pPr>
              <w:pStyle w:val="XML1"/>
              <w:rPr>
                <w:del w:id="1346" w:author="aas" w:date="2013-10-14T02:06:00Z"/>
              </w:rPr>
            </w:pPr>
            <w:del w:id="1347" w:author="aas" w:date="2013-10-14T02:06:00Z">
              <w:r>
                <w:delText xml:space="preserve">                    The list contains all flow table resources of</w:delText>
              </w:r>
            </w:del>
          </w:p>
          <w:p w14:paraId="223A8996" w14:textId="77777777" w:rsidR="00DC2CE4" w:rsidRDefault="00DC2CE4" w:rsidP="00DC2CE4">
            <w:pPr>
              <w:pStyle w:val="XML1"/>
              <w:rPr>
                <w:del w:id="1348" w:author="aas" w:date="2013-10-14T02:06:00Z"/>
              </w:rPr>
            </w:pPr>
            <w:del w:id="1349" w:author="aas" w:date="2013-10-14T02:06:00Z">
              <w:r>
                <w:delText xml:space="preserve">                    the OpenFlow Capable Switch.</w:delText>
              </w:r>
            </w:del>
          </w:p>
          <w:p w14:paraId="3ABCFAC3" w14:textId="77777777" w:rsidR="00DC2CE4" w:rsidRDefault="00DC2CE4" w:rsidP="00DC2CE4">
            <w:pPr>
              <w:pStyle w:val="XML1"/>
              <w:rPr>
                <w:del w:id="1350" w:author="aas" w:date="2013-10-14T02:06:00Z"/>
              </w:rPr>
            </w:pPr>
          </w:p>
          <w:p w14:paraId="7EECD850" w14:textId="77777777" w:rsidR="00DC2CE4" w:rsidRDefault="00DC2CE4" w:rsidP="00DC2CE4">
            <w:pPr>
              <w:pStyle w:val="XML1"/>
              <w:rPr>
                <w:del w:id="1351" w:author="aas" w:date="2013-10-14T02:06:00Z"/>
              </w:rPr>
            </w:pPr>
            <w:del w:id="1352" w:author="aas" w:date="2013-10-14T02:06:00Z">
              <w:r>
                <w:delText xml:space="preserve">                    The element 'resource-id' of OFFlowTableType MUST be</w:delText>
              </w:r>
            </w:del>
          </w:p>
          <w:p w14:paraId="5F336E38" w14:textId="77777777" w:rsidR="00DC2CE4" w:rsidRDefault="00DC2CE4" w:rsidP="00DC2CE4">
            <w:pPr>
              <w:pStyle w:val="XML1"/>
              <w:rPr>
                <w:del w:id="1353" w:author="aas" w:date="2013-10-14T02:06:00Z"/>
              </w:rPr>
            </w:pPr>
            <w:del w:id="1354" w:author="aas" w:date="2013-10-14T02:06:00Z">
              <w:r>
                <w:delText xml:space="preserve">                    unique within this list.</w:delText>
              </w:r>
            </w:del>
          </w:p>
          <w:p w14:paraId="53184F9B" w14:textId="77777777" w:rsidR="00DC2CE4" w:rsidRDefault="00DC2CE4" w:rsidP="00DC2CE4">
            <w:pPr>
              <w:pStyle w:val="XML1"/>
              <w:rPr>
                <w:del w:id="1355" w:author="aas" w:date="2013-10-14T02:06:00Z"/>
              </w:rPr>
            </w:pPr>
            <w:del w:id="1356" w:author="aas" w:date="2013-10-14T02:06:00Z">
              <w:r>
                <w:delText xml:space="preserve">                  &lt;/xs:documentation&gt;</w:delText>
              </w:r>
            </w:del>
          </w:p>
          <w:p w14:paraId="66B2D169" w14:textId="77777777" w:rsidR="00DC2CE4" w:rsidRDefault="00DC2CE4" w:rsidP="00DC2CE4">
            <w:pPr>
              <w:pStyle w:val="XML1"/>
              <w:rPr>
                <w:del w:id="1357" w:author="aas" w:date="2013-10-14T02:06:00Z"/>
              </w:rPr>
            </w:pPr>
            <w:del w:id="1358" w:author="aas" w:date="2013-10-14T02:06:00Z">
              <w:r>
                <w:delText xml:space="preserve">                &lt;/xs:annotation&gt;</w:delText>
              </w:r>
            </w:del>
          </w:p>
          <w:p w14:paraId="75189CC2" w14:textId="77777777" w:rsidR="00DC2CE4" w:rsidRDefault="00DC2CE4" w:rsidP="00DC2CE4">
            <w:pPr>
              <w:pStyle w:val="XML1"/>
              <w:rPr>
                <w:del w:id="1359" w:author="aas" w:date="2013-10-14T02:06:00Z"/>
              </w:rPr>
            </w:pPr>
            <w:del w:id="1360" w:author="aas" w:date="2013-10-14T02:06:00Z">
              <w:r>
                <w:delText xml:space="preserve">                &lt;xs:complexType&gt;</w:delText>
              </w:r>
            </w:del>
          </w:p>
          <w:p w14:paraId="4C42A2BB" w14:textId="77777777" w:rsidR="00DC2CE4" w:rsidRDefault="00DC2CE4" w:rsidP="00DC2CE4">
            <w:pPr>
              <w:pStyle w:val="XML1"/>
              <w:rPr>
                <w:del w:id="1361" w:author="aas" w:date="2013-10-14T02:06:00Z"/>
              </w:rPr>
            </w:pPr>
            <w:del w:id="1362" w:author="aas" w:date="2013-10-14T02:06:00Z">
              <w:r>
                <w:delText xml:space="preserve">                  &lt;xs:sequence&gt;</w:delText>
              </w:r>
            </w:del>
          </w:p>
          <w:p w14:paraId="3369BB46" w14:textId="77777777" w:rsidR="00DC2CE4" w:rsidRDefault="00DC2CE4" w:rsidP="00DC2CE4">
            <w:pPr>
              <w:pStyle w:val="XML1"/>
              <w:rPr>
                <w:del w:id="1363" w:author="aas" w:date="2013-10-14T02:06:00Z"/>
              </w:rPr>
            </w:pPr>
            <w:del w:id="1364" w:author="aas" w:date="2013-10-14T02:06:00Z">
              <w:r>
                <w:delText xml:space="preserve">                    &lt;xs:group ref="OFFlowTableType"/&gt;</w:delText>
              </w:r>
            </w:del>
          </w:p>
          <w:p w14:paraId="7A423003" w14:textId="77777777" w:rsidR="00DC2CE4" w:rsidRDefault="00DC2CE4" w:rsidP="00DC2CE4">
            <w:pPr>
              <w:pStyle w:val="XML1"/>
              <w:rPr>
                <w:del w:id="1365" w:author="aas" w:date="2013-10-14T02:06:00Z"/>
              </w:rPr>
            </w:pPr>
            <w:del w:id="1366" w:author="aas" w:date="2013-10-14T02:06:00Z">
              <w:r>
                <w:delText xml:space="preserve">                  &lt;/xs:sequence&gt;</w:delText>
              </w:r>
            </w:del>
          </w:p>
          <w:p w14:paraId="5838DD26" w14:textId="77777777" w:rsidR="00DC2CE4" w:rsidRDefault="00DC2CE4" w:rsidP="00DC2CE4">
            <w:pPr>
              <w:pStyle w:val="XML1"/>
              <w:rPr>
                <w:del w:id="1367" w:author="aas" w:date="2013-10-14T02:06:00Z"/>
              </w:rPr>
            </w:pPr>
            <w:del w:id="1368" w:author="aas" w:date="2013-10-14T02:06:00Z">
              <w:r>
                <w:delText xml:space="preserve">                &lt;/xs:complexType&gt;</w:delText>
              </w:r>
            </w:del>
          </w:p>
          <w:p w14:paraId="1888D09A" w14:textId="77777777" w:rsidR="00DC2CE4" w:rsidRDefault="00DC2CE4" w:rsidP="00DC2CE4">
            <w:pPr>
              <w:pStyle w:val="XML1"/>
              <w:rPr>
                <w:del w:id="1369" w:author="aas" w:date="2013-10-14T02:06:00Z"/>
              </w:rPr>
            </w:pPr>
            <w:del w:id="1370" w:author="aas" w:date="2013-10-14T02:06:00Z">
              <w:r>
                <w:delText xml:space="preserve">              &lt;/xs:element&gt;</w:delText>
              </w:r>
            </w:del>
          </w:p>
          <w:p w14:paraId="53B75699" w14:textId="77777777" w:rsidR="00DC2CE4" w:rsidRDefault="00DC2CE4" w:rsidP="00DC2CE4">
            <w:pPr>
              <w:pStyle w:val="XML1"/>
              <w:rPr>
                <w:del w:id="1371" w:author="aas" w:date="2013-10-14T02:06:00Z"/>
              </w:rPr>
            </w:pPr>
            <w:del w:id="1372" w:author="aas" w:date="2013-10-14T02:06:00Z">
              <w:r>
                <w:delText xml:space="preserve">            &lt;/xs:sequence&gt;</w:delText>
              </w:r>
            </w:del>
          </w:p>
          <w:p w14:paraId="3B81FD54" w14:textId="77777777" w:rsidR="00DC2CE4" w:rsidRDefault="00DC2CE4" w:rsidP="00DC2CE4">
            <w:pPr>
              <w:pStyle w:val="XML1"/>
              <w:rPr>
                <w:del w:id="1373" w:author="aas" w:date="2013-10-14T02:06:00Z"/>
              </w:rPr>
            </w:pPr>
            <w:del w:id="1374" w:author="aas" w:date="2013-10-14T02:06:00Z">
              <w:r>
                <w:delText xml:space="preserve">          &lt;/xs:complexType&gt;</w:delText>
              </w:r>
            </w:del>
          </w:p>
          <w:p w14:paraId="04E05FE1" w14:textId="77777777" w:rsidR="00DC2CE4" w:rsidRDefault="00DC2CE4" w:rsidP="00DC2CE4">
            <w:pPr>
              <w:pStyle w:val="XML1"/>
              <w:rPr>
                <w:del w:id="1375" w:author="aas" w:date="2013-10-14T02:06:00Z"/>
              </w:rPr>
            </w:pPr>
            <w:del w:id="1376" w:author="aas" w:date="2013-10-14T02:06:00Z">
              <w:r>
                <w:delText xml:space="preserve">          &lt;xs:key name="key_resources_capable-switch_port"&gt;</w:delText>
              </w:r>
            </w:del>
          </w:p>
          <w:p w14:paraId="2ECADE7B" w14:textId="77777777" w:rsidR="00DC2CE4" w:rsidRDefault="00DC2CE4" w:rsidP="00DC2CE4">
            <w:pPr>
              <w:pStyle w:val="XML1"/>
              <w:rPr>
                <w:del w:id="1377" w:author="aas" w:date="2013-10-14T02:06:00Z"/>
              </w:rPr>
            </w:pPr>
            <w:del w:id="1378" w:author="aas" w:date="2013-10-14T02:06:00Z">
              <w:r>
                <w:delText xml:space="preserve">            &lt;xs:selector xpath="of11-config:port"/&gt;</w:delText>
              </w:r>
            </w:del>
          </w:p>
          <w:p w14:paraId="37C5E0D0" w14:textId="77777777" w:rsidR="00DC2CE4" w:rsidRDefault="00DC2CE4" w:rsidP="00DC2CE4">
            <w:pPr>
              <w:pStyle w:val="XML1"/>
              <w:rPr>
                <w:del w:id="1379" w:author="aas" w:date="2013-10-14T02:06:00Z"/>
              </w:rPr>
            </w:pPr>
            <w:del w:id="1380" w:author="aas" w:date="2013-10-14T02:06:00Z">
              <w:r>
                <w:delText xml:space="preserve">            &lt;xs:field xpath="of11-config:resource-id"/&gt;</w:delText>
              </w:r>
            </w:del>
          </w:p>
          <w:p w14:paraId="3D4E5405" w14:textId="77777777" w:rsidR="00DC2CE4" w:rsidRDefault="00DC2CE4" w:rsidP="00DC2CE4">
            <w:pPr>
              <w:pStyle w:val="XML1"/>
              <w:rPr>
                <w:del w:id="1381" w:author="aas" w:date="2013-10-14T02:06:00Z"/>
              </w:rPr>
            </w:pPr>
            <w:del w:id="1382" w:author="aas" w:date="2013-10-14T02:06:00Z">
              <w:r>
                <w:delText xml:space="preserve">          &lt;/xs:key&gt;</w:delText>
              </w:r>
            </w:del>
          </w:p>
          <w:p w14:paraId="00FA1019" w14:textId="77777777" w:rsidR="00DC2CE4" w:rsidRDefault="00DC2CE4" w:rsidP="00DC2CE4">
            <w:pPr>
              <w:pStyle w:val="XML1"/>
              <w:rPr>
                <w:del w:id="1383" w:author="aas" w:date="2013-10-14T02:06:00Z"/>
              </w:rPr>
            </w:pPr>
            <w:del w:id="1384" w:author="aas" w:date="2013-10-14T02:06:00Z">
              <w:r>
                <w:delText xml:space="preserve">          &lt;xs:key name="key_resources_capable-switch_queue"&gt;</w:delText>
              </w:r>
            </w:del>
          </w:p>
          <w:p w14:paraId="14483F1D" w14:textId="77777777" w:rsidR="00DC2CE4" w:rsidRDefault="00DC2CE4" w:rsidP="00DC2CE4">
            <w:pPr>
              <w:pStyle w:val="XML1"/>
              <w:rPr>
                <w:del w:id="1385" w:author="aas" w:date="2013-10-14T02:06:00Z"/>
              </w:rPr>
            </w:pPr>
            <w:del w:id="1386" w:author="aas" w:date="2013-10-14T02:06:00Z">
              <w:r>
                <w:delText xml:space="preserve">            &lt;xs:selector xpath="of11-config:queue"/&gt;</w:delText>
              </w:r>
            </w:del>
          </w:p>
          <w:p w14:paraId="32A9FF93" w14:textId="77777777" w:rsidR="00DC2CE4" w:rsidRDefault="00DC2CE4" w:rsidP="00DC2CE4">
            <w:pPr>
              <w:pStyle w:val="XML1"/>
              <w:rPr>
                <w:del w:id="1387" w:author="aas" w:date="2013-10-14T02:06:00Z"/>
              </w:rPr>
            </w:pPr>
            <w:del w:id="1388" w:author="aas" w:date="2013-10-14T02:06:00Z">
              <w:r>
                <w:delText xml:space="preserve">            &lt;xs:field xpath="of11-config:resource-id"/&gt;</w:delText>
              </w:r>
            </w:del>
          </w:p>
          <w:p w14:paraId="3EBE66AF" w14:textId="77777777" w:rsidR="00DC2CE4" w:rsidRDefault="00DC2CE4" w:rsidP="00DC2CE4">
            <w:pPr>
              <w:pStyle w:val="XML1"/>
              <w:rPr>
                <w:del w:id="1389" w:author="aas" w:date="2013-10-14T02:06:00Z"/>
              </w:rPr>
            </w:pPr>
            <w:del w:id="1390" w:author="aas" w:date="2013-10-14T02:06:00Z">
              <w:r>
                <w:delText xml:space="preserve">          &lt;/xs:key&gt;</w:delText>
              </w:r>
            </w:del>
          </w:p>
          <w:p w14:paraId="29761337" w14:textId="77777777" w:rsidR="00DC2CE4" w:rsidRDefault="00DC2CE4" w:rsidP="00DC2CE4">
            <w:pPr>
              <w:pStyle w:val="XML1"/>
              <w:rPr>
                <w:del w:id="1391" w:author="aas" w:date="2013-10-14T02:06:00Z"/>
              </w:rPr>
            </w:pPr>
            <w:del w:id="1392" w:author="aas" w:date="2013-10-14T02:06:00Z">
              <w:r>
                <w:delText xml:space="preserve">          &lt;xs:key name="key_resources_capable-switch_owned-certificate"&gt;</w:delText>
              </w:r>
            </w:del>
          </w:p>
          <w:p w14:paraId="31CBF9A7" w14:textId="77777777" w:rsidR="00DC2CE4" w:rsidRDefault="00DC2CE4" w:rsidP="00DC2CE4">
            <w:pPr>
              <w:pStyle w:val="XML1"/>
              <w:rPr>
                <w:del w:id="1393" w:author="aas" w:date="2013-10-14T02:06:00Z"/>
              </w:rPr>
            </w:pPr>
            <w:del w:id="1394" w:author="aas" w:date="2013-10-14T02:06:00Z">
              <w:r>
                <w:delText xml:space="preserve">            &lt;xs:selector xpath="of11-config:owned-certificate"/&gt;</w:delText>
              </w:r>
            </w:del>
          </w:p>
          <w:p w14:paraId="793538E2" w14:textId="77777777" w:rsidR="00DC2CE4" w:rsidRDefault="00DC2CE4" w:rsidP="00DC2CE4">
            <w:pPr>
              <w:pStyle w:val="XML1"/>
              <w:rPr>
                <w:del w:id="1395" w:author="aas" w:date="2013-10-14T02:06:00Z"/>
              </w:rPr>
            </w:pPr>
            <w:del w:id="1396" w:author="aas" w:date="2013-10-14T02:06:00Z">
              <w:r>
                <w:delText xml:space="preserve">            &lt;xs:field xpath="of11-config:resource-id"/&gt;</w:delText>
              </w:r>
            </w:del>
          </w:p>
          <w:p w14:paraId="09D41F4E" w14:textId="77777777" w:rsidR="00DC2CE4" w:rsidRDefault="00DC2CE4" w:rsidP="00DC2CE4">
            <w:pPr>
              <w:pStyle w:val="XML1"/>
              <w:rPr>
                <w:del w:id="1397" w:author="aas" w:date="2013-10-14T02:06:00Z"/>
              </w:rPr>
            </w:pPr>
            <w:del w:id="1398" w:author="aas" w:date="2013-10-14T02:06:00Z">
              <w:r>
                <w:delText xml:space="preserve">          &lt;/xs:key&gt;</w:delText>
              </w:r>
            </w:del>
          </w:p>
          <w:p w14:paraId="29C1A7B6" w14:textId="77777777" w:rsidR="00DC2CE4" w:rsidRDefault="00DC2CE4" w:rsidP="00DC2CE4">
            <w:pPr>
              <w:pStyle w:val="XML1"/>
              <w:rPr>
                <w:del w:id="1399" w:author="aas" w:date="2013-10-14T02:06:00Z"/>
              </w:rPr>
            </w:pPr>
            <w:del w:id="1400" w:author="aas" w:date="2013-10-14T02:06:00Z">
              <w:r>
                <w:delText xml:space="preserve">          &lt;xs:key name="key_resources_capable-switch_external-certificate"&gt;</w:delText>
              </w:r>
            </w:del>
          </w:p>
          <w:p w14:paraId="054BC9B0" w14:textId="77777777" w:rsidR="00DC2CE4" w:rsidRDefault="00DC2CE4" w:rsidP="00DC2CE4">
            <w:pPr>
              <w:pStyle w:val="XML1"/>
              <w:rPr>
                <w:del w:id="1401" w:author="aas" w:date="2013-10-14T02:06:00Z"/>
              </w:rPr>
            </w:pPr>
            <w:del w:id="1402" w:author="aas" w:date="2013-10-14T02:06:00Z">
              <w:r>
                <w:delText xml:space="preserve">            &lt;xs:selector xpath="of11-config:external-certificate"/&gt;</w:delText>
              </w:r>
            </w:del>
          </w:p>
          <w:p w14:paraId="47850CE0" w14:textId="77777777" w:rsidR="00DC2CE4" w:rsidRDefault="00DC2CE4" w:rsidP="00DC2CE4">
            <w:pPr>
              <w:pStyle w:val="XML1"/>
              <w:rPr>
                <w:del w:id="1403" w:author="aas" w:date="2013-10-14T02:06:00Z"/>
              </w:rPr>
            </w:pPr>
            <w:del w:id="1404" w:author="aas" w:date="2013-10-14T02:06:00Z">
              <w:r>
                <w:delText xml:space="preserve">            &lt;xs:field xpath="of11-config:resource-id"/&gt;</w:delText>
              </w:r>
            </w:del>
          </w:p>
          <w:p w14:paraId="564BC018" w14:textId="77777777" w:rsidR="00DC2CE4" w:rsidRDefault="00DC2CE4" w:rsidP="00DC2CE4">
            <w:pPr>
              <w:pStyle w:val="XML1"/>
              <w:rPr>
                <w:del w:id="1405" w:author="aas" w:date="2013-10-14T02:06:00Z"/>
              </w:rPr>
            </w:pPr>
            <w:del w:id="1406" w:author="aas" w:date="2013-10-14T02:06:00Z">
              <w:r>
                <w:delText xml:space="preserve">          &lt;/xs:key&gt;</w:delText>
              </w:r>
            </w:del>
          </w:p>
          <w:p w14:paraId="331546F0" w14:textId="77777777" w:rsidR="00DC2CE4" w:rsidRDefault="00DC2CE4" w:rsidP="00DC2CE4">
            <w:pPr>
              <w:pStyle w:val="XML1"/>
              <w:rPr>
                <w:del w:id="1407" w:author="aas" w:date="2013-10-14T02:06:00Z"/>
              </w:rPr>
            </w:pPr>
            <w:del w:id="1408" w:author="aas" w:date="2013-10-14T02:06:00Z">
              <w:r>
                <w:delText xml:space="preserve">          &lt;xs:key name="key_resources_capable-switch_flow-table"&gt;</w:delText>
              </w:r>
            </w:del>
          </w:p>
          <w:p w14:paraId="524F4672" w14:textId="77777777" w:rsidR="00DC2CE4" w:rsidRDefault="00DC2CE4" w:rsidP="00DC2CE4">
            <w:pPr>
              <w:pStyle w:val="XML1"/>
              <w:rPr>
                <w:del w:id="1409" w:author="aas" w:date="2013-10-14T02:06:00Z"/>
              </w:rPr>
            </w:pPr>
            <w:del w:id="1410" w:author="aas" w:date="2013-10-14T02:06:00Z">
              <w:r>
                <w:delText xml:space="preserve">            &lt;xs:selector xpath="of11-config:flow-table"/&gt;</w:delText>
              </w:r>
            </w:del>
          </w:p>
          <w:p w14:paraId="464E5469" w14:textId="77777777" w:rsidR="00DC2CE4" w:rsidRDefault="00DC2CE4" w:rsidP="00DC2CE4">
            <w:pPr>
              <w:pStyle w:val="XML1"/>
              <w:rPr>
                <w:del w:id="1411" w:author="aas" w:date="2013-10-14T02:06:00Z"/>
              </w:rPr>
            </w:pPr>
            <w:del w:id="1412" w:author="aas" w:date="2013-10-14T02:06:00Z">
              <w:r>
                <w:delText xml:space="preserve">            &lt;xs:field xpath="of11-config:resource-id"/&gt;</w:delText>
              </w:r>
            </w:del>
          </w:p>
          <w:p w14:paraId="4609278C" w14:textId="77777777" w:rsidR="00DC2CE4" w:rsidRDefault="00DC2CE4" w:rsidP="00DC2CE4">
            <w:pPr>
              <w:pStyle w:val="XML1"/>
              <w:rPr>
                <w:del w:id="1413" w:author="aas" w:date="2013-10-14T02:06:00Z"/>
              </w:rPr>
            </w:pPr>
            <w:del w:id="1414" w:author="aas" w:date="2013-10-14T02:06:00Z">
              <w:r>
                <w:delText xml:space="preserve">          &lt;/xs:key&gt;</w:delText>
              </w:r>
            </w:del>
          </w:p>
          <w:p w14:paraId="683EF2CF" w14:textId="77777777" w:rsidR="00DC2CE4" w:rsidRDefault="00DC2CE4" w:rsidP="00DC2CE4">
            <w:pPr>
              <w:pStyle w:val="XML1"/>
              <w:rPr>
                <w:del w:id="1415" w:author="aas" w:date="2013-10-14T02:06:00Z"/>
              </w:rPr>
            </w:pPr>
            <w:del w:id="1416" w:author="aas" w:date="2013-10-14T02:06:00Z">
              <w:r>
                <w:delText xml:space="preserve">        &lt;/xs:element&gt;</w:delText>
              </w:r>
            </w:del>
          </w:p>
          <w:p w14:paraId="51F5DDF1" w14:textId="77777777" w:rsidR="00DC2CE4" w:rsidRDefault="00DC2CE4" w:rsidP="00DC2CE4">
            <w:pPr>
              <w:pStyle w:val="XML1"/>
              <w:rPr>
                <w:del w:id="1417" w:author="aas" w:date="2013-10-14T02:06:00Z"/>
              </w:rPr>
            </w:pPr>
            <w:del w:id="1418" w:author="aas" w:date="2013-10-14T02:06:00Z">
              <w:r>
                <w:delText xml:space="preserve">        &lt;xs:element name="logical-switches" minOccurs="0"&gt;</w:delText>
              </w:r>
            </w:del>
          </w:p>
          <w:p w14:paraId="60505239" w14:textId="77777777" w:rsidR="00DC2CE4" w:rsidRDefault="00DC2CE4" w:rsidP="00DC2CE4">
            <w:pPr>
              <w:pStyle w:val="XML1"/>
              <w:rPr>
                <w:del w:id="1419" w:author="aas" w:date="2013-10-14T02:06:00Z"/>
              </w:rPr>
            </w:pPr>
            <w:del w:id="1420" w:author="aas" w:date="2013-10-14T02:06:00Z">
              <w:r>
                <w:delText xml:space="preserve">          &lt;xs:annotation&gt;</w:delText>
              </w:r>
            </w:del>
          </w:p>
          <w:p w14:paraId="046F2F39" w14:textId="77777777" w:rsidR="00DC2CE4" w:rsidRDefault="00DC2CE4" w:rsidP="00DC2CE4">
            <w:pPr>
              <w:pStyle w:val="XML1"/>
              <w:rPr>
                <w:del w:id="1421" w:author="aas" w:date="2013-10-14T02:06:00Z"/>
              </w:rPr>
            </w:pPr>
            <w:del w:id="1422" w:author="aas" w:date="2013-10-14T02:06:00Z">
              <w:r>
                <w:delText xml:space="preserve">            &lt;xs:documentation&gt;</w:delText>
              </w:r>
            </w:del>
          </w:p>
          <w:p w14:paraId="3873615E" w14:textId="77777777" w:rsidR="00DC2CE4" w:rsidRDefault="00DC2CE4" w:rsidP="00DC2CE4">
            <w:pPr>
              <w:pStyle w:val="XML1"/>
              <w:rPr>
                <w:del w:id="1423" w:author="aas" w:date="2013-10-14T02:06:00Z"/>
              </w:rPr>
            </w:pPr>
            <w:del w:id="1424" w:author="aas" w:date="2013-10-14T02:06:00Z">
              <w:r>
                <w:delText xml:space="preserve">              This element contains a list of all OpenFlow </w:delText>
              </w:r>
            </w:del>
          </w:p>
          <w:p w14:paraId="3D6B2DD0" w14:textId="77777777" w:rsidR="00DC2CE4" w:rsidRDefault="00DC2CE4" w:rsidP="00DC2CE4">
            <w:pPr>
              <w:pStyle w:val="XML1"/>
              <w:rPr>
                <w:del w:id="1425" w:author="aas" w:date="2013-10-14T02:06:00Z"/>
              </w:rPr>
            </w:pPr>
            <w:del w:id="1426" w:author="aas" w:date="2013-10-14T02:06:00Z">
              <w:r>
                <w:delText xml:space="preserve">              Logical Switches available at the OpenFlow Capable</w:delText>
              </w:r>
            </w:del>
          </w:p>
          <w:p w14:paraId="53C95629" w14:textId="77777777" w:rsidR="00DC2CE4" w:rsidRDefault="00DC2CE4" w:rsidP="00DC2CE4">
            <w:pPr>
              <w:pStyle w:val="XML1"/>
              <w:rPr>
                <w:del w:id="1427" w:author="aas" w:date="2013-10-14T02:06:00Z"/>
              </w:rPr>
            </w:pPr>
            <w:del w:id="1428" w:author="aas" w:date="2013-10-14T02:06:00Z">
              <w:r>
                <w:delText xml:space="preserve">              Switch.</w:delText>
              </w:r>
            </w:del>
          </w:p>
          <w:p w14:paraId="6DFB3550" w14:textId="77777777" w:rsidR="00DC2CE4" w:rsidRDefault="00DC2CE4" w:rsidP="00DC2CE4">
            <w:pPr>
              <w:pStyle w:val="XML1"/>
              <w:rPr>
                <w:del w:id="1429" w:author="aas" w:date="2013-10-14T02:06:00Z"/>
              </w:rPr>
            </w:pPr>
            <w:del w:id="1430" w:author="aas" w:date="2013-10-14T02:06:00Z">
              <w:r>
                <w:delText xml:space="preserve">            &lt;/xs:documentation&gt;</w:delText>
              </w:r>
            </w:del>
          </w:p>
          <w:p w14:paraId="593936C5" w14:textId="77777777" w:rsidR="00DC2CE4" w:rsidRDefault="00DC2CE4" w:rsidP="00DC2CE4">
            <w:pPr>
              <w:pStyle w:val="XML1"/>
              <w:rPr>
                <w:del w:id="1431" w:author="aas" w:date="2013-10-14T02:06:00Z"/>
              </w:rPr>
            </w:pPr>
            <w:del w:id="1432" w:author="aas" w:date="2013-10-14T02:06:00Z">
              <w:r>
                <w:delText xml:space="preserve">          &lt;/xs:annotation&gt;</w:delText>
              </w:r>
            </w:del>
          </w:p>
          <w:p w14:paraId="02F71563" w14:textId="77777777" w:rsidR="00DC2CE4" w:rsidRDefault="00DC2CE4" w:rsidP="00DC2CE4">
            <w:pPr>
              <w:pStyle w:val="XML1"/>
              <w:rPr>
                <w:del w:id="1433" w:author="aas" w:date="2013-10-14T02:06:00Z"/>
              </w:rPr>
            </w:pPr>
            <w:del w:id="1434" w:author="aas" w:date="2013-10-14T02:06:00Z">
              <w:r>
                <w:delText xml:space="preserve">          &lt;xs:complexType&gt;</w:delText>
              </w:r>
            </w:del>
          </w:p>
          <w:p w14:paraId="5BFC2711" w14:textId="77777777" w:rsidR="00DC2CE4" w:rsidRDefault="00DC2CE4" w:rsidP="00DC2CE4">
            <w:pPr>
              <w:pStyle w:val="XML1"/>
              <w:rPr>
                <w:del w:id="1435" w:author="aas" w:date="2013-10-14T02:06:00Z"/>
              </w:rPr>
            </w:pPr>
            <w:del w:id="1436" w:author="aas" w:date="2013-10-14T02:06:00Z">
              <w:r>
                <w:delText xml:space="preserve">            &lt;xs:sequence&gt;</w:delText>
              </w:r>
            </w:del>
          </w:p>
          <w:p w14:paraId="7373A88B" w14:textId="77777777" w:rsidR="00DC2CE4" w:rsidRDefault="00DC2CE4" w:rsidP="00DC2CE4">
            <w:pPr>
              <w:pStyle w:val="XML1"/>
              <w:rPr>
                <w:del w:id="1437" w:author="aas" w:date="2013-10-14T02:06:00Z"/>
              </w:rPr>
            </w:pPr>
            <w:del w:id="1438" w:author="aas" w:date="2013-10-14T02:06:00Z">
              <w:r>
                <w:delText xml:space="preserve">              &lt;xs:element name="switch" minOccurs="0" maxOccurs="unbounded"&gt;</w:delText>
              </w:r>
            </w:del>
          </w:p>
          <w:p w14:paraId="3715C685" w14:textId="77777777" w:rsidR="00DC2CE4" w:rsidRDefault="00DC2CE4" w:rsidP="00DC2CE4">
            <w:pPr>
              <w:pStyle w:val="XML1"/>
              <w:rPr>
                <w:del w:id="1439" w:author="aas" w:date="2013-10-14T02:06:00Z"/>
              </w:rPr>
            </w:pPr>
            <w:del w:id="1440" w:author="aas" w:date="2013-10-14T02:06:00Z">
              <w:r>
                <w:delText xml:space="preserve">                &lt;xs:annotation&gt;</w:delText>
              </w:r>
            </w:del>
          </w:p>
          <w:p w14:paraId="596DB70E" w14:textId="77777777" w:rsidR="00DC2CE4" w:rsidRDefault="00DC2CE4" w:rsidP="00DC2CE4">
            <w:pPr>
              <w:pStyle w:val="XML1"/>
              <w:rPr>
                <w:del w:id="1441" w:author="aas" w:date="2013-10-14T02:06:00Z"/>
              </w:rPr>
            </w:pPr>
            <w:del w:id="1442" w:author="aas" w:date="2013-10-14T02:06:00Z">
              <w:r>
                <w:delText xml:space="preserve">                  &lt;xs:documentation&gt;</w:delText>
              </w:r>
            </w:del>
          </w:p>
          <w:p w14:paraId="61146CA6" w14:textId="77777777" w:rsidR="00DC2CE4" w:rsidRDefault="00DC2CE4" w:rsidP="00DC2CE4">
            <w:pPr>
              <w:pStyle w:val="XML1"/>
              <w:rPr>
                <w:del w:id="1443" w:author="aas" w:date="2013-10-14T02:06:00Z"/>
              </w:rPr>
            </w:pPr>
            <w:del w:id="1444" w:author="aas" w:date="2013-10-14T02:06:00Z">
              <w:r>
                <w:delText xml:space="preserve">                    The list of all OpenFlow Logical Switches on</w:delText>
              </w:r>
            </w:del>
          </w:p>
          <w:p w14:paraId="679910F7" w14:textId="77777777" w:rsidR="00DC2CE4" w:rsidRDefault="00DC2CE4" w:rsidP="00DC2CE4">
            <w:pPr>
              <w:pStyle w:val="XML1"/>
              <w:rPr>
                <w:del w:id="1445" w:author="aas" w:date="2013-10-14T02:06:00Z"/>
              </w:rPr>
            </w:pPr>
            <w:del w:id="1446" w:author="aas" w:date="2013-10-14T02:06:00Z">
              <w:r>
                <w:delText xml:space="preserve">                    the OpenFlow Capable Switch.</w:delText>
              </w:r>
            </w:del>
          </w:p>
          <w:p w14:paraId="762CCCD0" w14:textId="77777777" w:rsidR="00DC2CE4" w:rsidRDefault="00DC2CE4" w:rsidP="00DC2CE4">
            <w:pPr>
              <w:pStyle w:val="XML1"/>
              <w:rPr>
                <w:del w:id="1447" w:author="aas" w:date="2013-10-14T02:06:00Z"/>
              </w:rPr>
            </w:pPr>
          </w:p>
          <w:p w14:paraId="2FBA35C9" w14:textId="77777777" w:rsidR="00DC2CE4" w:rsidRDefault="00DC2CE4" w:rsidP="00DC2CE4">
            <w:pPr>
              <w:pStyle w:val="XML1"/>
              <w:rPr>
                <w:del w:id="1448" w:author="aas" w:date="2013-10-14T02:06:00Z"/>
              </w:rPr>
            </w:pPr>
            <w:del w:id="1449" w:author="aas" w:date="2013-10-14T02:06:00Z">
              <w:r>
                <w:delText xml:space="preserve">                    The element 'resource-id' of OFLogicalSwitchType MUST be</w:delText>
              </w:r>
            </w:del>
          </w:p>
          <w:p w14:paraId="15AE1AFE" w14:textId="77777777" w:rsidR="00DC2CE4" w:rsidRDefault="00DC2CE4" w:rsidP="00DC2CE4">
            <w:pPr>
              <w:pStyle w:val="XML1"/>
              <w:rPr>
                <w:del w:id="1450" w:author="aas" w:date="2013-10-14T02:06:00Z"/>
              </w:rPr>
            </w:pPr>
            <w:del w:id="1451" w:author="aas" w:date="2013-10-14T02:06:00Z">
              <w:r>
                <w:delText xml:space="preserve">                    unique within this list.</w:delText>
              </w:r>
            </w:del>
          </w:p>
          <w:p w14:paraId="534E33E0" w14:textId="77777777" w:rsidR="00DC2CE4" w:rsidRDefault="00DC2CE4" w:rsidP="00DC2CE4">
            <w:pPr>
              <w:pStyle w:val="XML1"/>
              <w:rPr>
                <w:del w:id="1452" w:author="aas" w:date="2013-10-14T02:06:00Z"/>
              </w:rPr>
            </w:pPr>
            <w:del w:id="1453" w:author="aas" w:date="2013-10-14T02:06:00Z">
              <w:r>
                <w:delText xml:space="preserve">                  &lt;/xs:documentation&gt;</w:delText>
              </w:r>
            </w:del>
          </w:p>
          <w:p w14:paraId="7A28FBA7" w14:textId="77777777" w:rsidR="00DC2CE4" w:rsidRDefault="00DC2CE4" w:rsidP="00DC2CE4">
            <w:pPr>
              <w:pStyle w:val="XML1"/>
              <w:rPr>
                <w:del w:id="1454" w:author="aas" w:date="2013-10-14T02:06:00Z"/>
              </w:rPr>
            </w:pPr>
            <w:del w:id="1455" w:author="aas" w:date="2013-10-14T02:06:00Z">
              <w:r>
                <w:delText xml:space="preserve">                &lt;/xs:annotation&gt;</w:delText>
              </w:r>
            </w:del>
          </w:p>
          <w:p w14:paraId="114B295C" w14:textId="77777777" w:rsidR="00DC2CE4" w:rsidRDefault="00DC2CE4" w:rsidP="00DC2CE4">
            <w:pPr>
              <w:pStyle w:val="XML1"/>
              <w:rPr>
                <w:del w:id="1456" w:author="aas" w:date="2013-10-14T02:06:00Z"/>
              </w:rPr>
            </w:pPr>
            <w:del w:id="1457" w:author="aas" w:date="2013-10-14T02:06:00Z">
              <w:r>
                <w:delText xml:space="preserve">                &lt;xs:complexType&gt;</w:delText>
              </w:r>
            </w:del>
          </w:p>
          <w:p w14:paraId="0B7E7349" w14:textId="77777777" w:rsidR="00DC2CE4" w:rsidRDefault="00DC2CE4" w:rsidP="00DC2CE4">
            <w:pPr>
              <w:pStyle w:val="XML1"/>
              <w:rPr>
                <w:del w:id="1458" w:author="aas" w:date="2013-10-14T02:06:00Z"/>
              </w:rPr>
            </w:pPr>
            <w:del w:id="1459" w:author="aas" w:date="2013-10-14T02:06:00Z">
              <w:r>
                <w:delText xml:space="preserve">                  &lt;xs:sequence&gt;</w:delText>
              </w:r>
            </w:del>
          </w:p>
          <w:p w14:paraId="0D19683A" w14:textId="77777777" w:rsidR="00DC2CE4" w:rsidRDefault="00DC2CE4" w:rsidP="00DC2CE4">
            <w:pPr>
              <w:pStyle w:val="XML1"/>
              <w:rPr>
                <w:del w:id="1460" w:author="aas" w:date="2013-10-14T02:06:00Z"/>
              </w:rPr>
            </w:pPr>
            <w:del w:id="1461" w:author="aas" w:date="2013-10-14T02:06:00Z">
              <w:r>
                <w:delText xml:space="preserve">                    &lt;xs:group ref="OFLogicalSwitchType"/&gt;</w:delText>
              </w:r>
            </w:del>
          </w:p>
          <w:p w14:paraId="22C02F19" w14:textId="77777777" w:rsidR="00DC2CE4" w:rsidRDefault="00DC2CE4" w:rsidP="00DC2CE4">
            <w:pPr>
              <w:pStyle w:val="XML1"/>
              <w:rPr>
                <w:del w:id="1462" w:author="aas" w:date="2013-10-14T02:06:00Z"/>
              </w:rPr>
            </w:pPr>
            <w:del w:id="1463" w:author="aas" w:date="2013-10-14T02:06:00Z">
              <w:r>
                <w:delText xml:space="preserve">                  &lt;/xs:sequence&gt;</w:delText>
              </w:r>
            </w:del>
          </w:p>
          <w:p w14:paraId="41DB8422" w14:textId="77777777" w:rsidR="00DC2CE4" w:rsidRDefault="00DC2CE4" w:rsidP="00DC2CE4">
            <w:pPr>
              <w:pStyle w:val="XML1"/>
              <w:rPr>
                <w:del w:id="1464" w:author="aas" w:date="2013-10-14T02:06:00Z"/>
              </w:rPr>
            </w:pPr>
            <w:del w:id="1465" w:author="aas" w:date="2013-10-14T02:06:00Z">
              <w:r>
                <w:delText xml:space="preserve">                &lt;/xs:complexType&gt;</w:delText>
              </w:r>
            </w:del>
          </w:p>
          <w:p w14:paraId="1D68F315" w14:textId="77777777" w:rsidR="00DC2CE4" w:rsidRDefault="00DC2CE4" w:rsidP="00DC2CE4">
            <w:pPr>
              <w:pStyle w:val="XML1"/>
              <w:rPr>
                <w:del w:id="1466" w:author="aas" w:date="2013-10-14T02:06:00Z"/>
              </w:rPr>
            </w:pPr>
            <w:del w:id="1467" w:author="aas" w:date="2013-10-14T02:06:00Z">
              <w:r>
                <w:delText xml:space="preserve">              &lt;/xs:element&gt;</w:delText>
              </w:r>
            </w:del>
          </w:p>
          <w:p w14:paraId="5E42213A" w14:textId="77777777" w:rsidR="00DC2CE4" w:rsidRDefault="00DC2CE4" w:rsidP="00DC2CE4">
            <w:pPr>
              <w:pStyle w:val="XML1"/>
              <w:rPr>
                <w:del w:id="1468" w:author="aas" w:date="2013-10-14T02:06:00Z"/>
              </w:rPr>
            </w:pPr>
            <w:del w:id="1469" w:author="aas" w:date="2013-10-14T02:06:00Z">
              <w:r>
                <w:delText xml:space="preserve">            &lt;/xs:sequence&gt;</w:delText>
              </w:r>
            </w:del>
          </w:p>
          <w:p w14:paraId="2A019B8B" w14:textId="77777777" w:rsidR="00DC2CE4" w:rsidRDefault="00DC2CE4" w:rsidP="00DC2CE4">
            <w:pPr>
              <w:pStyle w:val="XML1"/>
              <w:rPr>
                <w:del w:id="1470" w:author="aas" w:date="2013-10-14T02:06:00Z"/>
              </w:rPr>
            </w:pPr>
            <w:del w:id="1471" w:author="aas" w:date="2013-10-14T02:06:00Z">
              <w:r>
                <w:delText xml:space="preserve">          &lt;/xs:complexType&gt;</w:delText>
              </w:r>
            </w:del>
          </w:p>
          <w:p w14:paraId="1AB8E570" w14:textId="77777777" w:rsidR="00DC2CE4" w:rsidRDefault="00DC2CE4" w:rsidP="00DC2CE4">
            <w:pPr>
              <w:pStyle w:val="XML1"/>
              <w:rPr>
                <w:del w:id="1472" w:author="aas" w:date="2013-10-14T02:06:00Z"/>
              </w:rPr>
            </w:pPr>
            <w:del w:id="1473" w:author="aas" w:date="2013-10-14T02:06:00Z">
              <w:r>
                <w:delText xml:space="preserve">          &lt;xs:key name="key_logical-switches_capable-switch_switch"&gt;</w:delText>
              </w:r>
            </w:del>
          </w:p>
          <w:p w14:paraId="4246A72B" w14:textId="77777777" w:rsidR="00DC2CE4" w:rsidRDefault="00DC2CE4" w:rsidP="00DC2CE4">
            <w:pPr>
              <w:pStyle w:val="XML1"/>
              <w:rPr>
                <w:del w:id="1474" w:author="aas" w:date="2013-10-14T02:06:00Z"/>
              </w:rPr>
            </w:pPr>
            <w:del w:id="1475" w:author="aas" w:date="2013-10-14T02:06:00Z">
              <w:r>
                <w:delText xml:space="preserve">            &lt;xs:selector xpath="of11-config:switch"/&gt;</w:delText>
              </w:r>
            </w:del>
          </w:p>
          <w:p w14:paraId="2B880047" w14:textId="77777777" w:rsidR="00DC2CE4" w:rsidRDefault="00DC2CE4" w:rsidP="00DC2CE4">
            <w:pPr>
              <w:pStyle w:val="XML1"/>
              <w:rPr>
                <w:del w:id="1476" w:author="aas" w:date="2013-10-14T02:06:00Z"/>
              </w:rPr>
            </w:pPr>
            <w:del w:id="1477" w:author="aas" w:date="2013-10-14T02:06:00Z">
              <w:r>
                <w:delText xml:space="preserve">            &lt;xs:field xpath="of11-config:id"/&gt;</w:delText>
              </w:r>
            </w:del>
          </w:p>
          <w:p w14:paraId="1B7F6D9A" w14:textId="77777777" w:rsidR="00DC2CE4" w:rsidRDefault="00DC2CE4" w:rsidP="00DC2CE4">
            <w:pPr>
              <w:pStyle w:val="XML1"/>
              <w:rPr>
                <w:del w:id="1478" w:author="aas" w:date="2013-10-14T02:06:00Z"/>
              </w:rPr>
            </w:pPr>
            <w:del w:id="1479" w:author="aas" w:date="2013-10-14T02:06:00Z">
              <w:r>
                <w:delText xml:space="preserve">          &lt;/xs:key&gt;</w:delText>
              </w:r>
            </w:del>
          </w:p>
          <w:p w14:paraId="029C5D34" w14:textId="77777777" w:rsidR="00DC2CE4" w:rsidRDefault="00DC2CE4" w:rsidP="00DC2CE4">
            <w:pPr>
              <w:pStyle w:val="XML1"/>
              <w:rPr>
                <w:del w:id="1480" w:author="aas" w:date="2013-10-14T02:06:00Z"/>
              </w:rPr>
            </w:pPr>
            <w:del w:id="1481" w:author="aas" w:date="2013-10-14T02:06:00Z">
              <w:r>
                <w:delText xml:space="preserve">        &lt;/xs:element&gt;</w:delText>
              </w:r>
            </w:del>
          </w:p>
          <w:p w14:paraId="43B04678" w14:textId="77777777" w:rsidR="00DC2CE4" w:rsidRDefault="00DC2CE4" w:rsidP="00DC2CE4">
            <w:pPr>
              <w:pStyle w:val="XML1"/>
              <w:rPr>
                <w:del w:id="1482" w:author="aas" w:date="2013-10-14T02:06:00Z"/>
              </w:rPr>
            </w:pPr>
            <w:del w:id="1483" w:author="aas" w:date="2013-10-14T02:06:00Z">
              <w:r>
                <w:delText xml:space="preserve">      &lt;/xs:sequence&gt;</w:delText>
              </w:r>
            </w:del>
          </w:p>
          <w:p w14:paraId="5C8C3460" w14:textId="77777777" w:rsidR="00DC2CE4" w:rsidRDefault="00DC2CE4" w:rsidP="00DC2CE4">
            <w:pPr>
              <w:pStyle w:val="XML1"/>
              <w:rPr>
                <w:del w:id="1484" w:author="aas" w:date="2013-10-14T02:06:00Z"/>
              </w:rPr>
            </w:pPr>
            <w:del w:id="1485" w:author="aas" w:date="2013-10-14T02:06:00Z">
              <w:r>
                <w:delText xml:space="preserve">    &lt;/xs:complexType&gt;</w:delText>
              </w:r>
            </w:del>
          </w:p>
          <w:p w14:paraId="09C21BFF" w14:textId="77777777" w:rsidR="00D84428" w:rsidRPr="009F1B7D" w:rsidRDefault="00DC2CE4" w:rsidP="00DC2CE4">
            <w:pPr>
              <w:pStyle w:val="XML1"/>
              <w:rPr>
                <w:del w:id="1486" w:author="aas" w:date="2013-10-14T02:06:00Z"/>
              </w:rPr>
            </w:pPr>
            <w:del w:id="1487" w:author="aas" w:date="2013-10-14T02:06:00Z">
              <w:r>
                <w:delText xml:space="preserve">  &lt;/xs:element&gt;</w:delText>
              </w:r>
            </w:del>
          </w:p>
        </w:tc>
      </w:tr>
    </w:tbl>
    <w:p w14:paraId="1B0ED9A2" w14:textId="77777777" w:rsidR="00D84428" w:rsidRPr="00D84428" w:rsidRDefault="00D84428" w:rsidP="00D84428"/>
    <w:p w14:paraId="23BFCA9C" w14:textId="77777777" w:rsidR="001F476B" w:rsidRPr="009F1B7D" w:rsidRDefault="001F476B" w:rsidP="00C128FA">
      <w:pPr>
        <w:pStyle w:val="Heading3"/>
      </w:pPr>
      <w:bookmarkStart w:id="1488" w:name="_Toc248248230"/>
      <w:r>
        <w:t>XML Example</w:t>
      </w:r>
      <w:bookmarkEnd w:id="1488"/>
    </w:p>
    <w:tbl>
      <w:tblPr>
        <w:tblStyle w:val="XMLtable"/>
        <w:tblW w:w="5000" w:type="pct"/>
        <w:tblLook w:val="04A0" w:firstRow="1" w:lastRow="0" w:firstColumn="1" w:lastColumn="0" w:noHBand="0" w:noVBand="1"/>
      </w:tblPr>
      <w:tblGrid>
        <w:gridCol w:w="9474"/>
      </w:tblGrid>
      <w:tr w:rsidR="001F476B" w:rsidRPr="009F1B7D" w14:paraId="3E714129" w14:textId="77777777" w:rsidTr="00C128FA">
        <w:tc>
          <w:tcPr>
            <w:tcW w:w="8820" w:type="dxa"/>
          </w:tcPr>
          <w:p w14:paraId="0FCC8357" w14:textId="77777777" w:rsidR="001F476B" w:rsidRPr="009F1B7D" w:rsidRDefault="001F476B" w:rsidP="00011096">
            <w:pPr>
              <w:pStyle w:val="XML1"/>
            </w:pPr>
            <w:r w:rsidRPr="009F1B7D">
              <w:t>&lt;</w:t>
            </w:r>
            <w:proofErr w:type="gramStart"/>
            <w:r w:rsidRPr="009F1B7D">
              <w:t>capable</w:t>
            </w:r>
            <w:proofErr w:type="gramEnd"/>
            <w:r w:rsidRPr="009F1B7D">
              <w:t>-switch&gt;</w:t>
            </w:r>
          </w:p>
          <w:p w14:paraId="33D74AB7" w14:textId="77777777" w:rsidR="001F476B" w:rsidRPr="009F1B7D" w:rsidRDefault="001F476B" w:rsidP="00011096">
            <w:pPr>
              <w:pStyle w:val="XML2"/>
            </w:pPr>
            <w:r w:rsidRPr="009F1B7D">
              <w:t>&lt;</w:t>
            </w:r>
            <w:proofErr w:type="gramStart"/>
            <w:r w:rsidRPr="009F1B7D">
              <w:t>id</w:t>
            </w:r>
            <w:proofErr w:type="gramEnd"/>
            <w:r w:rsidRPr="009F1B7D">
              <w:t>&gt;CapableSwitch0&lt;/id&gt;</w:t>
            </w:r>
          </w:p>
          <w:p w14:paraId="655A2B77" w14:textId="77777777" w:rsidR="001F476B" w:rsidRPr="009F1B7D" w:rsidRDefault="001F476B" w:rsidP="00011096">
            <w:pPr>
              <w:pStyle w:val="XML2"/>
            </w:pPr>
            <w:r w:rsidRPr="009F1B7D">
              <w:t>&lt;</w:t>
            </w:r>
            <w:proofErr w:type="gramStart"/>
            <w:r w:rsidRPr="009F1B7D">
              <w:t>configuration</w:t>
            </w:r>
            <w:proofErr w:type="gramEnd"/>
            <w:r w:rsidRPr="009F1B7D">
              <w:t>-points&gt;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t>&lt;</w:t>
            </w:r>
            <w:proofErr w:type="gramStart"/>
            <w:r w:rsidRPr="009F1B7D">
              <w:t>resources</w:t>
            </w:r>
            <w:proofErr w:type="gramEnd"/>
            <w:r w:rsidRPr="009F1B7D">
              <w:t>&gt;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w:t>
            </w:r>
            <w:proofErr w:type="gramStart"/>
            <w:r w:rsidRPr="009F1B7D">
              <w:t>logical</w:t>
            </w:r>
            <w:proofErr w:type="gramEnd"/>
            <w:r w:rsidRPr="009F1B7D">
              <w:t>-switches&gt;</w:t>
            </w:r>
          </w:p>
          <w:p w14:paraId="185928E8" w14:textId="77777777" w:rsidR="001F476B" w:rsidRPr="009F1B7D" w:rsidRDefault="001F476B" w:rsidP="00011096">
            <w:pPr>
              <w:pStyle w:val="XML3"/>
            </w:pPr>
            <w:r w:rsidRPr="009F1B7D">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164AF3F" w14:textId="77777777" w:rsidR="00E366DF" w:rsidRDefault="00E366DF" w:rsidP="00C128FA">
      <w:pPr>
        <w:pStyle w:val="Heading2"/>
      </w:pPr>
      <w:bookmarkStart w:id="1489" w:name="_Toc335146813"/>
      <w:bookmarkStart w:id="1490" w:name="_Toc335146814"/>
      <w:bookmarkStart w:id="1491" w:name="_Toc335146815"/>
      <w:bookmarkStart w:id="1492" w:name="_Toc335146816"/>
      <w:bookmarkStart w:id="1493" w:name="_Toc335146817"/>
      <w:bookmarkStart w:id="1494" w:name="_Toc335146818"/>
      <w:bookmarkStart w:id="1495" w:name="_Toc335146976"/>
      <w:bookmarkStart w:id="1496" w:name="_Toc248248231"/>
      <w:bookmarkEnd w:id="1489"/>
      <w:bookmarkEnd w:id="1490"/>
      <w:bookmarkEnd w:id="1491"/>
      <w:bookmarkEnd w:id="1492"/>
      <w:bookmarkEnd w:id="1493"/>
      <w:bookmarkEnd w:id="1494"/>
      <w:bookmarkEnd w:id="1495"/>
      <w:r>
        <w:t>OpenFlow Configuration Point</w:t>
      </w:r>
      <w:bookmarkEnd w:id="1496"/>
    </w:p>
    <w:p w14:paraId="5EA3C479" w14:textId="77777777" w:rsidR="00E366DF" w:rsidRDefault="00E366DF" w:rsidP="00E366DF">
      <w:r>
        <w:t xml:space="preserve">The Configuration Point is an entity that manages the switch using the OF-CONFIG protocol. Attributes of an OpenFlow Configuration Point allow the OpenFlow Capable Switches to identify a Configuration Point and specify which protocol is used for communication between Configuration Point and OpenFlow Capable Switch. </w:t>
      </w:r>
      <w:proofErr w:type="gramStart"/>
      <w:r>
        <w:t>The OpenFlow Capable Switch stores a list of Configuration Points that manage it or have managed it.</w:t>
      </w:r>
      <w:proofErr w:type="gramEnd"/>
      <w:r>
        <w:t xml:space="preserve"> An OpenFlow Configuration Point is to an OpenFlow Capable Switch what an OpenFlow Controller is to an OpenFlow Logical switch.</w:t>
      </w:r>
    </w:p>
    <w:p w14:paraId="4BB545D3" w14:textId="781CF0F6" w:rsidR="00E366DF" w:rsidRDefault="00E366DF" w:rsidP="00E366DF">
      <w:proofErr w:type="gramStart"/>
      <w:r>
        <w:t>Instances of the Configuration Point class are used by switches to connect to a configuration point</w:t>
      </w:r>
      <w:proofErr w:type="gramEnd"/>
      <w:r>
        <w:t>. Currently the only transport mapping that supports a connection set-up initiated by the switch to be configured is the mapping to the BEEP protocol (5). Other NETCONF transport mappings (6,7,8) may be 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rsidP="00C128FA">
      <w:pPr>
        <w:pStyle w:val="Heading3"/>
      </w:pPr>
      <w:bookmarkStart w:id="1497" w:name="_Toc315953989"/>
      <w:bookmarkStart w:id="1498" w:name="_Toc316542499"/>
      <w:bookmarkStart w:id="1499" w:name="_Toc248248232"/>
      <w:r w:rsidRPr="00DB42FD">
        <w:t>UML Diagram</w:t>
      </w:r>
      <w:bookmarkEnd w:id="1497"/>
      <w:bookmarkEnd w:id="1498"/>
      <w:bookmarkEnd w:id="1499"/>
    </w:p>
    <w:p w14:paraId="55724BE6" w14:textId="679254FF" w:rsidR="00A47610" w:rsidRPr="009F1B7D" w:rsidRDefault="00CA2CAF" w:rsidP="00A47610">
      <w:pPr>
        <w:keepNext/>
        <w:jc w:val="center"/>
      </w:pPr>
      <w:r>
        <w:object w:dxaOrig="3214" w:dyaOrig="2755" w14:anchorId="7EAA552B">
          <v:shape id="_x0000_i1029" type="#_x0000_t75" style="width:160pt;height:137pt" o:ole="">
            <v:imagedata r:id="rId24" o:title=""/>
          </v:shape>
          <o:OLEObject Type="Embed" ProgID="Visio.Drawing.11" ShapeID="_x0000_i1029" DrawAspect="Content" ObjectID="_1321991142" r:id="rId25"/>
        </w:object>
      </w:r>
    </w:p>
    <w:p w14:paraId="1CD6A633" w14:textId="77777777" w:rsidR="00A47610" w:rsidRPr="00CE3A81" w:rsidRDefault="00A47610" w:rsidP="00A47610">
      <w:pPr>
        <w:pStyle w:val="Caption"/>
      </w:pPr>
      <w:r w:rsidRPr="00CE3A81">
        <w:t xml:space="preserve">Figure </w:t>
      </w:r>
      <w:fldSimple w:instr=" SEQ Figure \* ARABIC ">
        <w:ins w:id="1500" w:author="Anees Shaikh" w:date="2013-10-19T23:57:00Z">
          <w:r w:rsidR="00EE43EB">
            <w:rPr>
              <w:noProof/>
            </w:rPr>
            <w:t>6</w:t>
          </w:r>
        </w:ins>
        <w:del w:id="1501" w:author="Anees Shaikh" w:date="2013-10-19T23:57:00Z">
          <w:r w:rsidRPr="00CE3A81" w:rsidDel="00EE43EB">
            <w:rPr>
              <w:noProof/>
            </w:rPr>
            <w:delText>5</w:delText>
          </w:r>
        </w:del>
      </w:fldSimple>
      <w:r w:rsidRPr="00CE3A81">
        <w:t>: Data Model Diagram for an OpenFlow Configuration Point</w:t>
      </w:r>
    </w:p>
    <w:p w14:paraId="299C4873" w14:textId="77777777" w:rsidR="00A47610" w:rsidRPr="009F1B7D" w:rsidRDefault="00A47610" w:rsidP="00BA30A0">
      <w:pPr>
        <w:pStyle w:val="Heading3"/>
        <w:rPr>
          <w:del w:id="1502" w:author="aas" w:date="2013-10-14T02:06:00Z"/>
        </w:rPr>
      </w:pPr>
      <w:bookmarkStart w:id="1503" w:name="_Toc315953990"/>
      <w:bookmarkStart w:id="1504" w:name="_Toc316542500"/>
      <w:del w:id="1505" w:author="aas" w:date="2013-10-14T02:06:00Z">
        <w:r w:rsidRPr="00DB42FD">
          <w:delText>XML Schema</w:delText>
        </w:r>
        <w:bookmarkEnd w:id="1503"/>
        <w:bookmarkEnd w:id="1504"/>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A47610" w:rsidRPr="009F1B7D" w14:paraId="10BDD008" w14:textId="77777777" w:rsidTr="00C128FA">
        <w:trPr>
          <w:del w:id="1506" w:author="aas" w:date="2013-10-14T02:06:00Z"/>
        </w:trPr>
        <w:tc>
          <w:tcPr>
            <w:tcW w:w="8820" w:type="dxa"/>
            <w:shd w:val="clear" w:color="auto" w:fill="C8FCCD"/>
          </w:tcPr>
          <w:p w14:paraId="6B941A8C" w14:textId="77777777" w:rsidR="00DC2CE4" w:rsidRDefault="00DC2CE4" w:rsidP="00DC2CE4">
            <w:pPr>
              <w:pStyle w:val="XML1"/>
              <w:rPr>
                <w:del w:id="1507" w:author="aas" w:date="2013-10-14T02:06:00Z"/>
              </w:rPr>
            </w:pPr>
            <w:del w:id="1508" w:author="aas" w:date="2013-10-14T02:06:00Z">
              <w:r>
                <w:delText xml:space="preserve">  &lt;xs:group name="OFConfigurationPointType"&gt;</w:delText>
              </w:r>
            </w:del>
          </w:p>
          <w:p w14:paraId="2BCB6499" w14:textId="77777777" w:rsidR="00DC2CE4" w:rsidRDefault="00DC2CE4" w:rsidP="00DC2CE4">
            <w:pPr>
              <w:pStyle w:val="XML1"/>
              <w:rPr>
                <w:del w:id="1509" w:author="aas" w:date="2013-10-14T02:06:00Z"/>
              </w:rPr>
            </w:pPr>
            <w:del w:id="1510" w:author="aas" w:date="2013-10-14T02:06:00Z">
              <w:r>
                <w:delText xml:space="preserve">    &lt;xs:annotation&gt;</w:delText>
              </w:r>
            </w:del>
          </w:p>
          <w:p w14:paraId="34DEFF40" w14:textId="77777777" w:rsidR="00DC2CE4" w:rsidRDefault="00DC2CE4" w:rsidP="00DC2CE4">
            <w:pPr>
              <w:pStyle w:val="XML1"/>
              <w:rPr>
                <w:del w:id="1511" w:author="aas" w:date="2013-10-14T02:06:00Z"/>
              </w:rPr>
            </w:pPr>
            <w:del w:id="1512" w:author="aas" w:date="2013-10-14T02:06:00Z">
              <w:r>
                <w:delText xml:space="preserve">      &lt;xs:documentation&gt;</w:delText>
              </w:r>
            </w:del>
          </w:p>
          <w:p w14:paraId="69F30088" w14:textId="77777777" w:rsidR="00DC2CE4" w:rsidRDefault="00DC2CE4" w:rsidP="00DC2CE4">
            <w:pPr>
              <w:pStyle w:val="XML1"/>
              <w:rPr>
                <w:del w:id="1513" w:author="aas" w:date="2013-10-14T02:06:00Z"/>
              </w:rPr>
            </w:pPr>
            <w:del w:id="1514" w:author="aas" w:date="2013-10-14T02:06:00Z">
              <w:r>
                <w:delText xml:space="preserve">        Representation of an OpenFlow Configuration Point.</w:delText>
              </w:r>
            </w:del>
          </w:p>
          <w:p w14:paraId="2A6849C8" w14:textId="77777777" w:rsidR="00DC2CE4" w:rsidRDefault="00DC2CE4" w:rsidP="00DC2CE4">
            <w:pPr>
              <w:pStyle w:val="XML1"/>
              <w:rPr>
                <w:del w:id="1515" w:author="aas" w:date="2013-10-14T02:06:00Z"/>
              </w:rPr>
            </w:pPr>
            <w:del w:id="1516" w:author="aas" w:date="2013-10-14T02:06:00Z">
              <w:r>
                <w:delText xml:space="preserve">        Instances of the Configuration Point class SHOULD be stored </w:delText>
              </w:r>
            </w:del>
          </w:p>
          <w:p w14:paraId="7DE35877" w14:textId="77777777" w:rsidR="00DC2CE4" w:rsidRDefault="00DC2CE4" w:rsidP="00DC2CE4">
            <w:pPr>
              <w:pStyle w:val="XML1"/>
              <w:rPr>
                <w:del w:id="1517" w:author="aas" w:date="2013-10-14T02:06:00Z"/>
              </w:rPr>
            </w:pPr>
            <w:del w:id="1518" w:author="aas" w:date="2013-10-14T02:06:00Z">
              <w:r>
                <w:delText xml:space="preserve">        persistently across reboots of the OpenFlow Capable Switch.</w:delText>
              </w:r>
            </w:del>
          </w:p>
          <w:p w14:paraId="15C5D321" w14:textId="77777777" w:rsidR="00DC2CE4" w:rsidRDefault="00DC2CE4" w:rsidP="00DC2CE4">
            <w:pPr>
              <w:pStyle w:val="XML1"/>
              <w:rPr>
                <w:del w:id="1519" w:author="aas" w:date="2013-10-14T02:06:00Z"/>
              </w:rPr>
            </w:pPr>
            <w:del w:id="1520" w:author="aas" w:date="2013-10-14T02:06:00Z">
              <w:r>
                <w:delText xml:space="preserve">            </w:delText>
              </w:r>
            </w:del>
          </w:p>
          <w:p w14:paraId="6141633E" w14:textId="77777777" w:rsidR="00DC2CE4" w:rsidRDefault="00DC2CE4" w:rsidP="00DC2CE4">
            <w:pPr>
              <w:pStyle w:val="XML1"/>
              <w:rPr>
                <w:del w:id="1521" w:author="aas" w:date="2013-10-14T02:06:00Z"/>
              </w:rPr>
            </w:pPr>
            <w:del w:id="1522" w:author="aas" w:date="2013-10-14T02:06:00Z">
              <w:r>
                <w:delText xml:space="preserve">        When a connection is established between an OpenFlow Capable </w:delText>
              </w:r>
            </w:del>
          </w:p>
          <w:p w14:paraId="24891B97" w14:textId="77777777" w:rsidR="00DC2CE4" w:rsidRDefault="00DC2CE4" w:rsidP="00DC2CE4">
            <w:pPr>
              <w:pStyle w:val="XML1"/>
              <w:rPr>
                <w:del w:id="1523" w:author="aas" w:date="2013-10-14T02:06:00Z"/>
              </w:rPr>
            </w:pPr>
            <w:del w:id="1524" w:author="aas" w:date="2013-10-14T02:06:00Z">
              <w:r>
                <w:delText xml:space="preserve">        Switch and a Configuration Point the switch  MUST store the </w:delText>
              </w:r>
            </w:del>
          </w:p>
          <w:p w14:paraId="3AF43012" w14:textId="77777777" w:rsidR="00DC2CE4" w:rsidRDefault="00DC2CE4" w:rsidP="00DC2CE4">
            <w:pPr>
              <w:pStyle w:val="XML1"/>
              <w:rPr>
                <w:del w:id="1525" w:author="aas" w:date="2013-10-14T02:06:00Z"/>
              </w:rPr>
            </w:pPr>
            <w:del w:id="1526" w:author="aas" w:date="2013-10-14T02:06:00Z">
              <w:r>
                <w:delText xml:space="preserve">        connection information in an instance of the Configuration </w:delText>
              </w:r>
            </w:del>
          </w:p>
          <w:p w14:paraId="44E4EF91" w14:textId="77777777" w:rsidR="00DC2CE4" w:rsidRDefault="00DC2CE4" w:rsidP="00DC2CE4">
            <w:pPr>
              <w:pStyle w:val="XML1"/>
              <w:rPr>
                <w:del w:id="1527" w:author="aas" w:date="2013-10-14T02:06:00Z"/>
              </w:rPr>
            </w:pPr>
            <w:del w:id="1528" w:author="aas" w:date="2013-10-14T02:06:00Z">
              <w:r>
                <w:delText xml:space="preserve">        Point class. If such an instance does not exist, the OpenFlow</w:delText>
              </w:r>
            </w:del>
          </w:p>
          <w:p w14:paraId="1DC75D07" w14:textId="77777777" w:rsidR="00DC2CE4" w:rsidRDefault="00DC2CE4" w:rsidP="00DC2CE4">
            <w:pPr>
              <w:pStyle w:val="XML1"/>
              <w:rPr>
                <w:del w:id="1529" w:author="aas" w:date="2013-10-14T02:06:00Z"/>
              </w:rPr>
            </w:pPr>
            <w:del w:id="1530" w:author="aas" w:date="2013-10-14T02:06:00Z">
              <w:r>
                <w:delText xml:space="preserve">        Capable Switch MUST create an instance where it then stores </w:delText>
              </w:r>
            </w:del>
          </w:p>
          <w:p w14:paraId="044896BC" w14:textId="77777777" w:rsidR="00DC2CE4" w:rsidRDefault="00DC2CE4" w:rsidP="00DC2CE4">
            <w:pPr>
              <w:pStyle w:val="XML1"/>
              <w:rPr>
                <w:del w:id="1531" w:author="aas" w:date="2013-10-14T02:06:00Z"/>
              </w:rPr>
            </w:pPr>
            <w:del w:id="1532" w:author="aas" w:date="2013-10-14T02:06:00Z">
              <w:r>
                <w:delText xml:space="preserve">        the connection information.</w:delText>
              </w:r>
            </w:del>
          </w:p>
          <w:p w14:paraId="6FCB5ED2" w14:textId="77777777" w:rsidR="00DC2CE4" w:rsidRDefault="00DC2CE4" w:rsidP="00DC2CE4">
            <w:pPr>
              <w:pStyle w:val="XML1"/>
              <w:rPr>
                <w:del w:id="1533" w:author="aas" w:date="2013-10-14T02:06:00Z"/>
              </w:rPr>
            </w:pPr>
            <w:del w:id="1534" w:author="aas" w:date="2013-10-14T02:06:00Z">
              <w:r>
                <w:delText xml:space="preserve">            </w:delText>
              </w:r>
            </w:del>
          </w:p>
          <w:p w14:paraId="680184CA" w14:textId="77777777" w:rsidR="00DC2CE4" w:rsidRDefault="00DC2CE4" w:rsidP="00DC2CE4">
            <w:pPr>
              <w:pStyle w:val="XML1"/>
              <w:rPr>
                <w:del w:id="1535" w:author="aas" w:date="2013-10-14T02:06:00Z"/>
              </w:rPr>
            </w:pPr>
            <w:del w:id="1536" w:author="aas" w:date="2013-10-14T02:06:00Z">
              <w:r>
                <w:delText xml:space="preserve">        An OpenFlow Capable Switch that cannot initiate a connection </w:delText>
              </w:r>
            </w:del>
          </w:p>
          <w:p w14:paraId="1D5025CE" w14:textId="77777777" w:rsidR="00DC2CE4" w:rsidRDefault="00DC2CE4" w:rsidP="00DC2CE4">
            <w:pPr>
              <w:pStyle w:val="XML1"/>
              <w:rPr>
                <w:del w:id="1537" w:author="aas" w:date="2013-10-14T02:06:00Z"/>
              </w:rPr>
            </w:pPr>
            <w:del w:id="1538" w:author="aas" w:date="2013-10-14T02:06:00Z">
              <w:r>
                <w:delText xml:space="preserve">        to a configuration point does not have to implement the </w:delText>
              </w:r>
            </w:del>
          </w:p>
          <w:p w14:paraId="26C7234F" w14:textId="77777777" w:rsidR="00DC2CE4" w:rsidRDefault="00DC2CE4" w:rsidP="00DC2CE4">
            <w:pPr>
              <w:pStyle w:val="XML1"/>
              <w:rPr>
                <w:del w:id="1539" w:author="aas" w:date="2013-10-14T02:06:00Z"/>
              </w:rPr>
            </w:pPr>
            <w:del w:id="1540" w:author="aas" w:date="2013-10-14T02:06:00Z">
              <w:r>
                <w:delText xml:space="preserve">        Configuration Point class. It SHOULD block attempts to write</w:delText>
              </w:r>
            </w:del>
          </w:p>
          <w:p w14:paraId="40A24E83" w14:textId="77777777" w:rsidR="00DC2CE4" w:rsidRDefault="00DC2CE4" w:rsidP="00DC2CE4">
            <w:pPr>
              <w:pStyle w:val="XML1"/>
              <w:rPr>
                <w:del w:id="1541" w:author="aas" w:date="2013-10-14T02:06:00Z"/>
              </w:rPr>
            </w:pPr>
            <w:del w:id="1542" w:author="aas" w:date="2013-10-14T02:06:00Z">
              <w:r>
                <w:delText xml:space="preserve">        to instances of the Configuration Point class with NETCONF </w:delText>
              </w:r>
            </w:del>
          </w:p>
          <w:p w14:paraId="2DAAD600" w14:textId="77777777" w:rsidR="00DC2CE4" w:rsidRDefault="00DC2CE4" w:rsidP="00DC2CE4">
            <w:pPr>
              <w:pStyle w:val="XML1"/>
              <w:rPr>
                <w:del w:id="1543" w:author="aas" w:date="2013-10-14T02:06:00Z"/>
              </w:rPr>
            </w:pPr>
            <w:del w:id="1544" w:author="aas" w:date="2013-10-14T02:06:00Z">
              <w:r>
                <w:delText xml:space="preserve">        &amp;lt;edit-config&amp;gt; operations.</w:delText>
              </w:r>
            </w:del>
          </w:p>
          <w:p w14:paraId="0DE092BF" w14:textId="77777777" w:rsidR="00DC2CE4" w:rsidRDefault="00DC2CE4" w:rsidP="00DC2CE4">
            <w:pPr>
              <w:pStyle w:val="XML1"/>
              <w:rPr>
                <w:del w:id="1545" w:author="aas" w:date="2013-10-14T02:06:00Z"/>
              </w:rPr>
            </w:pPr>
          </w:p>
          <w:p w14:paraId="7B6A6D91" w14:textId="77777777" w:rsidR="00DC2CE4" w:rsidRDefault="00DC2CE4" w:rsidP="00DC2CE4">
            <w:pPr>
              <w:pStyle w:val="XML1"/>
              <w:rPr>
                <w:del w:id="1546" w:author="aas" w:date="2013-10-14T02:06:00Z"/>
              </w:rPr>
            </w:pPr>
            <w:del w:id="1547" w:author="aas" w:date="2013-10-14T02:06:00Z">
              <w:r>
                <w:delText xml:space="preserve">        NETCONF &amp;lt;edit-config&amp;gt; operations MUST be implemented as </w:delText>
              </w:r>
            </w:del>
          </w:p>
          <w:p w14:paraId="3CFA5F1E" w14:textId="77777777" w:rsidR="00DC2CE4" w:rsidRDefault="00DC2CE4" w:rsidP="00DC2CE4">
            <w:pPr>
              <w:pStyle w:val="XML1"/>
              <w:rPr>
                <w:del w:id="1548" w:author="aas" w:date="2013-10-14T02:06:00Z"/>
              </w:rPr>
            </w:pPr>
            <w:del w:id="1549" w:author="aas" w:date="2013-10-14T02:06:00Z">
              <w:r>
                <w:delText xml:space="preserve">        follows: </w:delText>
              </w:r>
            </w:del>
          </w:p>
          <w:p w14:paraId="6C1FDD15" w14:textId="77777777" w:rsidR="00DC2CE4" w:rsidRDefault="00DC2CE4" w:rsidP="00DC2CE4">
            <w:pPr>
              <w:pStyle w:val="XML1"/>
              <w:rPr>
                <w:del w:id="1550" w:author="aas" w:date="2013-10-14T02:06:00Z"/>
              </w:rPr>
            </w:pPr>
          </w:p>
          <w:p w14:paraId="1D717102" w14:textId="77777777" w:rsidR="00DC2CE4" w:rsidRDefault="00DC2CE4" w:rsidP="00DC2CE4">
            <w:pPr>
              <w:pStyle w:val="XML1"/>
              <w:rPr>
                <w:del w:id="1551" w:author="aas" w:date="2013-10-14T02:06:00Z"/>
              </w:rPr>
            </w:pPr>
            <w:del w:id="1552" w:author="aas" w:date="2013-10-14T02:06:00Z">
              <w:r>
                <w:delText xml:space="preserve">        * The 'id' element MUST be present at all &amp;lt;edit-config&amp;gt;</w:delText>
              </w:r>
            </w:del>
          </w:p>
          <w:p w14:paraId="24090F4D" w14:textId="77777777" w:rsidR="00DC2CE4" w:rsidRDefault="00DC2CE4" w:rsidP="00DC2CE4">
            <w:pPr>
              <w:pStyle w:val="XML1"/>
              <w:rPr>
                <w:del w:id="1553" w:author="aas" w:date="2013-10-14T02:06:00Z"/>
              </w:rPr>
            </w:pPr>
            <w:del w:id="1554" w:author="aas" w:date="2013-10-14T02:06:00Z">
              <w:r>
                <w:delText xml:space="preserve">        operations to identify the configuration point.</w:delText>
              </w:r>
            </w:del>
          </w:p>
          <w:p w14:paraId="0A9CD1F2" w14:textId="77777777" w:rsidR="00DC2CE4" w:rsidRDefault="00DC2CE4" w:rsidP="00DC2CE4">
            <w:pPr>
              <w:pStyle w:val="XML1"/>
              <w:rPr>
                <w:del w:id="1555" w:author="aas" w:date="2013-10-14T02:06:00Z"/>
              </w:rPr>
            </w:pPr>
            <w:del w:id="1556" w:author="aas" w:date="2013-10-14T02:06:00Z">
              <w:r>
                <w:delText xml:space="preserve">        * If the operation is 'merge' or 'replace', the element is</w:delText>
              </w:r>
            </w:del>
          </w:p>
          <w:p w14:paraId="3D2EE3A4" w14:textId="77777777" w:rsidR="00DC2CE4" w:rsidRDefault="00DC2CE4" w:rsidP="00DC2CE4">
            <w:pPr>
              <w:pStyle w:val="XML1"/>
              <w:rPr>
                <w:del w:id="1557" w:author="aas" w:date="2013-10-14T02:06:00Z"/>
              </w:rPr>
            </w:pPr>
            <w:del w:id="1558" w:author="aas" w:date="2013-10-14T02:06:00Z">
              <w:r>
                <w:delText xml:space="preserve">        created if it does not exist, and its value is set to the</w:delText>
              </w:r>
            </w:del>
          </w:p>
          <w:p w14:paraId="4ADFE34B" w14:textId="77777777" w:rsidR="00DC2CE4" w:rsidRDefault="00DC2CE4" w:rsidP="00DC2CE4">
            <w:pPr>
              <w:pStyle w:val="XML1"/>
              <w:rPr>
                <w:del w:id="1559" w:author="aas" w:date="2013-10-14T02:06:00Z"/>
              </w:rPr>
            </w:pPr>
            <w:del w:id="1560" w:author="aas" w:date="2013-10-14T02:06:00Z">
              <w:r>
                <w:delText xml:space="preserve">        value found in the XML RPC data.</w:delText>
              </w:r>
            </w:del>
          </w:p>
          <w:p w14:paraId="0A1F907D" w14:textId="77777777" w:rsidR="00DC2CE4" w:rsidRDefault="00DC2CE4" w:rsidP="00DC2CE4">
            <w:pPr>
              <w:pStyle w:val="XML1"/>
              <w:rPr>
                <w:del w:id="1561" w:author="aas" w:date="2013-10-14T02:06:00Z"/>
              </w:rPr>
            </w:pPr>
            <w:del w:id="1562" w:author="aas" w:date="2013-10-14T02:06:00Z">
              <w:r>
                <w:delText xml:space="preserve">        * If the operation is 'create', the element is created if it</w:delText>
              </w:r>
            </w:del>
          </w:p>
          <w:p w14:paraId="77F6AF86" w14:textId="77777777" w:rsidR="00DC2CE4" w:rsidRDefault="00DC2CE4" w:rsidP="00DC2CE4">
            <w:pPr>
              <w:pStyle w:val="XML1"/>
              <w:rPr>
                <w:del w:id="1563" w:author="aas" w:date="2013-10-14T02:06:00Z"/>
              </w:rPr>
            </w:pPr>
            <w:del w:id="1564" w:author="aas" w:date="2013-10-14T02:06:00Z">
              <w:r>
                <w:delText xml:space="preserve">        does not exist. If the element already exists, a</w:delText>
              </w:r>
            </w:del>
          </w:p>
          <w:p w14:paraId="4DB896A6" w14:textId="77777777" w:rsidR="00DC2CE4" w:rsidRDefault="00DC2CE4" w:rsidP="00DC2CE4">
            <w:pPr>
              <w:pStyle w:val="XML1"/>
              <w:rPr>
                <w:del w:id="1565" w:author="aas" w:date="2013-10-14T02:06:00Z"/>
              </w:rPr>
            </w:pPr>
            <w:del w:id="1566" w:author="aas" w:date="2013-10-14T02:06:00Z">
              <w:r>
                <w:delText xml:space="preserve">        'data</w:delText>
              </w:r>
              <w:r>
                <w:rPr>
                  <w:rFonts w:ascii="MS Mincho" w:eastAsia="MS Mincho" w:hAnsi="MS Mincho" w:cs="MS Mincho" w:hint="eastAsia"/>
                </w:rPr>
                <w:delText>‑</w:delText>
              </w:r>
              <w:r>
                <w:delText>exists' error is returned.</w:delText>
              </w:r>
            </w:del>
          </w:p>
          <w:p w14:paraId="3D783898" w14:textId="77777777" w:rsidR="00DC2CE4" w:rsidRDefault="00DC2CE4" w:rsidP="00DC2CE4">
            <w:pPr>
              <w:pStyle w:val="XML1"/>
              <w:rPr>
                <w:del w:id="1567" w:author="aas" w:date="2013-10-14T02:06:00Z"/>
              </w:rPr>
            </w:pPr>
            <w:del w:id="1568" w:author="aas" w:date="2013-10-14T02:06:00Z">
              <w:r>
                <w:delText xml:space="preserve">        * If the operation is 'delete', the element is deleted if it</w:delText>
              </w:r>
            </w:del>
          </w:p>
          <w:p w14:paraId="481FF456" w14:textId="77777777" w:rsidR="00DC2CE4" w:rsidRDefault="00DC2CE4" w:rsidP="00DC2CE4">
            <w:pPr>
              <w:pStyle w:val="XML1"/>
              <w:rPr>
                <w:del w:id="1569" w:author="aas" w:date="2013-10-14T02:06:00Z"/>
              </w:rPr>
            </w:pPr>
            <w:del w:id="1570"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0CED6E46" w14:textId="77777777" w:rsidR="00DC2CE4" w:rsidRDefault="00DC2CE4" w:rsidP="00DC2CE4">
            <w:pPr>
              <w:pStyle w:val="XML1"/>
              <w:rPr>
                <w:del w:id="1571" w:author="aas" w:date="2013-10-14T02:06:00Z"/>
              </w:rPr>
            </w:pPr>
            <w:del w:id="1572" w:author="aas" w:date="2013-10-14T02:06:00Z">
              <w:r>
                <w:delText xml:space="preserve">        error is returned.</w:delText>
              </w:r>
            </w:del>
          </w:p>
          <w:p w14:paraId="0BAC1D8B" w14:textId="77777777" w:rsidR="00DC2CE4" w:rsidRDefault="00DC2CE4" w:rsidP="00DC2CE4">
            <w:pPr>
              <w:pStyle w:val="XML1"/>
              <w:rPr>
                <w:del w:id="1573" w:author="aas" w:date="2013-10-14T02:06:00Z"/>
              </w:rPr>
            </w:pPr>
            <w:del w:id="1574" w:author="aas" w:date="2013-10-14T02:06:00Z">
              <w:r>
                <w:delText xml:space="preserve">      &lt;/xs:documentation&gt;</w:delText>
              </w:r>
            </w:del>
          </w:p>
          <w:p w14:paraId="64F6141E" w14:textId="77777777" w:rsidR="00DC2CE4" w:rsidRDefault="00DC2CE4" w:rsidP="00DC2CE4">
            <w:pPr>
              <w:pStyle w:val="XML1"/>
              <w:rPr>
                <w:del w:id="1575" w:author="aas" w:date="2013-10-14T02:06:00Z"/>
              </w:rPr>
            </w:pPr>
            <w:del w:id="1576" w:author="aas" w:date="2013-10-14T02:06:00Z">
              <w:r>
                <w:delText xml:space="preserve">    &lt;/xs:annotation&gt;</w:delText>
              </w:r>
            </w:del>
          </w:p>
          <w:p w14:paraId="4F6EACB2" w14:textId="77777777" w:rsidR="00DC2CE4" w:rsidRDefault="00DC2CE4" w:rsidP="00DC2CE4">
            <w:pPr>
              <w:pStyle w:val="XML1"/>
              <w:rPr>
                <w:del w:id="1577" w:author="aas" w:date="2013-10-14T02:06:00Z"/>
              </w:rPr>
            </w:pPr>
          </w:p>
          <w:p w14:paraId="63E414C9" w14:textId="77777777" w:rsidR="00DC2CE4" w:rsidRDefault="00DC2CE4" w:rsidP="00DC2CE4">
            <w:pPr>
              <w:pStyle w:val="XML1"/>
              <w:rPr>
                <w:del w:id="1578" w:author="aas" w:date="2013-10-14T02:06:00Z"/>
              </w:rPr>
            </w:pPr>
            <w:del w:id="1579" w:author="aas" w:date="2013-10-14T02:06:00Z">
              <w:r>
                <w:delText xml:space="preserve">    &lt;xs:sequence&gt;</w:delText>
              </w:r>
            </w:del>
          </w:p>
          <w:p w14:paraId="3FFE40FB" w14:textId="77777777" w:rsidR="00DC2CE4" w:rsidRDefault="00DC2CE4" w:rsidP="00DC2CE4">
            <w:pPr>
              <w:pStyle w:val="XML1"/>
              <w:rPr>
                <w:del w:id="1580" w:author="aas" w:date="2013-10-14T02:06:00Z"/>
              </w:rPr>
            </w:pPr>
            <w:del w:id="1581" w:author="aas" w:date="2013-10-14T02:06:00Z">
              <w:r>
                <w:delText xml:space="preserve">      &lt;xs:element name="id"  type="OFConfigId"&gt;</w:delText>
              </w:r>
            </w:del>
          </w:p>
          <w:p w14:paraId="180FAE7C" w14:textId="77777777" w:rsidR="00DC2CE4" w:rsidRDefault="00DC2CE4" w:rsidP="00DC2CE4">
            <w:pPr>
              <w:pStyle w:val="XML1"/>
              <w:rPr>
                <w:del w:id="1582" w:author="aas" w:date="2013-10-14T02:06:00Z"/>
              </w:rPr>
            </w:pPr>
            <w:del w:id="1583" w:author="aas" w:date="2013-10-14T02:06:00Z">
              <w:r>
                <w:delText xml:space="preserve">        &lt;xs:annotation&gt;</w:delText>
              </w:r>
            </w:del>
          </w:p>
          <w:p w14:paraId="2CA58199" w14:textId="77777777" w:rsidR="00DC2CE4" w:rsidRDefault="00DC2CE4" w:rsidP="00DC2CE4">
            <w:pPr>
              <w:pStyle w:val="XML1"/>
              <w:rPr>
                <w:del w:id="1584" w:author="aas" w:date="2013-10-14T02:06:00Z"/>
              </w:rPr>
            </w:pPr>
            <w:del w:id="1585" w:author="aas" w:date="2013-10-14T02:06:00Z">
              <w:r>
                <w:delText xml:space="preserve">          &lt;xs:documentation&gt;</w:delText>
              </w:r>
            </w:del>
          </w:p>
          <w:p w14:paraId="6469870C" w14:textId="77777777" w:rsidR="00DC2CE4" w:rsidRDefault="00DC2CE4" w:rsidP="00DC2CE4">
            <w:pPr>
              <w:pStyle w:val="XML1"/>
              <w:rPr>
                <w:del w:id="1586" w:author="aas" w:date="2013-10-14T02:06:00Z"/>
              </w:rPr>
            </w:pPr>
            <w:del w:id="1587" w:author="aas" w:date="2013-10-14T02:06:00Z">
              <w:r>
                <w:delText xml:space="preserve">            A unique but locally arbitrary identifier that</w:delText>
              </w:r>
            </w:del>
          </w:p>
          <w:p w14:paraId="3F6EC79A" w14:textId="77777777" w:rsidR="00DC2CE4" w:rsidRDefault="00DC2CE4" w:rsidP="00DC2CE4">
            <w:pPr>
              <w:pStyle w:val="XML1"/>
              <w:rPr>
                <w:del w:id="1588" w:author="aas" w:date="2013-10-14T02:06:00Z"/>
              </w:rPr>
            </w:pPr>
            <w:del w:id="1589" w:author="aas" w:date="2013-10-14T02:06:00Z">
              <w:r>
                <w:delText xml:space="preserve">            identifies a Configuration Point within the context of an </w:delText>
              </w:r>
            </w:del>
          </w:p>
          <w:p w14:paraId="17EC3C89" w14:textId="77777777" w:rsidR="00DC2CE4" w:rsidRDefault="00DC2CE4" w:rsidP="00DC2CE4">
            <w:pPr>
              <w:pStyle w:val="XML1"/>
              <w:rPr>
                <w:del w:id="1590" w:author="aas" w:date="2013-10-14T02:06:00Z"/>
              </w:rPr>
            </w:pPr>
            <w:del w:id="1591" w:author="aas" w:date="2013-10-14T02:06:00Z">
              <w:r>
                <w:delText xml:space="preserve">            OpenFlow Capable Switch.</w:delText>
              </w:r>
            </w:del>
          </w:p>
          <w:p w14:paraId="5CDB0239" w14:textId="77777777" w:rsidR="00DC2CE4" w:rsidRDefault="00DC2CE4" w:rsidP="00DC2CE4">
            <w:pPr>
              <w:pStyle w:val="XML1"/>
              <w:rPr>
                <w:del w:id="1592" w:author="aas" w:date="2013-10-14T02:06:00Z"/>
              </w:rPr>
            </w:pPr>
          </w:p>
          <w:p w14:paraId="58F13639" w14:textId="77777777" w:rsidR="00DC2CE4" w:rsidRDefault="00DC2CE4" w:rsidP="00DC2CE4">
            <w:pPr>
              <w:pStyle w:val="XML1"/>
              <w:rPr>
                <w:del w:id="1593" w:author="aas" w:date="2013-10-14T02:06:00Z"/>
              </w:rPr>
            </w:pPr>
            <w:del w:id="1594" w:author="aas" w:date="2013-10-14T02:06:00Z">
              <w:r>
                <w:delText xml:space="preserve">            This element MUST be present to identify the configuration</w:delText>
              </w:r>
            </w:del>
          </w:p>
          <w:p w14:paraId="38BA09AA" w14:textId="77777777" w:rsidR="00DC2CE4" w:rsidRDefault="00DC2CE4" w:rsidP="00DC2CE4">
            <w:pPr>
              <w:pStyle w:val="XML1"/>
              <w:rPr>
                <w:del w:id="1595" w:author="aas" w:date="2013-10-14T02:06:00Z"/>
              </w:rPr>
            </w:pPr>
            <w:del w:id="1596" w:author="aas" w:date="2013-10-14T02:06:00Z">
              <w:r>
                <w:delText xml:space="preserve">            point.</w:delText>
              </w:r>
            </w:del>
          </w:p>
          <w:p w14:paraId="54119A3F" w14:textId="77777777" w:rsidR="00DC2CE4" w:rsidRDefault="00DC2CE4" w:rsidP="00DC2CE4">
            <w:pPr>
              <w:pStyle w:val="XML1"/>
              <w:rPr>
                <w:del w:id="1597" w:author="aas" w:date="2013-10-14T02:06:00Z"/>
              </w:rPr>
            </w:pPr>
            <w:del w:id="1598" w:author="aas" w:date="2013-10-14T02:06:00Z">
              <w:r>
                <w:delText xml:space="preserve">          &lt;/xs:documentation&gt;</w:delText>
              </w:r>
            </w:del>
          </w:p>
          <w:p w14:paraId="42573469" w14:textId="77777777" w:rsidR="00DC2CE4" w:rsidRDefault="00DC2CE4" w:rsidP="00DC2CE4">
            <w:pPr>
              <w:pStyle w:val="XML1"/>
              <w:rPr>
                <w:del w:id="1599" w:author="aas" w:date="2013-10-14T02:06:00Z"/>
              </w:rPr>
            </w:pPr>
            <w:del w:id="1600" w:author="aas" w:date="2013-10-14T02:06:00Z">
              <w:r>
                <w:delText xml:space="preserve">        &lt;/xs:annotation&gt;</w:delText>
              </w:r>
            </w:del>
          </w:p>
          <w:p w14:paraId="26826B99" w14:textId="77777777" w:rsidR="00DC2CE4" w:rsidRDefault="00DC2CE4" w:rsidP="00DC2CE4">
            <w:pPr>
              <w:pStyle w:val="XML1"/>
              <w:rPr>
                <w:del w:id="1601" w:author="aas" w:date="2013-10-14T02:06:00Z"/>
              </w:rPr>
            </w:pPr>
            <w:del w:id="1602" w:author="aas" w:date="2013-10-14T02:06:00Z">
              <w:r>
                <w:delText xml:space="preserve">      &lt;/xs:element&gt;</w:delText>
              </w:r>
            </w:del>
          </w:p>
          <w:p w14:paraId="7466A30C" w14:textId="77777777" w:rsidR="00DC2CE4" w:rsidRDefault="00DC2CE4" w:rsidP="00DC2CE4">
            <w:pPr>
              <w:pStyle w:val="XML1"/>
              <w:rPr>
                <w:del w:id="1603" w:author="aas" w:date="2013-10-14T02:06:00Z"/>
              </w:rPr>
            </w:pPr>
            <w:del w:id="1604" w:author="aas" w:date="2013-10-14T02:06:00Z">
              <w:r>
                <w:delText xml:space="preserve">      &lt;xs:element name="uri"  type="inet:uri"&gt;</w:delText>
              </w:r>
            </w:del>
          </w:p>
          <w:p w14:paraId="2089F4BA" w14:textId="77777777" w:rsidR="00DC2CE4" w:rsidRDefault="00DC2CE4" w:rsidP="00DC2CE4">
            <w:pPr>
              <w:pStyle w:val="XML1"/>
              <w:rPr>
                <w:del w:id="1605" w:author="aas" w:date="2013-10-14T02:06:00Z"/>
              </w:rPr>
            </w:pPr>
            <w:del w:id="1606" w:author="aas" w:date="2013-10-14T02:06:00Z">
              <w:r>
                <w:delText xml:space="preserve">        &lt;xs:annotation&gt;</w:delText>
              </w:r>
            </w:del>
          </w:p>
          <w:p w14:paraId="677E56AA" w14:textId="77777777" w:rsidR="00DC2CE4" w:rsidRDefault="00DC2CE4" w:rsidP="00DC2CE4">
            <w:pPr>
              <w:pStyle w:val="XML1"/>
              <w:rPr>
                <w:del w:id="1607" w:author="aas" w:date="2013-10-14T02:06:00Z"/>
              </w:rPr>
            </w:pPr>
            <w:del w:id="1608" w:author="aas" w:date="2013-10-14T02:06:00Z">
              <w:r>
                <w:delText xml:space="preserve">          &lt;xs:documentation&gt;</w:delText>
              </w:r>
            </w:del>
          </w:p>
          <w:p w14:paraId="74CFA274" w14:textId="77777777" w:rsidR="00DC2CE4" w:rsidRDefault="00DC2CE4" w:rsidP="00DC2CE4">
            <w:pPr>
              <w:pStyle w:val="XML1"/>
              <w:rPr>
                <w:del w:id="1609" w:author="aas" w:date="2013-10-14T02:06:00Z"/>
              </w:rPr>
            </w:pPr>
            <w:del w:id="1610" w:author="aas" w:date="2013-10-14T02:06:00Z">
              <w:r>
                <w:delText xml:space="preserve">            A locator of the Configuration Point.  It </w:delText>
              </w:r>
            </w:del>
          </w:p>
          <w:p w14:paraId="5C982F27" w14:textId="77777777" w:rsidR="00DC2CE4" w:rsidRDefault="00DC2CE4" w:rsidP="00DC2CE4">
            <w:pPr>
              <w:pStyle w:val="XML1"/>
              <w:rPr>
                <w:del w:id="1611" w:author="aas" w:date="2013-10-14T02:06:00Z"/>
              </w:rPr>
            </w:pPr>
            <w:del w:id="1612" w:author="aas" w:date="2013-10-14T02:06:00Z">
              <w:r>
                <w:delText xml:space="preserve">            identifies the location of the Configuration Point as a </w:delText>
              </w:r>
            </w:del>
          </w:p>
          <w:p w14:paraId="5555E47A" w14:textId="77777777" w:rsidR="00DC2CE4" w:rsidRDefault="00DC2CE4" w:rsidP="00DC2CE4">
            <w:pPr>
              <w:pStyle w:val="XML1"/>
              <w:rPr>
                <w:del w:id="1613" w:author="aas" w:date="2013-10-14T02:06:00Z"/>
              </w:rPr>
            </w:pPr>
            <w:del w:id="1614" w:author="aas" w:date="2013-10-14T02:06:00Z">
              <w:r>
                <w:delText xml:space="preserve">            service resource and MUST include all information necessary</w:delText>
              </w:r>
            </w:del>
          </w:p>
          <w:p w14:paraId="5B2AF915" w14:textId="77777777" w:rsidR="00DC2CE4" w:rsidRDefault="00DC2CE4" w:rsidP="00DC2CE4">
            <w:pPr>
              <w:pStyle w:val="XML1"/>
              <w:rPr>
                <w:del w:id="1615" w:author="aas" w:date="2013-10-14T02:06:00Z"/>
              </w:rPr>
            </w:pPr>
            <w:del w:id="1616" w:author="aas" w:date="2013-10-14T02:06:00Z">
              <w:r>
                <w:delText xml:space="preserve">            for the OpenFlow Capable Switch to connect to the </w:delText>
              </w:r>
            </w:del>
          </w:p>
          <w:p w14:paraId="1AA26F86" w14:textId="77777777" w:rsidR="00DC2CE4" w:rsidRDefault="00DC2CE4" w:rsidP="00DC2CE4">
            <w:pPr>
              <w:pStyle w:val="XML1"/>
              <w:rPr>
                <w:del w:id="1617" w:author="aas" w:date="2013-10-14T02:06:00Z"/>
              </w:rPr>
            </w:pPr>
            <w:del w:id="1618" w:author="aas" w:date="2013-10-14T02:06:00Z">
              <w:r>
                <w:delText xml:space="preserve">            Configuration Point or re-connect to it should it become </w:delText>
              </w:r>
            </w:del>
          </w:p>
          <w:p w14:paraId="649D39CD" w14:textId="77777777" w:rsidR="00DC2CE4" w:rsidRDefault="00DC2CE4" w:rsidP="00DC2CE4">
            <w:pPr>
              <w:pStyle w:val="XML1"/>
              <w:rPr>
                <w:del w:id="1619" w:author="aas" w:date="2013-10-14T02:06:00Z"/>
              </w:rPr>
            </w:pPr>
            <w:del w:id="1620" w:author="aas" w:date="2013-10-14T02:06:00Z">
              <w:r>
                <w:delText xml:space="preserve">            disconnected.  Such information MAY include, for example, </w:delText>
              </w:r>
            </w:del>
          </w:p>
          <w:p w14:paraId="7EBF4A4E" w14:textId="77777777" w:rsidR="00DC2CE4" w:rsidRDefault="00DC2CE4" w:rsidP="00DC2CE4">
            <w:pPr>
              <w:pStyle w:val="XML1"/>
              <w:rPr>
                <w:del w:id="1621" w:author="aas" w:date="2013-10-14T02:06:00Z"/>
              </w:rPr>
            </w:pPr>
            <w:del w:id="1622" w:author="aas" w:date="2013-10-14T02:06:00Z">
              <w:r>
                <w:delText xml:space="preserve">            protocol, fully qualified domain name, IP address, port </w:delText>
              </w:r>
            </w:del>
          </w:p>
          <w:p w14:paraId="0B929491" w14:textId="77777777" w:rsidR="00DC2CE4" w:rsidRDefault="00DC2CE4" w:rsidP="00DC2CE4">
            <w:pPr>
              <w:pStyle w:val="XML1"/>
              <w:rPr>
                <w:del w:id="1623" w:author="aas" w:date="2013-10-14T02:06:00Z"/>
              </w:rPr>
            </w:pPr>
            <w:del w:id="1624" w:author="aas" w:date="2013-10-14T02:06:00Z">
              <w:r>
                <w:delText xml:space="preserve">            number, etc.</w:delText>
              </w:r>
            </w:del>
          </w:p>
          <w:p w14:paraId="115A2677" w14:textId="77777777" w:rsidR="00DC2CE4" w:rsidRDefault="00DC2CE4" w:rsidP="00DC2CE4">
            <w:pPr>
              <w:pStyle w:val="XML1"/>
              <w:rPr>
                <w:del w:id="1625" w:author="aas" w:date="2013-10-14T02:06:00Z"/>
              </w:rPr>
            </w:pPr>
          </w:p>
          <w:p w14:paraId="4A826804" w14:textId="77777777" w:rsidR="00DC2CE4" w:rsidRDefault="00DC2CE4" w:rsidP="00DC2CE4">
            <w:pPr>
              <w:pStyle w:val="XML1"/>
              <w:rPr>
                <w:del w:id="1626" w:author="aas" w:date="2013-10-14T02:06:00Z"/>
              </w:rPr>
            </w:pPr>
            <w:del w:id="1627" w:author="aas" w:date="2013-10-14T02:06:00Z">
              <w:r>
                <w:delText xml:space="preserve">            This element MUST be present in the NETCONF data store.</w:delText>
              </w:r>
            </w:del>
          </w:p>
          <w:p w14:paraId="07DD318E" w14:textId="77777777" w:rsidR="00DC2CE4" w:rsidRDefault="00DC2CE4" w:rsidP="00DC2CE4">
            <w:pPr>
              <w:pStyle w:val="XML1"/>
              <w:rPr>
                <w:del w:id="1628" w:author="aas" w:date="2013-10-14T02:06:00Z"/>
              </w:rPr>
            </w:pPr>
            <w:del w:id="1629" w:author="aas" w:date="2013-10-14T02:06:00Z">
              <w:r>
                <w:delText xml:space="preserve">            If this element is not present in a NETCONF &amp;lt;edit-config&amp;gt;</w:delText>
              </w:r>
            </w:del>
          </w:p>
          <w:p w14:paraId="4BC2CEBB" w14:textId="77777777" w:rsidR="00DC2CE4" w:rsidRDefault="00DC2CE4" w:rsidP="00DC2CE4">
            <w:pPr>
              <w:pStyle w:val="XML1"/>
              <w:rPr>
                <w:del w:id="1630" w:author="aas" w:date="2013-10-14T02:06:00Z"/>
              </w:rPr>
            </w:pPr>
            <w:del w:id="1631" w:author="aas" w:date="2013-10-14T02:06:00Z">
              <w:r>
                <w:delText xml:space="preserve">            operation 'create', 'merge' or 'replace' and the parent</w:delText>
              </w:r>
            </w:del>
          </w:p>
          <w:p w14:paraId="0B81B3FA" w14:textId="77777777" w:rsidR="00DC2CE4" w:rsidRDefault="00DC2CE4" w:rsidP="00DC2CE4">
            <w:pPr>
              <w:pStyle w:val="XML1"/>
              <w:rPr>
                <w:del w:id="1632" w:author="aas" w:date="2013-10-14T02:06:00Z"/>
              </w:rPr>
            </w:pPr>
            <w:del w:id="1633" w:author="aas" w:date="2013-10-14T02:06:00Z">
              <w:r>
                <w:delText xml:space="preserve">            element does not exist, a 'data-missing' error is</w:delText>
              </w:r>
            </w:del>
          </w:p>
          <w:p w14:paraId="09E241B5" w14:textId="77777777" w:rsidR="00DC2CE4" w:rsidRDefault="00DC2CE4" w:rsidP="00DC2CE4">
            <w:pPr>
              <w:pStyle w:val="XML1"/>
              <w:rPr>
                <w:del w:id="1634" w:author="aas" w:date="2013-10-14T02:06:00Z"/>
              </w:rPr>
            </w:pPr>
            <w:del w:id="1635" w:author="aas" w:date="2013-10-14T02:06:00Z">
              <w:r>
                <w:delText xml:space="preserve">            returned.</w:delText>
              </w:r>
            </w:del>
          </w:p>
          <w:p w14:paraId="47FF85F5" w14:textId="77777777" w:rsidR="00DC2CE4" w:rsidRDefault="00DC2CE4" w:rsidP="00DC2CE4">
            <w:pPr>
              <w:pStyle w:val="XML1"/>
              <w:rPr>
                <w:del w:id="1636" w:author="aas" w:date="2013-10-14T02:06:00Z"/>
              </w:rPr>
            </w:pPr>
            <w:del w:id="1637" w:author="aas" w:date="2013-10-14T02:06:00Z">
              <w:r>
                <w:delText xml:space="preserve">          &lt;/xs:documentation&gt;</w:delText>
              </w:r>
            </w:del>
          </w:p>
          <w:p w14:paraId="30C2F39A" w14:textId="77777777" w:rsidR="00DC2CE4" w:rsidRDefault="00DC2CE4" w:rsidP="00DC2CE4">
            <w:pPr>
              <w:pStyle w:val="XML1"/>
              <w:rPr>
                <w:del w:id="1638" w:author="aas" w:date="2013-10-14T02:06:00Z"/>
              </w:rPr>
            </w:pPr>
            <w:del w:id="1639" w:author="aas" w:date="2013-10-14T02:06:00Z">
              <w:r>
                <w:delText xml:space="preserve">        &lt;/xs:annotation&gt;</w:delText>
              </w:r>
            </w:del>
          </w:p>
          <w:p w14:paraId="42082E7E" w14:textId="77777777" w:rsidR="00DC2CE4" w:rsidRDefault="00DC2CE4" w:rsidP="00DC2CE4">
            <w:pPr>
              <w:pStyle w:val="XML1"/>
              <w:rPr>
                <w:del w:id="1640" w:author="aas" w:date="2013-10-14T02:06:00Z"/>
              </w:rPr>
            </w:pPr>
            <w:del w:id="1641" w:author="aas" w:date="2013-10-14T02:06:00Z">
              <w:r>
                <w:delText xml:space="preserve">      &lt;/xs:element&gt;</w:delText>
              </w:r>
            </w:del>
          </w:p>
          <w:p w14:paraId="4EEC5F8E" w14:textId="77777777" w:rsidR="00DC2CE4" w:rsidRDefault="00DC2CE4" w:rsidP="00DC2CE4">
            <w:pPr>
              <w:pStyle w:val="XML1"/>
              <w:rPr>
                <w:del w:id="1642" w:author="aas" w:date="2013-10-14T02:06:00Z"/>
              </w:rPr>
            </w:pPr>
            <w:del w:id="1643" w:author="aas" w:date="2013-10-14T02:06:00Z">
              <w:r>
                <w:delText xml:space="preserve">      &lt;xs:element name="protocol"  type="OFConfigurationPointProtocolType"&gt;</w:delText>
              </w:r>
            </w:del>
          </w:p>
          <w:p w14:paraId="5D1AA4E0" w14:textId="77777777" w:rsidR="00DC2CE4" w:rsidRDefault="00DC2CE4" w:rsidP="00DC2CE4">
            <w:pPr>
              <w:pStyle w:val="XML1"/>
              <w:rPr>
                <w:del w:id="1644" w:author="aas" w:date="2013-10-14T02:06:00Z"/>
              </w:rPr>
            </w:pPr>
            <w:del w:id="1645" w:author="aas" w:date="2013-10-14T02:06:00Z">
              <w:r>
                <w:delText xml:space="preserve">        &lt;xs:annotation&gt;</w:delText>
              </w:r>
            </w:del>
          </w:p>
          <w:p w14:paraId="6233FA7E" w14:textId="77777777" w:rsidR="00DC2CE4" w:rsidRDefault="00DC2CE4" w:rsidP="00DC2CE4">
            <w:pPr>
              <w:pStyle w:val="XML1"/>
              <w:rPr>
                <w:del w:id="1646" w:author="aas" w:date="2013-10-14T02:06:00Z"/>
              </w:rPr>
            </w:pPr>
            <w:del w:id="1647" w:author="aas" w:date="2013-10-14T02:06:00Z">
              <w:r>
                <w:delText xml:space="preserve">          &lt;xs:documentation&gt;</w:delText>
              </w:r>
            </w:del>
          </w:p>
          <w:p w14:paraId="7F1D9ACC" w14:textId="77777777" w:rsidR="00DC2CE4" w:rsidRDefault="00DC2CE4" w:rsidP="00DC2CE4">
            <w:pPr>
              <w:pStyle w:val="XML1"/>
              <w:rPr>
                <w:del w:id="1648" w:author="aas" w:date="2013-10-14T02:06:00Z"/>
              </w:rPr>
            </w:pPr>
            <w:del w:id="1649" w:author="aas" w:date="2013-10-14T02:06:00Z">
              <w:r>
                <w:delText xml:space="preserve">            The transport protocol that the Configuration</w:delText>
              </w:r>
            </w:del>
          </w:p>
          <w:p w14:paraId="2DC87AF2" w14:textId="77777777" w:rsidR="00DC2CE4" w:rsidRDefault="00DC2CE4" w:rsidP="00DC2CE4">
            <w:pPr>
              <w:pStyle w:val="XML1"/>
              <w:rPr>
                <w:del w:id="1650" w:author="aas" w:date="2013-10-14T02:06:00Z"/>
              </w:rPr>
            </w:pPr>
            <w:del w:id="1651" w:author="aas" w:date="2013-10-14T02:06:00Z">
              <w:r>
                <w:delText xml:space="preserve">            Point uses when communicating via NETCONF with the OpenFlow</w:delText>
              </w:r>
            </w:del>
          </w:p>
          <w:p w14:paraId="7F21730C" w14:textId="77777777" w:rsidR="00DC2CE4" w:rsidRDefault="00DC2CE4" w:rsidP="00DC2CE4">
            <w:pPr>
              <w:pStyle w:val="XML1"/>
              <w:rPr>
                <w:del w:id="1652" w:author="aas" w:date="2013-10-14T02:06:00Z"/>
              </w:rPr>
            </w:pPr>
            <w:del w:id="1653" w:author="aas" w:date="2013-10-14T02:06:00Z">
              <w:r>
                <w:delText xml:space="preserve">            Capable Switch.</w:delText>
              </w:r>
            </w:del>
          </w:p>
          <w:p w14:paraId="41478B18" w14:textId="77777777" w:rsidR="00DC2CE4" w:rsidRDefault="00DC2CE4" w:rsidP="00DC2CE4">
            <w:pPr>
              <w:pStyle w:val="XML1"/>
              <w:rPr>
                <w:del w:id="1654" w:author="aas" w:date="2013-10-14T02:06:00Z"/>
              </w:rPr>
            </w:pPr>
          </w:p>
          <w:p w14:paraId="70AFFBBF" w14:textId="77777777" w:rsidR="00DC2CE4" w:rsidRDefault="00DC2CE4" w:rsidP="00DC2CE4">
            <w:pPr>
              <w:pStyle w:val="XML1"/>
              <w:rPr>
                <w:del w:id="1655" w:author="aas" w:date="2013-10-14T02:06:00Z"/>
              </w:rPr>
            </w:pPr>
            <w:del w:id="1656" w:author="aas" w:date="2013-10-14T02:06:00Z">
              <w:r>
                <w:delText xml:space="preserve">            This element is optional. If it is not present its value </w:delText>
              </w:r>
            </w:del>
          </w:p>
          <w:p w14:paraId="2A59BB09" w14:textId="77777777" w:rsidR="00DC2CE4" w:rsidRDefault="00DC2CE4" w:rsidP="00DC2CE4">
            <w:pPr>
              <w:pStyle w:val="XML1"/>
              <w:rPr>
                <w:del w:id="1657" w:author="aas" w:date="2013-10-14T02:06:00Z"/>
              </w:rPr>
            </w:pPr>
            <w:del w:id="1658" w:author="aas" w:date="2013-10-14T02:06:00Z">
              <w:r>
                <w:delText xml:space="preserve">            defaults to 'ssh'.</w:delText>
              </w:r>
            </w:del>
          </w:p>
          <w:p w14:paraId="4F690A6E" w14:textId="77777777" w:rsidR="00DC2CE4" w:rsidRDefault="00DC2CE4" w:rsidP="00DC2CE4">
            <w:pPr>
              <w:pStyle w:val="XML1"/>
              <w:rPr>
                <w:del w:id="1659" w:author="aas" w:date="2013-10-14T02:06:00Z"/>
              </w:rPr>
            </w:pPr>
            <w:del w:id="1660" w:author="aas" w:date="2013-10-14T02:06:00Z">
              <w:r>
                <w:delText xml:space="preserve">          &lt;/xs:documentation&gt;</w:delText>
              </w:r>
            </w:del>
          </w:p>
          <w:p w14:paraId="0BC206B7" w14:textId="77777777" w:rsidR="00DC2CE4" w:rsidRDefault="00DC2CE4" w:rsidP="00DC2CE4">
            <w:pPr>
              <w:pStyle w:val="XML1"/>
              <w:rPr>
                <w:del w:id="1661" w:author="aas" w:date="2013-10-14T02:06:00Z"/>
              </w:rPr>
            </w:pPr>
            <w:del w:id="1662" w:author="aas" w:date="2013-10-14T02:06:00Z">
              <w:r>
                <w:delText xml:space="preserve">        &lt;/xs:annotation&gt;</w:delText>
              </w:r>
            </w:del>
          </w:p>
          <w:p w14:paraId="2D884B69" w14:textId="77777777" w:rsidR="00DC2CE4" w:rsidRDefault="00DC2CE4" w:rsidP="00DC2CE4">
            <w:pPr>
              <w:pStyle w:val="XML1"/>
              <w:rPr>
                <w:del w:id="1663" w:author="aas" w:date="2013-10-14T02:06:00Z"/>
              </w:rPr>
            </w:pPr>
            <w:del w:id="1664" w:author="aas" w:date="2013-10-14T02:06:00Z">
              <w:r>
                <w:delText xml:space="preserve">      &lt;/xs:element&gt;</w:delText>
              </w:r>
            </w:del>
          </w:p>
          <w:p w14:paraId="60C1C612" w14:textId="77777777" w:rsidR="00DC2CE4" w:rsidRDefault="00DC2CE4" w:rsidP="00DC2CE4">
            <w:pPr>
              <w:pStyle w:val="XML1"/>
              <w:rPr>
                <w:del w:id="1665" w:author="aas" w:date="2013-10-14T02:06:00Z"/>
              </w:rPr>
            </w:pPr>
            <w:del w:id="1666" w:author="aas" w:date="2013-10-14T02:06:00Z">
              <w:r>
                <w:delText xml:space="preserve">    &lt;/xs:sequence&gt;</w:delText>
              </w:r>
            </w:del>
          </w:p>
          <w:p w14:paraId="04D892F5" w14:textId="77777777" w:rsidR="0004515F" w:rsidRDefault="00DC2CE4" w:rsidP="0004515F">
            <w:pPr>
              <w:pStyle w:val="XML1"/>
              <w:rPr>
                <w:del w:id="1667" w:author="aas" w:date="2013-10-14T02:06:00Z"/>
              </w:rPr>
            </w:pPr>
            <w:del w:id="1668" w:author="aas" w:date="2013-10-14T02:06:00Z">
              <w:r>
                <w:delText xml:space="preserve">  &lt;/xs:group&gt;</w:delText>
              </w:r>
            </w:del>
          </w:p>
          <w:p w14:paraId="038A827F" w14:textId="77777777" w:rsidR="0004515F" w:rsidRDefault="0004515F" w:rsidP="0004515F">
            <w:pPr>
              <w:pStyle w:val="XML1"/>
              <w:rPr>
                <w:del w:id="1669" w:author="aas" w:date="2013-10-14T02:06:00Z"/>
              </w:rPr>
            </w:pPr>
          </w:p>
          <w:p w14:paraId="73BCEC2B" w14:textId="77777777" w:rsidR="0004515F" w:rsidRDefault="0004515F" w:rsidP="0004515F">
            <w:pPr>
              <w:pStyle w:val="XML1"/>
              <w:rPr>
                <w:del w:id="1670" w:author="aas" w:date="2013-10-14T02:06:00Z"/>
              </w:rPr>
            </w:pPr>
            <w:del w:id="1671" w:author="aas" w:date="2013-10-14T02:06:00Z">
              <w:r>
                <w:delText xml:space="preserve">  &lt;xs:simpleType name="OFConfigurationPointProtocolType"&gt;</w:delText>
              </w:r>
            </w:del>
          </w:p>
          <w:p w14:paraId="31BD2A01" w14:textId="77777777" w:rsidR="0004515F" w:rsidRDefault="0004515F" w:rsidP="0004515F">
            <w:pPr>
              <w:pStyle w:val="XML1"/>
              <w:rPr>
                <w:del w:id="1672" w:author="aas" w:date="2013-10-14T02:06:00Z"/>
              </w:rPr>
            </w:pPr>
            <w:del w:id="1673" w:author="aas" w:date="2013-10-14T02:06:00Z">
              <w:r>
                <w:delText xml:space="preserve">    &lt;xs:annotation&gt;</w:delText>
              </w:r>
            </w:del>
          </w:p>
          <w:p w14:paraId="41012FEC" w14:textId="77777777" w:rsidR="0004515F" w:rsidRDefault="0004515F" w:rsidP="0004515F">
            <w:pPr>
              <w:pStyle w:val="XML1"/>
              <w:rPr>
                <w:del w:id="1674" w:author="aas" w:date="2013-10-14T02:06:00Z"/>
              </w:rPr>
            </w:pPr>
            <w:del w:id="1675" w:author="aas" w:date="2013-10-14T02:06:00Z">
              <w:r>
                <w:delText xml:space="preserve">      &lt;xs:documentation&gt;</w:delText>
              </w:r>
            </w:del>
          </w:p>
          <w:p w14:paraId="6598361E" w14:textId="77777777" w:rsidR="0004515F" w:rsidRDefault="0004515F" w:rsidP="0004515F">
            <w:pPr>
              <w:pStyle w:val="XML1"/>
              <w:rPr>
                <w:del w:id="1676" w:author="aas" w:date="2013-10-14T02:06:00Z"/>
              </w:rPr>
            </w:pPr>
            <w:del w:id="1677" w:author="aas" w:date="2013-10-14T02:06:00Z">
              <w:r>
                <w:delText xml:space="preserve">        Possible protocols to connect ot an OF</w:delText>
              </w:r>
            </w:del>
          </w:p>
          <w:p w14:paraId="1B60FE62" w14:textId="77777777" w:rsidR="0004515F" w:rsidRDefault="0004515F" w:rsidP="0004515F">
            <w:pPr>
              <w:pStyle w:val="XML1"/>
              <w:rPr>
                <w:del w:id="1678" w:author="aas" w:date="2013-10-14T02:06:00Z"/>
              </w:rPr>
            </w:pPr>
            <w:del w:id="1679" w:author="aas" w:date="2013-10-14T02:06:00Z">
              <w:r>
                <w:delText xml:space="preserve">        Configuration Point</w:delText>
              </w:r>
            </w:del>
          </w:p>
          <w:p w14:paraId="730BB523" w14:textId="77777777" w:rsidR="0004515F" w:rsidRDefault="0004515F" w:rsidP="0004515F">
            <w:pPr>
              <w:pStyle w:val="XML1"/>
              <w:rPr>
                <w:del w:id="1680" w:author="aas" w:date="2013-10-14T02:06:00Z"/>
              </w:rPr>
            </w:pPr>
            <w:del w:id="1681" w:author="aas" w:date="2013-10-14T02:06:00Z">
              <w:r>
                <w:delText xml:space="preserve">      &lt;/xs:documentation&gt;</w:delText>
              </w:r>
            </w:del>
          </w:p>
          <w:p w14:paraId="2331011E" w14:textId="77777777" w:rsidR="0004515F" w:rsidRDefault="0004515F" w:rsidP="0004515F">
            <w:pPr>
              <w:pStyle w:val="XML1"/>
              <w:rPr>
                <w:del w:id="1682" w:author="aas" w:date="2013-10-14T02:06:00Z"/>
              </w:rPr>
            </w:pPr>
            <w:del w:id="1683" w:author="aas" w:date="2013-10-14T02:06:00Z">
              <w:r>
                <w:delText xml:space="preserve">    &lt;/xs:annotation&gt;</w:delText>
              </w:r>
            </w:del>
          </w:p>
          <w:p w14:paraId="2A04AA0D" w14:textId="77777777" w:rsidR="0004515F" w:rsidRDefault="0004515F" w:rsidP="0004515F">
            <w:pPr>
              <w:pStyle w:val="XML1"/>
              <w:rPr>
                <w:del w:id="1684" w:author="aas" w:date="2013-10-14T02:06:00Z"/>
              </w:rPr>
            </w:pPr>
          </w:p>
          <w:p w14:paraId="0FFC7983" w14:textId="77777777" w:rsidR="0004515F" w:rsidRDefault="0004515F" w:rsidP="0004515F">
            <w:pPr>
              <w:pStyle w:val="XML1"/>
              <w:rPr>
                <w:del w:id="1685" w:author="aas" w:date="2013-10-14T02:06:00Z"/>
              </w:rPr>
            </w:pPr>
            <w:del w:id="1686" w:author="aas" w:date="2013-10-14T02:06:00Z">
              <w:r>
                <w:delText xml:space="preserve">    &lt;xs:restriction base="xs:string"&gt;</w:delText>
              </w:r>
            </w:del>
          </w:p>
          <w:p w14:paraId="63CE4053" w14:textId="77777777" w:rsidR="0004515F" w:rsidRDefault="0004515F" w:rsidP="0004515F">
            <w:pPr>
              <w:pStyle w:val="XML1"/>
              <w:rPr>
                <w:del w:id="1687" w:author="aas" w:date="2013-10-14T02:06:00Z"/>
              </w:rPr>
            </w:pPr>
            <w:del w:id="1688" w:author="aas" w:date="2013-10-14T02:06:00Z">
              <w:r>
                <w:delText xml:space="preserve">      &lt;xs:enumeration value="ssh"/&gt;</w:delText>
              </w:r>
            </w:del>
          </w:p>
          <w:p w14:paraId="7A8690A8" w14:textId="77777777" w:rsidR="0004515F" w:rsidRDefault="0004515F" w:rsidP="0004515F">
            <w:pPr>
              <w:pStyle w:val="XML1"/>
              <w:rPr>
                <w:del w:id="1689" w:author="aas" w:date="2013-10-14T02:06:00Z"/>
              </w:rPr>
            </w:pPr>
            <w:del w:id="1690" w:author="aas" w:date="2013-10-14T02:06:00Z">
              <w:r>
                <w:delText xml:space="preserve">      &lt;xs:enumeration value="soap"/&gt;</w:delText>
              </w:r>
            </w:del>
          </w:p>
          <w:p w14:paraId="17687B70" w14:textId="77777777" w:rsidR="0004515F" w:rsidRDefault="0004515F" w:rsidP="0004515F">
            <w:pPr>
              <w:pStyle w:val="XML1"/>
              <w:rPr>
                <w:del w:id="1691" w:author="aas" w:date="2013-10-14T02:06:00Z"/>
              </w:rPr>
            </w:pPr>
            <w:del w:id="1692" w:author="aas" w:date="2013-10-14T02:06:00Z">
              <w:r>
                <w:delText xml:space="preserve">      &lt;xs:enumeration value="tls"/&gt;</w:delText>
              </w:r>
            </w:del>
          </w:p>
          <w:p w14:paraId="1E543BA6" w14:textId="77777777" w:rsidR="0004515F" w:rsidRDefault="0004515F" w:rsidP="0004515F">
            <w:pPr>
              <w:pStyle w:val="XML1"/>
              <w:rPr>
                <w:del w:id="1693" w:author="aas" w:date="2013-10-14T02:06:00Z"/>
              </w:rPr>
            </w:pPr>
            <w:del w:id="1694" w:author="aas" w:date="2013-10-14T02:06:00Z">
              <w:r>
                <w:delText xml:space="preserve">      &lt;xs:enumeration value="beep"/&gt;</w:delText>
              </w:r>
            </w:del>
          </w:p>
          <w:p w14:paraId="20811F7B" w14:textId="77777777" w:rsidR="0004515F" w:rsidRDefault="0004515F" w:rsidP="0004515F">
            <w:pPr>
              <w:pStyle w:val="XML1"/>
              <w:rPr>
                <w:del w:id="1695" w:author="aas" w:date="2013-10-14T02:06:00Z"/>
              </w:rPr>
            </w:pPr>
            <w:del w:id="1696" w:author="aas" w:date="2013-10-14T02:06:00Z">
              <w:r>
                <w:delText xml:space="preserve">    &lt;/xs:restriction&gt;</w:delText>
              </w:r>
            </w:del>
          </w:p>
          <w:p w14:paraId="14A172CD" w14:textId="77777777" w:rsidR="00A47610" w:rsidRPr="009F1B7D" w:rsidRDefault="0004515F" w:rsidP="0004515F">
            <w:pPr>
              <w:pStyle w:val="XML1"/>
              <w:rPr>
                <w:del w:id="1697" w:author="aas" w:date="2013-10-14T02:06:00Z"/>
                <w:b/>
              </w:rPr>
            </w:pPr>
            <w:del w:id="1698" w:author="aas" w:date="2013-10-14T02:06:00Z">
              <w:r>
                <w:delText xml:space="preserve">  &lt;/xs:simpleType&gt;</w:delText>
              </w:r>
            </w:del>
          </w:p>
        </w:tc>
      </w:tr>
    </w:tbl>
    <w:p w14:paraId="34AA483B" w14:textId="77777777" w:rsidR="00A47610" w:rsidRPr="009F1B7D" w:rsidRDefault="00A47610" w:rsidP="00A47610">
      <w:pPr>
        <w:pStyle w:val="BodyText"/>
      </w:pPr>
    </w:p>
    <w:p w14:paraId="03A1CE43" w14:textId="77777777" w:rsidR="00A47610" w:rsidRPr="009F1B7D" w:rsidRDefault="00A47610" w:rsidP="00C128FA">
      <w:pPr>
        <w:pStyle w:val="Heading3"/>
      </w:pPr>
      <w:bookmarkStart w:id="1699" w:name="_Toc315953991"/>
      <w:bookmarkStart w:id="1700" w:name="_Toc316542501"/>
      <w:bookmarkStart w:id="1701" w:name="_Toc248248233"/>
      <w:r w:rsidRPr="00DB42FD">
        <w:lastRenderedPageBreak/>
        <w:t>XML Example</w:t>
      </w:r>
      <w:bookmarkEnd w:id="1699"/>
      <w:bookmarkEnd w:id="1700"/>
      <w:bookmarkEnd w:id="1701"/>
    </w:p>
    <w:tbl>
      <w:tblPr>
        <w:tblStyle w:val="XMLtable"/>
        <w:tblW w:w="5000" w:type="pct"/>
        <w:tblLook w:val="04A0" w:firstRow="1" w:lastRow="0" w:firstColumn="1" w:lastColumn="0" w:noHBand="0" w:noVBand="1"/>
      </w:tblPr>
      <w:tblGrid>
        <w:gridCol w:w="9474"/>
      </w:tblGrid>
      <w:tr w:rsidR="00A47610" w:rsidRPr="009F1B7D" w14:paraId="0A3669C9" w14:textId="77777777" w:rsidTr="00C128FA">
        <w:tc>
          <w:tcPr>
            <w:tcW w:w="8820" w:type="dxa"/>
          </w:tcPr>
          <w:p w14:paraId="7172971C" w14:textId="77777777" w:rsidR="00A47610" w:rsidRPr="009F1B7D" w:rsidRDefault="00A47610" w:rsidP="00011096">
            <w:pPr>
              <w:pStyle w:val="XML1"/>
            </w:pPr>
            <w:r w:rsidRPr="009F1B7D">
              <w:t>&lt;</w:t>
            </w:r>
            <w:proofErr w:type="gramStart"/>
            <w:r w:rsidRPr="009F1B7D">
              <w:t>configuration</w:t>
            </w:r>
            <w:proofErr w:type="gramEnd"/>
            <w:r w:rsidRPr="009F1B7D">
              <w:t>-point&gt;</w:t>
            </w:r>
          </w:p>
          <w:p w14:paraId="541C04E8" w14:textId="77777777" w:rsidR="00A47610" w:rsidRPr="009F1B7D" w:rsidRDefault="00A47610" w:rsidP="00011096">
            <w:pPr>
              <w:pStyle w:val="XML2"/>
            </w:pPr>
            <w:r w:rsidRPr="009F1B7D">
              <w:t>&lt;</w:t>
            </w:r>
            <w:proofErr w:type="gramStart"/>
            <w:r w:rsidRPr="009F1B7D">
              <w:t>id</w:t>
            </w:r>
            <w:proofErr w:type="gramEnd"/>
            <w:r w:rsidRPr="009F1B7D">
              <w:t>&gt;ConfigurationPoint1&lt;/id&gt;</w:t>
            </w:r>
          </w:p>
          <w:p w14:paraId="51F51C4F" w14:textId="77777777" w:rsidR="00A47610" w:rsidRPr="009F1B7D" w:rsidRDefault="00A47610" w:rsidP="00011096">
            <w:pPr>
              <w:pStyle w:val="XML2"/>
            </w:pPr>
            <w:r w:rsidRPr="009F1B7D">
              <w:t>&lt;</w:t>
            </w:r>
            <w:proofErr w:type="gramStart"/>
            <w:r w:rsidRPr="009F1B7D">
              <w:t>uri</w:t>
            </w:r>
            <w:proofErr w:type="gramEnd"/>
            <w:r w:rsidRPr="009F1B7D">
              <w:t>&gt;uri0&lt;/uri&gt;</w:t>
            </w:r>
          </w:p>
          <w:p w14:paraId="434BEF58" w14:textId="77777777" w:rsidR="00A47610" w:rsidRPr="009F1B7D" w:rsidRDefault="00A47610" w:rsidP="00011096">
            <w:pPr>
              <w:pStyle w:val="XML2"/>
            </w:pPr>
            <w:r w:rsidRPr="009F1B7D">
              <w:t>&lt;</w:t>
            </w:r>
            <w:proofErr w:type="gramStart"/>
            <w:r w:rsidRPr="009F1B7D">
              <w:t>protocol</w:t>
            </w:r>
            <w:proofErr w:type="gramEnd"/>
            <w:r w:rsidRPr="009F1B7D">
              <w:t>&gt;ssh&lt;/protocol&gt;</w:t>
            </w:r>
          </w:p>
          <w:p w14:paraId="5329EB58" w14:textId="77777777" w:rsidR="00A47610" w:rsidRPr="009F1B7D" w:rsidRDefault="00A47610" w:rsidP="00011096">
            <w:pPr>
              <w:pStyle w:val="XML1"/>
              <w:rPr>
                <w:b/>
              </w:rPr>
            </w:pPr>
            <w:r w:rsidRPr="009F1B7D">
              <w:t>&lt;</w:t>
            </w:r>
            <w:proofErr w:type="gramStart"/>
            <w:r w:rsidRPr="009F1B7D">
              <w:t>configuration</w:t>
            </w:r>
            <w:proofErr w:type="gramEnd"/>
            <w:r w:rsidRPr="009F1B7D">
              <w:t>-point&gt;</w:t>
            </w:r>
          </w:p>
        </w:tc>
      </w:tr>
    </w:tbl>
    <w:p w14:paraId="3A7A2342" w14:textId="77777777" w:rsidR="00C4487B" w:rsidRDefault="00C4487B" w:rsidP="00A47610"/>
    <w:p w14:paraId="7AA76035" w14:textId="77777777" w:rsidR="00C805D1" w:rsidRDefault="00C805D1" w:rsidP="00C128FA">
      <w:pPr>
        <w:pStyle w:val="Heading2"/>
      </w:pPr>
      <w:bookmarkStart w:id="1702" w:name="_Toc248248234"/>
      <w:r>
        <w:t>OpenFlow Logical Switch</w:t>
      </w:r>
      <w:bookmarkEnd w:id="1702"/>
    </w:p>
    <w:p w14:paraId="0222CB2B" w14:textId="401BCC10" w:rsidR="00C805D1" w:rsidRDefault="00C805D1" w:rsidP="00C805D1">
      <w:r>
        <w:t>The OpenFlow Logical Switch represents an instan</w:t>
      </w:r>
      <w:r w:rsidR="00016664">
        <w:t>ce</w:t>
      </w:r>
      <w:r>
        <w:t xml:space="preserve"> of a logical switch that is available or can be made available on an OpenFlow Capable Switch. An OpenFlow Logical switch is a logical </w:t>
      </w:r>
      <w:proofErr w:type="gramStart"/>
      <w:r>
        <w:t>context which</w:t>
      </w:r>
      <w:proofErr w:type="gramEnd"/>
      <w:r>
        <w:t xml:space="preserve"> behaves as the datapath as described in the OpenFlow specification. The OpenFlow Logical Switch is connected to one or more OpenFlow Controllers via the OpenFlow protocol. It uses resources of the OpenFlow Capable Switch for realizing the capabilities offered via the OpenFlow protocol. The OpenFlow Logical Switch has relationships to </w:t>
      </w:r>
    </w:p>
    <w:p w14:paraId="0BD8D21E" w14:textId="77777777" w:rsidR="00C805D1" w:rsidRDefault="00C805D1" w:rsidP="002C0E22">
      <w:pPr>
        <w:numPr>
          <w:ilvl w:val="0"/>
          <w:numId w:val="2"/>
        </w:numPr>
      </w:pPr>
      <w:r>
        <w:t>OpenFlow Controllers that control the OpenFlow Capable Switch</w:t>
      </w:r>
    </w:p>
    <w:p w14:paraId="180183CC" w14:textId="77777777" w:rsidR="00C805D1" w:rsidRDefault="00C805D1" w:rsidP="002C0E22">
      <w:pPr>
        <w:numPr>
          <w:ilvl w:val="0"/>
          <w:numId w:val="2"/>
        </w:numPr>
      </w:pPr>
      <w:r>
        <w:t xml:space="preserve">OpenFlow Resources that are available from the OpenFlow Capable Switch </w:t>
      </w:r>
    </w:p>
    <w:p w14:paraId="0D29EABE" w14:textId="77777777" w:rsidR="00C805D1" w:rsidRPr="009F1B7D" w:rsidRDefault="00C805D1" w:rsidP="00C128FA">
      <w:pPr>
        <w:pStyle w:val="Heading3"/>
      </w:pPr>
      <w:bookmarkStart w:id="1703" w:name="_Toc315953995"/>
      <w:bookmarkStart w:id="1704" w:name="_Toc316542505"/>
      <w:bookmarkStart w:id="1705" w:name="_Toc248248235"/>
      <w:r w:rsidRPr="00DB42FD">
        <w:t>UML Diagram</w:t>
      </w:r>
      <w:bookmarkEnd w:id="1703"/>
      <w:bookmarkEnd w:id="1704"/>
      <w:bookmarkEnd w:id="1705"/>
    </w:p>
    <w:p w14:paraId="1C1F23C0" w14:textId="19B7D0FB" w:rsidR="00C805D1" w:rsidRPr="009F1B7D" w:rsidRDefault="00056F2B" w:rsidP="00C805D1">
      <w:pPr>
        <w:keepNext/>
        <w:jc w:val="center"/>
      </w:pPr>
      <w:r>
        <w:object w:dxaOrig="7209" w:dyaOrig="5365" w14:anchorId="6ED26D4B">
          <v:shape id="_x0000_i1030" type="#_x0000_t75" style="width:5in;height:269pt" o:ole="">
            <v:imagedata r:id="rId26" o:title=""/>
          </v:shape>
          <o:OLEObject Type="Embed" ProgID="Visio.Drawing.11" ShapeID="_x0000_i1030" DrawAspect="Content" ObjectID="_1321991143" r:id="rId27"/>
        </w:object>
      </w:r>
    </w:p>
    <w:p w14:paraId="71AB38BA" w14:textId="77777777" w:rsidR="00C805D1" w:rsidRPr="00CE3A81" w:rsidRDefault="00C805D1" w:rsidP="00C805D1">
      <w:pPr>
        <w:pStyle w:val="Caption"/>
      </w:pPr>
      <w:r w:rsidRPr="00CE3A81">
        <w:t xml:space="preserve">Figure </w:t>
      </w:r>
      <w:fldSimple w:instr=" SEQ Figure \* ARABIC ">
        <w:ins w:id="1706" w:author="Anees Shaikh" w:date="2013-10-19T23:57:00Z">
          <w:r w:rsidR="00EE43EB">
            <w:rPr>
              <w:noProof/>
            </w:rPr>
            <w:t>7</w:t>
          </w:r>
        </w:ins>
        <w:del w:id="1707" w:author="Anees Shaikh" w:date="2013-10-19T23:57:00Z">
          <w:r w:rsidRPr="00CE3A81" w:rsidDel="00EE43EB">
            <w:rPr>
              <w:noProof/>
            </w:rPr>
            <w:delText>6</w:delText>
          </w:r>
        </w:del>
      </w:fldSimple>
      <w:r w:rsidRPr="00CE3A81">
        <w:t>: Data Model Diagram for an OpenFlow Logical Switch</w:t>
      </w:r>
    </w:p>
    <w:p w14:paraId="5CE2872A" w14:textId="77777777" w:rsidR="00C805D1" w:rsidRPr="009F1B7D" w:rsidRDefault="00C805D1" w:rsidP="00BA30A0">
      <w:pPr>
        <w:pStyle w:val="Heading3"/>
        <w:rPr>
          <w:del w:id="1708" w:author="aas" w:date="2013-10-14T02:06:00Z"/>
        </w:rPr>
      </w:pPr>
      <w:bookmarkStart w:id="1709" w:name="_Toc315953996"/>
      <w:bookmarkStart w:id="1710" w:name="_Toc316542506"/>
      <w:del w:id="1711" w:author="aas" w:date="2013-10-14T02:06:00Z">
        <w:r w:rsidRPr="00DB42FD">
          <w:lastRenderedPageBreak/>
          <w:delText>XML Schema</w:delText>
        </w:r>
        <w:bookmarkEnd w:id="1709"/>
        <w:bookmarkEnd w:id="1710"/>
      </w:del>
    </w:p>
    <w:tbl>
      <w:tblPr>
        <w:tblStyle w:val="XMLtable"/>
        <w:tblW w:w="5000" w:type="pct"/>
        <w:tblLook w:val="04A0" w:firstRow="1" w:lastRow="0" w:firstColumn="1" w:lastColumn="0" w:noHBand="0" w:noVBand="1"/>
      </w:tblPr>
      <w:tblGrid>
        <w:gridCol w:w="9474"/>
      </w:tblGrid>
      <w:tr w:rsidR="00C805D1" w:rsidRPr="009F1B7D" w14:paraId="00B664DC" w14:textId="77777777" w:rsidTr="00C128FA">
        <w:trPr>
          <w:del w:id="1712" w:author="aas" w:date="2013-10-14T02:06:00Z"/>
        </w:trPr>
        <w:tc>
          <w:tcPr>
            <w:tcW w:w="5000" w:type="pct"/>
          </w:tcPr>
          <w:p w14:paraId="7968424D" w14:textId="77777777" w:rsidR="00257D58" w:rsidRDefault="00257D58" w:rsidP="00257D58">
            <w:pPr>
              <w:pStyle w:val="XML1"/>
              <w:rPr>
                <w:del w:id="1713" w:author="aas" w:date="2013-10-14T02:06:00Z"/>
              </w:rPr>
            </w:pPr>
            <w:del w:id="1714" w:author="aas" w:date="2013-10-14T02:06:00Z">
              <w:r>
                <w:delText xml:space="preserve">  &lt;xs:group name="OFLogicalSwitchType"&gt;</w:delText>
              </w:r>
            </w:del>
          </w:p>
          <w:p w14:paraId="2FC48154" w14:textId="77777777" w:rsidR="00257D58" w:rsidRDefault="00257D58" w:rsidP="00257D58">
            <w:pPr>
              <w:pStyle w:val="XML1"/>
              <w:rPr>
                <w:del w:id="1715" w:author="aas" w:date="2013-10-14T02:06:00Z"/>
              </w:rPr>
            </w:pPr>
            <w:del w:id="1716" w:author="aas" w:date="2013-10-14T02:06:00Z">
              <w:r>
                <w:delText xml:space="preserve">    &lt;xs:annotation&gt;</w:delText>
              </w:r>
            </w:del>
          </w:p>
          <w:p w14:paraId="20A24903" w14:textId="77777777" w:rsidR="00257D58" w:rsidRDefault="00257D58" w:rsidP="00257D58">
            <w:pPr>
              <w:pStyle w:val="XML1"/>
              <w:rPr>
                <w:del w:id="1717" w:author="aas" w:date="2013-10-14T02:06:00Z"/>
              </w:rPr>
            </w:pPr>
            <w:del w:id="1718" w:author="aas" w:date="2013-10-14T02:06:00Z">
              <w:r>
                <w:delText xml:space="preserve">      &lt;xs:documentation&gt;</w:delText>
              </w:r>
            </w:del>
          </w:p>
          <w:p w14:paraId="0CD7B53C" w14:textId="77777777" w:rsidR="00257D58" w:rsidRDefault="00257D58" w:rsidP="00257D58">
            <w:pPr>
              <w:pStyle w:val="XML1"/>
              <w:rPr>
                <w:del w:id="1719" w:author="aas" w:date="2013-10-14T02:06:00Z"/>
              </w:rPr>
            </w:pPr>
            <w:del w:id="1720" w:author="aas" w:date="2013-10-14T02:06:00Z">
              <w:r>
                <w:delText xml:space="preserve">        This grouping specifies all properties of an</w:delText>
              </w:r>
            </w:del>
          </w:p>
          <w:p w14:paraId="4A507AAA" w14:textId="77777777" w:rsidR="00257D58" w:rsidRDefault="00257D58" w:rsidP="00257D58">
            <w:pPr>
              <w:pStyle w:val="XML1"/>
              <w:rPr>
                <w:del w:id="1721" w:author="aas" w:date="2013-10-14T02:06:00Z"/>
              </w:rPr>
            </w:pPr>
            <w:del w:id="1722" w:author="aas" w:date="2013-10-14T02:06:00Z">
              <w:r>
                <w:delText xml:space="preserve">        OpenFlow Logical Switch.</w:delText>
              </w:r>
            </w:del>
          </w:p>
          <w:p w14:paraId="0C7EAA9F" w14:textId="77777777" w:rsidR="00257D58" w:rsidRDefault="00257D58" w:rsidP="00257D58">
            <w:pPr>
              <w:pStyle w:val="XML1"/>
              <w:rPr>
                <w:del w:id="1723" w:author="aas" w:date="2013-10-14T02:06:00Z"/>
              </w:rPr>
            </w:pPr>
          </w:p>
          <w:p w14:paraId="72644796" w14:textId="77777777" w:rsidR="00257D58" w:rsidRDefault="00257D58" w:rsidP="00257D58">
            <w:pPr>
              <w:pStyle w:val="XML1"/>
              <w:rPr>
                <w:del w:id="1724" w:author="aas" w:date="2013-10-14T02:06:00Z"/>
              </w:rPr>
            </w:pPr>
            <w:del w:id="1725" w:author="aas" w:date="2013-10-14T02:06:00Z">
              <w:r>
                <w:delText xml:space="preserve">        Elements of type OFLogicalSwitchType can </w:delText>
              </w:r>
              <w:r w:rsidR="0079721D">
                <w:delText xml:space="preserve">be </w:delText>
              </w:r>
              <w:r>
                <w:delText>created or</w:delText>
              </w:r>
            </w:del>
          </w:p>
          <w:p w14:paraId="0C1B3DAE" w14:textId="77777777" w:rsidR="00257D58" w:rsidRDefault="00257D58" w:rsidP="00257D58">
            <w:pPr>
              <w:pStyle w:val="XML1"/>
              <w:rPr>
                <w:del w:id="1726" w:author="aas" w:date="2013-10-14T02:06:00Z"/>
              </w:rPr>
            </w:pPr>
            <w:del w:id="1727" w:author="aas" w:date="2013-10-14T02:06:00Z">
              <w:r>
                <w:delText xml:space="preserve">        deleted with NETCONF &amp;lt;edit-config&amp;gt; 'create' or</w:delText>
              </w:r>
            </w:del>
          </w:p>
          <w:p w14:paraId="0C19FD2D" w14:textId="77777777" w:rsidR="00257D58" w:rsidRDefault="00257D58" w:rsidP="00257D58">
            <w:pPr>
              <w:pStyle w:val="XML1"/>
              <w:rPr>
                <w:del w:id="1728" w:author="aas" w:date="2013-10-14T02:06:00Z"/>
              </w:rPr>
            </w:pPr>
            <w:del w:id="1729" w:author="aas" w:date="2013-10-14T02:06:00Z">
              <w:r>
                <w:delText xml:space="preserve">        'delete'</w:delText>
              </w:r>
              <w:r w:rsidR="00EF5448">
                <w:delText xml:space="preserve"> operations</w:delText>
              </w:r>
              <w:r>
                <w:delText xml:space="preserve">. The NETCONF &amp;lt;edit-config&amp;gt; operations MUST </w:delText>
              </w:r>
              <w:r w:rsidR="00225723">
                <w:delText xml:space="preserve">     </w:delText>
              </w:r>
              <w:r>
                <w:delText>be</w:delText>
              </w:r>
            </w:del>
          </w:p>
          <w:p w14:paraId="5C126D54" w14:textId="77777777" w:rsidR="00257D58" w:rsidRDefault="00257D58" w:rsidP="00257D58">
            <w:pPr>
              <w:pStyle w:val="XML1"/>
              <w:rPr>
                <w:del w:id="1730" w:author="aas" w:date="2013-10-14T02:06:00Z"/>
              </w:rPr>
            </w:pPr>
            <w:del w:id="1731" w:author="aas" w:date="2013-10-14T02:06:00Z">
              <w:r>
                <w:delText xml:space="preserve">        implemented as follows: </w:delText>
              </w:r>
            </w:del>
          </w:p>
          <w:p w14:paraId="49F92261" w14:textId="77777777" w:rsidR="00257D58" w:rsidRDefault="00257D58" w:rsidP="00257D58">
            <w:pPr>
              <w:pStyle w:val="XML1"/>
              <w:rPr>
                <w:del w:id="1732" w:author="aas" w:date="2013-10-14T02:06:00Z"/>
              </w:rPr>
            </w:pPr>
          </w:p>
          <w:p w14:paraId="75A8CE88" w14:textId="77777777" w:rsidR="00257D58" w:rsidRDefault="00257D58" w:rsidP="00257D58">
            <w:pPr>
              <w:pStyle w:val="XML1"/>
              <w:rPr>
                <w:del w:id="1733" w:author="aas" w:date="2013-10-14T02:06:00Z"/>
              </w:rPr>
            </w:pPr>
            <w:del w:id="1734" w:author="aas" w:date="2013-10-14T02:06:00Z">
              <w:r>
                <w:delText xml:space="preserve">        * The 'id' element MUST be present at all &amp;lt;edit-config&amp;gt;</w:delText>
              </w:r>
            </w:del>
          </w:p>
          <w:p w14:paraId="68083BCD" w14:textId="77777777" w:rsidR="00257D58" w:rsidRDefault="00257D58" w:rsidP="00257D58">
            <w:pPr>
              <w:pStyle w:val="XML1"/>
              <w:rPr>
                <w:del w:id="1735" w:author="aas" w:date="2013-10-14T02:06:00Z"/>
              </w:rPr>
            </w:pPr>
            <w:del w:id="1736" w:author="aas" w:date="2013-10-14T02:06:00Z">
              <w:r>
                <w:delText xml:space="preserve">        operations to identify the OpenFlow Logical Switch.</w:delText>
              </w:r>
            </w:del>
          </w:p>
          <w:p w14:paraId="1EEB262E" w14:textId="77777777" w:rsidR="00257D58" w:rsidRDefault="00257D58" w:rsidP="00257D58">
            <w:pPr>
              <w:pStyle w:val="XML1"/>
              <w:rPr>
                <w:del w:id="1737" w:author="aas" w:date="2013-10-14T02:06:00Z"/>
              </w:rPr>
            </w:pPr>
            <w:del w:id="1738" w:author="aas" w:date="2013-10-14T02:06:00Z">
              <w:r>
                <w:delText xml:space="preserve">        * If the operation is 'merge' or 'replace', and the element</w:delText>
              </w:r>
            </w:del>
          </w:p>
          <w:p w14:paraId="3E246C1B" w14:textId="77777777" w:rsidR="00257D58" w:rsidRDefault="00257D58" w:rsidP="00257D58">
            <w:pPr>
              <w:pStyle w:val="XML1"/>
              <w:rPr>
                <w:del w:id="1739" w:author="aas" w:date="2013-10-14T02:06:00Z"/>
              </w:rPr>
            </w:pPr>
            <w:del w:id="1740" w:author="aas" w:date="2013-10-14T02:06:00Z">
              <w:r>
                <w:delText xml:space="preserve">        does not exist, a 'data-missing' error is returned. If the</w:delText>
              </w:r>
            </w:del>
          </w:p>
          <w:p w14:paraId="165426E5" w14:textId="77777777" w:rsidR="00257D58" w:rsidRDefault="00257D58" w:rsidP="00257D58">
            <w:pPr>
              <w:pStyle w:val="XML1"/>
              <w:rPr>
                <w:del w:id="1741" w:author="aas" w:date="2013-10-14T02:06:00Z"/>
              </w:rPr>
            </w:pPr>
            <w:del w:id="1742" w:author="aas" w:date="2013-10-14T02:06:00Z">
              <w:r>
                <w:delText xml:space="preserve">        element exists its value is set to the value found in the</w:delText>
              </w:r>
            </w:del>
          </w:p>
          <w:p w14:paraId="3564E5ED" w14:textId="77777777" w:rsidR="00257D58" w:rsidRDefault="00257D58" w:rsidP="00257D58">
            <w:pPr>
              <w:pStyle w:val="XML1"/>
              <w:rPr>
                <w:del w:id="1743" w:author="aas" w:date="2013-10-14T02:06:00Z"/>
              </w:rPr>
            </w:pPr>
            <w:del w:id="1744" w:author="aas" w:date="2013-10-14T02:06:00Z">
              <w:r>
                <w:delText xml:space="preserve">        XML RPC data.</w:delText>
              </w:r>
            </w:del>
          </w:p>
          <w:p w14:paraId="7AD57A8E" w14:textId="77777777" w:rsidR="00257D58" w:rsidRDefault="00257D58" w:rsidP="00257D58">
            <w:pPr>
              <w:pStyle w:val="XML1"/>
              <w:rPr>
                <w:del w:id="1745" w:author="aas" w:date="2013-10-14T02:06:00Z"/>
              </w:rPr>
            </w:pPr>
            <w:del w:id="1746" w:author="aas" w:date="2013-10-14T02:06:00Z">
              <w:r>
                <w:delText xml:space="preserve">        * If the operation is 'create', a 'operation-not-supported'</w:delText>
              </w:r>
            </w:del>
          </w:p>
          <w:p w14:paraId="6ACB8209" w14:textId="77777777" w:rsidR="00257D58" w:rsidRDefault="00257D58" w:rsidP="00257D58">
            <w:pPr>
              <w:pStyle w:val="XML1"/>
              <w:rPr>
                <w:del w:id="1747" w:author="aas" w:date="2013-10-14T02:06:00Z"/>
              </w:rPr>
            </w:pPr>
            <w:del w:id="1748" w:author="aas" w:date="2013-10-14T02:06:00Z">
              <w:r>
                <w:delText xml:space="preserve">        error with type 'application' is returned.</w:delText>
              </w:r>
            </w:del>
          </w:p>
          <w:p w14:paraId="1C487534" w14:textId="77777777" w:rsidR="00257D58" w:rsidRDefault="00257D58" w:rsidP="00257D58">
            <w:pPr>
              <w:pStyle w:val="XML1"/>
              <w:rPr>
                <w:del w:id="1749" w:author="aas" w:date="2013-10-14T02:06:00Z"/>
              </w:rPr>
            </w:pPr>
            <w:del w:id="1750" w:author="aas" w:date="2013-10-14T02:06:00Z">
              <w:r>
                <w:delText xml:space="preserve">        * If the operation is 'delete', 'operation-not-supported'</w:delText>
              </w:r>
            </w:del>
          </w:p>
          <w:p w14:paraId="22C50EF4" w14:textId="77777777" w:rsidR="00257D58" w:rsidRDefault="00257D58" w:rsidP="00257D58">
            <w:pPr>
              <w:pStyle w:val="XML1"/>
              <w:rPr>
                <w:del w:id="1751" w:author="aas" w:date="2013-10-14T02:06:00Z"/>
              </w:rPr>
            </w:pPr>
            <w:del w:id="1752" w:author="aas" w:date="2013-10-14T02:06:00Z">
              <w:r>
                <w:delText xml:space="preserve">        error with type 'application' is returned.</w:delText>
              </w:r>
            </w:del>
          </w:p>
          <w:p w14:paraId="7CDB6FEB" w14:textId="77777777" w:rsidR="00257D58" w:rsidRDefault="00257D58" w:rsidP="00257D58">
            <w:pPr>
              <w:pStyle w:val="XML1"/>
              <w:rPr>
                <w:del w:id="1753" w:author="aas" w:date="2013-10-14T02:06:00Z"/>
              </w:rPr>
            </w:pPr>
            <w:del w:id="1754" w:author="aas" w:date="2013-10-14T02:06:00Z">
              <w:r>
                <w:delText xml:space="preserve">      &lt;/xs:documentation&gt;</w:delText>
              </w:r>
            </w:del>
          </w:p>
          <w:p w14:paraId="09617CF1" w14:textId="77777777" w:rsidR="00257D58" w:rsidRDefault="00257D58" w:rsidP="00257D58">
            <w:pPr>
              <w:pStyle w:val="XML1"/>
              <w:rPr>
                <w:del w:id="1755" w:author="aas" w:date="2013-10-14T02:06:00Z"/>
              </w:rPr>
            </w:pPr>
            <w:del w:id="1756" w:author="aas" w:date="2013-10-14T02:06:00Z">
              <w:r>
                <w:delText xml:space="preserve">    &lt;/xs:annotation&gt;</w:delText>
              </w:r>
            </w:del>
          </w:p>
          <w:p w14:paraId="7C02D2AF" w14:textId="77777777" w:rsidR="00257D58" w:rsidRDefault="00257D58" w:rsidP="00257D58">
            <w:pPr>
              <w:pStyle w:val="XML1"/>
              <w:rPr>
                <w:del w:id="1757" w:author="aas" w:date="2013-10-14T02:06:00Z"/>
              </w:rPr>
            </w:pPr>
          </w:p>
          <w:p w14:paraId="13597911" w14:textId="77777777" w:rsidR="00257D58" w:rsidRDefault="00257D58" w:rsidP="00257D58">
            <w:pPr>
              <w:pStyle w:val="XML1"/>
              <w:rPr>
                <w:del w:id="1758" w:author="aas" w:date="2013-10-14T02:06:00Z"/>
              </w:rPr>
            </w:pPr>
            <w:del w:id="1759" w:author="aas" w:date="2013-10-14T02:06:00Z">
              <w:r>
                <w:delText xml:space="preserve">    &lt;xs:sequence&gt;</w:delText>
              </w:r>
            </w:del>
          </w:p>
          <w:p w14:paraId="6A862D75" w14:textId="77777777" w:rsidR="00257D58" w:rsidRDefault="00257D58" w:rsidP="00257D58">
            <w:pPr>
              <w:pStyle w:val="XML1"/>
              <w:rPr>
                <w:del w:id="1760" w:author="aas" w:date="2013-10-14T02:06:00Z"/>
              </w:rPr>
            </w:pPr>
            <w:del w:id="1761" w:author="aas" w:date="2013-10-14T02:06:00Z">
              <w:r>
                <w:delText xml:space="preserve">      &lt;xs:element name="id"  type="OFConfigId"&gt;</w:delText>
              </w:r>
            </w:del>
          </w:p>
          <w:p w14:paraId="388AC8C2" w14:textId="77777777" w:rsidR="00257D58" w:rsidRDefault="00257D58" w:rsidP="00257D58">
            <w:pPr>
              <w:pStyle w:val="XML1"/>
              <w:rPr>
                <w:del w:id="1762" w:author="aas" w:date="2013-10-14T02:06:00Z"/>
              </w:rPr>
            </w:pPr>
            <w:del w:id="1763" w:author="aas" w:date="2013-10-14T02:06:00Z">
              <w:r>
                <w:delText xml:space="preserve">        &lt;xs:annotation&gt;</w:delText>
              </w:r>
            </w:del>
          </w:p>
          <w:p w14:paraId="3F44797E" w14:textId="77777777" w:rsidR="00257D58" w:rsidRDefault="00257D58" w:rsidP="00257D58">
            <w:pPr>
              <w:pStyle w:val="XML1"/>
              <w:rPr>
                <w:del w:id="1764" w:author="aas" w:date="2013-10-14T02:06:00Z"/>
              </w:rPr>
            </w:pPr>
            <w:del w:id="1765" w:author="aas" w:date="2013-10-14T02:06:00Z">
              <w:r>
                <w:delText xml:space="preserve">          &lt;xs:documentation&gt;</w:delText>
              </w:r>
            </w:del>
          </w:p>
          <w:p w14:paraId="40F5A766" w14:textId="77777777" w:rsidR="00257D58" w:rsidRDefault="00257D58" w:rsidP="00257D58">
            <w:pPr>
              <w:pStyle w:val="XML1"/>
              <w:rPr>
                <w:del w:id="1766" w:author="aas" w:date="2013-10-14T02:06:00Z"/>
              </w:rPr>
            </w:pPr>
            <w:del w:id="1767" w:author="aas" w:date="2013-10-14T02:06:00Z">
              <w:r>
                <w:delText xml:space="preserve">            A unique but locally arbitrary identifier that</w:delText>
              </w:r>
            </w:del>
          </w:p>
          <w:p w14:paraId="2B23B89E" w14:textId="77777777" w:rsidR="00257D58" w:rsidRDefault="00257D58" w:rsidP="00257D58">
            <w:pPr>
              <w:pStyle w:val="XML1"/>
              <w:rPr>
                <w:del w:id="1768" w:author="aas" w:date="2013-10-14T02:06:00Z"/>
              </w:rPr>
            </w:pPr>
            <w:del w:id="1769" w:author="aas" w:date="2013-10-14T02:06:00Z">
              <w:r>
                <w:delText xml:space="preserve">            identifies a Logical Switch within the context of an</w:delText>
              </w:r>
            </w:del>
          </w:p>
          <w:p w14:paraId="146E4098" w14:textId="77777777" w:rsidR="00257D58" w:rsidRDefault="00257D58" w:rsidP="00257D58">
            <w:pPr>
              <w:pStyle w:val="XML1"/>
              <w:rPr>
                <w:del w:id="1770" w:author="aas" w:date="2013-10-14T02:06:00Z"/>
              </w:rPr>
            </w:pPr>
            <w:del w:id="1771" w:author="aas" w:date="2013-10-14T02:06:00Z">
              <w:r>
                <w:delText xml:space="preserve">            OpenFlow Capable Switch. It MUST be persistent across</w:delText>
              </w:r>
            </w:del>
          </w:p>
          <w:p w14:paraId="64B0CDB9" w14:textId="77777777" w:rsidR="00257D58" w:rsidRDefault="00257D58" w:rsidP="00257D58">
            <w:pPr>
              <w:pStyle w:val="XML1"/>
              <w:rPr>
                <w:del w:id="1772" w:author="aas" w:date="2013-10-14T02:06:00Z"/>
              </w:rPr>
            </w:pPr>
            <w:del w:id="1773" w:author="aas" w:date="2013-10-14T02:06:00Z">
              <w:r>
                <w:delText xml:space="preserve">            reboots of the OpenFlow Capable Switch.</w:delText>
              </w:r>
            </w:del>
          </w:p>
          <w:p w14:paraId="6DD12F7C" w14:textId="77777777" w:rsidR="00257D58" w:rsidRDefault="00257D58" w:rsidP="00257D58">
            <w:pPr>
              <w:pStyle w:val="XML1"/>
              <w:rPr>
                <w:del w:id="1774" w:author="aas" w:date="2013-10-14T02:06:00Z"/>
              </w:rPr>
            </w:pPr>
          </w:p>
          <w:p w14:paraId="0D179CDD" w14:textId="77777777" w:rsidR="00257D58" w:rsidRDefault="00257D58" w:rsidP="00257D58">
            <w:pPr>
              <w:pStyle w:val="XML1"/>
              <w:rPr>
                <w:del w:id="1775" w:author="aas" w:date="2013-10-14T02:06:00Z"/>
              </w:rPr>
            </w:pPr>
            <w:del w:id="1776" w:author="aas" w:date="2013-10-14T02:06:00Z">
              <w:r>
                <w:delText xml:space="preserve">            This element MUST be present to identify the OpenFlow</w:delText>
              </w:r>
            </w:del>
          </w:p>
          <w:p w14:paraId="5DE984A7" w14:textId="77777777" w:rsidR="00257D58" w:rsidRDefault="00257D58" w:rsidP="00257D58">
            <w:pPr>
              <w:pStyle w:val="XML1"/>
              <w:rPr>
                <w:del w:id="1777" w:author="aas" w:date="2013-10-14T02:06:00Z"/>
              </w:rPr>
            </w:pPr>
            <w:del w:id="1778" w:author="aas" w:date="2013-10-14T02:06:00Z">
              <w:r>
                <w:delText xml:space="preserve">            Logical Switch.</w:delText>
              </w:r>
            </w:del>
          </w:p>
          <w:p w14:paraId="6292E79D" w14:textId="77777777" w:rsidR="00257D58" w:rsidRDefault="00257D58" w:rsidP="00257D58">
            <w:pPr>
              <w:pStyle w:val="XML1"/>
              <w:rPr>
                <w:del w:id="1779" w:author="aas" w:date="2013-10-14T02:06:00Z"/>
              </w:rPr>
            </w:pPr>
            <w:del w:id="1780" w:author="aas" w:date="2013-10-14T02:06:00Z">
              <w:r>
                <w:delText xml:space="preserve">          &lt;/xs:documentation&gt;</w:delText>
              </w:r>
            </w:del>
          </w:p>
          <w:p w14:paraId="38CC4FEC" w14:textId="77777777" w:rsidR="00257D58" w:rsidRDefault="00257D58" w:rsidP="00257D58">
            <w:pPr>
              <w:pStyle w:val="XML1"/>
              <w:rPr>
                <w:del w:id="1781" w:author="aas" w:date="2013-10-14T02:06:00Z"/>
              </w:rPr>
            </w:pPr>
            <w:del w:id="1782" w:author="aas" w:date="2013-10-14T02:06:00Z">
              <w:r>
                <w:delText xml:space="preserve">        &lt;/xs:annotation&gt;</w:delText>
              </w:r>
            </w:del>
          </w:p>
          <w:p w14:paraId="1122DB11" w14:textId="77777777" w:rsidR="00257D58" w:rsidRDefault="00257D58" w:rsidP="00257D58">
            <w:pPr>
              <w:pStyle w:val="XML1"/>
              <w:rPr>
                <w:del w:id="1783" w:author="aas" w:date="2013-10-14T02:06:00Z"/>
              </w:rPr>
            </w:pPr>
            <w:del w:id="1784" w:author="aas" w:date="2013-10-14T02:06:00Z">
              <w:r>
                <w:delText xml:space="preserve">      &lt;/xs:element&gt;</w:delText>
              </w:r>
            </w:del>
          </w:p>
          <w:p w14:paraId="013AD5D9" w14:textId="77777777" w:rsidR="00257D58" w:rsidRDefault="00257D58" w:rsidP="00257D58">
            <w:pPr>
              <w:pStyle w:val="XML1"/>
              <w:rPr>
                <w:del w:id="1785" w:author="aas" w:date="2013-10-14T02:06:00Z"/>
              </w:rPr>
            </w:pPr>
            <w:del w:id="1786" w:author="aas" w:date="2013-10-14T02:06:00Z">
              <w:r>
                <w:delText xml:space="preserve">      &lt;xs:element name="capabilities"&gt;</w:delText>
              </w:r>
            </w:del>
          </w:p>
          <w:p w14:paraId="492AA1ED" w14:textId="77777777" w:rsidR="00257D58" w:rsidRDefault="00257D58" w:rsidP="00257D58">
            <w:pPr>
              <w:pStyle w:val="XML1"/>
              <w:rPr>
                <w:del w:id="1787" w:author="aas" w:date="2013-10-14T02:06:00Z"/>
              </w:rPr>
            </w:pPr>
            <w:del w:id="1788" w:author="aas" w:date="2013-10-14T02:06:00Z">
              <w:r>
                <w:delText xml:space="preserve">        &lt;xs:annotation&gt;</w:delText>
              </w:r>
            </w:del>
          </w:p>
          <w:p w14:paraId="0392CE81" w14:textId="77777777" w:rsidR="00257D58" w:rsidRDefault="00257D58" w:rsidP="00257D58">
            <w:pPr>
              <w:pStyle w:val="XML1"/>
              <w:rPr>
                <w:del w:id="1789" w:author="aas" w:date="2013-10-14T02:06:00Z"/>
              </w:rPr>
            </w:pPr>
            <w:del w:id="1790" w:author="aas" w:date="2013-10-14T02:06:00Z">
              <w:r>
                <w:delText xml:space="preserve">          &lt;xs:documentation&gt;</w:delText>
              </w:r>
            </w:del>
          </w:p>
          <w:p w14:paraId="3208DBCB" w14:textId="77777777" w:rsidR="00257D58" w:rsidRDefault="00257D58" w:rsidP="00257D58">
            <w:pPr>
              <w:pStyle w:val="XML1"/>
              <w:rPr>
                <w:del w:id="1791" w:author="aas" w:date="2013-10-14T02:06:00Z"/>
              </w:rPr>
            </w:pPr>
            <w:del w:id="1792" w:author="aas" w:date="2013-10-14T02:06:00Z">
              <w:r>
                <w:delText xml:space="preserve">            This element contains all capability items that</w:delText>
              </w:r>
            </w:del>
          </w:p>
          <w:p w14:paraId="18E4C5AD" w14:textId="77777777" w:rsidR="00257D58" w:rsidRDefault="00257D58" w:rsidP="00257D58">
            <w:pPr>
              <w:pStyle w:val="XML1"/>
              <w:rPr>
                <w:del w:id="1793" w:author="aas" w:date="2013-10-14T02:06:00Z"/>
              </w:rPr>
            </w:pPr>
            <w:del w:id="1794" w:author="aas" w:date="2013-10-14T02:06:00Z">
              <w:r>
                <w:delText xml:space="preserve">            an OpenFlow Logical Switch MAY implement.</w:delText>
              </w:r>
            </w:del>
          </w:p>
          <w:p w14:paraId="1B8049E7" w14:textId="77777777" w:rsidR="00257D58" w:rsidRDefault="00257D58" w:rsidP="00257D58">
            <w:pPr>
              <w:pStyle w:val="XML1"/>
              <w:rPr>
                <w:del w:id="1795" w:author="aas" w:date="2013-10-14T02:06:00Z"/>
              </w:rPr>
            </w:pPr>
          </w:p>
          <w:p w14:paraId="239FE468" w14:textId="77777777" w:rsidR="00257D58" w:rsidRDefault="00257D58" w:rsidP="00257D58">
            <w:pPr>
              <w:pStyle w:val="XML1"/>
              <w:rPr>
                <w:del w:id="1796" w:author="aas" w:date="2013-10-14T02:06:00Z"/>
              </w:rPr>
            </w:pPr>
            <w:del w:id="1797" w:author="aas" w:date="2013-10-14T02:06:00Z">
              <w:r>
                <w:delText xml:space="preserve">            This element and its children can only be retrieved by</w:delText>
              </w:r>
            </w:del>
          </w:p>
          <w:p w14:paraId="480A3A2E" w14:textId="77777777" w:rsidR="00257D58" w:rsidRDefault="00257D58" w:rsidP="00257D58">
            <w:pPr>
              <w:pStyle w:val="XML1"/>
              <w:rPr>
                <w:del w:id="1798" w:author="aas" w:date="2013-10-14T02:06:00Z"/>
              </w:rPr>
            </w:pPr>
            <w:del w:id="1799" w:author="aas" w:date="2013-10-14T02:06:00Z">
              <w:r>
                <w:delText xml:space="preserve">            NETCONF &amp;lt;get&amp;gt; operation since it contain no configuration</w:delText>
              </w:r>
            </w:del>
          </w:p>
          <w:p w14:paraId="4B66CCBA" w14:textId="77777777" w:rsidR="00257D58" w:rsidRDefault="00257D58" w:rsidP="00257D58">
            <w:pPr>
              <w:pStyle w:val="XML1"/>
              <w:rPr>
                <w:del w:id="1800" w:author="aas" w:date="2013-10-14T02:06:00Z"/>
              </w:rPr>
            </w:pPr>
            <w:del w:id="1801" w:author="aas" w:date="2013-10-14T02:06:00Z">
              <w:r>
                <w:delText xml:space="preserve">            data.</w:delText>
              </w:r>
            </w:del>
          </w:p>
          <w:p w14:paraId="41C8E97E" w14:textId="77777777" w:rsidR="00257D58" w:rsidRDefault="00257D58" w:rsidP="00257D58">
            <w:pPr>
              <w:pStyle w:val="XML1"/>
              <w:rPr>
                <w:del w:id="1802" w:author="aas" w:date="2013-10-14T02:06:00Z"/>
              </w:rPr>
            </w:pPr>
            <w:del w:id="1803" w:author="aas" w:date="2013-10-14T02:06:00Z">
              <w:r>
                <w:delText xml:space="preserve">          &lt;/xs:documentation&gt;</w:delText>
              </w:r>
            </w:del>
          </w:p>
          <w:p w14:paraId="53B24C28" w14:textId="77777777" w:rsidR="00257D58" w:rsidRDefault="00257D58" w:rsidP="00257D58">
            <w:pPr>
              <w:pStyle w:val="XML1"/>
              <w:rPr>
                <w:del w:id="1804" w:author="aas" w:date="2013-10-14T02:06:00Z"/>
              </w:rPr>
            </w:pPr>
            <w:del w:id="1805" w:author="aas" w:date="2013-10-14T02:06:00Z">
              <w:r>
                <w:delText xml:space="preserve">        &lt;/xs:annotation&gt;</w:delText>
              </w:r>
            </w:del>
          </w:p>
          <w:p w14:paraId="7A207C02" w14:textId="77777777" w:rsidR="00257D58" w:rsidRDefault="00257D58" w:rsidP="00257D58">
            <w:pPr>
              <w:pStyle w:val="XML1"/>
              <w:rPr>
                <w:del w:id="1806" w:author="aas" w:date="2013-10-14T02:06:00Z"/>
              </w:rPr>
            </w:pPr>
            <w:del w:id="1807" w:author="aas" w:date="2013-10-14T02:06:00Z">
              <w:r>
                <w:delText xml:space="preserve">        &lt;xs:complexType&gt;</w:delText>
              </w:r>
            </w:del>
          </w:p>
          <w:p w14:paraId="4B4264FE" w14:textId="77777777" w:rsidR="00257D58" w:rsidRDefault="00257D58" w:rsidP="00257D58">
            <w:pPr>
              <w:pStyle w:val="XML1"/>
              <w:rPr>
                <w:del w:id="1808" w:author="aas" w:date="2013-10-14T02:06:00Z"/>
              </w:rPr>
            </w:pPr>
            <w:del w:id="1809" w:author="aas" w:date="2013-10-14T02:06:00Z">
              <w:r>
                <w:delText xml:space="preserve">          &lt;xs:sequence&gt;</w:delText>
              </w:r>
            </w:del>
          </w:p>
          <w:p w14:paraId="4D293F50" w14:textId="77777777" w:rsidR="00257D58" w:rsidRDefault="00257D58" w:rsidP="00257D58">
            <w:pPr>
              <w:pStyle w:val="XML1"/>
              <w:rPr>
                <w:del w:id="1810" w:author="aas" w:date="2013-10-14T02:06:00Z"/>
              </w:rPr>
            </w:pPr>
            <w:del w:id="1811" w:author="aas" w:date="2013-10-14T02:06:00Z">
              <w:r>
                <w:delText xml:space="preserve">            &lt;xs:group ref="OFLogicalSwitchCapabilitiesType"/&gt;</w:delText>
              </w:r>
            </w:del>
          </w:p>
          <w:p w14:paraId="426EAE23" w14:textId="77777777" w:rsidR="00257D58" w:rsidRDefault="00257D58" w:rsidP="00257D58">
            <w:pPr>
              <w:pStyle w:val="XML1"/>
              <w:rPr>
                <w:del w:id="1812" w:author="aas" w:date="2013-10-14T02:06:00Z"/>
              </w:rPr>
            </w:pPr>
            <w:del w:id="1813" w:author="aas" w:date="2013-10-14T02:06:00Z">
              <w:r>
                <w:delText xml:space="preserve">          &lt;/xs:sequence&gt;</w:delText>
              </w:r>
            </w:del>
          </w:p>
          <w:p w14:paraId="2B1B58E5" w14:textId="77777777" w:rsidR="00257D58" w:rsidRDefault="00257D58" w:rsidP="00257D58">
            <w:pPr>
              <w:pStyle w:val="XML1"/>
              <w:rPr>
                <w:del w:id="1814" w:author="aas" w:date="2013-10-14T02:06:00Z"/>
              </w:rPr>
            </w:pPr>
            <w:del w:id="1815" w:author="aas" w:date="2013-10-14T02:06:00Z">
              <w:r>
                <w:delText xml:space="preserve">        &lt;/xs:complexType&gt;</w:delText>
              </w:r>
            </w:del>
          </w:p>
          <w:p w14:paraId="532E1D69" w14:textId="77777777" w:rsidR="00257D58" w:rsidRDefault="00257D58" w:rsidP="00257D58">
            <w:pPr>
              <w:pStyle w:val="XML1"/>
              <w:rPr>
                <w:del w:id="1816" w:author="aas" w:date="2013-10-14T02:06:00Z"/>
              </w:rPr>
            </w:pPr>
            <w:del w:id="1817" w:author="aas" w:date="2013-10-14T02:06:00Z">
              <w:r>
                <w:delText xml:space="preserve">      &lt;/xs:element&gt;</w:delText>
              </w:r>
            </w:del>
          </w:p>
          <w:p w14:paraId="2B2B2547" w14:textId="77777777" w:rsidR="00257D58" w:rsidRDefault="00257D58" w:rsidP="00257D58">
            <w:pPr>
              <w:pStyle w:val="XML1"/>
              <w:rPr>
                <w:del w:id="1818" w:author="aas" w:date="2013-10-14T02:06:00Z"/>
              </w:rPr>
            </w:pPr>
            <w:del w:id="1819" w:author="aas" w:date="2013-10-14T02:06:00Z">
              <w:r>
                <w:delText xml:space="preserve">      &lt;xs:element name="datapath-id"  type="datapath-id-type"&gt;</w:delText>
              </w:r>
            </w:del>
          </w:p>
          <w:p w14:paraId="3141F05B" w14:textId="77777777" w:rsidR="00257D58" w:rsidRDefault="00257D58" w:rsidP="00257D58">
            <w:pPr>
              <w:pStyle w:val="XML1"/>
              <w:rPr>
                <w:del w:id="1820" w:author="aas" w:date="2013-10-14T02:06:00Z"/>
              </w:rPr>
            </w:pPr>
            <w:del w:id="1821" w:author="aas" w:date="2013-10-14T02:06:00Z">
              <w:r>
                <w:delText xml:space="preserve">        &lt;xs:annotation&gt;</w:delText>
              </w:r>
            </w:del>
          </w:p>
          <w:p w14:paraId="49AEAB8C" w14:textId="77777777" w:rsidR="00257D58" w:rsidRDefault="00257D58" w:rsidP="00257D58">
            <w:pPr>
              <w:pStyle w:val="XML1"/>
              <w:rPr>
                <w:del w:id="1822" w:author="aas" w:date="2013-10-14T02:06:00Z"/>
              </w:rPr>
            </w:pPr>
            <w:del w:id="1823" w:author="aas" w:date="2013-10-14T02:06:00Z">
              <w:r>
                <w:delText xml:space="preserve">          &lt;xs:documentation&gt;</w:delText>
              </w:r>
            </w:del>
          </w:p>
          <w:p w14:paraId="4CF8078E" w14:textId="77777777" w:rsidR="00257D58" w:rsidRDefault="00257D58" w:rsidP="00257D58">
            <w:pPr>
              <w:pStyle w:val="XML1"/>
              <w:rPr>
                <w:del w:id="1824" w:author="aas" w:date="2013-10-14T02:06:00Z"/>
              </w:rPr>
            </w:pPr>
            <w:del w:id="1825" w:author="aas" w:date="2013-10-14T02:06:00Z">
              <w:r>
                <w:delText xml:space="preserve">            The datapath identifier of the Logical Switch</w:delText>
              </w:r>
            </w:del>
          </w:p>
          <w:p w14:paraId="6246A96D" w14:textId="77777777" w:rsidR="00257D58" w:rsidRDefault="00257D58" w:rsidP="00257D58">
            <w:pPr>
              <w:pStyle w:val="XML1"/>
              <w:rPr>
                <w:del w:id="1826" w:author="aas" w:date="2013-10-14T02:06:00Z"/>
              </w:rPr>
            </w:pPr>
            <w:del w:id="1827" w:author="aas" w:date="2013-10-14T02:06:00Z">
              <w:r>
                <w:delText xml:space="preserve">            that uniquely identifies this Logical Switch within the</w:delText>
              </w:r>
            </w:del>
          </w:p>
          <w:p w14:paraId="4BDEA871" w14:textId="77777777" w:rsidR="00257D58" w:rsidRDefault="00257D58" w:rsidP="00257D58">
            <w:pPr>
              <w:pStyle w:val="XML1"/>
              <w:rPr>
                <w:del w:id="1828" w:author="aas" w:date="2013-10-14T02:06:00Z"/>
              </w:rPr>
            </w:pPr>
            <w:del w:id="1829" w:author="aas" w:date="2013-10-14T02:06:00Z">
              <w:r>
                <w:delText xml:space="preserve">            context of all OpenFlow Controllers associated with the</w:delText>
              </w:r>
            </w:del>
          </w:p>
          <w:p w14:paraId="37F0DBD5" w14:textId="77777777" w:rsidR="00257D58" w:rsidRDefault="00257D58" w:rsidP="00257D58">
            <w:pPr>
              <w:pStyle w:val="XML1"/>
              <w:rPr>
                <w:del w:id="1830" w:author="aas" w:date="2013-10-14T02:06:00Z"/>
              </w:rPr>
            </w:pPr>
            <w:del w:id="1831" w:author="aas" w:date="2013-10-14T02:06:00Z">
              <w:r>
                <w:delText xml:space="preserve">            OpenFlow Logical Switch.  The datapath identifier is a</w:delText>
              </w:r>
            </w:del>
          </w:p>
          <w:p w14:paraId="2E2E399F" w14:textId="77777777" w:rsidR="00257D58" w:rsidRDefault="00257D58" w:rsidP="00257D58">
            <w:pPr>
              <w:pStyle w:val="XML1"/>
              <w:rPr>
                <w:del w:id="1832" w:author="aas" w:date="2013-10-14T02:06:00Z"/>
              </w:rPr>
            </w:pPr>
            <w:del w:id="1833" w:author="aas" w:date="2013-10-14T02:06:00Z">
              <w:r>
                <w:delText xml:space="preserve">            string value that MUST be formatted as a sequence of 8</w:delText>
              </w:r>
            </w:del>
          </w:p>
          <w:p w14:paraId="3E6547ED" w14:textId="77777777" w:rsidR="00257D58" w:rsidRDefault="00257D58" w:rsidP="00257D58">
            <w:pPr>
              <w:pStyle w:val="XML1"/>
              <w:rPr>
                <w:del w:id="1834" w:author="aas" w:date="2013-10-14T02:06:00Z"/>
              </w:rPr>
            </w:pPr>
            <w:del w:id="1835" w:author="aas" w:date="2013-10-14T02:06:00Z">
              <w:r>
                <w:delText xml:space="preserve">            2-digit hexadecimal numbers that are separated by colons,</w:delText>
              </w:r>
            </w:del>
          </w:p>
          <w:p w14:paraId="4E852DA8" w14:textId="77777777" w:rsidR="00257D58" w:rsidRDefault="00257D58" w:rsidP="00257D58">
            <w:pPr>
              <w:pStyle w:val="XML1"/>
              <w:rPr>
                <w:del w:id="1836" w:author="aas" w:date="2013-10-14T02:06:00Z"/>
              </w:rPr>
            </w:pPr>
            <w:del w:id="1837" w:author="aas" w:date="2013-10-14T02:06:00Z">
              <w:r>
                <w:delText xml:space="preserve">            for example, '01:23:45:67:89:ab:cd:ef'.  When processing a</w:delText>
              </w:r>
            </w:del>
          </w:p>
          <w:p w14:paraId="663568B6" w14:textId="77777777" w:rsidR="00257D58" w:rsidRDefault="00257D58" w:rsidP="00257D58">
            <w:pPr>
              <w:pStyle w:val="XML1"/>
              <w:rPr>
                <w:del w:id="1838" w:author="aas" w:date="2013-10-14T02:06:00Z"/>
              </w:rPr>
            </w:pPr>
            <w:del w:id="1839" w:author="aas" w:date="2013-10-14T02:06:00Z">
              <w:r>
                <w:delText xml:space="preserve">            datapath identifier, the case of the decimal digits MUST be</w:delText>
              </w:r>
            </w:del>
          </w:p>
          <w:p w14:paraId="29FEF06D" w14:textId="77777777" w:rsidR="00257D58" w:rsidRDefault="00257D58" w:rsidP="00257D58">
            <w:pPr>
              <w:pStyle w:val="XML1"/>
              <w:rPr>
                <w:del w:id="1840" w:author="aas" w:date="2013-10-14T02:06:00Z"/>
              </w:rPr>
            </w:pPr>
            <w:del w:id="1841" w:author="aas" w:date="2013-10-14T02:06:00Z">
              <w:r>
                <w:delText xml:space="preserve">            ignored.</w:delText>
              </w:r>
            </w:del>
          </w:p>
          <w:p w14:paraId="345A4510" w14:textId="77777777" w:rsidR="00257D58" w:rsidRDefault="00257D58" w:rsidP="00257D58">
            <w:pPr>
              <w:pStyle w:val="XML1"/>
              <w:rPr>
                <w:del w:id="1842" w:author="aas" w:date="2013-10-14T02:06:00Z"/>
              </w:rPr>
            </w:pPr>
          </w:p>
          <w:p w14:paraId="06184AE3" w14:textId="77777777" w:rsidR="00257D58" w:rsidRDefault="00257D58" w:rsidP="00257D58">
            <w:pPr>
              <w:pStyle w:val="XML1"/>
              <w:rPr>
                <w:del w:id="1843" w:author="aas" w:date="2013-10-14T02:06:00Z"/>
              </w:rPr>
            </w:pPr>
            <w:del w:id="1844" w:author="aas" w:date="2013-10-14T02:06:00Z">
              <w:r>
                <w:delText xml:space="preserve">            This element MUST be present in the NETCONF data store.</w:delText>
              </w:r>
            </w:del>
          </w:p>
          <w:p w14:paraId="6CFD924C" w14:textId="77777777" w:rsidR="00257D58" w:rsidRDefault="00257D58" w:rsidP="00257D58">
            <w:pPr>
              <w:pStyle w:val="XML1"/>
              <w:rPr>
                <w:del w:id="1845" w:author="aas" w:date="2013-10-14T02:06:00Z"/>
              </w:rPr>
            </w:pPr>
            <w:del w:id="1846" w:author="aas" w:date="2013-10-14T02:06:00Z">
              <w:r>
                <w:delText xml:space="preserve">            If this element is not present in a NETCONF &amp;lt;edit-config&amp;gt;</w:delText>
              </w:r>
            </w:del>
          </w:p>
          <w:p w14:paraId="56E2516A" w14:textId="77777777" w:rsidR="00257D58" w:rsidRDefault="00257D58" w:rsidP="00257D58">
            <w:pPr>
              <w:pStyle w:val="XML1"/>
              <w:rPr>
                <w:del w:id="1847" w:author="aas" w:date="2013-10-14T02:06:00Z"/>
              </w:rPr>
            </w:pPr>
            <w:del w:id="1848" w:author="aas" w:date="2013-10-14T02:06:00Z">
              <w:r>
                <w:delText xml:space="preserve">            operation 'create', 'merge' or 'replace' and the parent</w:delText>
              </w:r>
            </w:del>
          </w:p>
          <w:p w14:paraId="435A2740" w14:textId="77777777" w:rsidR="00257D58" w:rsidRDefault="00257D58" w:rsidP="00257D58">
            <w:pPr>
              <w:pStyle w:val="XML1"/>
              <w:rPr>
                <w:del w:id="1849" w:author="aas" w:date="2013-10-14T02:06:00Z"/>
              </w:rPr>
            </w:pPr>
            <w:del w:id="1850" w:author="aas" w:date="2013-10-14T02:06:00Z">
              <w:r>
                <w:delText xml:space="preserve">            element does not exist, a 'data-missing' error is</w:delText>
              </w:r>
            </w:del>
          </w:p>
          <w:p w14:paraId="74A0909F" w14:textId="77777777" w:rsidR="00257D58" w:rsidRDefault="00257D58" w:rsidP="00257D58">
            <w:pPr>
              <w:pStyle w:val="XML1"/>
              <w:rPr>
                <w:del w:id="1851" w:author="aas" w:date="2013-10-14T02:06:00Z"/>
              </w:rPr>
            </w:pPr>
            <w:del w:id="1852" w:author="aas" w:date="2013-10-14T02:06:00Z">
              <w:r>
                <w:delText xml:space="preserve">            returned.</w:delText>
              </w:r>
            </w:del>
          </w:p>
          <w:p w14:paraId="4ED923D0" w14:textId="77777777" w:rsidR="00257D58" w:rsidRDefault="00257D58" w:rsidP="00257D58">
            <w:pPr>
              <w:pStyle w:val="XML1"/>
              <w:rPr>
                <w:del w:id="1853" w:author="aas" w:date="2013-10-14T02:06:00Z"/>
              </w:rPr>
            </w:pPr>
            <w:del w:id="1854" w:author="aas" w:date="2013-10-14T02:06:00Z">
              <w:r>
                <w:delText xml:space="preserve">          &lt;/xs:documentation&gt;</w:delText>
              </w:r>
            </w:del>
          </w:p>
          <w:p w14:paraId="7B3FCCBC" w14:textId="77777777" w:rsidR="00257D58" w:rsidRDefault="00257D58" w:rsidP="00257D58">
            <w:pPr>
              <w:pStyle w:val="XML1"/>
              <w:rPr>
                <w:del w:id="1855" w:author="aas" w:date="2013-10-14T02:06:00Z"/>
              </w:rPr>
            </w:pPr>
            <w:del w:id="1856" w:author="aas" w:date="2013-10-14T02:06:00Z">
              <w:r>
                <w:delText xml:space="preserve">        &lt;/xs:annotation&gt;</w:delText>
              </w:r>
            </w:del>
          </w:p>
          <w:p w14:paraId="599E30E5" w14:textId="77777777" w:rsidR="00257D58" w:rsidRDefault="00257D58" w:rsidP="00257D58">
            <w:pPr>
              <w:pStyle w:val="XML1"/>
              <w:rPr>
                <w:del w:id="1857" w:author="aas" w:date="2013-10-14T02:06:00Z"/>
              </w:rPr>
            </w:pPr>
            <w:del w:id="1858" w:author="aas" w:date="2013-10-14T02:06:00Z">
              <w:r>
                <w:delText xml:space="preserve">      &lt;/xs:element&gt;</w:delText>
              </w:r>
            </w:del>
          </w:p>
          <w:p w14:paraId="24C6B0E9" w14:textId="77777777" w:rsidR="00257D58" w:rsidRDefault="00257D58" w:rsidP="00257D58">
            <w:pPr>
              <w:pStyle w:val="XML1"/>
              <w:rPr>
                <w:del w:id="1859" w:author="aas" w:date="2013-10-14T02:06:00Z"/>
              </w:rPr>
            </w:pPr>
            <w:del w:id="1860" w:author="aas" w:date="2013-10-14T02:06:00Z">
              <w:r>
                <w:delText xml:space="preserve">      &lt;xs:element name="enabled"  type="xs:boolean"&gt;</w:delText>
              </w:r>
            </w:del>
          </w:p>
          <w:p w14:paraId="757DADD0" w14:textId="77777777" w:rsidR="00257D58" w:rsidRDefault="00257D58" w:rsidP="00257D58">
            <w:pPr>
              <w:pStyle w:val="XML1"/>
              <w:rPr>
                <w:del w:id="1861" w:author="aas" w:date="2013-10-14T02:06:00Z"/>
              </w:rPr>
            </w:pPr>
            <w:del w:id="1862" w:author="aas" w:date="2013-10-14T02:06:00Z">
              <w:r>
                <w:delText xml:space="preserve">        &lt;xs:annotation&gt;</w:delText>
              </w:r>
            </w:del>
          </w:p>
          <w:p w14:paraId="7181F63A" w14:textId="77777777" w:rsidR="00257D58" w:rsidRDefault="00257D58" w:rsidP="00257D58">
            <w:pPr>
              <w:pStyle w:val="XML1"/>
              <w:rPr>
                <w:del w:id="1863" w:author="aas" w:date="2013-10-14T02:06:00Z"/>
              </w:rPr>
            </w:pPr>
            <w:del w:id="1864" w:author="aas" w:date="2013-10-14T02:06:00Z">
              <w:r>
                <w:delText xml:space="preserve">          &lt;xs:documentation&gt;</w:delText>
              </w:r>
            </w:del>
          </w:p>
          <w:p w14:paraId="21CFFE0B" w14:textId="77777777" w:rsidR="00257D58" w:rsidRDefault="00257D58" w:rsidP="00257D58">
            <w:pPr>
              <w:pStyle w:val="XML1"/>
              <w:rPr>
                <w:del w:id="1865" w:author="aas" w:date="2013-10-14T02:06:00Z"/>
              </w:rPr>
            </w:pPr>
            <w:del w:id="1866" w:author="aas" w:date="2013-10-14T02:06:00Z">
              <w:r>
                <w:delText xml:space="preserve">            This element indicates the administrative state</w:delText>
              </w:r>
            </w:del>
          </w:p>
          <w:p w14:paraId="43519FEC" w14:textId="77777777" w:rsidR="00257D58" w:rsidRDefault="00257D58" w:rsidP="00257D58">
            <w:pPr>
              <w:pStyle w:val="XML1"/>
              <w:rPr>
                <w:del w:id="1867" w:author="aas" w:date="2013-10-14T02:06:00Z"/>
              </w:rPr>
            </w:pPr>
            <w:del w:id="1868" w:author="aas" w:date="2013-10-14T02:06:00Z">
              <w:r>
                <w:delText xml:space="preserve">            of the OpenFlow Logical Switch.  A value of 'false' means</w:delText>
              </w:r>
            </w:del>
          </w:p>
          <w:p w14:paraId="2D70F5DB" w14:textId="77777777" w:rsidR="00257D58" w:rsidRDefault="00257D58" w:rsidP="00257D58">
            <w:pPr>
              <w:pStyle w:val="XML1"/>
              <w:rPr>
                <w:del w:id="1869" w:author="aas" w:date="2013-10-14T02:06:00Z"/>
              </w:rPr>
            </w:pPr>
            <w:del w:id="1870" w:author="aas" w:date="2013-10-14T02:06:00Z">
              <w:r>
                <w:delText xml:space="preserve">            the OpenFlow Logical Switch MUST NOT communicate with any </w:delText>
              </w:r>
            </w:del>
          </w:p>
          <w:p w14:paraId="61949338" w14:textId="77777777" w:rsidR="00257D58" w:rsidRDefault="00257D58" w:rsidP="00257D58">
            <w:pPr>
              <w:pStyle w:val="XML1"/>
              <w:rPr>
                <w:del w:id="1871" w:author="aas" w:date="2013-10-14T02:06:00Z"/>
              </w:rPr>
            </w:pPr>
            <w:del w:id="1872" w:author="aas" w:date="2013-10-14T02:06:00Z">
              <w:r>
                <w:delText xml:space="preserve">            OpenFlow Controllers, MUST NOT conduct any OpenFlow </w:delText>
              </w:r>
            </w:del>
          </w:p>
          <w:p w14:paraId="1BE0C22F" w14:textId="77777777" w:rsidR="00257D58" w:rsidRDefault="00257D58" w:rsidP="00257D58">
            <w:pPr>
              <w:pStyle w:val="XML1"/>
              <w:rPr>
                <w:del w:id="1873" w:author="aas" w:date="2013-10-14T02:06:00Z"/>
              </w:rPr>
            </w:pPr>
            <w:del w:id="1874" w:author="aas" w:date="2013-10-14T02:06:00Z">
              <w:r>
                <w:delText xml:space="preserve">            processing, and SHOULD NOT be utilizing computational or </w:delText>
              </w:r>
            </w:del>
          </w:p>
          <w:p w14:paraId="18863BB3" w14:textId="77777777" w:rsidR="00257D58" w:rsidRDefault="00257D58" w:rsidP="00257D58">
            <w:pPr>
              <w:pStyle w:val="XML1"/>
              <w:rPr>
                <w:del w:id="1875" w:author="aas" w:date="2013-10-14T02:06:00Z"/>
              </w:rPr>
            </w:pPr>
            <w:del w:id="1876" w:author="aas" w:date="2013-10-14T02:06:00Z">
              <w:r>
                <w:delText xml:space="preserve">            network resources of the underlying platform.</w:delText>
              </w:r>
            </w:del>
          </w:p>
          <w:p w14:paraId="70AD0576" w14:textId="77777777" w:rsidR="00257D58" w:rsidRDefault="00257D58" w:rsidP="00257D58">
            <w:pPr>
              <w:pStyle w:val="XML1"/>
              <w:rPr>
                <w:del w:id="1877" w:author="aas" w:date="2013-10-14T02:06:00Z"/>
              </w:rPr>
            </w:pPr>
          </w:p>
          <w:p w14:paraId="38B76BFD" w14:textId="77777777" w:rsidR="00257D58" w:rsidRDefault="00257D58" w:rsidP="00257D58">
            <w:pPr>
              <w:pStyle w:val="XML1"/>
              <w:rPr>
                <w:del w:id="1878" w:author="aas" w:date="2013-10-14T02:06:00Z"/>
              </w:rPr>
            </w:pPr>
            <w:del w:id="1879" w:author="aas" w:date="2013-10-14T02:06:00Z">
              <w:r>
                <w:delText xml:space="preserve">            This element is optional. If this element is not present it</w:delText>
              </w:r>
            </w:del>
          </w:p>
          <w:p w14:paraId="6FB6A6F1" w14:textId="77777777" w:rsidR="00257D58" w:rsidRDefault="00257D58" w:rsidP="00257D58">
            <w:pPr>
              <w:pStyle w:val="XML1"/>
              <w:rPr>
                <w:del w:id="1880" w:author="aas" w:date="2013-10-14T02:06:00Z"/>
              </w:rPr>
            </w:pPr>
            <w:del w:id="1881" w:author="aas" w:date="2013-10-14T02:06:00Z">
              <w:r>
                <w:delText xml:space="preserve">            defaults to 'false'.</w:delText>
              </w:r>
            </w:del>
          </w:p>
          <w:p w14:paraId="4D2F6A2E" w14:textId="77777777" w:rsidR="00257D58" w:rsidRDefault="00257D58" w:rsidP="00257D58">
            <w:pPr>
              <w:pStyle w:val="XML1"/>
              <w:rPr>
                <w:del w:id="1882" w:author="aas" w:date="2013-10-14T02:06:00Z"/>
              </w:rPr>
            </w:pPr>
            <w:del w:id="1883" w:author="aas" w:date="2013-10-14T02:06:00Z">
              <w:r>
                <w:delText xml:space="preserve">          &lt;/xs:documentation&gt;</w:delText>
              </w:r>
            </w:del>
          </w:p>
          <w:p w14:paraId="2F093FA7" w14:textId="77777777" w:rsidR="00257D58" w:rsidRDefault="00257D58" w:rsidP="00257D58">
            <w:pPr>
              <w:pStyle w:val="XML1"/>
              <w:rPr>
                <w:del w:id="1884" w:author="aas" w:date="2013-10-14T02:06:00Z"/>
              </w:rPr>
            </w:pPr>
            <w:del w:id="1885" w:author="aas" w:date="2013-10-14T02:06:00Z">
              <w:r>
                <w:delText xml:space="preserve">        &lt;/xs:annotation&gt;</w:delText>
              </w:r>
            </w:del>
          </w:p>
          <w:p w14:paraId="10DBB473" w14:textId="77777777" w:rsidR="00257D58" w:rsidRDefault="00257D58" w:rsidP="00257D58">
            <w:pPr>
              <w:pStyle w:val="XML1"/>
              <w:rPr>
                <w:del w:id="1886" w:author="aas" w:date="2013-10-14T02:06:00Z"/>
              </w:rPr>
            </w:pPr>
            <w:del w:id="1887" w:author="aas" w:date="2013-10-14T02:06:00Z">
              <w:r>
                <w:delText xml:space="preserve">      &lt;/xs:element&gt;</w:delText>
              </w:r>
            </w:del>
          </w:p>
          <w:p w14:paraId="57A65DE4" w14:textId="77777777" w:rsidR="00257D58" w:rsidRDefault="00257D58" w:rsidP="00257D58">
            <w:pPr>
              <w:pStyle w:val="XML1"/>
              <w:rPr>
                <w:del w:id="1888" w:author="aas" w:date="2013-10-14T02:06:00Z"/>
              </w:rPr>
            </w:pPr>
            <w:del w:id="1889" w:author="aas" w:date="2013-10-14T02:06:00Z">
              <w:r>
                <w:delText xml:space="preserve">      &lt;xs:element name="check-controller-certificate"  type="xs:boolean"&gt;</w:delText>
              </w:r>
            </w:del>
          </w:p>
          <w:p w14:paraId="246CE3EC" w14:textId="77777777" w:rsidR="00257D58" w:rsidRDefault="00257D58" w:rsidP="00257D58">
            <w:pPr>
              <w:pStyle w:val="XML1"/>
              <w:rPr>
                <w:del w:id="1890" w:author="aas" w:date="2013-10-14T02:06:00Z"/>
              </w:rPr>
            </w:pPr>
            <w:del w:id="1891" w:author="aas" w:date="2013-10-14T02:06:00Z">
              <w:r>
                <w:delText xml:space="preserve">        &lt;xs:annotation&gt;</w:delText>
              </w:r>
            </w:del>
          </w:p>
          <w:p w14:paraId="0070A463" w14:textId="77777777" w:rsidR="00257D58" w:rsidRDefault="00257D58" w:rsidP="00257D58">
            <w:pPr>
              <w:pStyle w:val="XML1"/>
              <w:rPr>
                <w:del w:id="1892" w:author="aas" w:date="2013-10-14T02:06:00Z"/>
              </w:rPr>
            </w:pPr>
            <w:del w:id="1893" w:author="aas" w:date="2013-10-14T02:06:00Z">
              <w:r>
                <w:delText xml:space="preserve">          &lt;xs:documentation&gt;</w:delText>
              </w:r>
            </w:del>
          </w:p>
          <w:p w14:paraId="7C5F20A9" w14:textId="77777777" w:rsidR="00257D58" w:rsidRDefault="00257D58" w:rsidP="00257D58">
            <w:pPr>
              <w:pStyle w:val="XML1"/>
              <w:rPr>
                <w:del w:id="1894" w:author="aas" w:date="2013-10-14T02:06:00Z"/>
              </w:rPr>
            </w:pPr>
            <w:del w:id="1895" w:author="aas" w:date="2013-10-14T02:06:00Z">
              <w:r>
                <w:delText xml:space="preserve">            This element indicates the behavior of the </w:delText>
              </w:r>
            </w:del>
          </w:p>
          <w:p w14:paraId="6874E429" w14:textId="77777777" w:rsidR="00257D58" w:rsidRDefault="00257D58" w:rsidP="00257D58">
            <w:pPr>
              <w:pStyle w:val="XML1"/>
              <w:rPr>
                <w:del w:id="1896" w:author="aas" w:date="2013-10-14T02:06:00Z"/>
              </w:rPr>
            </w:pPr>
            <w:del w:id="1897" w:author="aas" w:date="2013-10-14T02:06:00Z">
              <w:r>
                <w:delText xml:space="preserve">            OpenFlow Logical Switch when connecting to an OpenFlow</w:delText>
              </w:r>
            </w:del>
          </w:p>
          <w:p w14:paraId="6761EC82" w14:textId="77777777" w:rsidR="00257D58" w:rsidRDefault="00257D58" w:rsidP="00257D58">
            <w:pPr>
              <w:pStyle w:val="XML1"/>
              <w:rPr>
                <w:del w:id="1898" w:author="aas" w:date="2013-10-14T02:06:00Z"/>
              </w:rPr>
            </w:pPr>
            <w:del w:id="1899" w:author="aas" w:date="2013-10-14T02:06:00Z">
              <w:r>
                <w:delText xml:space="preserve">            Controller.  </w:delText>
              </w:r>
            </w:del>
          </w:p>
          <w:p w14:paraId="32BB1B7B" w14:textId="77777777" w:rsidR="00257D58" w:rsidRDefault="00257D58" w:rsidP="00257D58">
            <w:pPr>
              <w:pStyle w:val="XML1"/>
              <w:rPr>
                <w:del w:id="1900" w:author="aas" w:date="2013-10-14T02:06:00Z"/>
              </w:rPr>
            </w:pPr>
            <w:del w:id="1901" w:author="aas" w:date="2013-10-14T02:06:00Z">
              <w:r>
                <w:delText xml:space="preserve">                  </w:delText>
              </w:r>
            </w:del>
          </w:p>
          <w:p w14:paraId="4F1A18DF" w14:textId="77777777" w:rsidR="00257D58" w:rsidRDefault="00257D58" w:rsidP="00257D58">
            <w:pPr>
              <w:pStyle w:val="XML1"/>
              <w:rPr>
                <w:del w:id="1902" w:author="aas" w:date="2013-10-14T02:06:00Z"/>
              </w:rPr>
            </w:pPr>
            <w:del w:id="1903" w:author="aas" w:date="2013-10-14T02:06:00Z">
              <w:r>
                <w:delText xml:space="preserve">            If set to value 'false', the logical switch will connect to</w:delText>
              </w:r>
            </w:del>
          </w:p>
          <w:p w14:paraId="3738FF06" w14:textId="77777777" w:rsidR="00257D58" w:rsidRDefault="00257D58" w:rsidP="00257D58">
            <w:pPr>
              <w:pStyle w:val="XML1"/>
              <w:rPr>
                <w:del w:id="1904" w:author="aas" w:date="2013-10-14T02:06:00Z"/>
              </w:rPr>
            </w:pPr>
            <w:del w:id="1905" w:author="aas" w:date="2013-10-14T02:06:00Z">
              <w:r>
                <w:delText xml:space="preserve">            a controller without checking any controller certificate.  </w:delText>
              </w:r>
            </w:del>
          </w:p>
          <w:p w14:paraId="209C651E" w14:textId="77777777" w:rsidR="00257D58" w:rsidRDefault="00257D58" w:rsidP="00257D58">
            <w:pPr>
              <w:pStyle w:val="XML1"/>
              <w:rPr>
                <w:del w:id="1906" w:author="aas" w:date="2013-10-14T02:06:00Z"/>
              </w:rPr>
            </w:pPr>
            <w:del w:id="1907" w:author="aas" w:date="2013-10-14T02:06:00Z">
              <w:r>
                <w:delText xml:space="preserve">                  </w:delText>
              </w:r>
            </w:del>
          </w:p>
          <w:p w14:paraId="2AE004DE" w14:textId="77777777" w:rsidR="00257D58" w:rsidRDefault="00257D58" w:rsidP="00257D58">
            <w:pPr>
              <w:pStyle w:val="XML1"/>
              <w:rPr>
                <w:del w:id="1908" w:author="aas" w:date="2013-10-14T02:06:00Z"/>
              </w:rPr>
            </w:pPr>
            <w:del w:id="1909" w:author="aas" w:date="2013-10-14T02:06:00Z">
              <w:r>
                <w:delText xml:space="preserve">            If set to value 'true', then the logical switch will</w:delText>
              </w:r>
            </w:del>
          </w:p>
          <w:p w14:paraId="6F2791BC" w14:textId="77777777" w:rsidR="00257D58" w:rsidRDefault="00257D58" w:rsidP="00257D58">
            <w:pPr>
              <w:pStyle w:val="XML1"/>
              <w:rPr>
                <w:del w:id="1910" w:author="aas" w:date="2013-10-14T02:06:00Z"/>
              </w:rPr>
            </w:pPr>
            <w:del w:id="1911" w:author="aas" w:date="2013-10-14T02:06:00Z">
              <w:r>
                <w:delText xml:space="preserve">            connect to a controller with element &amp;lt;protocol&amp;gt; set to</w:delText>
              </w:r>
            </w:del>
          </w:p>
          <w:p w14:paraId="5C0ED860" w14:textId="77777777" w:rsidR="00257D58" w:rsidRDefault="00257D58" w:rsidP="00257D58">
            <w:pPr>
              <w:pStyle w:val="XML1"/>
              <w:rPr>
                <w:del w:id="1912" w:author="aas" w:date="2013-10-14T02:06:00Z"/>
              </w:rPr>
            </w:pPr>
            <w:del w:id="1913" w:author="aas" w:date="2013-10-14T02:06:00Z">
              <w:r>
                <w:delText xml:space="preserve">            'TLS', only if the controller provides a certificate that</w:delText>
              </w:r>
            </w:del>
          </w:p>
          <w:p w14:paraId="408FB71D" w14:textId="77777777" w:rsidR="00257D58" w:rsidRDefault="00257D58" w:rsidP="00257D58">
            <w:pPr>
              <w:pStyle w:val="XML1"/>
              <w:rPr>
                <w:del w:id="1914" w:author="aas" w:date="2013-10-14T02:06:00Z"/>
              </w:rPr>
            </w:pPr>
            <w:del w:id="1915" w:author="aas" w:date="2013-10-14T02:06:00Z">
              <w:r>
                <w:delText xml:space="preserve">            can be verified with one of the certificates stored in the</w:delText>
              </w:r>
            </w:del>
          </w:p>
          <w:p w14:paraId="64709E03" w14:textId="77777777" w:rsidR="00257D58" w:rsidRDefault="00257D58" w:rsidP="00257D58">
            <w:pPr>
              <w:pStyle w:val="XML1"/>
              <w:rPr>
                <w:del w:id="1916" w:author="aas" w:date="2013-10-14T02:06:00Z"/>
              </w:rPr>
            </w:pPr>
            <w:del w:id="1917" w:author="aas" w:date="2013-10-14T02:06:00Z">
              <w:r>
                <w:delText xml:space="preserve">            list called external-certificates in the OpenFlow Capable</w:delText>
              </w:r>
            </w:del>
          </w:p>
          <w:p w14:paraId="4F6AC80F" w14:textId="77777777" w:rsidR="00257D58" w:rsidRDefault="00257D58" w:rsidP="00257D58">
            <w:pPr>
              <w:pStyle w:val="XML1"/>
              <w:rPr>
                <w:del w:id="1918" w:author="aas" w:date="2013-10-14T02:06:00Z"/>
              </w:rPr>
            </w:pPr>
            <w:del w:id="1919" w:author="aas" w:date="2013-10-14T02:06:00Z">
              <w:r>
                <w:delText xml:space="preserve">            Switch.  </w:delText>
              </w:r>
            </w:del>
          </w:p>
          <w:p w14:paraId="4E89C1AA" w14:textId="77777777" w:rsidR="00257D58" w:rsidRDefault="00257D58" w:rsidP="00257D58">
            <w:pPr>
              <w:pStyle w:val="XML1"/>
              <w:rPr>
                <w:del w:id="1920" w:author="aas" w:date="2013-10-14T02:06:00Z"/>
              </w:rPr>
            </w:pPr>
            <w:del w:id="1921" w:author="aas" w:date="2013-10-14T02:06:00Z">
              <w:r>
                <w:delText xml:space="preserve">                  </w:delText>
              </w:r>
            </w:del>
          </w:p>
          <w:p w14:paraId="15D764E9" w14:textId="77777777" w:rsidR="00257D58" w:rsidRDefault="00257D58" w:rsidP="00257D58">
            <w:pPr>
              <w:pStyle w:val="XML1"/>
              <w:rPr>
                <w:del w:id="1922" w:author="aas" w:date="2013-10-14T02:06:00Z"/>
              </w:rPr>
            </w:pPr>
            <w:del w:id="1923" w:author="aas" w:date="2013-10-14T02:06:00Z">
              <w:r>
                <w:delText xml:space="preserve">            If a certificate cannot be validated, the OpenFlow Logical </w:delText>
              </w:r>
            </w:del>
          </w:p>
          <w:p w14:paraId="0347036F" w14:textId="77777777" w:rsidR="00257D58" w:rsidRDefault="00257D58" w:rsidP="00257D58">
            <w:pPr>
              <w:pStyle w:val="XML1"/>
              <w:rPr>
                <w:del w:id="1924" w:author="aas" w:date="2013-10-14T02:06:00Z"/>
              </w:rPr>
            </w:pPr>
            <w:del w:id="1925" w:author="aas" w:date="2013-10-14T02:06:00Z">
              <w:r>
                <w:delText xml:space="preserve">            Switch MUST terminate communication with the corresponding</w:delText>
              </w:r>
            </w:del>
          </w:p>
          <w:p w14:paraId="565B630F" w14:textId="77777777" w:rsidR="00257D58" w:rsidRDefault="00257D58" w:rsidP="00257D58">
            <w:pPr>
              <w:pStyle w:val="XML1"/>
              <w:rPr>
                <w:del w:id="1926" w:author="aas" w:date="2013-10-14T02:06:00Z"/>
              </w:rPr>
            </w:pPr>
            <w:del w:id="1927" w:author="aas" w:date="2013-10-14T02:06:00Z">
              <w:r>
                <w:delText xml:space="preserve">            OpenFlow Controller, MUST NOT conduct any OpenFlow</w:delText>
              </w:r>
            </w:del>
          </w:p>
          <w:p w14:paraId="0AF416F6" w14:textId="77777777" w:rsidR="00257D58" w:rsidRDefault="00257D58" w:rsidP="00257D58">
            <w:pPr>
              <w:pStyle w:val="XML1"/>
              <w:rPr>
                <w:del w:id="1928" w:author="aas" w:date="2013-10-14T02:06:00Z"/>
              </w:rPr>
            </w:pPr>
            <w:del w:id="1929" w:author="aas" w:date="2013-10-14T02:06:00Z">
              <w:r>
                <w:delText xml:space="preserve">            processing on requests of this OpenFlow controller, and </w:delText>
              </w:r>
            </w:del>
          </w:p>
          <w:p w14:paraId="5121A40C" w14:textId="77777777" w:rsidR="00257D58" w:rsidRDefault="00257D58" w:rsidP="00257D58">
            <w:pPr>
              <w:pStyle w:val="XML1"/>
              <w:rPr>
                <w:del w:id="1930" w:author="aas" w:date="2013-10-14T02:06:00Z"/>
              </w:rPr>
            </w:pPr>
            <w:del w:id="1931" w:author="aas" w:date="2013-10-14T02:06:00Z">
              <w:r>
                <w:delText xml:space="preserve">            SHOULD NOT further utilize any computational or network </w:delText>
              </w:r>
            </w:del>
          </w:p>
          <w:p w14:paraId="129F418B" w14:textId="77777777" w:rsidR="00257D58" w:rsidRDefault="00257D58" w:rsidP="00257D58">
            <w:pPr>
              <w:pStyle w:val="XML1"/>
              <w:rPr>
                <w:del w:id="1932" w:author="aas" w:date="2013-10-14T02:06:00Z"/>
              </w:rPr>
            </w:pPr>
            <w:del w:id="1933" w:author="aas" w:date="2013-10-14T02:06:00Z">
              <w:r>
                <w:delText xml:space="preserve">            resources of for dealing with this connection.</w:delText>
              </w:r>
            </w:del>
          </w:p>
          <w:p w14:paraId="02A23B88" w14:textId="77777777" w:rsidR="00257D58" w:rsidRDefault="00257D58" w:rsidP="00257D58">
            <w:pPr>
              <w:pStyle w:val="XML1"/>
              <w:rPr>
                <w:del w:id="1934" w:author="aas" w:date="2013-10-14T02:06:00Z"/>
              </w:rPr>
            </w:pPr>
            <w:del w:id="1935" w:author="aas" w:date="2013-10-14T02:06:00Z">
              <w:r>
                <w:delText xml:space="preserve">                  </w:delText>
              </w:r>
            </w:del>
          </w:p>
          <w:p w14:paraId="24D26F34" w14:textId="77777777" w:rsidR="00257D58" w:rsidRDefault="00257D58" w:rsidP="00257D58">
            <w:pPr>
              <w:pStyle w:val="XML1"/>
              <w:rPr>
                <w:del w:id="1936" w:author="aas" w:date="2013-10-14T02:06:00Z"/>
              </w:rPr>
            </w:pPr>
            <w:del w:id="1937" w:author="aas" w:date="2013-10-14T02:06:00Z">
              <w:r>
                <w:delText xml:space="preserve">            If set to value 'true', the OpenFlow Logical Switch MUST</w:delText>
              </w:r>
            </w:del>
          </w:p>
          <w:p w14:paraId="3800EA78" w14:textId="77777777" w:rsidR="00257D58" w:rsidRDefault="00257D58" w:rsidP="00257D58">
            <w:pPr>
              <w:pStyle w:val="XML1"/>
              <w:rPr>
                <w:del w:id="1938" w:author="aas" w:date="2013-10-14T02:06:00Z"/>
              </w:rPr>
            </w:pPr>
            <w:del w:id="1939" w:author="aas" w:date="2013-10-14T02:06:00Z">
              <w:r>
                <w:delText xml:space="preserve">            NOT connect to any OpenFlow Controller that does not</w:delText>
              </w:r>
            </w:del>
          </w:p>
          <w:p w14:paraId="162FE081" w14:textId="77777777" w:rsidR="00257D58" w:rsidRDefault="00257D58" w:rsidP="00257D58">
            <w:pPr>
              <w:pStyle w:val="XML1"/>
              <w:rPr>
                <w:del w:id="1940" w:author="aas" w:date="2013-10-14T02:06:00Z"/>
              </w:rPr>
            </w:pPr>
            <w:del w:id="1941" w:author="aas" w:date="2013-10-14T02:06:00Z">
              <w:r>
                <w:delText xml:space="preserve">            provide a certificate. This implies that it cannot connect</w:delText>
              </w:r>
            </w:del>
          </w:p>
          <w:p w14:paraId="45C45F59" w14:textId="77777777" w:rsidR="00257D58" w:rsidRDefault="00257D58" w:rsidP="00257D58">
            <w:pPr>
              <w:pStyle w:val="XML1"/>
              <w:rPr>
                <w:del w:id="1942" w:author="aas" w:date="2013-10-14T02:06:00Z"/>
              </w:rPr>
            </w:pPr>
            <w:del w:id="1943" w:author="aas" w:date="2013-10-14T02:06:00Z">
              <w:r>
                <w:delText xml:space="preserve">            to an OpenFlow controller that has the value of element</w:delText>
              </w:r>
            </w:del>
          </w:p>
          <w:p w14:paraId="198AB2CD" w14:textId="77777777" w:rsidR="00257D58" w:rsidRDefault="00257D58" w:rsidP="00257D58">
            <w:pPr>
              <w:pStyle w:val="XML1"/>
              <w:rPr>
                <w:del w:id="1944" w:author="aas" w:date="2013-10-14T02:06:00Z"/>
              </w:rPr>
            </w:pPr>
            <w:del w:id="1945" w:author="aas" w:date="2013-10-14T02:06:00Z">
              <w:r>
                <w:delText xml:space="preserve">            protocol set to 'TCP'. Only connections with protocol 'TLS'</w:delText>
              </w:r>
            </w:del>
          </w:p>
          <w:p w14:paraId="78FA114D" w14:textId="77777777" w:rsidR="00257D58" w:rsidRDefault="00257D58" w:rsidP="00257D58">
            <w:pPr>
              <w:pStyle w:val="XML1"/>
              <w:rPr>
                <w:del w:id="1946" w:author="aas" w:date="2013-10-14T02:06:00Z"/>
              </w:rPr>
            </w:pPr>
            <w:del w:id="1947" w:author="aas" w:date="2013-10-14T02:06:00Z">
              <w:r>
                <w:delText xml:space="preserve">            are possible in this case.</w:delText>
              </w:r>
            </w:del>
          </w:p>
          <w:p w14:paraId="2C76A4F8" w14:textId="77777777" w:rsidR="00257D58" w:rsidRDefault="00257D58" w:rsidP="00257D58">
            <w:pPr>
              <w:pStyle w:val="XML1"/>
              <w:rPr>
                <w:del w:id="1948" w:author="aas" w:date="2013-10-14T02:06:00Z"/>
              </w:rPr>
            </w:pPr>
          </w:p>
          <w:p w14:paraId="5EA38A72" w14:textId="77777777" w:rsidR="00257D58" w:rsidRDefault="00257D58" w:rsidP="00257D58">
            <w:pPr>
              <w:pStyle w:val="XML1"/>
              <w:rPr>
                <w:del w:id="1949" w:author="aas" w:date="2013-10-14T02:06:00Z"/>
              </w:rPr>
            </w:pPr>
            <w:del w:id="1950" w:author="aas" w:date="2013-10-14T02:06:00Z">
              <w:r>
                <w:delText xml:space="preserve">            This element is optional. If this element is not present it</w:delText>
              </w:r>
            </w:del>
          </w:p>
          <w:p w14:paraId="430314C6" w14:textId="77777777" w:rsidR="00257D58" w:rsidRDefault="00257D58" w:rsidP="00257D58">
            <w:pPr>
              <w:pStyle w:val="XML1"/>
              <w:rPr>
                <w:del w:id="1951" w:author="aas" w:date="2013-10-14T02:06:00Z"/>
              </w:rPr>
            </w:pPr>
            <w:del w:id="1952" w:author="aas" w:date="2013-10-14T02:06:00Z">
              <w:r>
                <w:delText xml:space="preserve">            defaults to 'false'.</w:delText>
              </w:r>
            </w:del>
          </w:p>
          <w:p w14:paraId="6840D634" w14:textId="77777777" w:rsidR="00257D58" w:rsidRDefault="00257D58" w:rsidP="00257D58">
            <w:pPr>
              <w:pStyle w:val="XML1"/>
              <w:rPr>
                <w:del w:id="1953" w:author="aas" w:date="2013-10-14T02:06:00Z"/>
              </w:rPr>
            </w:pPr>
            <w:del w:id="1954" w:author="aas" w:date="2013-10-14T02:06:00Z">
              <w:r>
                <w:delText xml:space="preserve">          &lt;/xs:documentation&gt;</w:delText>
              </w:r>
            </w:del>
          </w:p>
          <w:p w14:paraId="1A6686C6" w14:textId="77777777" w:rsidR="00257D58" w:rsidRDefault="00257D58" w:rsidP="00257D58">
            <w:pPr>
              <w:pStyle w:val="XML1"/>
              <w:rPr>
                <w:del w:id="1955" w:author="aas" w:date="2013-10-14T02:06:00Z"/>
              </w:rPr>
            </w:pPr>
            <w:del w:id="1956" w:author="aas" w:date="2013-10-14T02:06:00Z">
              <w:r>
                <w:delText xml:space="preserve">        &lt;/xs:annotation&gt;</w:delText>
              </w:r>
            </w:del>
          </w:p>
          <w:p w14:paraId="6A4D1366" w14:textId="77777777" w:rsidR="00257D58" w:rsidRDefault="00257D58" w:rsidP="00257D58">
            <w:pPr>
              <w:pStyle w:val="XML1"/>
              <w:rPr>
                <w:del w:id="1957" w:author="aas" w:date="2013-10-14T02:06:00Z"/>
              </w:rPr>
            </w:pPr>
            <w:del w:id="1958" w:author="aas" w:date="2013-10-14T02:06:00Z">
              <w:r>
                <w:delText xml:space="preserve">      &lt;/xs:element&gt;</w:delText>
              </w:r>
            </w:del>
          </w:p>
          <w:p w14:paraId="29EE161C" w14:textId="77777777" w:rsidR="00257D58" w:rsidRDefault="00257D58" w:rsidP="00257D58">
            <w:pPr>
              <w:pStyle w:val="XML1"/>
              <w:rPr>
                <w:del w:id="1959" w:author="aas" w:date="2013-10-14T02:06:00Z"/>
              </w:rPr>
            </w:pPr>
            <w:del w:id="1960" w:author="aas" w:date="2013-10-14T02:06:00Z">
              <w:r>
                <w:delText xml:space="preserve">      &lt;xs:element name="lost-connection-behavior"&gt;</w:delText>
              </w:r>
            </w:del>
          </w:p>
          <w:p w14:paraId="2DD2F2C9" w14:textId="77777777" w:rsidR="00257D58" w:rsidRDefault="00257D58" w:rsidP="00257D58">
            <w:pPr>
              <w:pStyle w:val="XML1"/>
              <w:rPr>
                <w:del w:id="1961" w:author="aas" w:date="2013-10-14T02:06:00Z"/>
              </w:rPr>
            </w:pPr>
            <w:del w:id="1962" w:author="aas" w:date="2013-10-14T02:06:00Z">
              <w:r>
                <w:delText xml:space="preserve">        &lt;xs:annotation&gt;</w:delText>
              </w:r>
            </w:del>
          </w:p>
          <w:p w14:paraId="10B8CEDB" w14:textId="77777777" w:rsidR="00257D58" w:rsidRDefault="00257D58" w:rsidP="00257D58">
            <w:pPr>
              <w:pStyle w:val="XML1"/>
              <w:rPr>
                <w:del w:id="1963" w:author="aas" w:date="2013-10-14T02:06:00Z"/>
              </w:rPr>
            </w:pPr>
            <w:del w:id="1964" w:author="aas" w:date="2013-10-14T02:06:00Z">
              <w:r>
                <w:delText xml:space="preserve">          &lt;xs:documentation&gt;</w:delText>
              </w:r>
            </w:del>
          </w:p>
          <w:p w14:paraId="1CE46620" w14:textId="77777777" w:rsidR="00257D58" w:rsidRDefault="00257D58" w:rsidP="00257D58">
            <w:pPr>
              <w:pStyle w:val="XML1"/>
              <w:rPr>
                <w:del w:id="1965" w:author="aas" w:date="2013-10-14T02:06:00Z"/>
              </w:rPr>
            </w:pPr>
            <w:del w:id="1966" w:author="aas" w:date="2013-10-14T02:06:00Z">
              <w:r>
                <w:delText xml:space="preserve">            This element indicates the the behavior of the </w:delText>
              </w:r>
            </w:del>
          </w:p>
          <w:p w14:paraId="012EA6CE" w14:textId="77777777" w:rsidR="00257D58" w:rsidRDefault="00257D58" w:rsidP="00257D58">
            <w:pPr>
              <w:pStyle w:val="XML1"/>
              <w:rPr>
                <w:del w:id="1967" w:author="aas" w:date="2013-10-14T02:06:00Z"/>
              </w:rPr>
            </w:pPr>
            <w:del w:id="1968" w:author="aas" w:date="2013-10-14T02:06:00Z">
              <w:r>
                <w:delText xml:space="preserve">            OpenFlow Logical Switch in case it loses contact with all </w:delText>
              </w:r>
            </w:del>
          </w:p>
          <w:p w14:paraId="75C1E3C1" w14:textId="77777777" w:rsidR="00257D58" w:rsidRDefault="00257D58" w:rsidP="00257D58">
            <w:pPr>
              <w:pStyle w:val="XML1"/>
              <w:rPr>
                <w:del w:id="1969" w:author="aas" w:date="2013-10-14T02:06:00Z"/>
              </w:rPr>
            </w:pPr>
            <w:del w:id="1970" w:author="aas" w:date="2013-10-14T02:06:00Z">
              <w:r>
                <w:delText xml:space="preserve">            OpenFlow Controllers.  There are two alternative modes in</w:delText>
              </w:r>
            </w:del>
          </w:p>
          <w:p w14:paraId="2A4B68CA" w14:textId="77777777" w:rsidR="00257D58" w:rsidRDefault="00257D58" w:rsidP="00257D58">
            <w:pPr>
              <w:pStyle w:val="XML1"/>
              <w:rPr>
                <w:del w:id="1971" w:author="aas" w:date="2013-10-14T02:06:00Z"/>
              </w:rPr>
            </w:pPr>
            <w:del w:id="1972" w:author="aas" w:date="2013-10-14T02:06:00Z">
              <w:r>
                <w:delText xml:space="preserve">            such a case: fails secure mode and fail standalone mode as</w:delText>
              </w:r>
            </w:del>
          </w:p>
          <w:p w14:paraId="29FFCE33" w14:textId="77777777" w:rsidR="00257D58" w:rsidRDefault="00257D58" w:rsidP="00257D58">
            <w:pPr>
              <w:pStyle w:val="XML1"/>
              <w:rPr>
                <w:del w:id="1973" w:author="aas" w:date="2013-10-14T02:06:00Z"/>
              </w:rPr>
            </w:pPr>
            <w:del w:id="1974" w:author="aas" w:date="2013-10-14T02:06:00Z">
              <w:r>
                <w:delText xml:space="preserve">            defined by the OpenFlow protocol specification version 1.2,</w:delText>
              </w:r>
            </w:del>
          </w:p>
          <w:p w14:paraId="55963293" w14:textId="77777777" w:rsidR="00257D58" w:rsidRDefault="00257D58" w:rsidP="00257D58">
            <w:pPr>
              <w:pStyle w:val="XML1"/>
              <w:rPr>
                <w:del w:id="1975" w:author="aas" w:date="2013-10-14T02:06:00Z"/>
              </w:rPr>
            </w:pPr>
            <w:del w:id="1976" w:author="aas" w:date="2013-10-14T02:06:00Z">
              <w:r>
                <w:delText xml:space="preserve">            section 6.4.  These are the only allowed values for this</w:delText>
              </w:r>
            </w:del>
          </w:p>
          <w:p w14:paraId="7E1F0625" w14:textId="77777777" w:rsidR="00257D58" w:rsidRDefault="00257D58" w:rsidP="00257D58">
            <w:pPr>
              <w:pStyle w:val="XML1"/>
              <w:rPr>
                <w:del w:id="1977" w:author="aas" w:date="2013-10-14T02:06:00Z"/>
              </w:rPr>
            </w:pPr>
            <w:del w:id="1978" w:author="aas" w:date="2013-10-14T02:06:00Z">
              <w:r>
                <w:delText xml:space="preserve">            element. Default is the fail secure mode.</w:delText>
              </w:r>
            </w:del>
          </w:p>
          <w:p w14:paraId="073BA3FE" w14:textId="77777777" w:rsidR="00257D58" w:rsidRDefault="00257D58" w:rsidP="00257D58">
            <w:pPr>
              <w:pStyle w:val="XML1"/>
              <w:rPr>
                <w:del w:id="1979" w:author="aas" w:date="2013-10-14T02:06:00Z"/>
              </w:rPr>
            </w:pPr>
          </w:p>
          <w:p w14:paraId="160F0624" w14:textId="77777777" w:rsidR="00257D58" w:rsidRDefault="00257D58" w:rsidP="00257D58">
            <w:pPr>
              <w:pStyle w:val="XML1"/>
              <w:rPr>
                <w:del w:id="1980" w:author="aas" w:date="2013-10-14T02:06:00Z"/>
              </w:rPr>
            </w:pPr>
            <w:del w:id="1981" w:author="aas" w:date="2013-10-14T02:06:00Z">
              <w:r>
                <w:delText xml:space="preserve">            This element is optional. If this element is not present it</w:delText>
              </w:r>
            </w:del>
          </w:p>
          <w:p w14:paraId="596B55C3" w14:textId="77777777" w:rsidR="00257D58" w:rsidRDefault="00257D58" w:rsidP="00257D58">
            <w:pPr>
              <w:pStyle w:val="XML1"/>
              <w:rPr>
                <w:del w:id="1982" w:author="aas" w:date="2013-10-14T02:06:00Z"/>
              </w:rPr>
            </w:pPr>
            <w:del w:id="1983" w:author="aas" w:date="2013-10-14T02:06:00Z">
              <w:r>
                <w:delText xml:space="preserve">            defaults to 'failSecureMode'.</w:delText>
              </w:r>
            </w:del>
          </w:p>
          <w:p w14:paraId="05C60D02" w14:textId="77777777" w:rsidR="00257D58" w:rsidRDefault="00257D58" w:rsidP="00257D58">
            <w:pPr>
              <w:pStyle w:val="XML1"/>
              <w:rPr>
                <w:del w:id="1984" w:author="aas" w:date="2013-10-14T02:06:00Z"/>
              </w:rPr>
            </w:pPr>
            <w:del w:id="1985" w:author="aas" w:date="2013-10-14T02:06:00Z">
              <w:r>
                <w:delText xml:space="preserve">          &lt;/xs:documentation&gt;</w:delText>
              </w:r>
            </w:del>
          </w:p>
          <w:p w14:paraId="19EDC02C" w14:textId="77777777" w:rsidR="00257D58" w:rsidRDefault="00257D58" w:rsidP="00257D58">
            <w:pPr>
              <w:pStyle w:val="XML1"/>
              <w:rPr>
                <w:del w:id="1986" w:author="aas" w:date="2013-10-14T02:06:00Z"/>
              </w:rPr>
            </w:pPr>
            <w:del w:id="1987" w:author="aas" w:date="2013-10-14T02:06:00Z">
              <w:r>
                <w:delText xml:space="preserve">        &lt;/xs:annotation&gt;</w:delText>
              </w:r>
            </w:del>
          </w:p>
          <w:p w14:paraId="50F22589" w14:textId="77777777" w:rsidR="00257D58" w:rsidRDefault="00257D58" w:rsidP="00257D58">
            <w:pPr>
              <w:pStyle w:val="XML1"/>
              <w:rPr>
                <w:del w:id="1988" w:author="aas" w:date="2013-10-14T02:06:00Z"/>
              </w:rPr>
            </w:pPr>
            <w:del w:id="1989" w:author="aas" w:date="2013-10-14T02:06:00Z">
              <w:r>
                <w:delText xml:space="preserve">        &lt;xs:simpleType&gt;</w:delText>
              </w:r>
            </w:del>
          </w:p>
          <w:p w14:paraId="7496D288" w14:textId="77777777" w:rsidR="00257D58" w:rsidRDefault="00257D58" w:rsidP="00257D58">
            <w:pPr>
              <w:pStyle w:val="XML1"/>
              <w:rPr>
                <w:del w:id="1990" w:author="aas" w:date="2013-10-14T02:06:00Z"/>
              </w:rPr>
            </w:pPr>
            <w:del w:id="1991" w:author="aas" w:date="2013-10-14T02:06:00Z">
              <w:r>
                <w:delText xml:space="preserve">          &lt;xs:restriction base="xs:string"&gt;</w:delText>
              </w:r>
            </w:del>
          </w:p>
          <w:p w14:paraId="59179C79" w14:textId="77777777" w:rsidR="00257D58" w:rsidRDefault="00257D58" w:rsidP="00257D58">
            <w:pPr>
              <w:pStyle w:val="XML1"/>
              <w:rPr>
                <w:del w:id="1992" w:author="aas" w:date="2013-10-14T02:06:00Z"/>
              </w:rPr>
            </w:pPr>
            <w:del w:id="1993" w:author="aas" w:date="2013-10-14T02:06:00Z">
              <w:r>
                <w:delText xml:space="preserve">            &lt;xs:enumeration value="failSecureMode"/&gt;</w:delText>
              </w:r>
            </w:del>
          </w:p>
          <w:p w14:paraId="79DAAB8A" w14:textId="77777777" w:rsidR="00257D58" w:rsidRDefault="00257D58" w:rsidP="00257D58">
            <w:pPr>
              <w:pStyle w:val="XML1"/>
              <w:rPr>
                <w:del w:id="1994" w:author="aas" w:date="2013-10-14T02:06:00Z"/>
              </w:rPr>
            </w:pPr>
            <w:del w:id="1995" w:author="aas" w:date="2013-10-14T02:06:00Z">
              <w:r>
                <w:delText xml:space="preserve">            &lt;xs:enumeration value="failStandaloneMode"/&gt;</w:delText>
              </w:r>
            </w:del>
          </w:p>
          <w:p w14:paraId="54F3C850" w14:textId="77777777" w:rsidR="00257D58" w:rsidRDefault="00257D58" w:rsidP="00257D58">
            <w:pPr>
              <w:pStyle w:val="XML1"/>
              <w:rPr>
                <w:del w:id="1996" w:author="aas" w:date="2013-10-14T02:06:00Z"/>
              </w:rPr>
            </w:pPr>
            <w:del w:id="1997" w:author="aas" w:date="2013-10-14T02:06:00Z">
              <w:r>
                <w:delText xml:space="preserve">          &lt;/xs:restriction&gt;</w:delText>
              </w:r>
            </w:del>
          </w:p>
          <w:p w14:paraId="27589695" w14:textId="77777777" w:rsidR="00257D58" w:rsidRDefault="00257D58" w:rsidP="00257D58">
            <w:pPr>
              <w:pStyle w:val="XML1"/>
              <w:rPr>
                <w:del w:id="1998" w:author="aas" w:date="2013-10-14T02:06:00Z"/>
              </w:rPr>
            </w:pPr>
            <w:del w:id="1999" w:author="aas" w:date="2013-10-14T02:06:00Z">
              <w:r>
                <w:delText xml:space="preserve">        &lt;/xs:simpleType&gt;</w:delText>
              </w:r>
            </w:del>
          </w:p>
          <w:p w14:paraId="0C958CBA" w14:textId="77777777" w:rsidR="00257D58" w:rsidRDefault="00257D58" w:rsidP="00257D58">
            <w:pPr>
              <w:pStyle w:val="XML1"/>
              <w:rPr>
                <w:del w:id="2000" w:author="aas" w:date="2013-10-14T02:06:00Z"/>
              </w:rPr>
            </w:pPr>
            <w:del w:id="2001" w:author="aas" w:date="2013-10-14T02:06:00Z">
              <w:r>
                <w:delText xml:space="preserve">      &lt;/xs:element&gt;</w:delText>
              </w:r>
            </w:del>
          </w:p>
          <w:p w14:paraId="604470B1" w14:textId="77777777" w:rsidR="00257D58" w:rsidRDefault="00257D58" w:rsidP="00257D58">
            <w:pPr>
              <w:pStyle w:val="XML1"/>
              <w:rPr>
                <w:del w:id="2002" w:author="aas" w:date="2013-10-14T02:06:00Z"/>
              </w:rPr>
            </w:pPr>
            <w:del w:id="2003" w:author="aas" w:date="2013-10-14T02:06:00Z">
              <w:r>
                <w:delText xml:space="preserve">      &lt;xs:element name="controllers"&gt;</w:delText>
              </w:r>
            </w:del>
          </w:p>
          <w:p w14:paraId="3CA42E30" w14:textId="77777777" w:rsidR="00257D58" w:rsidRDefault="00257D58" w:rsidP="00257D58">
            <w:pPr>
              <w:pStyle w:val="XML1"/>
              <w:rPr>
                <w:del w:id="2004" w:author="aas" w:date="2013-10-14T02:06:00Z"/>
              </w:rPr>
            </w:pPr>
            <w:del w:id="2005" w:author="aas" w:date="2013-10-14T02:06:00Z">
              <w:r>
                <w:delText xml:space="preserve">        &lt;xs:annotation&gt;</w:delText>
              </w:r>
            </w:del>
          </w:p>
          <w:p w14:paraId="018CB2E5" w14:textId="77777777" w:rsidR="00257D58" w:rsidRDefault="00257D58" w:rsidP="00257D58">
            <w:pPr>
              <w:pStyle w:val="XML1"/>
              <w:rPr>
                <w:del w:id="2006" w:author="aas" w:date="2013-10-14T02:06:00Z"/>
              </w:rPr>
            </w:pPr>
            <w:del w:id="2007" w:author="aas" w:date="2013-10-14T02:06:00Z">
              <w:r>
                <w:delText xml:space="preserve">          &lt;xs:documentation&gt;</w:delText>
              </w:r>
            </w:del>
          </w:p>
          <w:p w14:paraId="0DB7AB4C" w14:textId="77777777" w:rsidR="00257D58" w:rsidRDefault="00257D58" w:rsidP="00257D58">
            <w:pPr>
              <w:pStyle w:val="XML1"/>
              <w:rPr>
                <w:del w:id="2008" w:author="aas" w:date="2013-10-14T02:06:00Z"/>
              </w:rPr>
            </w:pPr>
            <w:del w:id="2009" w:author="aas" w:date="2013-10-14T02:06:00Z">
              <w:r>
                <w:delText xml:space="preserve">            The list of controllers for this Logical switch.</w:delText>
              </w:r>
            </w:del>
          </w:p>
          <w:p w14:paraId="5A334D9D" w14:textId="77777777" w:rsidR="00257D58" w:rsidRDefault="00257D58" w:rsidP="00257D58">
            <w:pPr>
              <w:pStyle w:val="XML1"/>
              <w:rPr>
                <w:del w:id="2010" w:author="aas" w:date="2013-10-14T02:06:00Z"/>
              </w:rPr>
            </w:pPr>
          </w:p>
          <w:p w14:paraId="7D355E8E" w14:textId="77777777" w:rsidR="00257D58" w:rsidRDefault="00257D58" w:rsidP="00257D58">
            <w:pPr>
              <w:pStyle w:val="XML1"/>
              <w:rPr>
                <w:del w:id="2011" w:author="aas" w:date="2013-10-14T02:06:00Z"/>
              </w:rPr>
            </w:pPr>
            <w:del w:id="2012" w:author="aas" w:date="2013-10-14T02:06:00Z">
              <w:r>
                <w:delText xml:space="preserve">            The element 'id' of OFControllerType MUST be unique within</w:delText>
              </w:r>
            </w:del>
          </w:p>
          <w:p w14:paraId="03795FEE" w14:textId="77777777" w:rsidR="00257D58" w:rsidRDefault="00257D58" w:rsidP="00257D58">
            <w:pPr>
              <w:pStyle w:val="XML1"/>
              <w:rPr>
                <w:del w:id="2013" w:author="aas" w:date="2013-10-14T02:06:00Z"/>
              </w:rPr>
            </w:pPr>
            <w:del w:id="2014" w:author="aas" w:date="2013-10-14T02:06:00Z">
              <w:r>
                <w:delText xml:space="preserve">            this list.</w:delText>
              </w:r>
            </w:del>
          </w:p>
          <w:p w14:paraId="6261E821" w14:textId="77777777" w:rsidR="00257D58" w:rsidRDefault="00257D58" w:rsidP="00257D58">
            <w:pPr>
              <w:pStyle w:val="XML1"/>
              <w:rPr>
                <w:del w:id="2015" w:author="aas" w:date="2013-10-14T02:06:00Z"/>
              </w:rPr>
            </w:pPr>
            <w:del w:id="2016" w:author="aas" w:date="2013-10-14T02:06:00Z">
              <w:r>
                <w:delText xml:space="preserve">          &lt;/xs:documentation&gt;</w:delText>
              </w:r>
            </w:del>
          </w:p>
          <w:p w14:paraId="61131C71" w14:textId="77777777" w:rsidR="00257D58" w:rsidRDefault="00257D58" w:rsidP="00257D58">
            <w:pPr>
              <w:pStyle w:val="XML1"/>
              <w:rPr>
                <w:del w:id="2017" w:author="aas" w:date="2013-10-14T02:06:00Z"/>
              </w:rPr>
            </w:pPr>
            <w:del w:id="2018" w:author="aas" w:date="2013-10-14T02:06:00Z">
              <w:r>
                <w:delText xml:space="preserve">        &lt;/xs:annotation&gt;</w:delText>
              </w:r>
            </w:del>
          </w:p>
          <w:p w14:paraId="35370ED1" w14:textId="77777777" w:rsidR="00257D58" w:rsidRDefault="00257D58" w:rsidP="00257D58">
            <w:pPr>
              <w:pStyle w:val="XML1"/>
              <w:rPr>
                <w:del w:id="2019" w:author="aas" w:date="2013-10-14T02:06:00Z"/>
              </w:rPr>
            </w:pPr>
            <w:del w:id="2020" w:author="aas" w:date="2013-10-14T02:06:00Z">
              <w:r>
                <w:delText xml:space="preserve">        &lt;xs:complexType&gt;</w:delText>
              </w:r>
            </w:del>
          </w:p>
          <w:p w14:paraId="1C4033C1" w14:textId="77777777" w:rsidR="00257D58" w:rsidRDefault="00257D58" w:rsidP="00257D58">
            <w:pPr>
              <w:pStyle w:val="XML1"/>
              <w:rPr>
                <w:del w:id="2021" w:author="aas" w:date="2013-10-14T02:06:00Z"/>
              </w:rPr>
            </w:pPr>
            <w:del w:id="2022" w:author="aas" w:date="2013-10-14T02:06:00Z">
              <w:r>
                <w:delText xml:space="preserve">          &lt;xs:sequence&gt;</w:delText>
              </w:r>
            </w:del>
          </w:p>
          <w:p w14:paraId="660E460F" w14:textId="77777777" w:rsidR="00257D58" w:rsidRDefault="00257D58" w:rsidP="00257D58">
            <w:pPr>
              <w:pStyle w:val="XML1"/>
              <w:rPr>
                <w:del w:id="2023" w:author="aas" w:date="2013-10-14T02:06:00Z"/>
              </w:rPr>
            </w:pPr>
            <w:del w:id="2024" w:author="aas" w:date="2013-10-14T02:06:00Z">
              <w:r>
                <w:delText xml:space="preserve">            &lt;xs:element name="controller" minOccurs="0" maxOccurs="unbounded"&gt;</w:delText>
              </w:r>
            </w:del>
          </w:p>
          <w:p w14:paraId="4CA28A36" w14:textId="77777777" w:rsidR="00257D58" w:rsidRDefault="00257D58" w:rsidP="00257D58">
            <w:pPr>
              <w:pStyle w:val="XML1"/>
              <w:rPr>
                <w:del w:id="2025" w:author="aas" w:date="2013-10-14T02:06:00Z"/>
              </w:rPr>
            </w:pPr>
            <w:del w:id="2026" w:author="aas" w:date="2013-10-14T02:06:00Z">
              <w:r>
                <w:delText xml:space="preserve">              &lt;xs:annotation&gt;</w:delText>
              </w:r>
            </w:del>
          </w:p>
          <w:p w14:paraId="129D0E84" w14:textId="77777777" w:rsidR="00257D58" w:rsidRDefault="00257D58" w:rsidP="00257D58">
            <w:pPr>
              <w:pStyle w:val="XML1"/>
              <w:rPr>
                <w:del w:id="2027" w:author="aas" w:date="2013-10-14T02:06:00Z"/>
              </w:rPr>
            </w:pPr>
            <w:del w:id="2028" w:author="aas" w:date="2013-10-14T02:06:00Z">
              <w:r>
                <w:delText xml:space="preserve">                &lt;xs:documentation&gt;</w:delText>
              </w:r>
            </w:del>
          </w:p>
          <w:p w14:paraId="2E4289B6" w14:textId="77777777" w:rsidR="00257D58" w:rsidRDefault="00257D58" w:rsidP="00257D58">
            <w:pPr>
              <w:pStyle w:val="XML1"/>
              <w:rPr>
                <w:del w:id="2029" w:author="aas" w:date="2013-10-14T02:06:00Z"/>
              </w:rPr>
            </w:pPr>
            <w:del w:id="2030" w:author="aas" w:date="2013-10-14T02:06:00Z">
              <w:r>
                <w:delText xml:space="preserve">                  The list of OpenFlow Controllers that are </w:delText>
              </w:r>
            </w:del>
          </w:p>
          <w:p w14:paraId="49A9E7F4" w14:textId="77777777" w:rsidR="00257D58" w:rsidRDefault="00257D58" w:rsidP="00257D58">
            <w:pPr>
              <w:pStyle w:val="XML1"/>
              <w:rPr>
                <w:del w:id="2031" w:author="aas" w:date="2013-10-14T02:06:00Z"/>
              </w:rPr>
            </w:pPr>
            <w:del w:id="2032" w:author="aas" w:date="2013-10-14T02:06:00Z">
              <w:r>
                <w:delText xml:space="preserve">                  assigned to the OpenFlow Logical Switch.  The switch MUST</w:delText>
              </w:r>
            </w:del>
          </w:p>
          <w:p w14:paraId="16345781" w14:textId="77777777" w:rsidR="00257D58" w:rsidRDefault="00257D58" w:rsidP="00257D58">
            <w:pPr>
              <w:pStyle w:val="XML1"/>
              <w:rPr>
                <w:del w:id="2033" w:author="aas" w:date="2013-10-14T02:06:00Z"/>
              </w:rPr>
            </w:pPr>
            <w:del w:id="2034" w:author="aas" w:date="2013-10-14T02:06:00Z">
              <w:r>
                <w:delText xml:space="preserve">                  NOT connect to any OpenFlow Controller that is not</w:delText>
              </w:r>
            </w:del>
          </w:p>
          <w:p w14:paraId="710DBDDC" w14:textId="77777777" w:rsidR="00257D58" w:rsidRDefault="00257D58" w:rsidP="00257D58">
            <w:pPr>
              <w:pStyle w:val="XML1"/>
              <w:rPr>
                <w:del w:id="2035" w:author="aas" w:date="2013-10-14T02:06:00Z"/>
              </w:rPr>
            </w:pPr>
            <w:del w:id="2036" w:author="aas" w:date="2013-10-14T02:06:00Z">
              <w:r>
                <w:delText xml:space="preserve">                  contained in this list.</w:delText>
              </w:r>
            </w:del>
          </w:p>
          <w:p w14:paraId="3739A47F" w14:textId="77777777" w:rsidR="00257D58" w:rsidRDefault="00257D58" w:rsidP="00257D58">
            <w:pPr>
              <w:pStyle w:val="XML1"/>
              <w:rPr>
                <w:del w:id="2037" w:author="aas" w:date="2013-10-14T02:06:00Z"/>
              </w:rPr>
            </w:pPr>
          </w:p>
          <w:p w14:paraId="3968747A" w14:textId="77777777" w:rsidR="00257D58" w:rsidRDefault="00257D58" w:rsidP="00257D58">
            <w:pPr>
              <w:pStyle w:val="XML1"/>
              <w:rPr>
                <w:del w:id="2038" w:author="aas" w:date="2013-10-14T02:06:00Z"/>
              </w:rPr>
            </w:pPr>
            <w:del w:id="2039" w:author="aas" w:date="2013-10-14T02:06:00Z">
              <w:r>
                <w:delText xml:space="preserve">                  NETCONF &amp;lt;edit-config&amp;gt; operations MUST be implemented as </w:delText>
              </w:r>
            </w:del>
          </w:p>
          <w:p w14:paraId="77494C13" w14:textId="77777777" w:rsidR="00257D58" w:rsidRDefault="00257D58" w:rsidP="00257D58">
            <w:pPr>
              <w:pStyle w:val="XML1"/>
              <w:rPr>
                <w:del w:id="2040" w:author="aas" w:date="2013-10-14T02:06:00Z"/>
              </w:rPr>
            </w:pPr>
            <w:del w:id="2041" w:author="aas" w:date="2013-10-14T02:06:00Z">
              <w:r>
                <w:delText xml:space="preserve">                  follows: </w:delText>
              </w:r>
            </w:del>
          </w:p>
          <w:p w14:paraId="51F87A59" w14:textId="77777777" w:rsidR="00257D58" w:rsidRDefault="00257D58" w:rsidP="00257D58">
            <w:pPr>
              <w:pStyle w:val="XML1"/>
              <w:rPr>
                <w:del w:id="2042" w:author="aas" w:date="2013-10-14T02:06:00Z"/>
              </w:rPr>
            </w:pPr>
          </w:p>
          <w:p w14:paraId="447A9581" w14:textId="77777777" w:rsidR="00257D58" w:rsidRDefault="00257D58" w:rsidP="00257D58">
            <w:pPr>
              <w:pStyle w:val="XML1"/>
              <w:rPr>
                <w:del w:id="2043" w:author="aas" w:date="2013-10-14T02:06:00Z"/>
              </w:rPr>
            </w:pPr>
            <w:del w:id="2044" w:author="aas" w:date="2013-10-14T02:06:00Z">
              <w:r>
                <w:delText xml:space="preserve">                  * The 'id' element MUST be present at all &amp;lt;edit-config&amp;gt;</w:delText>
              </w:r>
            </w:del>
          </w:p>
          <w:p w14:paraId="2DC6424B" w14:textId="77777777" w:rsidR="00257D58" w:rsidRDefault="00257D58" w:rsidP="00257D58">
            <w:pPr>
              <w:pStyle w:val="XML1"/>
              <w:rPr>
                <w:del w:id="2045" w:author="aas" w:date="2013-10-14T02:06:00Z"/>
              </w:rPr>
            </w:pPr>
            <w:del w:id="2046" w:author="aas" w:date="2013-10-14T02:06:00Z">
              <w:r>
                <w:delText xml:space="preserve">                  operations to identify the controller.</w:delText>
              </w:r>
            </w:del>
          </w:p>
          <w:p w14:paraId="29E9F537" w14:textId="77777777" w:rsidR="00257D58" w:rsidRDefault="00257D58" w:rsidP="00257D58">
            <w:pPr>
              <w:pStyle w:val="XML1"/>
              <w:rPr>
                <w:del w:id="2047" w:author="aas" w:date="2013-10-14T02:06:00Z"/>
              </w:rPr>
            </w:pPr>
            <w:del w:id="2048" w:author="aas" w:date="2013-10-14T02:06:00Z">
              <w:r>
                <w:delText xml:space="preserve">                  * If the operation is 'merge' or 'replace', the element</w:delText>
              </w:r>
            </w:del>
          </w:p>
          <w:p w14:paraId="0F70FAC7" w14:textId="77777777" w:rsidR="00257D58" w:rsidRDefault="00257D58" w:rsidP="00257D58">
            <w:pPr>
              <w:pStyle w:val="XML1"/>
              <w:rPr>
                <w:del w:id="2049" w:author="aas" w:date="2013-10-14T02:06:00Z"/>
              </w:rPr>
            </w:pPr>
            <w:del w:id="2050" w:author="aas" w:date="2013-10-14T02:06:00Z">
              <w:r>
                <w:delText xml:space="preserve">                  is created if it does not exist, and its value is set</w:delText>
              </w:r>
            </w:del>
          </w:p>
          <w:p w14:paraId="7C5155D1" w14:textId="77777777" w:rsidR="00257D58" w:rsidRDefault="00257D58" w:rsidP="00257D58">
            <w:pPr>
              <w:pStyle w:val="XML1"/>
              <w:rPr>
                <w:del w:id="2051" w:author="aas" w:date="2013-10-14T02:06:00Z"/>
              </w:rPr>
            </w:pPr>
            <w:del w:id="2052" w:author="aas" w:date="2013-10-14T02:06:00Z">
              <w:r>
                <w:delText xml:space="preserve">                  to the value found in the XML RPC data.</w:delText>
              </w:r>
            </w:del>
          </w:p>
          <w:p w14:paraId="5756359A" w14:textId="77777777" w:rsidR="00257D58" w:rsidRDefault="00257D58" w:rsidP="00257D58">
            <w:pPr>
              <w:pStyle w:val="XML1"/>
              <w:rPr>
                <w:del w:id="2053" w:author="aas" w:date="2013-10-14T02:06:00Z"/>
              </w:rPr>
            </w:pPr>
            <w:del w:id="2054" w:author="aas" w:date="2013-10-14T02:06:00Z">
              <w:r>
                <w:delText xml:space="preserve">                  * If the operation is 'create', the element is created if</w:delText>
              </w:r>
            </w:del>
          </w:p>
          <w:p w14:paraId="21532665" w14:textId="77777777" w:rsidR="00257D58" w:rsidRDefault="00257D58" w:rsidP="00257D58">
            <w:pPr>
              <w:pStyle w:val="XML1"/>
              <w:rPr>
                <w:del w:id="2055" w:author="aas" w:date="2013-10-14T02:06:00Z"/>
              </w:rPr>
            </w:pPr>
            <w:del w:id="2056" w:author="aas" w:date="2013-10-14T02:06:00Z">
              <w:r>
                <w:delText xml:space="preserve">                  it does not exist. If the element already exists, a</w:delText>
              </w:r>
            </w:del>
          </w:p>
          <w:p w14:paraId="0DF4B52E" w14:textId="77777777" w:rsidR="00257D58" w:rsidRDefault="00257D58" w:rsidP="00257D58">
            <w:pPr>
              <w:pStyle w:val="XML1"/>
              <w:rPr>
                <w:del w:id="2057" w:author="aas" w:date="2013-10-14T02:06:00Z"/>
              </w:rPr>
            </w:pPr>
            <w:del w:id="2058" w:author="aas" w:date="2013-10-14T02:06:00Z">
              <w:r>
                <w:delText xml:space="preserve">                  'data</w:delText>
              </w:r>
              <w:r>
                <w:rPr>
                  <w:rFonts w:ascii="MS Mincho" w:eastAsia="MS Mincho" w:hAnsi="MS Mincho" w:cs="MS Mincho" w:hint="eastAsia"/>
                </w:rPr>
                <w:delText>‑</w:delText>
              </w:r>
              <w:r>
                <w:delText>exists' error is returned.</w:delText>
              </w:r>
            </w:del>
          </w:p>
          <w:p w14:paraId="7FD759EF" w14:textId="77777777" w:rsidR="00257D58" w:rsidRDefault="00257D58" w:rsidP="00257D58">
            <w:pPr>
              <w:pStyle w:val="XML1"/>
              <w:rPr>
                <w:del w:id="2059" w:author="aas" w:date="2013-10-14T02:06:00Z"/>
              </w:rPr>
            </w:pPr>
            <w:del w:id="2060" w:author="aas" w:date="2013-10-14T02:06:00Z">
              <w:r>
                <w:delText xml:space="preserve">                  * If the operation is 'delete', the element is deleted if</w:delText>
              </w:r>
            </w:del>
          </w:p>
          <w:p w14:paraId="03A216D2" w14:textId="77777777" w:rsidR="00257D58" w:rsidRDefault="00257D58" w:rsidP="00257D58">
            <w:pPr>
              <w:pStyle w:val="XML1"/>
              <w:rPr>
                <w:del w:id="2061" w:author="aas" w:date="2013-10-14T02:06:00Z"/>
              </w:rPr>
            </w:pPr>
            <w:del w:id="2062" w:author="aas" w:date="2013-10-14T02:06:00Z">
              <w:r>
                <w:delText xml:space="preserve">                  it exists. If the element does not exist, a </w:delText>
              </w:r>
            </w:del>
          </w:p>
          <w:p w14:paraId="7C522677" w14:textId="77777777" w:rsidR="00257D58" w:rsidRDefault="00257D58" w:rsidP="00257D58">
            <w:pPr>
              <w:pStyle w:val="XML1"/>
              <w:rPr>
                <w:del w:id="2063" w:author="aas" w:date="2013-10-14T02:06:00Z"/>
              </w:rPr>
            </w:pPr>
            <w:del w:id="2064" w:author="aas" w:date="2013-10-14T02:06:00Z">
              <w:r>
                <w:delText xml:space="preserve">                  'data</w:delText>
              </w:r>
              <w:r>
                <w:rPr>
                  <w:rFonts w:ascii="MS Mincho" w:eastAsia="MS Mincho" w:hAnsi="MS Mincho" w:cs="MS Mincho" w:hint="eastAsia"/>
                </w:rPr>
                <w:delText>‑</w:delText>
              </w:r>
              <w:r>
                <w:delText>missing' error is returned.</w:delText>
              </w:r>
            </w:del>
          </w:p>
          <w:p w14:paraId="769A9B90" w14:textId="77777777" w:rsidR="00257D58" w:rsidRDefault="00257D58" w:rsidP="00257D58">
            <w:pPr>
              <w:pStyle w:val="XML1"/>
              <w:rPr>
                <w:del w:id="2065" w:author="aas" w:date="2013-10-14T02:06:00Z"/>
              </w:rPr>
            </w:pPr>
            <w:del w:id="2066" w:author="aas" w:date="2013-10-14T02:06:00Z">
              <w:r>
                <w:delText xml:space="preserve">                &lt;/xs:documentation&gt;</w:delText>
              </w:r>
            </w:del>
          </w:p>
          <w:p w14:paraId="244ED8BA" w14:textId="77777777" w:rsidR="00257D58" w:rsidRDefault="00257D58" w:rsidP="00257D58">
            <w:pPr>
              <w:pStyle w:val="XML1"/>
              <w:rPr>
                <w:del w:id="2067" w:author="aas" w:date="2013-10-14T02:06:00Z"/>
              </w:rPr>
            </w:pPr>
            <w:del w:id="2068" w:author="aas" w:date="2013-10-14T02:06:00Z">
              <w:r>
                <w:delText xml:space="preserve">              &lt;/xs:annotation&gt;</w:delText>
              </w:r>
            </w:del>
          </w:p>
          <w:p w14:paraId="7FDD2352" w14:textId="77777777" w:rsidR="00257D58" w:rsidRDefault="00257D58" w:rsidP="00257D58">
            <w:pPr>
              <w:pStyle w:val="XML1"/>
              <w:rPr>
                <w:del w:id="2069" w:author="aas" w:date="2013-10-14T02:06:00Z"/>
              </w:rPr>
            </w:pPr>
            <w:del w:id="2070" w:author="aas" w:date="2013-10-14T02:06:00Z">
              <w:r>
                <w:delText xml:space="preserve">              &lt;xs:complexType&gt;</w:delText>
              </w:r>
            </w:del>
          </w:p>
          <w:p w14:paraId="61A0F321" w14:textId="77777777" w:rsidR="00257D58" w:rsidRDefault="00257D58" w:rsidP="00257D58">
            <w:pPr>
              <w:pStyle w:val="XML1"/>
              <w:rPr>
                <w:del w:id="2071" w:author="aas" w:date="2013-10-14T02:06:00Z"/>
              </w:rPr>
            </w:pPr>
            <w:del w:id="2072" w:author="aas" w:date="2013-10-14T02:06:00Z">
              <w:r>
                <w:delText xml:space="preserve">                &lt;xs:sequence&gt;</w:delText>
              </w:r>
            </w:del>
          </w:p>
          <w:p w14:paraId="769C1A04" w14:textId="77777777" w:rsidR="00257D58" w:rsidRDefault="00257D58" w:rsidP="00257D58">
            <w:pPr>
              <w:pStyle w:val="XML1"/>
              <w:rPr>
                <w:del w:id="2073" w:author="aas" w:date="2013-10-14T02:06:00Z"/>
              </w:rPr>
            </w:pPr>
            <w:del w:id="2074" w:author="aas" w:date="2013-10-14T02:06:00Z">
              <w:r>
                <w:delText xml:space="preserve">                  &lt;xs:group ref="OFControllerType"/&gt;</w:delText>
              </w:r>
            </w:del>
          </w:p>
          <w:p w14:paraId="5D9F1445" w14:textId="77777777" w:rsidR="00257D58" w:rsidRDefault="00257D58" w:rsidP="00257D58">
            <w:pPr>
              <w:pStyle w:val="XML1"/>
              <w:rPr>
                <w:del w:id="2075" w:author="aas" w:date="2013-10-14T02:06:00Z"/>
              </w:rPr>
            </w:pPr>
            <w:del w:id="2076" w:author="aas" w:date="2013-10-14T02:06:00Z">
              <w:r>
                <w:delText xml:space="preserve">                &lt;/xs:sequence&gt;</w:delText>
              </w:r>
            </w:del>
          </w:p>
          <w:p w14:paraId="3AD98EFB" w14:textId="77777777" w:rsidR="00257D58" w:rsidRDefault="00257D58" w:rsidP="00257D58">
            <w:pPr>
              <w:pStyle w:val="XML1"/>
              <w:rPr>
                <w:del w:id="2077" w:author="aas" w:date="2013-10-14T02:06:00Z"/>
              </w:rPr>
            </w:pPr>
            <w:del w:id="2078" w:author="aas" w:date="2013-10-14T02:06:00Z">
              <w:r>
                <w:delText xml:space="preserve">              &lt;/xs:complexType&gt;</w:delText>
              </w:r>
            </w:del>
          </w:p>
          <w:p w14:paraId="474F0CF3" w14:textId="77777777" w:rsidR="00257D58" w:rsidRDefault="00257D58" w:rsidP="00257D58">
            <w:pPr>
              <w:pStyle w:val="XML1"/>
              <w:rPr>
                <w:del w:id="2079" w:author="aas" w:date="2013-10-14T02:06:00Z"/>
              </w:rPr>
            </w:pPr>
            <w:del w:id="2080" w:author="aas" w:date="2013-10-14T02:06:00Z">
              <w:r>
                <w:delText xml:space="preserve">            &lt;/xs:element&gt;</w:delText>
              </w:r>
            </w:del>
          </w:p>
          <w:p w14:paraId="3EB090FB" w14:textId="77777777" w:rsidR="00257D58" w:rsidRDefault="00257D58" w:rsidP="00257D58">
            <w:pPr>
              <w:pStyle w:val="XML1"/>
              <w:rPr>
                <w:del w:id="2081" w:author="aas" w:date="2013-10-14T02:06:00Z"/>
              </w:rPr>
            </w:pPr>
            <w:del w:id="2082" w:author="aas" w:date="2013-10-14T02:06:00Z">
              <w:r>
                <w:delText xml:space="preserve">          &lt;/xs:sequence&gt;</w:delText>
              </w:r>
            </w:del>
          </w:p>
          <w:p w14:paraId="16B6CAB2" w14:textId="77777777" w:rsidR="00257D58" w:rsidRDefault="00257D58" w:rsidP="00257D58">
            <w:pPr>
              <w:pStyle w:val="XML1"/>
              <w:rPr>
                <w:del w:id="2083" w:author="aas" w:date="2013-10-14T02:06:00Z"/>
              </w:rPr>
            </w:pPr>
            <w:del w:id="2084" w:author="aas" w:date="2013-10-14T02:06:00Z">
              <w:r>
                <w:delText xml:space="preserve">        &lt;/xs:complexType&gt;</w:delText>
              </w:r>
            </w:del>
          </w:p>
          <w:p w14:paraId="7D8ADC83" w14:textId="77777777" w:rsidR="00257D58" w:rsidRDefault="00257D58" w:rsidP="00257D58">
            <w:pPr>
              <w:pStyle w:val="XML1"/>
              <w:rPr>
                <w:del w:id="2085" w:author="aas" w:date="2013-10-14T02:06:00Z"/>
              </w:rPr>
            </w:pPr>
            <w:del w:id="2086" w:author="aas" w:date="2013-10-14T02:06:00Z">
              <w:r>
                <w:delText xml:space="preserve">        &lt;xs:key name="key_controllers_controller"&gt;</w:delText>
              </w:r>
            </w:del>
          </w:p>
          <w:p w14:paraId="533A833A" w14:textId="77777777" w:rsidR="00257D58" w:rsidRDefault="00257D58" w:rsidP="00257D58">
            <w:pPr>
              <w:pStyle w:val="XML1"/>
              <w:rPr>
                <w:del w:id="2087" w:author="aas" w:date="2013-10-14T02:06:00Z"/>
              </w:rPr>
            </w:pPr>
            <w:del w:id="2088" w:author="aas" w:date="2013-10-14T02:06:00Z">
              <w:r>
                <w:delText xml:space="preserve">          &lt;xs:selector xpath="of11-config:controller"/&gt;</w:delText>
              </w:r>
            </w:del>
          </w:p>
          <w:p w14:paraId="06C928CE" w14:textId="77777777" w:rsidR="00257D58" w:rsidRDefault="00257D58" w:rsidP="00257D58">
            <w:pPr>
              <w:pStyle w:val="XML1"/>
              <w:rPr>
                <w:del w:id="2089" w:author="aas" w:date="2013-10-14T02:06:00Z"/>
              </w:rPr>
            </w:pPr>
            <w:del w:id="2090" w:author="aas" w:date="2013-10-14T02:06:00Z">
              <w:r>
                <w:delText xml:space="preserve">          &lt;xs:field xpath="of11-config:id"/&gt;</w:delText>
              </w:r>
            </w:del>
          </w:p>
          <w:p w14:paraId="6E2F2D6A" w14:textId="77777777" w:rsidR="00257D58" w:rsidRDefault="00257D58" w:rsidP="00257D58">
            <w:pPr>
              <w:pStyle w:val="XML1"/>
              <w:rPr>
                <w:del w:id="2091" w:author="aas" w:date="2013-10-14T02:06:00Z"/>
              </w:rPr>
            </w:pPr>
            <w:del w:id="2092" w:author="aas" w:date="2013-10-14T02:06:00Z">
              <w:r>
                <w:delText xml:space="preserve">        &lt;/xs:key&gt;</w:delText>
              </w:r>
            </w:del>
          </w:p>
          <w:p w14:paraId="22EE3FC2" w14:textId="77777777" w:rsidR="00257D58" w:rsidRDefault="00257D58" w:rsidP="00257D58">
            <w:pPr>
              <w:pStyle w:val="XML1"/>
              <w:rPr>
                <w:del w:id="2093" w:author="aas" w:date="2013-10-14T02:06:00Z"/>
              </w:rPr>
            </w:pPr>
            <w:del w:id="2094" w:author="aas" w:date="2013-10-14T02:06:00Z">
              <w:r>
                <w:delText xml:space="preserve">      &lt;/xs:element&gt;</w:delText>
              </w:r>
            </w:del>
          </w:p>
          <w:p w14:paraId="2910BFE2" w14:textId="77777777" w:rsidR="00257D58" w:rsidRDefault="00257D58" w:rsidP="00257D58">
            <w:pPr>
              <w:pStyle w:val="XML1"/>
              <w:rPr>
                <w:del w:id="2095" w:author="aas" w:date="2013-10-14T02:06:00Z"/>
              </w:rPr>
            </w:pPr>
            <w:del w:id="2096" w:author="aas" w:date="2013-10-14T02:06:00Z">
              <w:r>
                <w:delText xml:space="preserve">      &lt;xs:element name="resources"&gt;</w:delText>
              </w:r>
            </w:del>
          </w:p>
          <w:p w14:paraId="029E02BE" w14:textId="77777777" w:rsidR="00257D58" w:rsidRDefault="00257D58" w:rsidP="00257D58">
            <w:pPr>
              <w:pStyle w:val="XML1"/>
              <w:rPr>
                <w:del w:id="2097" w:author="aas" w:date="2013-10-14T02:06:00Z"/>
              </w:rPr>
            </w:pPr>
            <w:del w:id="2098" w:author="aas" w:date="2013-10-14T02:06:00Z">
              <w:r>
                <w:delText xml:space="preserve">        &lt;xs:annotation&gt;</w:delText>
              </w:r>
            </w:del>
          </w:p>
          <w:p w14:paraId="02DBEB00" w14:textId="77777777" w:rsidR="00257D58" w:rsidRDefault="00257D58" w:rsidP="00257D58">
            <w:pPr>
              <w:pStyle w:val="XML1"/>
              <w:rPr>
                <w:del w:id="2099" w:author="aas" w:date="2013-10-14T02:06:00Z"/>
              </w:rPr>
            </w:pPr>
            <w:del w:id="2100" w:author="aas" w:date="2013-10-14T02:06:00Z">
              <w:r>
                <w:delText xml:space="preserve">          &lt;xs:documentation&gt;</w:delText>
              </w:r>
            </w:del>
          </w:p>
          <w:p w14:paraId="49D3066A" w14:textId="77777777" w:rsidR="00257D58" w:rsidRDefault="00257D58" w:rsidP="00257D58">
            <w:pPr>
              <w:pStyle w:val="XML1"/>
              <w:rPr>
                <w:del w:id="2101" w:author="aas" w:date="2013-10-14T02:06:00Z"/>
              </w:rPr>
            </w:pPr>
            <w:del w:id="2102" w:author="aas" w:date="2013-10-14T02:06:00Z">
              <w:r>
                <w:delText xml:space="preserve">            The list of identifiers of all resources of the</w:delText>
              </w:r>
            </w:del>
          </w:p>
          <w:p w14:paraId="3FA9EFD0" w14:textId="77777777" w:rsidR="00257D58" w:rsidRDefault="00257D58" w:rsidP="00257D58">
            <w:pPr>
              <w:pStyle w:val="XML1"/>
              <w:rPr>
                <w:del w:id="2103" w:author="aas" w:date="2013-10-14T02:06:00Z"/>
              </w:rPr>
            </w:pPr>
            <w:del w:id="2104" w:author="aas" w:date="2013-10-14T02:06:00Z">
              <w:r>
                <w:delText xml:space="preserve">            OpenFlow Capable Switch that the OpenFlow Logical Switch</w:delText>
              </w:r>
            </w:del>
          </w:p>
          <w:p w14:paraId="7561D28E" w14:textId="77777777" w:rsidR="00257D58" w:rsidRDefault="00257D58" w:rsidP="00257D58">
            <w:pPr>
              <w:pStyle w:val="XML1"/>
              <w:rPr>
                <w:del w:id="2105" w:author="aas" w:date="2013-10-14T02:06:00Z"/>
              </w:rPr>
            </w:pPr>
            <w:del w:id="2106" w:author="aas" w:date="2013-10-14T02:06:00Z">
              <w:r>
                <w:delText xml:space="preserve">            has exclusive or non-exclusive access to.  A resource is </w:delText>
              </w:r>
            </w:del>
          </w:p>
          <w:p w14:paraId="44D7832D" w14:textId="77777777" w:rsidR="00257D58" w:rsidRDefault="00257D58" w:rsidP="00257D58">
            <w:pPr>
              <w:pStyle w:val="XML1"/>
              <w:rPr>
                <w:del w:id="2107" w:author="aas" w:date="2013-10-14T02:06:00Z"/>
              </w:rPr>
            </w:pPr>
            <w:del w:id="2108" w:author="aas" w:date="2013-10-14T02:06:00Z">
              <w:r>
                <w:delText xml:space="preserve">            identified by the value of its resource-identifier element.</w:delText>
              </w:r>
            </w:del>
          </w:p>
          <w:p w14:paraId="1AD03D47" w14:textId="77777777" w:rsidR="00257D58" w:rsidRDefault="00257D58" w:rsidP="00257D58">
            <w:pPr>
              <w:pStyle w:val="XML1"/>
              <w:rPr>
                <w:del w:id="2109" w:author="aas" w:date="2013-10-14T02:06:00Z"/>
              </w:rPr>
            </w:pPr>
            <w:del w:id="2110" w:author="aas" w:date="2013-10-14T02:06:00Z">
              <w:r>
                <w:delText xml:space="preserve">            For each resource identifier value in this list, there MUST</w:delText>
              </w:r>
            </w:del>
          </w:p>
          <w:p w14:paraId="41CB7DCC" w14:textId="77777777" w:rsidR="00257D58" w:rsidRDefault="00257D58" w:rsidP="00257D58">
            <w:pPr>
              <w:pStyle w:val="XML1"/>
              <w:rPr>
                <w:del w:id="2111" w:author="aas" w:date="2013-10-14T02:06:00Z"/>
              </w:rPr>
            </w:pPr>
            <w:del w:id="2112" w:author="aas" w:date="2013-10-14T02:06:00Z">
              <w:r>
                <w:delText xml:space="preserve">            be an element with a matching resource identifier value in </w:delText>
              </w:r>
            </w:del>
          </w:p>
          <w:p w14:paraId="36A5CD02" w14:textId="77777777" w:rsidR="00257D58" w:rsidRDefault="00257D58" w:rsidP="00257D58">
            <w:pPr>
              <w:pStyle w:val="XML1"/>
              <w:rPr>
                <w:del w:id="2113" w:author="aas" w:date="2013-10-14T02:06:00Z"/>
              </w:rPr>
            </w:pPr>
            <w:del w:id="2114" w:author="aas" w:date="2013-10-14T02:06:00Z">
              <w:r>
                <w:delText xml:space="preserve">            the resources list of the OpenFlow Capable Switch.</w:delText>
              </w:r>
            </w:del>
          </w:p>
          <w:p w14:paraId="11B68DA9" w14:textId="77777777" w:rsidR="00257D58" w:rsidRDefault="00257D58" w:rsidP="00257D58">
            <w:pPr>
              <w:pStyle w:val="XML1"/>
              <w:rPr>
                <w:del w:id="2115" w:author="aas" w:date="2013-10-14T02:06:00Z"/>
              </w:rPr>
            </w:pPr>
            <w:del w:id="2116" w:author="aas" w:date="2013-10-14T02:06:00Z">
              <w:r>
                <w:delText xml:space="preserve">                  </w:delText>
              </w:r>
            </w:del>
          </w:p>
          <w:p w14:paraId="23654E42" w14:textId="77777777" w:rsidR="00257D58" w:rsidRDefault="00257D58" w:rsidP="00257D58">
            <w:pPr>
              <w:pStyle w:val="XML1"/>
              <w:rPr>
                <w:del w:id="2117" w:author="aas" w:date="2013-10-14T02:06:00Z"/>
              </w:rPr>
            </w:pPr>
            <w:del w:id="2118" w:author="aas" w:date="2013-10-14T02:06:00Z">
              <w:r>
                <w:delText xml:space="preserve">            Identifiers of this list are contained in elements</w:delText>
              </w:r>
            </w:del>
          </w:p>
          <w:p w14:paraId="007806DB" w14:textId="77777777" w:rsidR="00257D58" w:rsidRDefault="00257D58" w:rsidP="00257D58">
            <w:pPr>
              <w:pStyle w:val="XML1"/>
              <w:rPr>
                <w:del w:id="2119" w:author="aas" w:date="2013-10-14T02:06:00Z"/>
              </w:rPr>
            </w:pPr>
            <w:del w:id="2120" w:author="aas" w:date="2013-10-14T02:06:00Z">
              <w:r>
                <w:delText xml:space="preserve">            indicating the type of resource: 'port', 'queue',</w:delText>
              </w:r>
            </w:del>
          </w:p>
          <w:p w14:paraId="17ABC0F9" w14:textId="77777777" w:rsidR="00257D58" w:rsidRDefault="00257D58" w:rsidP="00257D58">
            <w:pPr>
              <w:pStyle w:val="XML1"/>
              <w:rPr>
                <w:del w:id="2121" w:author="aas" w:date="2013-10-14T02:06:00Z"/>
              </w:rPr>
            </w:pPr>
            <w:del w:id="2122" w:author="aas" w:date="2013-10-14T02:06:00Z">
              <w:r>
                <w:delText xml:space="preserve">            'certificate', or 'flow-table'.  Depending on the type,</w:delText>
              </w:r>
            </w:del>
          </w:p>
          <w:p w14:paraId="3316D9E4" w14:textId="77777777" w:rsidR="00257D58" w:rsidRDefault="00257D58" w:rsidP="00257D58">
            <w:pPr>
              <w:pStyle w:val="XML1"/>
              <w:rPr>
                <w:del w:id="2123" w:author="aas" w:date="2013-10-14T02:06:00Z"/>
              </w:rPr>
            </w:pPr>
            <w:del w:id="2124" w:author="aas" w:date="2013-10-14T02:06:00Z">
              <w:r>
                <w:delText xml:space="preserve">            different constraints apply.  These are specified in</w:delText>
              </w:r>
            </w:del>
          </w:p>
          <w:p w14:paraId="0EB1BF1C" w14:textId="77777777" w:rsidR="00257D58" w:rsidRDefault="00257D58" w:rsidP="00257D58">
            <w:pPr>
              <w:pStyle w:val="XML1"/>
              <w:rPr>
                <w:del w:id="2125" w:author="aas" w:date="2013-10-14T02:06:00Z"/>
              </w:rPr>
            </w:pPr>
            <w:del w:id="2126" w:author="aas" w:date="2013-10-14T02:06:00Z">
              <w:r>
                <w:delText xml:space="preserve">            separate descriptions per type.</w:delText>
              </w:r>
            </w:del>
          </w:p>
          <w:p w14:paraId="53FD44A3" w14:textId="77777777" w:rsidR="00257D58" w:rsidRDefault="00257D58" w:rsidP="00257D58">
            <w:pPr>
              <w:pStyle w:val="XML1"/>
              <w:rPr>
                <w:del w:id="2127" w:author="aas" w:date="2013-10-14T02:06:00Z"/>
              </w:rPr>
            </w:pPr>
          </w:p>
          <w:p w14:paraId="363F10E5" w14:textId="77777777" w:rsidR="0079721D" w:rsidRDefault="00257D58">
            <w:pPr>
              <w:pStyle w:val="XML1"/>
              <w:rPr>
                <w:del w:id="2128" w:author="aas" w:date="2013-10-14T02:06:00Z"/>
              </w:rPr>
            </w:pPr>
            <w:del w:id="2129" w:author="aas" w:date="2013-10-14T02:06:00Z">
              <w:r>
                <w:delText xml:space="preserve">            </w:delText>
              </w:r>
              <w:r w:rsidR="00560EE0">
                <w:delText>T</w:delText>
              </w:r>
              <w:r>
                <w:delText xml:space="preserve">he elements in this lists </w:delText>
              </w:r>
              <w:r w:rsidR="00560EE0">
                <w:delText xml:space="preserve">can be created, deleted or modified </w:delText>
              </w:r>
            </w:del>
          </w:p>
          <w:p w14:paraId="2C780419" w14:textId="77777777" w:rsidR="0079721D" w:rsidRDefault="0079721D">
            <w:pPr>
              <w:pStyle w:val="XML1"/>
              <w:rPr>
                <w:del w:id="2130" w:author="aas" w:date="2013-10-14T02:06:00Z"/>
              </w:rPr>
            </w:pPr>
            <w:del w:id="2131" w:author="aas" w:date="2013-10-14T02:06:00Z">
              <w:r>
                <w:delText xml:space="preserve">            </w:delText>
              </w:r>
              <w:r w:rsidR="00560EE0">
                <w:delText xml:space="preserve">by NETCONF </w:delText>
              </w:r>
              <w:r>
                <w:delText>&amp;lt;create&amp;gt;, &amp;lt;delete&amp;gt;</w:delText>
              </w:r>
              <w:r w:rsidR="00560EE0">
                <w:delText xml:space="preserve">  and </w:delText>
              </w:r>
              <w:r>
                <w:delText xml:space="preserve">                        </w:delText>
              </w:r>
              <w:r w:rsidR="00560EE0">
                <w:delText>&amp;lt;edit-</w:delText>
              </w:r>
              <w:r>
                <w:delText xml:space="preserve">config&amp;gt; operations. They </w:delText>
              </w:r>
              <w:r w:rsidR="00257D58">
                <w:delText>can</w:delText>
              </w:r>
              <w:r w:rsidR="00560EE0">
                <w:delText xml:space="preserve"> </w:delText>
              </w:r>
              <w:r w:rsidR="00257D58">
                <w:delText xml:space="preserve">be retrieved by NETCONF </w:delText>
              </w:r>
            </w:del>
          </w:p>
          <w:p w14:paraId="134203EF" w14:textId="77777777" w:rsidR="00257D58" w:rsidRDefault="0079721D">
            <w:pPr>
              <w:pStyle w:val="XML1"/>
              <w:rPr>
                <w:del w:id="2132" w:author="aas" w:date="2013-10-14T02:06:00Z"/>
              </w:rPr>
            </w:pPr>
            <w:del w:id="2133" w:author="aas" w:date="2013-10-14T02:06:00Z">
              <w:r>
                <w:delText xml:space="preserve">            </w:delText>
              </w:r>
              <w:r w:rsidR="00257D58">
                <w:delText>&amp;lt;get&amp;gt; or &amp;lt;get-config&amp;gt;</w:delText>
              </w:r>
            </w:del>
          </w:p>
          <w:p w14:paraId="669D9AEC" w14:textId="77777777" w:rsidR="00257D58" w:rsidRDefault="00257D58">
            <w:pPr>
              <w:pStyle w:val="XML1"/>
              <w:rPr>
                <w:del w:id="2134" w:author="aas" w:date="2013-10-14T02:06:00Z"/>
              </w:rPr>
            </w:pPr>
            <w:del w:id="2135" w:author="aas" w:date="2013-10-14T02:06:00Z">
              <w:r>
                <w:delText xml:space="preserve">            operations. </w:delText>
              </w:r>
            </w:del>
          </w:p>
          <w:p w14:paraId="474D4B4A" w14:textId="77777777" w:rsidR="00257D58" w:rsidRDefault="00257D58" w:rsidP="00257D58">
            <w:pPr>
              <w:pStyle w:val="XML1"/>
              <w:rPr>
                <w:del w:id="2136" w:author="aas" w:date="2013-10-14T02:06:00Z"/>
              </w:rPr>
            </w:pPr>
            <w:del w:id="2137" w:author="aas" w:date="2013-10-14T02:06:00Z">
              <w:r>
                <w:delText xml:space="preserve">          &lt;/xs:documentation&gt;</w:delText>
              </w:r>
            </w:del>
          </w:p>
          <w:p w14:paraId="7B4E43E0" w14:textId="77777777" w:rsidR="00257D58" w:rsidRDefault="00257D58" w:rsidP="00257D58">
            <w:pPr>
              <w:pStyle w:val="XML1"/>
              <w:rPr>
                <w:del w:id="2138" w:author="aas" w:date="2013-10-14T02:06:00Z"/>
              </w:rPr>
            </w:pPr>
            <w:del w:id="2139" w:author="aas" w:date="2013-10-14T02:06:00Z">
              <w:r>
                <w:delText xml:space="preserve">        &lt;/xs:annotation&gt;</w:delText>
              </w:r>
            </w:del>
          </w:p>
          <w:p w14:paraId="048EDB18" w14:textId="77777777" w:rsidR="00257D58" w:rsidRDefault="00257D58" w:rsidP="00257D58">
            <w:pPr>
              <w:pStyle w:val="XML1"/>
              <w:rPr>
                <w:del w:id="2140" w:author="aas" w:date="2013-10-14T02:06:00Z"/>
              </w:rPr>
            </w:pPr>
            <w:del w:id="2141" w:author="aas" w:date="2013-10-14T02:06:00Z">
              <w:r>
                <w:delText xml:space="preserve">        &lt;xs:complexType&gt;</w:delText>
              </w:r>
            </w:del>
          </w:p>
          <w:p w14:paraId="7777DECA" w14:textId="77777777" w:rsidR="00257D58" w:rsidRDefault="00257D58" w:rsidP="00257D58">
            <w:pPr>
              <w:pStyle w:val="XML1"/>
              <w:rPr>
                <w:del w:id="2142" w:author="aas" w:date="2013-10-14T02:06:00Z"/>
              </w:rPr>
            </w:pPr>
            <w:del w:id="2143" w:author="aas" w:date="2013-10-14T02:06:00Z">
              <w:r>
                <w:delText xml:space="preserve">          &lt;xs:sequence&gt;</w:delText>
              </w:r>
            </w:del>
          </w:p>
          <w:p w14:paraId="4CAAD8A1" w14:textId="77777777" w:rsidR="00257D58" w:rsidRDefault="00257D58" w:rsidP="00257D58">
            <w:pPr>
              <w:pStyle w:val="XML1"/>
              <w:rPr>
                <w:del w:id="2144" w:author="aas" w:date="2013-10-14T02:06:00Z"/>
              </w:rPr>
            </w:pPr>
            <w:del w:id="2145" w:author="aas" w:date="2013-10-14T02:06:00Z">
              <w:r>
                <w:delText xml:space="preserve">            &lt;xs:element name="port" minOccurs="0" maxOccurs="unbounded"&gt;</w:delText>
              </w:r>
            </w:del>
          </w:p>
          <w:p w14:paraId="51456C08" w14:textId="77777777" w:rsidR="00257D58" w:rsidRDefault="00257D58" w:rsidP="00257D58">
            <w:pPr>
              <w:pStyle w:val="XML1"/>
              <w:rPr>
                <w:del w:id="2146" w:author="aas" w:date="2013-10-14T02:06:00Z"/>
              </w:rPr>
            </w:pPr>
            <w:del w:id="2147" w:author="aas" w:date="2013-10-14T02:06:00Z">
              <w:r>
                <w:delText xml:space="preserve">              &lt;xs:annotation&gt;</w:delText>
              </w:r>
            </w:del>
          </w:p>
          <w:p w14:paraId="6F4E5D0C" w14:textId="77777777" w:rsidR="00257D58" w:rsidRDefault="00257D58" w:rsidP="00257D58">
            <w:pPr>
              <w:pStyle w:val="XML1"/>
              <w:rPr>
                <w:del w:id="2148" w:author="aas" w:date="2013-10-14T02:06:00Z"/>
              </w:rPr>
            </w:pPr>
            <w:del w:id="2149" w:author="aas" w:date="2013-10-14T02:06:00Z">
              <w:r>
                <w:delText xml:space="preserve">                &lt;xs:documentation&gt;</w:delText>
              </w:r>
            </w:del>
          </w:p>
          <w:p w14:paraId="2C549603" w14:textId="77777777" w:rsidR="00257D58" w:rsidRDefault="00257D58" w:rsidP="00257D58">
            <w:pPr>
              <w:pStyle w:val="XML1"/>
              <w:rPr>
                <w:del w:id="2150" w:author="aas" w:date="2013-10-14T02:06:00Z"/>
              </w:rPr>
            </w:pPr>
            <w:del w:id="2151" w:author="aas" w:date="2013-10-14T02:06:00Z">
              <w:r>
                <w:delText xml:space="preserve">                  A resource identifier of a port of the </w:delText>
              </w:r>
            </w:del>
          </w:p>
          <w:p w14:paraId="440BC649" w14:textId="77777777" w:rsidR="00257D58" w:rsidRDefault="00257D58" w:rsidP="00257D58">
            <w:pPr>
              <w:pStyle w:val="XML1"/>
              <w:rPr>
                <w:del w:id="2152" w:author="aas" w:date="2013-10-14T02:06:00Z"/>
              </w:rPr>
            </w:pPr>
            <w:del w:id="2153" w:author="aas" w:date="2013-10-14T02:06:00Z">
              <w:r>
                <w:delText xml:space="preserve">                  OpenFlow Capable Switch that the OpenFlow Logical Switch</w:delText>
              </w:r>
            </w:del>
          </w:p>
          <w:p w14:paraId="12C2A627" w14:textId="77777777" w:rsidR="00257D58" w:rsidRDefault="00257D58" w:rsidP="00257D58">
            <w:pPr>
              <w:pStyle w:val="XML1"/>
              <w:rPr>
                <w:del w:id="2154" w:author="aas" w:date="2013-10-14T02:06:00Z"/>
              </w:rPr>
            </w:pPr>
            <w:del w:id="2155" w:author="aas" w:date="2013-10-14T02:06:00Z">
              <w:r>
                <w:delText xml:space="preserve">                  has exclusive access to.</w:delText>
              </w:r>
            </w:del>
          </w:p>
          <w:p w14:paraId="506CF285" w14:textId="77777777" w:rsidR="00257D58" w:rsidRDefault="00257D58" w:rsidP="00257D58">
            <w:pPr>
              <w:pStyle w:val="XML1"/>
              <w:rPr>
                <w:del w:id="2156" w:author="aas" w:date="2013-10-14T02:06:00Z"/>
              </w:rPr>
            </w:pPr>
          </w:p>
          <w:p w14:paraId="7EA0B5AC" w14:textId="77777777" w:rsidR="00257D58" w:rsidRDefault="00257D58" w:rsidP="00257D58">
            <w:pPr>
              <w:pStyle w:val="XML1"/>
              <w:rPr>
                <w:del w:id="2157" w:author="aas" w:date="2013-10-14T02:06:00Z"/>
              </w:rPr>
            </w:pPr>
            <w:del w:id="2158" w:author="aas" w:date="2013-10-14T02:06:00Z">
              <w:r>
                <w:delText xml:space="preserve">                  The elements in this list MUST refer to elements at the</w:delText>
              </w:r>
            </w:del>
          </w:p>
          <w:p w14:paraId="7666941F" w14:textId="77777777" w:rsidR="00257D58" w:rsidRDefault="00257D58" w:rsidP="00257D58">
            <w:pPr>
              <w:pStyle w:val="XML1"/>
              <w:rPr>
                <w:del w:id="2159" w:author="aas" w:date="2013-10-14T02:06:00Z"/>
              </w:rPr>
            </w:pPr>
            <w:del w:id="2160" w:author="aas" w:date="2013-10-14T02:06:00Z">
              <w:r>
                <w:delText xml:space="preserve">                  following path:</w:delText>
              </w:r>
            </w:del>
          </w:p>
          <w:p w14:paraId="584D6737" w14:textId="77777777" w:rsidR="00257D58" w:rsidRDefault="00257D58" w:rsidP="00257D58">
            <w:pPr>
              <w:pStyle w:val="XML1"/>
              <w:rPr>
                <w:del w:id="2161" w:author="aas" w:date="2013-10-14T02:06:00Z"/>
              </w:rPr>
            </w:pPr>
            <w:del w:id="2162" w:author="aas" w:date="2013-10-14T02:06:00Z">
              <w:r>
                <w:delText xml:space="preserve">                  /capable-switch/resources/port/resource-id</w:delText>
              </w:r>
            </w:del>
          </w:p>
          <w:p w14:paraId="2C7D8FDC" w14:textId="77777777" w:rsidR="00257D58" w:rsidRDefault="00257D58" w:rsidP="00257D58">
            <w:pPr>
              <w:pStyle w:val="XML1"/>
              <w:rPr>
                <w:del w:id="2163" w:author="aas" w:date="2013-10-14T02:06:00Z"/>
              </w:rPr>
            </w:pPr>
          </w:p>
          <w:p w14:paraId="6804AD75" w14:textId="77777777" w:rsidR="00257D58" w:rsidRDefault="00257D58" w:rsidP="00257D58">
            <w:pPr>
              <w:pStyle w:val="XML1"/>
              <w:rPr>
                <w:del w:id="2164" w:author="aas" w:date="2013-10-14T02:06:00Z"/>
              </w:rPr>
            </w:pPr>
            <w:del w:id="2165" w:author="aas" w:date="2013-10-14T02:06:00Z">
              <w:r>
                <w:delText xml:space="preserve">                  Elements in this list MUST be unique. This means each</w:delText>
              </w:r>
            </w:del>
          </w:p>
          <w:p w14:paraId="167F46BC" w14:textId="77777777" w:rsidR="00257D58" w:rsidRDefault="00257D58" w:rsidP="00257D58">
            <w:pPr>
              <w:pStyle w:val="XML1"/>
              <w:rPr>
                <w:del w:id="2166" w:author="aas" w:date="2013-10-14T02:06:00Z"/>
              </w:rPr>
            </w:pPr>
            <w:del w:id="2167" w:author="aas" w:date="2013-10-14T02:06:00Z">
              <w:r>
                <w:delText xml:space="preserve">                  port element can only be referenced once.</w:delText>
              </w:r>
            </w:del>
          </w:p>
          <w:p w14:paraId="2BC95CFC" w14:textId="77777777" w:rsidR="00257D58" w:rsidRDefault="00257D58" w:rsidP="00257D58">
            <w:pPr>
              <w:pStyle w:val="XML1"/>
              <w:rPr>
                <w:del w:id="2168" w:author="aas" w:date="2013-10-14T02:06:00Z"/>
              </w:rPr>
            </w:pPr>
            <w:del w:id="2169" w:author="aas" w:date="2013-10-14T02:06:00Z">
              <w:r>
                <w:delText xml:space="preserve">                &lt;/xs:documentation&gt;</w:delText>
              </w:r>
            </w:del>
          </w:p>
          <w:p w14:paraId="6700FC59" w14:textId="77777777" w:rsidR="00257D58" w:rsidRDefault="00257D58" w:rsidP="00257D58">
            <w:pPr>
              <w:pStyle w:val="XML1"/>
              <w:rPr>
                <w:del w:id="2170" w:author="aas" w:date="2013-10-14T02:06:00Z"/>
              </w:rPr>
            </w:pPr>
            <w:del w:id="2171" w:author="aas" w:date="2013-10-14T02:06:00Z">
              <w:r>
                <w:delText xml:space="preserve">              &lt;/xs:annotation&gt;</w:delText>
              </w:r>
            </w:del>
          </w:p>
          <w:p w14:paraId="2BDDC324" w14:textId="77777777" w:rsidR="00257D58" w:rsidRDefault="00257D58" w:rsidP="00257D58">
            <w:pPr>
              <w:pStyle w:val="XML1"/>
              <w:rPr>
                <w:del w:id="2172" w:author="aas" w:date="2013-10-14T02:06:00Z"/>
              </w:rPr>
            </w:pPr>
            <w:del w:id="2173" w:author="aas" w:date="2013-10-14T02:06:00Z">
              <w:r>
                <w:delText xml:space="preserve">              &lt;xs:simpleType&gt;</w:delText>
              </w:r>
            </w:del>
          </w:p>
          <w:p w14:paraId="759409A0" w14:textId="77777777" w:rsidR="00257D58" w:rsidRDefault="00257D58" w:rsidP="00257D58">
            <w:pPr>
              <w:pStyle w:val="XML1"/>
              <w:rPr>
                <w:del w:id="2174" w:author="aas" w:date="2013-10-14T02:06:00Z"/>
              </w:rPr>
            </w:pPr>
            <w:del w:id="2175" w:author="aas" w:date="2013-10-14T02:06:00Z">
              <w:r>
                <w:delText xml:space="preserve">                &lt;xs:restriction base="inet:uri"&gt;</w:delText>
              </w:r>
            </w:del>
          </w:p>
          <w:p w14:paraId="4B423F41" w14:textId="77777777" w:rsidR="00257D58" w:rsidRDefault="00257D58" w:rsidP="00257D58">
            <w:pPr>
              <w:pStyle w:val="XML1"/>
              <w:rPr>
                <w:del w:id="2176" w:author="aas" w:date="2013-10-14T02:06:00Z"/>
              </w:rPr>
            </w:pPr>
            <w:del w:id="2177" w:author="aas" w:date="2013-10-14T02:06:00Z">
              <w:r>
                <w:delText xml:space="preserve">                &lt;/xs:restriction&gt;</w:delText>
              </w:r>
            </w:del>
          </w:p>
          <w:p w14:paraId="47816B77" w14:textId="77777777" w:rsidR="00257D58" w:rsidRDefault="00257D58" w:rsidP="00257D58">
            <w:pPr>
              <w:pStyle w:val="XML1"/>
              <w:rPr>
                <w:del w:id="2178" w:author="aas" w:date="2013-10-14T02:06:00Z"/>
              </w:rPr>
            </w:pPr>
            <w:del w:id="2179" w:author="aas" w:date="2013-10-14T02:06:00Z">
              <w:r>
                <w:delText xml:space="preserve">              &lt;/xs:simpleType&gt;</w:delText>
              </w:r>
            </w:del>
          </w:p>
          <w:p w14:paraId="4B049FAD" w14:textId="77777777" w:rsidR="00257D58" w:rsidRDefault="00257D58" w:rsidP="00257D58">
            <w:pPr>
              <w:pStyle w:val="XML1"/>
              <w:rPr>
                <w:del w:id="2180" w:author="aas" w:date="2013-10-14T02:06:00Z"/>
              </w:rPr>
            </w:pPr>
            <w:del w:id="2181" w:author="aas" w:date="2013-10-14T02:06:00Z">
              <w:r>
                <w:delText xml:space="preserve">            &lt;/xs:element&gt;</w:delText>
              </w:r>
            </w:del>
          </w:p>
          <w:p w14:paraId="0B6E9BD3" w14:textId="77777777" w:rsidR="00257D58" w:rsidRDefault="00257D58" w:rsidP="00257D58">
            <w:pPr>
              <w:pStyle w:val="XML1"/>
              <w:rPr>
                <w:del w:id="2182" w:author="aas" w:date="2013-10-14T02:06:00Z"/>
              </w:rPr>
            </w:pPr>
            <w:del w:id="2183" w:author="aas" w:date="2013-10-14T02:06:00Z">
              <w:r>
                <w:delText xml:space="preserve">            &lt;xs:element name="queue" minOccurs="0" maxOccurs="unbounded"&gt;</w:delText>
              </w:r>
            </w:del>
          </w:p>
          <w:p w14:paraId="2D5C9750" w14:textId="77777777" w:rsidR="00257D58" w:rsidRDefault="00257D58" w:rsidP="00257D58">
            <w:pPr>
              <w:pStyle w:val="XML1"/>
              <w:rPr>
                <w:del w:id="2184" w:author="aas" w:date="2013-10-14T02:06:00Z"/>
              </w:rPr>
            </w:pPr>
            <w:del w:id="2185" w:author="aas" w:date="2013-10-14T02:06:00Z">
              <w:r>
                <w:delText xml:space="preserve">              &lt;xs:annotation&gt;</w:delText>
              </w:r>
            </w:del>
          </w:p>
          <w:p w14:paraId="5425B19A" w14:textId="77777777" w:rsidR="00257D58" w:rsidRDefault="00257D58" w:rsidP="00257D58">
            <w:pPr>
              <w:pStyle w:val="XML1"/>
              <w:rPr>
                <w:del w:id="2186" w:author="aas" w:date="2013-10-14T02:06:00Z"/>
              </w:rPr>
            </w:pPr>
            <w:del w:id="2187" w:author="aas" w:date="2013-10-14T02:06:00Z">
              <w:r>
                <w:delText xml:space="preserve">                &lt;xs:documentation&gt;</w:delText>
              </w:r>
            </w:del>
          </w:p>
          <w:p w14:paraId="451B3D1B" w14:textId="77777777" w:rsidR="00257D58" w:rsidRDefault="00257D58" w:rsidP="00257D58">
            <w:pPr>
              <w:pStyle w:val="XML1"/>
              <w:rPr>
                <w:del w:id="2188" w:author="aas" w:date="2013-10-14T02:06:00Z"/>
              </w:rPr>
            </w:pPr>
            <w:del w:id="2189" w:author="aas" w:date="2013-10-14T02:06:00Z">
              <w:r>
                <w:delText xml:space="preserve">                  A resource identifier of a queue of the</w:delText>
              </w:r>
            </w:del>
          </w:p>
          <w:p w14:paraId="41041EAF" w14:textId="77777777" w:rsidR="00257D58" w:rsidRDefault="00257D58" w:rsidP="00257D58">
            <w:pPr>
              <w:pStyle w:val="XML1"/>
              <w:rPr>
                <w:del w:id="2190" w:author="aas" w:date="2013-10-14T02:06:00Z"/>
              </w:rPr>
            </w:pPr>
            <w:del w:id="2191" w:author="aas" w:date="2013-10-14T02:06:00Z">
              <w:r>
                <w:delText xml:space="preserve">                  OpenFlow Capable Switch that the OpenFlow Logical Switch</w:delText>
              </w:r>
            </w:del>
          </w:p>
          <w:p w14:paraId="5619EC4D" w14:textId="77777777" w:rsidR="00257D58" w:rsidRDefault="00257D58" w:rsidP="00257D58">
            <w:pPr>
              <w:pStyle w:val="XML1"/>
              <w:rPr>
                <w:del w:id="2192" w:author="aas" w:date="2013-10-14T02:06:00Z"/>
              </w:rPr>
            </w:pPr>
            <w:del w:id="2193" w:author="aas" w:date="2013-10-14T02:06:00Z">
              <w:r>
                <w:delText xml:space="preserve">                  has exclusive access to.</w:delText>
              </w:r>
            </w:del>
          </w:p>
          <w:p w14:paraId="3B8B1FD0" w14:textId="77777777" w:rsidR="00257D58" w:rsidRDefault="00257D58" w:rsidP="00257D58">
            <w:pPr>
              <w:pStyle w:val="XML1"/>
              <w:rPr>
                <w:del w:id="2194" w:author="aas" w:date="2013-10-14T02:06:00Z"/>
              </w:rPr>
            </w:pPr>
          </w:p>
          <w:p w14:paraId="6350403C" w14:textId="77777777" w:rsidR="00257D58" w:rsidRDefault="00257D58" w:rsidP="00257D58">
            <w:pPr>
              <w:pStyle w:val="XML1"/>
              <w:rPr>
                <w:del w:id="2195" w:author="aas" w:date="2013-10-14T02:06:00Z"/>
              </w:rPr>
            </w:pPr>
            <w:del w:id="2196" w:author="aas" w:date="2013-10-14T02:06:00Z">
              <w:r>
                <w:delText xml:space="preserve">                  The elements in this list MUST refer to elements at the</w:delText>
              </w:r>
            </w:del>
          </w:p>
          <w:p w14:paraId="18BD1730" w14:textId="77777777" w:rsidR="00257D58" w:rsidRDefault="00257D58" w:rsidP="00257D58">
            <w:pPr>
              <w:pStyle w:val="XML1"/>
              <w:rPr>
                <w:del w:id="2197" w:author="aas" w:date="2013-10-14T02:06:00Z"/>
              </w:rPr>
            </w:pPr>
            <w:del w:id="2198" w:author="aas" w:date="2013-10-14T02:06:00Z">
              <w:r>
                <w:delText xml:space="preserve">                  following path:</w:delText>
              </w:r>
            </w:del>
          </w:p>
          <w:p w14:paraId="292F5AAA" w14:textId="77777777" w:rsidR="00257D58" w:rsidRDefault="00257D58" w:rsidP="00257D58">
            <w:pPr>
              <w:pStyle w:val="XML1"/>
              <w:rPr>
                <w:del w:id="2199" w:author="aas" w:date="2013-10-14T02:06:00Z"/>
              </w:rPr>
            </w:pPr>
            <w:del w:id="2200" w:author="aas" w:date="2013-10-14T02:06:00Z">
              <w:r>
                <w:delText xml:space="preserve">                  /capable-switch/resources/queue/resource-id</w:delText>
              </w:r>
            </w:del>
          </w:p>
          <w:p w14:paraId="18B5F783" w14:textId="77777777" w:rsidR="00257D58" w:rsidRDefault="00257D58" w:rsidP="00257D58">
            <w:pPr>
              <w:pStyle w:val="XML1"/>
              <w:rPr>
                <w:del w:id="2201" w:author="aas" w:date="2013-10-14T02:06:00Z"/>
              </w:rPr>
            </w:pPr>
          </w:p>
          <w:p w14:paraId="17E52892" w14:textId="77777777" w:rsidR="00257D58" w:rsidRDefault="00257D58" w:rsidP="00257D58">
            <w:pPr>
              <w:pStyle w:val="XML1"/>
              <w:rPr>
                <w:del w:id="2202" w:author="aas" w:date="2013-10-14T02:06:00Z"/>
              </w:rPr>
            </w:pPr>
            <w:del w:id="2203" w:author="aas" w:date="2013-10-14T02:06:00Z">
              <w:r>
                <w:delText xml:space="preserve">                  Elements in this list MUST be unique. This means each</w:delText>
              </w:r>
            </w:del>
          </w:p>
          <w:p w14:paraId="4D52238F" w14:textId="77777777" w:rsidR="00257D58" w:rsidRDefault="00257D58" w:rsidP="00257D58">
            <w:pPr>
              <w:pStyle w:val="XML1"/>
              <w:rPr>
                <w:del w:id="2204" w:author="aas" w:date="2013-10-14T02:06:00Z"/>
              </w:rPr>
            </w:pPr>
            <w:del w:id="2205" w:author="aas" w:date="2013-10-14T02:06:00Z">
              <w:r>
                <w:delText xml:space="preserve">                  queue element can only be referenced once.</w:delText>
              </w:r>
            </w:del>
          </w:p>
          <w:p w14:paraId="632AF977" w14:textId="77777777" w:rsidR="00257D58" w:rsidRDefault="00257D58" w:rsidP="00257D58">
            <w:pPr>
              <w:pStyle w:val="XML1"/>
              <w:rPr>
                <w:del w:id="2206" w:author="aas" w:date="2013-10-14T02:06:00Z"/>
              </w:rPr>
            </w:pPr>
            <w:del w:id="2207" w:author="aas" w:date="2013-10-14T02:06:00Z">
              <w:r>
                <w:delText xml:space="preserve">                &lt;/xs:documentation&gt;</w:delText>
              </w:r>
            </w:del>
          </w:p>
          <w:p w14:paraId="02B1463E" w14:textId="77777777" w:rsidR="00257D58" w:rsidRDefault="00257D58" w:rsidP="00257D58">
            <w:pPr>
              <w:pStyle w:val="XML1"/>
              <w:rPr>
                <w:del w:id="2208" w:author="aas" w:date="2013-10-14T02:06:00Z"/>
              </w:rPr>
            </w:pPr>
            <w:del w:id="2209" w:author="aas" w:date="2013-10-14T02:06:00Z">
              <w:r>
                <w:delText xml:space="preserve">              &lt;/xs:annotation&gt;</w:delText>
              </w:r>
            </w:del>
          </w:p>
          <w:p w14:paraId="65E05D3C" w14:textId="77777777" w:rsidR="00257D58" w:rsidRDefault="00257D58" w:rsidP="00257D58">
            <w:pPr>
              <w:pStyle w:val="XML1"/>
              <w:rPr>
                <w:del w:id="2210" w:author="aas" w:date="2013-10-14T02:06:00Z"/>
              </w:rPr>
            </w:pPr>
            <w:del w:id="2211" w:author="aas" w:date="2013-10-14T02:06:00Z">
              <w:r>
                <w:delText xml:space="preserve">              &lt;xs:simpleType&gt;</w:delText>
              </w:r>
            </w:del>
          </w:p>
          <w:p w14:paraId="6B65C726" w14:textId="77777777" w:rsidR="00257D58" w:rsidRDefault="00257D58" w:rsidP="00257D58">
            <w:pPr>
              <w:pStyle w:val="XML1"/>
              <w:rPr>
                <w:del w:id="2212" w:author="aas" w:date="2013-10-14T02:06:00Z"/>
              </w:rPr>
            </w:pPr>
            <w:del w:id="2213" w:author="aas" w:date="2013-10-14T02:06:00Z">
              <w:r>
                <w:delText xml:space="preserve">                &lt;xs:restriction base="inet:uri"&gt;</w:delText>
              </w:r>
            </w:del>
          </w:p>
          <w:p w14:paraId="3A95F36B" w14:textId="77777777" w:rsidR="00257D58" w:rsidRDefault="00257D58" w:rsidP="00257D58">
            <w:pPr>
              <w:pStyle w:val="XML1"/>
              <w:rPr>
                <w:del w:id="2214" w:author="aas" w:date="2013-10-14T02:06:00Z"/>
              </w:rPr>
            </w:pPr>
            <w:del w:id="2215" w:author="aas" w:date="2013-10-14T02:06:00Z">
              <w:r>
                <w:delText xml:space="preserve">                &lt;/xs:restriction&gt;</w:delText>
              </w:r>
            </w:del>
          </w:p>
          <w:p w14:paraId="25A81807" w14:textId="77777777" w:rsidR="00257D58" w:rsidRDefault="00257D58" w:rsidP="00257D58">
            <w:pPr>
              <w:pStyle w:val="XML1"/>
              <w:rPr>
                <w:del w:id="2216" w:author="aas" w:date="2013-10-14T02:06:00Z"/>
              </w:rPr>
            </w:pPr>
            <w:del w:id="2217" w:author="aas" w:date="2013-10-14T02:06:00Z">
              <w:r>
                <w:delText xml:space="preserve">              &lt;/xs:simpleType&gt;</w:delText>
              </w:r>
            </w:del>
          </w:p>
          <w:p w14:paraId="3CAE9B4F" w14:textId="77777777" w:rsidR="00257D58" w:rsidRDefault="00257D58" w:rsidP="00257D58">
            <w:pPr>
              <w:pStyle w:val="XML1"/>
              <w:rPr>
                <w:del w:id="2218" w:author="aas" w:date="2013-10-14T02:06:00Z"/>
              </w:rPr>
            </w:pPr>
            <w:del w:id="2219" w:author="aas" w:date="2013-10-14T02:06:00Z">
              <w:r>
                <w:delText xml:space="preserve">            &lt;/xs:element&gt;</w:delText>
              </w:r>
            </w:del>
          </w:p>
          <w:p w14:paraId="11890C94" w14:textId="77777777" w:rsidR="00257D58" w:rsidRDefault="00257D58" w:rsidP="00257D58">
            <w:pPr>
              <w:pStyle w:val="XML1"/>
              <w:rPr>
                <w:del w:id="2220" w:author="aas" w:date="2013-10-14T02:06:00Z"/>
              </w:rPr>
            </w:pPr>
            <w:del w:id="2221" w:author="aas" w:date="2013-10-14T02:06:00Z">
              <w:r>
                <w:delText xml:space="preserve">            &lt;xs:element name="certificate" minOccurs="0"&gt;</w:delText>
              </w:r>
            </w:del>
          </w:p>
          <w:p w14:paraId="51B44C4D" w14:textId="77777777" w:rsidR="00257D58" w:rsidRDefault="00257D58" w:rsidP="00257D58">
            <w:pPr>
              <w:pStyle w:val="XML1"/>
              <w:rPr>
                <w:del w:id="2222" w:author="aas" w:date="2013-10-14T02:06:00Z"/>
              </w:rPr>
            </w:pPr>
            <w:del w:id="2223" w:author="aas" w:date="2013-10-14T02:06:00Z">
              <w:r>
                <w:delText xml:space="preserve">              &lt;xs:annotation&gt;</w:delText>
              </w:r>
            </w:del>
          </w:p>
          <w:p w14:paraId="0CE00B34" w14:textId="77777777" w:rsidR="00257D58" w:rsidRDefault="00257D58" w:rsidP="00257D58">
            <w:pPr>
              <w:pStyle w:val="XML1"/>
              <w:rPr>
                <w:del w:id="2224" w:author="aas" w:date="2013-10-14T02:06:00Z"/>
              </w:rPr>
            </w:pPr>
            <w:del w:id="2225" w:author="aas" w:date="2013-10-14T02:06:00Z">
              <w:r>
                <w:delText xml:space="preserve">                &lt;xs:documentation&gt;</w:delText>
              </w:r>
            </w:del>
          </w:p>
          <w:p w14:paraId="0A1A8C95" w14:textId="77777777" w:rsidR="00257D58" w:rsidRDefault="00257D58" w:rsidP="00257D58">
            <w:pPr>
              <w:pStyle w:val="XML1"/>
              <w:rPr>
                <w:del w:id="2226" w:author="aas" w:date="2013-10-14T02:06:00Z"/>
              </w:rPr>
            </w:pPr>
            <w:del w:id="2227" w:author="aas" w:date="2013-10-14T02:06:00Z">
              <w:r>
                <w:delText xml:space="preserve">                  The resource identifier of the owned</w:delText>
              </w:r>
            </w:del>
          </w:p>
          <w:p w14:paraId="378FD691" w14:textId="77777777" w:rsidR="00257D58" w:rsidRDefault="00257D58" w:rsidP="00257D58">
            <w:pPr>
              <w:pStyle w:val="XML1"/>
              <w:rPr>
                <w:del w:id="2228" w:author="aas" w:date="2013-10-14T02:06:00Z"/>
              </w:rPr>
            </w:pPr>
            <w:del w:id="2229" w:author="aas" w:date="2013-10-14T02:06:00Z">
              <w:r>
                <w:delText xml:space="preserve">                  certificate in the OpenFlow Capable Switch that the</w:delText>
              </w:r>
            </w:del>
          </w:p>
          <w:p w14:paraId="2427597C" w14:textId="77777777" w:rsidR="00257D58" w:rsidRDefault="00257D58" w:rsidP="00257D58">
            <w:pPr>
              <w:pStyle w:val="XML1"/>
              <w:rPr>
                <w:del w:id="2230" w:author="aas" w:date="2013-10-14T02:06:00Z"/>
              </w:rPr>
            </w:pPr>
            <w:del w:id="2231" w:author="aas" w:date="2013-10-14T02:06:00Z">
              <w:r>
                <w:delText xml:space="preserve">                  OpenFlow Logical Switch uses to identify itself.  This</w:delText>
              </w:r>
            </w:del>
          </w:p>
          <w:p w14:paraId="14A0B79A" w14:textId="77777777" w:rsidR="00257D58" w:rsidRDefault="00257D58" w:rsidP="00257D58">
            <w:pPr>
              <w:pStyle w:val="XML1"/>
              <w:rPr>
                <w:del w:id="2232" w:author="aas" w:date="2013-10-14T02:06:00Z"/>
              </w:rPr>
            </w:pPr>
            <w:del w:id="2233" w:author="aas" w:date="2013-10-14T02:06:00Z">
              <w:r>
                <w:delText xml:space="preserve">                  element MUST NOT occur more than once in an OpenFlow</w:delText>
              </w:r>
            </w:del>
          </w:p>
          <w:p w14:paraId="74B04258" w14:textId="77777777" w:rsidR="00257D58" w:rsidRDefault="00257D58" w:rsidP="00257D58">
            <w:pPr>
              <w:pStyle w:val="XML1"/>
              <w:rPr>
                <w:del w:id="2234" w:author="aas" w:date="2013-10-14T02:06:00Z"/>
              </w:rPr>
            </w:pPr>
            <w:del w:id="2235" w:author="aas" w:date="2013-10-14T02:06:00Z">
              <w:r>
                <w:delText xml:space="preserve">                  Logical Switch's resource list.  </w:delText>
              </w:r>
            </w:del>
          </w:p>
          <w:p w14:paraId="28EE1B0A" w14:textId="77777777" w:rsidR="00257D58" w:rsidRDefault="00257D58" w:rsidP="00257D58">
            <w:pPr>
              <w:pStyle w:val="XML1"/>
              <w:rPr>
                <w:del w:id="2236" w:author="aas" w:date="2013-10-14T02:06:00Z"/>
              </w:rPr>
            </w:pPr>
            <w:del w:id="2237" w:author="aas" w:date="2013-10-14T02:06:00Z">
              <w:r>
                <w:delText xml:space="preserve">                          </w:delText>
              </w:r>
            </w:del>
          </w:p>
          <w:p w14:paraId="519005DB" w14:textId="77777777" w:rsidR="00257D58" w:rsidRDefault="00257D58" w:rsidP="00257D58">
            <w:pPr>
              <w:pStyle w:val="XML1"/>
              <w:rPr>
                <w:del w:id="2238" w:author="aas" w:date="2013-10-14T02:06:00Z"/>
              </w:rPr>
            </w:pPr>
            <w:del w:id="2239" w:author="aas" w:date="2013-10-14T02:06:00Z">
              <w:r>
                <w:delText xml:space="preserve">                  If no such element is in an OpenFlow Logical Switch's </w:delText>
              </w:r>
            </w:del>
          </w:p>
          <w:p w14:paraId="1D3D7761" w14:textId="77777777" w:rsidR="00257D58" w:rsidRDefault="00257D58" w:rsidP="00257D58">
            <w:pPr>
              <w:pStyle w:val="XML1"/>
              <w:rPr>
                <w:del w:id="2240" w:author="aas" w:date="2013-10-14T02:06:00Z"/>
              </w:rPr>
            </w:pPr>
            <w:del w:id="2241" w:author="aas" w:date="2013-10-14T02:06:00Z">
              <w:r>
                <w:delText xml:space="preserve">                  resource list, then the OpenFlow Logical Switch does not </w:delText>
              </w:r>
            </w:del>
          </w:p>
          <w:p w14:paraId="5A198F64" w14:textId="77777777" w:rsidR="00257D58" w:rsidRDefault="00257D58" w:rsidP="00257D58">
            <w:pPr>
              <w:pStyle w:val="XML1"/>
              <w:rPr>
                <w:del w:id="2242" w:author="aas" w:date="2013-10-14T02:06:00Z"/>
              </w:rPr>
            </w:pPr>
            <w:del w:id="2243" w:author="aas" w:date="2013-10-14T02:06:00Z">
              <w:r>
                <w:delText xml:space="preserve">                  authenticate itself towards an OpenFloe Controller with a</w:delText>
              </w:r>
            </w:del>
          </w:p>
          <w:p w14:paraId="219ED04A" w14:textId="77777777" w:rsidR="00257D58" w:rsidRDefault="00257D58" w:rsidP="00257D58">
            <w:pPr>
              <w:pStyle w:val="XML1"/>
              <w:rPr>
                <w:del w:id="2244" w:author="aas" w:date="2013-10-14T02:06:00Z"/>
              </w:rPr>
            </w:pPr>
            <w:del w:id="2245" w:author="aas" w:date="2013-10-14T02:06:00Z">
              <w:r>
                <w:delText xml:space="preserve">                  certificate.  If this element is present, then the</w:delText>
              </w:r>
            </w:del>
          </w:p>
          <w:p w14:paraId="64A95C01" w14:textId="77777777" w:rsidR="00257D58" w:rsidRDefault="00257D58" w:rsidP="00257D58">
            <w:pPr>
              <w:pStyle w:val="XML1"/>
              <w:rPr>
                <w:del w:id="2246" w:author="aas" w:date="2013-10-14T02:06:00Z"/>
              </w:rPr>
            </w:pPr>
            <w:del w:id="2247" w:author="aas" w:date="2013-10-14T02:06:00Z">
              <w:r>
                <w:delText xml:space="preserve">                  OpenFlow Logical Switch MUST provide this certificate for</w:delText>
              </w:r>
            </w:del>
          </w:p>
          <w:p w14:paraId="503B8A3F" w14:textId="77777777" w:rsidR="00257D58" w:rsidRDefault="00257D58" w:rsidP="00257D58">
            <w:pPr>
              <w:pStyle w:val="XML1"/>
              <w:rPr>
                <w:del w:id="2248" w:author="aas" w:date="2013-10-14T02:06:00Z"/>
              </w:rPr>
            </w:pPr>
            <w:del w:id="2249" w:author="aas" w:date="2013-10-14T02:06:00Z">
              <w:r>
                <w:delText xml:space="preserve">                  authentication to an OpenFlow Controller when setting up</w:delText>
              </w:r>
            </w:del>
          </w:p>
          <w:p w14:paraId="173384B5" w14:textId="77777777" w:rsidR="00257D58" w:rsidRDefault="00257D58" w:rsidP="00257D58">
            <w:pPr>
              <w:pStyle w:val="XML1"/>
              <w:rPr>
                <w:del w:id="2250" w:author="aas" w:date="2013-10-14T02:06:00Z"/>
              </w:rPr>
            </w:pPr>
            <w:del w:id="2251" w:author="aas" w:date="2013-10-14T02:06:00Z">
              <w:r>
                <w:delText xml:space="preserve">                  a TLS connection.  </w:delText>
              </w:r>
            </w:del>
          </w:p>
          <w:p w14:paraId="2E76C3DC" w14:textId="77777777" w:rsidR="00257D58" w:rsidRDefault="00257D58" w:rsidP="00257D58">
            <w:pPr>
              <w:pStyle w:val="XML1"/>
              <w:rPr>
                <w:del w:id="2252" w:author="aas" w:date="2013-10-14T02:06:00Z"/>
              </w:rPr>
            </w:pPr>
            <w:del w:id="2253" w:author="aas" w:date="2013-10-14T02:06:00Z">
              <w:r>
                <w:delText xml:space="preserve">                          </w:delText>
              </w:r>
            </w:del>
          </w:p>
          <w:p w14:paraId="1D4499ED" w14:textId="77777777" w:rsidR="00257D58" w:rsidRDefault="00257D58" w:rsidP="00257D58">
            <w:pPr>
              <w:pStyle w:val="XML1"/>
              <w:rPr>
                <w:del w:id="2254" w:author="aas" w:date="2013-10-14T02:06:00Z"/>
              </w:rPr>
            </w:pPr>
            <w:del w:id="2255" w:author="aas" w:date="2013-10-14T02:06:00Z">
              <w:r>
                <w:delText xml:space="preserve">                  For TCP connections this element is irrelevant.</w:delText>
              </w:r>
            </w:del>
          </w:p>
          <w:p w14:paraId="6BD1EC1E" w14:textId="77777777" w:rsidR="00257D58" w:rsidRDefault="00257D58" w:rsidP="00257D58">
            <w:pPr>
              <w:pStyle w:val="XML1"/>
              <w:rPr>
                <w:del w:id="2256" w:author="aas" w:date="2013-10-14T02:06:00Z"/>
              </w:rPr>
            </w:pPr>
          </w:p>
          <w:p w14:paraId="6F5C1EA0" w14:textId="77777777" w:rsidR="00257D58" w:rsidRDefault="00257D58" w:rsidP="00257D58">
            <w:pPr>
              <w:pStyle w:val="XML1"/>
              <w:rPr>
                <w:del w:id="2257" w:author="aas" w:date="2013-10-14T02:06:00Z"/>
              </w:rPr>
            </w:pPr>
            <w:del w:id="2258" w:author="aas" w:date="2013-10-14T02:06:00Z">
              <w:r>
                <w:delText xml:space="preserve">                  The element MUST refer to an element at the following</w:delText>
              </w:r>
            </w:del>
          </w:p>
          <w:p w14:paraId="3C0FD756" w14:textId="77777777" w:rsidR="00257D58" w:rsidRDefault="00257D58" w:rsidP="00257D58">
            <w:pPr>
              <w:pStyle w:val="XML1"/>
              <w:rPr>
                <w:del w:id="2259" w:author="aas" w:date="2013-10-14T02:06:00Z"/>
              </w:rPr>
            </w:pPr>
            <w:del w:id="2260" w:author="aas" w:date="2013-10-14T02:06:00Z">
              <w:r>
                <w:delText xml:space="preserve">                  path:</w:delText>
              </w:r>
            </w:del>
          </w:p>
          <w:p w14:paraId="46C4D7C8" w14:textId="77777777" w:rsidR="00257D58" w:rsidRDefault="00257D58" w:rsidP="00257D58">
            <w:pPr>
              <w:pStyle w:val="XML1"/>
              <w:rPr>
                <w:del w:id="2261" w:author="aas" w:date="2013-10-14T02:06:00Z"/>
              </w:rPr>
            </w:pPr>
            <w:del w:id="2262" w:author="aas" w:date="2013-10-14T02:06:00Z">
              <w:r>
                <w:delText xml:space="preserve">                  /capable-switch/resources/owned-certificate/resource-id</w:delText>
              </w:r>
            </w:del>
          </w:p>
          <w:p w14:paraId="0896EFD2" w14:textId="77777777" w:rsidR="00257D58" w:rsidRDefault="00257D58" w:rsidP="00257D58">
            <w:pPr>
              <w:pStyle w:val="XML1"/>
              <w:rPr>
                <w:del w:id="2263" w:author="aas" w:date="2013-10-14T02:06:00Z"/>
              </w:rPr>
            </w:pPr>
          </w:p>
          <w:p w14:paraId="217B0ECD" w14:textId="77777777" w:rsidR="00257D58" w:rsidRDefault="00257D58" w:rsidP="00257D58">
            <w:pPr>
              <w:pStyle w:val="XML1"/>
              <w:rPr>
                <w:del w:id="2264" w:author="aas" w:date="2013-10-14T02:06:00Z"/>
              </w:rPr>
            </w:pPr>
            <w:del w:id="2265" w:author="aas" w:date="2013-10-14T02:06:00Z">
              <w:r>
                <w:delText xml:space="preserve">                &lt;/xs:documentation&gt;</w:delText>
              </w:r>
            </w:del>
          </w:p>
          <w:p w14:paraId="08F39B34" w14:textId="77777777" w:rsidR="00257D58" w:rsidRDefault="00257D58" w:rsidP="00257D58">
            <w:pPr>
              <w:pStyle w:val="XML1"/>
              <w:rPr>
                <w:del w:id="2266" w:author="aas" w:date="2013-10-14T02:06:00Z"/>
              </w:rPr>
            </w:pPr>
            <w:del w:id="2267" w:author="aas" w:date="2013-10-14T02:06:00Z">
              <w:r>
                <w:delText xml:space="preserve">              &lt;/xs:annotation&gt;</w:delText>
              </w:r>
            </w:del>
          </w:p>
          <w:p w14:paraId="0495CD5F" w14:textId="77777777" w:rsidR="00257D58" w:rsidRDefault="00257D58" w:rsidP="00257D58">
            <w:pPr>
              <w:pStyle w:val="XML1"/>
              <w:rPr>
                <w:del w:id="2268" w:author="aas" w:date="2013-10-14T02:06:00Z"/>
              </w:rPr>
            </w:pPr>
            <w:del w:id="2269" w:author="aas" w:date="2013-10-14T02:06:00Z">
              <w:r>
                <w:delText xml:space="preserve">              &lt;xs:simpleType&gt;</w:delText>
              </w:r>
            </w:del>
          </w:p>
          <w:p w14:paraId="01F460D3" w14:textId="77777777" w:rsidR="00257D58" w:rsidRDefault="00257D58" w:rsidP="00257D58">
            <w:pPr>
              <w:pStyle w:val="XML1"/>
              <w:rPr>
                <w:del w:id="2270" w:author="aas" w:date="2013-10-14T02:06:00Z"/>
              </w:rPr>
            </w:pPr>
            <w:del w:id="2271" w:author="aas" w:date="2013-10-14T02:06:00Z">
              <w:r>
                <w:delText xml:space="preserve">                &lt;xs:restriction base="inet:uri"&gt;</w:delText>
              </w:r>
            </w:del>
          </w:p>
          <w:p w14:paraId="173331AE" w14:textId="77777777" w:rsidR="00257D58" w:rsidRDefault="00257D58" w:rsidP="00257D58">
            <w:pPr>
              <w:pStyle w:val="XML1"/>
              <w:rPr>
                <w:del w:id="2272" w:author="aas" w:date="2013-10-14T02:06:00Z"/>
              </w:rPr>
            </w:pPr>
            <w:del w:id="2273" w:author="aas" w:date="2013-10-14T02:06:00Z">
              <w:r>
                <w:delText xml:space="preserve">                &lt;/xs:restriction&gt;</w:delText>
              </w:r>
            </w:del>
          </w:p>
          <w:p w14:paraId="2205AE71" w14:textId="77777777" w:rsidR="00257D58" w:rsidRDefault="00257D58" w:rsidP="00257D58">
            <w:pPr>
              <w:pStyle w:val="XML1"/>
              <w:rPr>
                <w:del w:id="2274" w:author="aas" w:date="2013-10-14T02:06:00Z"/>
              </w:rPr>
            </w:pPr>
            <w:del w:id="2275" w:author="aas" w:date="2013-10-14T02:06:00Z">
              <w:r>
                <w:delText xml:space="preserve">              &lt;/xs:simpleType&gt;</w:delText>
              </w:r>
            </w:del>
          </w:p>
          <w:p w14:paraId="4F01E171" w14:textId="77777777" w:rsidR="00257D58" w:rsidRDefault="00257D58" w:rsidP="00257D58">
            <w:pPr>
              <w:pStyle w:val="XML1"/>
              <w:rPr>
                <w:del w:id="2276" w:author="aas" w:date="2013-10-14T02:06:00Z"/>
              </w:rPr>
            </w:pPr>
            <w:del w:id="2277" w:author="aas" w:date="2013-10-14T02:06:00Z">
              <w:r>
                <w:delText xml:space="preserve">            &lt;/xs:element&gt;</w:delText>
              </w:r>
            </w:del>
          </w:p>
          <w:p w14:paraId="16329554" w14:textId="77777777" w:rsidR="00257D58" w:rsidRDefault="00257D58" w:rsidP="00257D58">
            <w:pPr>
              <w:pStyle w:val="XML1"/>
              <w:rPr>
                <w:del w:id="2278" w:author="aas" w:date="2013-10-14T02:06:00Z"/>
              </w:rPr>
            </w:pPr>
            <w:del w:id="2279" w:author="aas" w:date="2013-10-14T02:06:00Z">
              <w:r>
                <w:delText xml:space="preserve">            &lt;xs:element name="flow-table" minOccurs="0" maxOccurs="unbounded"&gt;</w:delText>
              </w:r>
            </w:del>
          </w:p>
          <w:p w14:paraId="2D9772DC" w14:textId="77777777" w:rsidR="00257D58" w:rsidRDefault="00257D58" w:rsidP="00257D58">
            <w:pPr>
              <w:pStyle w:val="XML1"/>
              <w:rPr>
                <w:del w:id="2280" w:author="aas" w:date="2013-10-14T02:06:00Z"/>
              </w:rPr>
            </w:pPr>
            <w:del w:id="2281" w:author="aas" w:date="2013-10-14T02:06:00Z">
              <w:r>
                <w:delText xml:space="preserve">              &lt;xs:annotation&gt;</w:delText>
              </w:r>
            </w:del>
          </w:p>
          <w:p w14:paraId="261E365E" w14:textId="77777777" w:rsidR="00257D58" w:rsidRDefault="00257D58" w:rsidP="00257D58">
            <w:pPr>
              <w:pStyle w:val="XML1"/>
              <w:rPr>
                <w:del w:id="2282" w:author="aas" w:date="2013-10-14T02:06:00Z"/>
              </w:rPr>
            </w:pPr>
            <w:del w:id="2283" w:author="aas" w:date="2013-10-14T02:06:00Z">
              <w:r>
                <w:delText xml:space="preserve">                &lt;xs:documentation&gt;</w:delText>
              </w:r>
            </w:del>
          </w:p>
          <w:p w14:paraId="701882D2" w14:textId="77777777" w:rsidR="00257D58" w:rsidRDefault="00257D58" w:rsidP="00257D58">
            <w:pPr>
              <w:pStyle w:val="XML1"/>
              <w:rPr>
                <w:del w:id="2284" w:author="aas" w:date="2013-10-14T02:06:00Z"/>
              </w:rPr>
            </w:pPr>
            <w:del w:id="2285" w:author="aas" w:date="2013-10-14T02:06:00Z">
              <w:r>
                <w:delText xml:space="preserve">                  A resource identifier of a flow table of the </w:delText>
              </w:r>
            </w:del>
          </w:p>
          <w:p w14:paraId="775FA7D9" w14:textId="77777777" w:rsidR="00257D58" w:rsidRDefault="00257D58" w:rsidP="00257D58">
            <w:pPr>
              <w:pStyle w:val="XML1"/>
              <w:rPr>
                <w:del w:id="2286" w:author="aas" w:date="2013-10-14T02:06:00Z"/>
              </w:rPr>
            </w:pPr>
            <w:del w:id="2287" w:author="aas" w:date="2013-10-14T02:06:00Z">
              <w:r>
                <w:delText xml:space="preserve">                  OpenFlow Capable Switch that the OpenFlow Logical Switch </w:delText>
              </w:r>
            </w:del>
          </w:p>
          <w:p w14:paraId="2BB72FE3" w14:textId="77777777" w:rsidR="00257D58" w:rsidRDefault="00257D58" w:rsidP="00257D58">
            <w:pPr>
              <w:pStyle w:val="XML1"/>
              <w:rPr>
                <w:del w:id="2288" w:author="aas" w:date="2013-10-14T02:06:00Z"/>
              </w:rPr>
            </w:pPr>
            <w:del w:id="2289" w:author="aas" w:date="2013-10-14T02:06:00Z">
              <w:r>
                <w:delText xml:space="preserve">                  has exclusive access to.</w:delText>
              </w:r>
            </w:del>
          </w:p>
          <w:p w14:paraId="2DB4DB47" w14:textId="77777777" w:rsidR="00257D58" w:rsidRDefault="00257D58" w:rsidP="00257D58">
            <w:pPr>
              <w:pStyle w:val="XML1"/>
              <w:rPr>
                <w:del w:id="2290" w:author="aas" w:date="2013-10-14T02:06:00Z"/>
              </w:rPr>
            </w:pPr>
          </w:p>
          <w:p w14:paraId="0E4CF508" w14:textId="77777777" w:rsidR="00257D58" w:rsidRDefault="00257D58" w:rsidP="00257D58">
            <w:pPr>
              <w:pStyle w:val="XML1"/>
              <w:rPr>
                <w:del w:id="2291" w:author="aas" w:date="2013-10-14T02:06:00Z"/>
              </w:rPr>
            </w:pPr>
            <w:del w:id="2292" w:author="aas" w:date="2013-10-14T02:06:00Z">
              <w:r>
                <w:delText xml:space="preserve">                  The elements in this list MUST refer to elements at the</w:delText>
              </w:r>
            </w:del>
          </w:p>
          <w:p w14:paraId="3960FD43" w14:textId="77777777" w:rsidR="00257D58" w:rsidRDefault="00257D58" w:rsidP="00257D58">
            <w:pPr>
              <w:pStyle w:val="XML1"/>
              <w:rPr>
                <w:del w:id="2293" w:author="aas" w:date="2013-10-14T02:06:00Z"/>
              </w:rPr>
            </w:pPr>
            <w:del w:id="2294" w:author="aas" w:date="2013-10-14T02:06:00Z">
              <w:r>
                <w:delText xml:space="preserve">                  following path:</w:delText>
              </w:r>
            </w:del>
          </w:p>
          <w:p w14:paraId="58E0C682" w14:textId="77777777" w:rsidR="00257D58" w:rsidRDefault="00257D58" w:rsidP="00257D58">
            <w:pPr>
              <w:pStyle w:val="XML1"/>
              <w:rPr>
                <w:del w:id="2295" w:author="aas" w:date="2013-10-14T02:06:00Z"/>
              </w:rPr>
            </w:pPr>
            <w:del w:id="2296" w:author="aas" w:date="2013-10-14T02:06:00Z">
              <w:r>
                <w:delText xml:space="preserve">                  /capable-switch/resources/flow-table/resource-id</w:delText>
              </w:r>
            </w:del>
          </w:p>
          <w:p w14:paraId="422C5AE5" w14:textId="77777777" w:rsidR="00257D58" w:rsidRDefault="00257D58" w:rsidP="00257D58">
            <w:pPr>
              <w:pStyle w:val="XML1"/>
              <w:rPr>
                <w:del w:id="2297" w:author="aas" w:date="2013-10-14T02:06:00Z"/>
              </w:rPr>
            </w:pPr>
          </w:p>
          <w:p w14:paraId="3AA7CBB9" w14:textId="77777777" w:rsidR="00257D58" w:rsidRDefault="00257D58" w:rsidP="00257D58">
            <w:pPr>
              <w:pStyle w:val="XML1"/>
              <w:rPr>
                <w:del w:id="2298" w:author="aas" w:date="2013-10-14T02:06:00Z"/>
              </w:rPr>
            </w:pPr>
            <w:del w:id="2299" w:author="aas" w:date="2013-10-14T02:06:00Z">
              <w:r>
                <w:delText xml:space="preserve">                  Elements in this list MUST be unique. This means each</w:delText>
              </w:r>
            </w:del>
          </w:p>
          <w:p w14:paraId="523F4B74" w14:textId="77777777" w:rsidR="00257D58" w:rsidRDefault="00257D58" w:rsidP="00257D58">
            <w:pPr>
              <w:pStyle w:val="XML1"/>
              <w:rPr>
                <w:del w:id="2300" w:author="aas" w:date="2013-10-14T02:06:00Z"/>
              </w:rPr>
            </w:pPr>
            <w:del w:id="2301" w:author="aas" w:date="2013-10-14T02:06:00Z">
              <w:r>
                <w:delText xml:space="preserve">                  flow-table element can only be referenced once.</w:delText>
              </w:r>
            </w:del>
          </w:p>
          <w:p w14:paraId="613E7369" w14:textId="77777777" w:rsidR="00257D58" w:rsidRDefault="00257D58" w:rsidP="00257D58">
            <w:pPr>
              <w:pStyle w:val="XML1"/>
              <w:rPr>
                <w:del w:id="2302" w:author="aas" w:date="2013-10-14T02:06:00Z"/>
              </w:rPr>
            </w:pPr>
            <w:del w:id="2303" w:author="aas" w:date="2013-10-14T02:06:00Z">
              <w:r>
                <w:delText xml:space="preserve">                &lt;/xs:documentation&gt;</w:delText>
              </w:r>
            </w:del>
          </w:p>
          <w:p w14:paraId="33DE6DEB" w14:textId="77777777" w:rsidR="00257D58" w:rsidRDefault="00257D58" w:rsidP="00257D58">
            <w:pPr>
              <w:pStyle w:val="XML1"/>
              <w:rPr>
                <w:del w:id="2304" w:author="aas" w:date="2013-10-14T02:06:00Z"/>
              </w:rPr>
            </w:pPr>
            <w:del w:id="2305" w:author="aas" w:date="2013-10-14T02:06:00Z">
              <w:r>
                <w:delText xml:space="preserve">              &lt;/xs:annotation&gt;</w:delText>
              </w:r>
            </w:del>
          </w:p>
          <w:p w14:paraId="772BA3FD" w14:textId="77777777" w:rsidR="00257D58" w:rsidRDefault="00257D58" w:rsidP="00257D58">
            <w:pPr>
              <w:pStyle w:val="XML1"/>
              <w:rPr>
                <w:del w:id="2306" w:author="aas" w:date="2013-10-14T02:06:00Z"/>
              </w:rPr>
            </w:pPr>
            <w:del w:id="2307" w:author="aas" w:date="2013-10-14T02:06:00Z">
              <w:r>
                <w:delText xml:space="preserve">              &lt;xs:simpleType&gt;</w:delText>
              </w:r>
            </w:del>
          </w:p>
          <w:p w14:paraId="603F1605" w14:textId="77777777" w:rsidR="00257D58" w:rsidRDefault="00257D58" w:rsidP="00257D58">
            <w:pPr>
              <w:pStyle w:val="XML1"/>
              <w:rPr>
                <w:del w:id="2308" w:author="aas" w:date="2013-10-14T02:06:00Z"/>
              </w:rPr>
            </w:pPr>
            <w:del w:id="2309" w:author="aas" w:date="2013-10-14T02:06:00Z">
              <w:r>
                <w:delText xml:space="preserve">                &lt;xs:restriction base="inet:uri"&gt;</w:delText>
              </w:r>
            </w:del>
          </w:p>
          <w:p w14:paraId="6F3CBA6B" w14:textId="77777777" w:rsidR="00257D58" w:rsidRDefault="00257D58" w:rsidP="00257D58">
            <w:pPr>
              <w:pStyle w:val="XML1"/>
              <w:rPr>
                <w:del w:id="2310" w:author="aas" w:date="2013-10-14T02:06:00Z"/>
              </w:rPr>
            </w:pPr>
            <w:del w:id="2311" w:author="aas" w:date="2013-10-14T02:06:00Z">
              <w:r>
                <w:delText xml:space="preserve">                &lt;/xs:restriction&gt;</w:delText>
              </w:r>
            </w:del>
          </w:p>
          <w:p w14:paraId="07C89DB3" w14:textId="77777777" w:rsidR="00257D58" w:rsidRDefault="00257D58" w:rsidP="00257D58">
            <w:pPr>
              <w:pStyle w:val="XML1"/>
              <w:rPr>
                <w:del w:id="2312" w:author="aas" w:date="2013-10-14T02:06:00Z"/>
              </w:rPr>
            </w:pPr>
            <w:del w:id="2313" w:author="aas" w:date="2013-10-14T02:06:00Z">
              <w:r>
                <w:delText xml:space="preserve">              &lt;/xs:simpleType&gt;</w:delText>
              </w:r>
            </w:del>
          </w:p>
          <w:p w14:paraId="36569533" w14:textId="77777777" w:rsidR="00257D58" w:rsidRDefault="00257D58" w:rsidP="00257D58">
            <w:pPr>
              <w:pStyle w:val="XML1"/>
              <w:rPr>
                <w:del w:id="2314" w:author="aas" w:date="2013-10-14T02:06:00Z"/>
              </w:rPr>
            </w:pPr>
            <w:del w:id="2315" w:author="aas" w:date="2013-10-14T02:06:00Z">
              <w:r>
                <w:delText xml:space="preserve">            &lt;/xs:element&gt;</w:delText>
              </w:r>
            </w:del>
          </w:p>
          <w:p w14:paraId="32A68FB5" w14:textId="77777777" w:rsidR="00257D58" w:rsidRDefault="00257D58" w:rsidP="00257D58">
            <w:pPr>
              <w:pStyle w:val="XML1"/>
              <w:rPr>
                <w:del w:id="2316" w:author="aas" w:date="2013-10-14T02:06:00Z"/>
              </w:rPr>
            </w:pPr>
            <w:del w:id="2317" w:author="aas" w:date="2013-10-14T02:06:00Z">
              <w:r>
                <w:delText xml:space="preserve">          &lt;/xs:sequence&gt;</w:delText>
              </w:r>
            </w:del>
          </w:p>
          <w:p w14:paraId="3AE3E5DA" w14:textId="77777777" w:rsidR="00257D58" w:rsidRDefault="00257D58" w:rsidP="00257D58">
            <w:pPr>
              <w:pStyle w:val="XML1"/>
              <w:rPr>
                <w:del w:id="2318" w:author="aas" w:date="2013-10-14T02:06:00Z"/>
              </w:rPr>
            </w:pPr>
            <w:del w:id="2319" w:author="aas" w:date="2013-10-14T02:06:00Z">
              <w:r>
                <w:delText xml:space="preserve">        &lt;/xs:complexType&gt;</w:delText>
              </w:r>
            </w:del>
          </w:p>
          <w:p w14:paraId="53F5A087" w14:textId="77777777" w:rsidR="00257D58" w:rsidRDefault="00257D58" w:rsidP="00257D58">
            <w:pPr>
              <w:pStyle w:val="XML1"/>
              <w:rPr>
                <w:del w:id="2320" w:author="aas" w:date="2013-10-14T02:06:00Z"/>
              </w:rPr>
            </w:pPr>
            <w:del w:id="2321" w:author="aas" w:date="2013-10-14T02:06:00Z">
              <w:r>
                <w:delText xml:space="preserve">      &lt;/xs:element&gt;</w:delText>
              </w:r>
            </w:del>
          </w:p>
          <w:p w14:paraId="111C4E10" w14:textId="77777777" w:rsidR="00257D58" w:rsidRDefault="00257D58" w:rsidP="00257D58">
            <w:pPr>
              <w:pStyle w:val="XML1"/>
              <w:rPr>
                <w:del w:id="2322" w:author="aas" w:date="2013-10-14T02:06:00Z"/>
              </w:rPr>
            </w:pPr>
            <w:del w:id="2323" w:author="aas" w:date="2013-10-14T02:06:00Z">
              <w:r>
                <w:delText xml:space="preserve">    &lt;/xs:sequence&gt;</w:delText>
              </w:r>
            </w:del>
          </w:p>
          <w:p w14:paraId="05EB6853" w14:textId="77777777" w:rsidR="00C805D1" w:rsidRDefault="00257D58" w:rsidP="00257D58">
            <w:pPr>
              <w:pStyle w:val="XML1"/>
              <w:rPr>
                <w:del w:id="2324" w:author="aas" w:date="2013-10-14T02:06:00Z"/>
              </w:rPr>
            </w:pPr>
            <w:del w:id="2325" w:author="aas" w:date="2013-10-14T02:06:00Z">
              <w:r>
                <w:delText xml:space="preserve">  &lt;/xs:group&gt;</w:delText>
              </w:r>
            </w:del>
          </w:p>
          <w:p w14:paraId="330DE795" w14:textId="77777777" w:rsidR="0004515F" w:rsidRPr="001D1E49" w:rsidRDefault="0004515F" w:rsidP="00257D58">
            <w:pPr>
              <w:pStyle w:val="XML1"/>
              <w:rPr>
                <w:del w:id="2326" w:author="aas" w:date="2013-10-14T02:06:00Z"/>
              </w:rPr>
            </w:pPr>
          </w:p>
          <w:p w14:paraId="377A1825" w14:textId="77777777" w:rsidR="0004515F" w:rsidRPr="00C128FA" w:rsidRDefault="0004515F" w:rsidP="0004515F">
            <w:pPr>
              <w:pStyle w:val="XML1"/>
              <w:rPr>
                <w:del w:id="2327" w:author="aas" w:date="2013-10-14T02:06:00Z"/>
              </w:rPr>
            </w:pPr>
            <w:del w:id="2328" w:author="aas" w:date="2013-10-14T02:06:00Z">
              <w:r w:rsidRPr="00C128FA">
                <w:delText xml:space="preserve">  &lt;xs:simpleType name="datapath-id-type"&gt;</w:delText>
              </w:r>
            </w:del>
          </w:p>
          <w:p w14:paraId="61FD1530" w14:textId="77777777" w:rsidR="0004515F" w:rsidRPr="00C128FA" w:rsidRDefault="0004515F" w:rsidP="0004515F">
            <w:pPr>
              <w:pStyle w:val="XML1"/>
              <w:rPr>
                <w:del w:id="2329" w:author="aas" w:date="2013-10-14T02:06:00Z"/>
              </w:rPr>
            </w:pPr>
            <w:del w:id="2330" w:author="aas" w:date="2013-10-14T02:06:00Z">
              <w:r w:rsidRPr="00C128FA">
                <w:delText xml:space="preserve">    &lt;xs:annotation&gt;</w:delText>
              </w:r>
            </w:del>
          </w:p>
          <w:p w14:paraId="4522B2CC" w14:textId="77777777" w:rsidR="0004515F" w:rsidRPr="00C128FA" w:rsidRDefault="0004515F" w:rsidP="0004515F">
            <w:pPr>
              <w:pStyle w:val="XML1"/>
              <w:rPr>
                <w:del w:id="2331" w:author="aas" w:date="2013-10-14T02:06:00Z"/>
              </w:rPr>
            </w:pPr>
            <w:del w:id="2332" w:author="aas" w:date="2013-10-14T02:06:00Z">
              <w:r w:rsidRPr="00C128FA">
                <w:delText xml:space="preserve">      &lt;xs:documentation&gt;</w:delText>
              </w:r>
            </w:del>
          </w:p>
          <w:p w14:paraId="5F320636" w14:textId="77777777" w:rsidR="0004515F" w:rsidRPr="00C128FA" w:rsidRDefault="0004515F" w:rsidP="0004515F">
            <w:pPr>
              <w:pStyle w:val="XML1"/>
              <w:rPr>
                <w:del w:id="2333" w:author="aas" w:date="2013-10-14T02:06:00Z"/>
              </w:rPr>
            </w:pPr>
            <w:del w:id="2334" w:author="aas" w:date="2013-10-14T02:06:00Z">
              <w:r w:rsidRPr="00C128FA">
                <w:delText xml:space="preserve">        The datapath-id type represents an OpenFlow</w:delText>
              </w:r>
            </w:del>
          </w:p>
          <w:p w14:paraId="1D25381C" w14:textId="77777777" w:rsidR="0004515F" w:rsidRPr="00C128FA" w:rsidRDefault="0004515F" w:rsidP="0004515F">
            <w:pPr>
              <w:pStyle w:val="XML1"/>
              <w:rPr>
                <w:del w:id="2335" w:author="aas" w:date="2013-10-14T02:06:00Z"/>
              </w:rPr>
            </w:pPr>
            <w:del w:id="2336" w:author="aas" w:date="2013-10-14T02:06:00Z">
              <w:r w:rsidRPr="00C128FA">
                <w:delText xml:space="preserve">        datapath identifier.</w:delText>
              </w:r>
            </w:del>
          </w:p>
          <w:p w14:paraId="37E652A1" w14:textId="77777777" w:rsidR="0004515F" w:rsidRPr="00C128FA" w:rsidRDefault="0004515F" w:rsidP="0004515F">
            <w:pPr>
              <w:pStyle w:val="XML1"/>
              <w:rPr>
                <w:del w:id="2337" w:author="aas" w:date="2013-10-14T02:06:00Z"/>
              </w:rPr>
            </w:pPr>
            <w:del w:id="2338" w:author="aas" w:date="2013-10-14T02:06:00Z">
              <w:r w:rsidRPr="00C128FA">
                <w:delText xml:space="preserve">      &lt;/xs:documentation&gt;</w:delText>
              </w:r>
            </w:del>
          </w:p>
          <w:p w14:paraId="19FCB6C5" w14:textId="77777777" w:rsidR="0004515F" w:rsidRPr="00C128FA" w:rsidRDefault="0004515F" w:rsidP="0004515F">
            <w:pPr>
              <w:pStyle w:val="XML1"/>
              <w:rPr>
                <w:del w:id="2339" w:author="aas" w:date="2013-10-14T02:06:00Z"/>
              </w:rPr>
            </w:pPr>
            <w:del w:id="2340" w:author="aas" w:date="2013-10-14T02:06:00Z">
              <w:r w:rsidRPr="00C128FA">
                <w:delText xml:space="preserve">    &lt;/xs:annotation&gt;</w:delText>
              </w:r>
            </w:del>
          </w:p>
          <w:p w14:paraId="0EFC5399" w14:textId="77777777" w:rsidR="0004515F" w:rsidRPr="00C128FA" w:rsidRDefault="0004515F" w:rsidP="0004515F">
            <w:pPr>
              <w:pStyle w:val="XML1"/>
              <w:rPr>
                <w:del w:id="2341" w:author="aas" w:date="2013-10-14T02:06:00Z"/>
              </w:rPr>
            </w:pPr>
          </w:p>
          <w:p w14:paraId="011FD89F" w14:textId="77777777" w:rsidR="0004515F" w:rsidRPr="00C128FA" w:rsidRDefault="0004515F" w:rsidP="0004515F">
            <w:pPr>
              <w:pStyle w:val="XML1"/>
              <w:rPr>
                <w:del w:id="2342" w:author="aas" w:date="2013-10-14T02:06:00Z"/>
              </w:rPr>
            </w:pPr>
            <w:del w:id="2343" w:author="aas" w:date="2013-10-14T02:06:00Z">
              <w:r w:rsidRPr="00C128FA">
                <w:delText xml:space="preserve">    &lt;xs:restriction base="xs:string"&gt;</w:delText>
              </w:r>
            </w:del>
          </w:p>
          <w:p w14:paraId="3DC5FC8A" w14:textId="77777777" w:rsidR="0004515F" w:rsidRPr="00C128FA" w:rsidRDefault="0004515F" w:rsidP="0004515F">
            <w:pPr>
              <w:pStyle w:val="XML1"/>
              <w:rPr>
                <w:del w:id="2344" w:author="aas" w:date="2013-10-14T02:06:00Z"/>
              </w:rPr>
            </w:pPr>
            <w:del w:id="2345" w:author="aas" w:date="2013-10-14T02:06:00Z">
              <w:r w:rsidRPr="00C128FA">
                <w:delText xml:space="preserve">    &lt;xs:pattern value="[0-9a-fA-F]{2}(:[0-9a-fA-F]{2}){7}"/&gt;</w:delText>
              </w:r>
            </w:del>
          </w:p>
          <w:p w14:paraId="6F761D7C" w14:textId="77777777" w:rsidR="0004515F" w:rsidRPr="00C128FA" w:rsidRDefault="0004515F" w:rsidP="0004515F">
            <w:pPr>
              <w:pStyle w:val="XML1"/>
              <w:rPr>
                <w:del w:id="2346" w:author="aas" w:date="2013-10-14T02:06:00Z"/>
              </w:rPr>
            </w:pPr>
            <w:del w:id="2347" w:author="aas" w:date="2013-10-14T02:06:00Z">
              <w:r w:rsidRPr="00C128FA">
                <w:delText xml:space="preserve">    &lt;/xs:restriction&gt;</w:delText>
              </w:r>
            </w:del>
          </w:p>
          <w:p w14:paraId="2156242C" w14:textId="77777777" w:rsidR="0004515F" w:rsidRPr="009F1B7D" w:rsidRDefault="0004515F" w:rsidP="0004515F">
            <w:pPr>
              <w:pStyle w:val="XML1"/>
              <w:rPr>
                <w:del w:id="2348" w:author="aas" w:date="2013-10-14T02:06:00Z"/>
                <w:b/>
              </w:rPr>
            </w:pPr>
            <w:del w:id="2349" w:author="aas" w:date="2013-10-14T02:06:00Z">
              <w:r w:rsidRPr="00C128FA">
                <w:delText xml:space="preserve">  &lt;/xs:simpleType&gt;</w:delText>
              </w:r>
            </w:del>
          </w:p>
        </w:tc>
      </w:tr>
    </w:tbl>
    <w:p w14:paraId="50AC3410" w14:textId="0570525D" w:rsidR="00C805D1" w:rsidRPr="009F1B7D" w:rsidRDefault="00C805D1" w:rsidP="001026D4">
      <w:pPr>
        <w:pStyle w:val="Heading3"/>
        <w:numPr>
          <w:ilvl w:val="0"/>
          <w:numId w:val="0"/>
        </w:numPr>
        <w:rPr>
          <w:ins w:id="2350" w:author="aas" w:date="2013-10-14T02:06:00Z"/>
        </w:rPr>
      </w:pPr>
    </w:p>
    <w:p w14:paraId="67ADD1AA" w14:textId="77777777" w:rsidR="00C805D1" w:rsidRPr="009F1B7D" w:rsidRDefault="00C805D1" w:rsidP="00C805D1">
      <w:pPr>
        <w:pStyle w:val="BodyText"/>
      </w:pPr>
    </w:p>
    <w:p w14:paraId="12515B80" w14:textId="77777777" w:rsidR="00C805D1" w:rsidRPr="009F1B7D" w:rsidRDefault="00C805D1" w:rsidP="00C128FA">
      <w:pPr>
        <w:pStyle w:val="Heading3"/>
      </w:pPr>
      <w:bookmarkStart w:id="2351" w:name="_Toc315953997"/>
      <w:bookmarkStart w:id="2352" w:name="_Toc316542507"/>
      <w:bookmarkStart w:id="2353" w:name="_Toc248248236"/>
      <w:r w:rsidRPr="00DB42FD">
        <w:t>XML Example</w:t>
      </w:r>
      <w:bookmarkEnd w:id="2351"/>
      <w:bookmarkEnd w:id="2352"/>
      <w:bookmarkEnd w:id="2353"/>
    </w:p>
    <w:tbl>
      <w:tblPr>
        <w:tblStyle w:val="XMLtable"/>
        <w:tblW w:w="5000" w:type="pct"/>
        <w:tblLook w:val="04A0" w:firstRow="1" w:lastRow="0" w:firstColumn="1" w:lastColumn="0" w:noHBand="0" w:noVBand="1"/>
      </w:tblPr>
      <w:tblGrid>
        <w:gridCol w:w="9474"/>
      </w:tblGrid>
      <w:tr w:rsidR="00C805D1" w:rsidRPr="009F1B7D" w14:paraId="6A37CA90" w14:textId="77777777" w:rsidTr="00C128FA">
        <w:tc>
          <w:tcPr>
            <w:tcW w:w="8820" w:type="dxa"/>
          </w:tcPr>
          <w:p w14:paraId="562FF0D3" w14:textId="0F94C0BB" w:rsidR="00C805D1" w:rsidRPr="009F1B7D" w:rsidRDefault="00C805D1" w:rsidP="00011096">
            <w:pPr>
              <w:pStyle w:val="XML1"/>
            </w:pPr>
            <w:r w:rsidRPr="009F1B7D">
              <w:t>&lt;</w:t>
            </w:r>
            <w:proofErr w:type="gramStart"/>
            <w:r w:rsidRPr="009F1B7D">
              <w:t>logical</w:t>
            </w:r>
            <w:proofErr w:type="gramEnd"/>
            <w:r w:rsidRPr="009F1B7D">
              <w:t>-switch&gt;</w:t>
            </w:r>
          </w:p>
          <w:p w14:paraId="0836B8C1" w14:textId="77777777" w:rsidR="00C805D1" w:rsidRDefault="00C805D1" w:rsidP="00011096">
            <w:pPr>
              <w:pStyle w:val="XML2"/>
            </w:pPr>
            <w:r w:rsidRPr="009F1B7D">
              <w:t>&lt;</w:t>
            </w:r>
            <w:proofErr w:type="gramStart"/>
            <w:r w:rsidRPr="009F1B7D">
              <w:t>id</w:t>
            </w:r>
            <w:proofErr w:type="gramEnd"/>
            <w:r w:rsidRPr="009F1B7D">
              <w:t>&gt;LogicalSwitch5&lt;/id&gt;</w:t>
            </w:r>
          </w:p>
          <w:p w14:paraId="365A7F62" w14:textId="77777777" w:rsidR="00D32B1A" w:rsidRDefault="00D32B1A" w:rsidP="00F542E2">
            <w:pPr>
              <w:pStyle w:val="XML3"/>
            </w:pPr>
            <w:r>
              <w:t>&lt;</w:t>
            </w:r>
            <w:proofErr w:type="gramStart"/>
            <w:r>
              <w:t>capabilities</w:t>
            </w:r>
            <w:proofErr w:type="gramEnd"/>
            <w:r>
              <w:t>&gt;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w:t>
            </w:r>
            <w:proofErr w:type="gramStart"/>
            <w:r w:rsidRPr="00F542E2">
              <w:t>capabilities</w:t>
            </w:r>
            <w:proofErr w:type="gramEnd"/>
            <w:r w:rsidRPr="00F542E2">
              <w:t>&gt;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w:t>
            </w:r>
            <w:proofErr w:type="gramStart"/>
            <w:r w:rsidRPr="009F1B7D">
              <w:t>datapath</w:t>
            </w:r>
            <w:proofErr w:type="gramEnd"/>
            <w:r w:rsidRPr="009F1B7D">
              <w:t>-id&gt;datapath-id0&lt;/datapath-id&gt;</w:t>
            </w:r>
          </w:p>
          <w:p w14:paraId="75801A5D" w14:textId="77777777" w:rsidR="00C805D1" w:rsidRDefault="00C805D1" w:rsidP="00011096">
            <w:pPr>
              <w:pStyle w:val="XML2"/>
            </w:pPr>
            <w:r w:rsidRPr="009F1B7D">
              <w:t>&lt;</w:t>
            </w:r>
            <w:proofErr w:type="gramStart"/>
            <w:r w:rsidRPr="009F1B7D">
              <w:t>enabled</w:t>
            </w:r>
            <w:proofErr w:type="gramEnd"/>
            <w:r w:rsidRPr="009F1B7D">
              <w:t>&gt;true&lt;/enabled&gt;</w:t>
            </w:r>
          </w:p>
          <w:p w14:paraId="4FD1CAA8" w14:textId="695D8E21" w:rsidR="00DC7465" w:rsidRDefault="00DC7465" w:rsidP="00011096">
            <w:pPr>
              <w:pStyle w:val="XML2"/>
            </w:pPr>
            <w:r>
              <w:t>&lt;</w:t>
            </w:r>
            <w:proofErr w:type="gramStart"/>
            <w:r>
              <w:t>check</w:t>
            </w:r>
            <w:proofErr w:type="gramEnd"/>
            <w:r>
              <w:t>-controller-certificate&gt;false&lt;/check-controller-certificate&gt;</w:t>
            </w:r>
          </w:p>
          <w:p w14:paraId="4E8067E8" w14:textId="77777777" w:rsidR="00C805D1" w:rsidRPr="009F1B7D" w:rsidRDefault="00C805D1" w:rsidP="00011096">
            <w:pPr>
              <w:pStyle w:val="XML2"/>
            </w:pPr>
            <w:r>
              <w:t>&lt;</w:t>
            </w:r>
            <w:proofErr w:type="gramStart"/>
            <w:r>
              <w:t>lost</w:t>
            </w:r>
            <w:proofErr w:type="gramEnd"/>
            <w:r>
              <w:t>-connection-behavior&gt;failSecureMode&lt;/lost-connection-behavior&gt;</w:t>
            </w:r>
          </w:p>
          <w:p w14:paraId="2F1F0E84" w14:textId="77777777" w:rsidR="00C805D1" w:rsidRPr="009F1B7D" w:rsidRDefault="00C805D1" w:rsidP="00011096">
            <w:pPr>
              <w:pStyle w:val="XML2"/>
            </w:pPr>
            <w:r w:rsidRPr="009F1B7D">
              <w:t>&lt;</w:t>
            </w:r>
            <w:proofErr w:type="gramStart"/>
            <w:r w:rsidRPr="009F1B7D">
              <w:t>controllers</w:t>
            </w:r>
            <w:proofErr w:type="gramEnd"/>
            <w:r w:rsidRPr="009F1B7D">
              <w:t>&gt;</w:t>
            </w:r>
          </w:p>
          <w:p w14:paraId="557CB29F" w14:textId="77777777" w:rsidR="00C805D1" w:rsidRPr="009F1B7D" w:rsidRDefault="00C805D1" w:rsidP="00011096">
            <w:pPr>
              <w:pStyle w:val="XML3"/>
            </w:pPr>
            <w:r w:rsidRPr="009F1B7D">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w:t>
            </w:r>
            <w:proofErr w:type="gramStart"/>
            <w:r w:rsidRPr="009F1B7D">
              <w:t>resources</w:t>
            </w:r>
            <w:proofErr w:type="gramEnd"/>
            <w:r w:rsidRPr="009F1B7D">
              <w:t>&gt;</w:t>
            </w:r>
          </w:p>
          <w:p w14:paraId="0DF2CC94" w14:textId="77777777" w:rsidR="00C805D1" w:rsidRPr="009F1B7D" w:rsidRDefault="00C805D1" w:rsidP="00011096">
            <w:pPr>
              <w:pStyle w:val="XML3"/>
            </w:pPr>
            <w:r w:rsidRPr="009F1B7D">
              <w:t>&lt;</w:t>
            </w:r>
            <w:proofErr w:type="gramStart"/>
            <w:r w:rsidRPr="009F1B7D">
              <w:t>port</w:t>
            </w:r>
            <w:proofErr w:type="gramEnd"/>
            <w:r w:rsidRPr="009F1B7D">
              <w:t>&gt;port2&lt;/port&gt;</w:t>
            </w:r>
          </w:p>
          <w:p w14:paraId="369EFBF8" w14:textId="77777777" w:rsidR="00C805D1" w:rsidRPr="00C128FA" w:rsidRDefault="00C805D1" w:rsidP="00011096">
            <w:pPr>
              <w:pStyle w:val="XML3"/>
              <w:rPr>
                <w:lang w:val="de-DE"/>
              </w:rPr>
            </w:pPr>
            <w:r w:rsidRPr="00C128FA">
              <w:rPr>
                <w:rFonts w:eastAsiaTheme="minorEastAsia"/>
                <w:lang w:val="de-DE"/>
              </w:rPr>
              <w:t>&lt;port&gt;port3&lt;/port&gt;</w:t>
            </w:r>
          </w:p>
          <w:p w14:paraId="0C352766" w14:textId="77777777" w:rsidR="00C805D1" w:rsidRPr="00C128FA" w:rsidRDefault="00C805D1" w:rsidP="00011096">
            <w:pPr>
              <w:pStyle w:val="XML3"/>
              <w:rPr>
                <w:lang w:val="de-DE"/>
              </w:rPr>
            </w:pPr>
            <w:r w:rsidRPr="00C128FA">
              <w:rPr>
                <w:rFonts w:eastAsiaTheme="minorEastAsia"/>
                <w:lang w:val="de-DE"/>
              </w:rPr>
              <w:t>&lt;queue&gt;queue0&lt;/queue&gt;</w:t>
            </w:r>
          </w:p>
          <w:p w14:paraId="6E352069" w14:textId="77777777" w:rsidR="00C805D1" w:rsidRPr="009F1B7D" w:rsidRDefault="00C805D1" w:rsidP="00011096">
            <w:pPr>
              <w:pStyle w:val="XML3"/>
            </w:pPr>
            <w:r w:rsidRPr="009F1B7D">
              <w:t>&lt;</w:t>
            </w:r>
            <w:proofErr w:type="gramStart"/>
            <w:r w:rsidRPr="009F1B7D">
              <w:t>queue</w:t>
            </w:r>
            <w:proofErr w:type="gramEnd"/>
            <w:r w:rsidRPr="009F1B7D">
              <w:t>&gt;queue1&lt;/queue&gt;</w:t>
            </w:r>
          </w:p>
          <w:p w14:paraId="07294A5E" w14:textId="77777777" w:rsidR="00013348" w:rsidRDefault="00013348" w:rsidP="00013348">
            <w:pPr>
              <w:pStyle w:val="XML3"/>
            </w:pPr>
            <w:r>
              <w:t>&lt;</w:t>
            </w:r>
            <w:proofErr w:type="gramStart"/>
            <w:r>
              <w:t>certificate</w:t>
            </w:r>
            <w:proofErr w:type="gramEnd"/>
            <w:r>
              <w:t>&gt;ownedCertificate4&lt;/certificate&gt;</w:t>
            </w:r>
          </w:p>
          <w:p w14:paraId="4A394913" w14:textId="0C8316AB" w:rsidR="00E54CB7" w:rsidRDefault="00DC7E82" w:rsidP="00013348">
            <w:pPr>
              <w:pStyle w:val="XML3"/>
            </w:pPr>
            <w:r>
              <w:t>&lt;</w:t>
            </w:r>
            <w:proofErr w:type="gramStart"/>
            <w:r>
              <w:t>flow</w:t>
            </w:r>
            <w:proofErr w:type="gramEnd"/>
            <w:r>
              <w:t>-table&gt;</w:t>
            </w:r>
            <w:r w:rsidR="00E54CB7">
              <w:t>1&lt;/flow-table&gt;</w:t>
            </w:r>
          </w:p>
          <w:p w14:paraId="12B542FC" w14:textId="3B364E40" w:rsidR="00E54CB7" w:rsidRDefault="00E54CB7" w:rsidP="00013348">
            <w:pPr>
              <w:pStyle w:val="XML3"/>
            </w:pPr>
            <w:r>
              <w:t>&lt;</w:t>
            </w:r>
            <w:proofErr w:type="gramStart"/>
            <w:r>
              <w:t>flow</w:t>
            </w:r>
            <w:proofErr w:type="gramEnd"/>
            <w:r>
              <w:t>-table&gt;2&lt;/flow-table&gt;</w:t>
            </w:r>
          </w:p>
          <w:p w14:paraId="3A48A2A7" w14:textId="38AE70F8" w:rsidR="00E54CB7" w:rsidRDefault="00E54CB7" w:rsidP="00013348">
            <w:pPr>
              <w:pStyle w:val="XML3"/>
            </w:pPr>
            <w:r>
              <w:t>…</w:t>
            </w:r>
          </w:p>
          <w:p w14:paraId="1730B476" w14:textId="0057080B" w:rsidR="00E54CB7" w:rsidRPr="009F1B7D" w:rsidRDefault="00E54CB7" w:rsidP="00013348">
            <w:pPr>
              <w:pStyle w:val="XML3"/>
            </w:pPr>
            <w:r>
              <w:t>&lt;</w:t>
            </w:r>
            <w:proofErr w:type="gramStart"/>
            <w:r>
              <w:t>flow</w:t>
            </w:r>
            <w:proofErr w:type="gramEnd"/>
            <w:r>
              <w:t>-table&gt;255&lt;/flow-table&gt;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t>&lt;/logical-switch&gt;</w:t>
            </w:r>
          </w:p>
        </w:tc>
      </w:tr>
    </w:tbl>
    <w:p w14:paraId="7962EA00" w14:textId="77777777" w:rsidR="00C805D1" w:rsidRDefault="00C805D1" w:rsidP="00C805D1">
      <w:pPr>
        <w:ind w:left="720"/>
      </w:pPr>
    </w:p>
    <w:p w14:paraId="4F99CBD6" w14:textId="77777777" w:rsidR="00D8113B" w:rsidRDefault="00D8113B" w:rsidP="00C128FA">
      <w:pPr>
        <w:pStyle w:val="Heading2"/>
      </w:pPr>
      <w:bookmarkStart w:id="2354" w:name="_Toc333522898"/>
      <w:bookmarkStart w:id="2355" w:name="_Toc335146985"/>
      <w:bookmarkStart w:id="2356" w:name="_Toc333522899"/>
      <w:bookmarkStart w:id="2357" w:name="_Toc335146986"/>
      <w:bookmarkStart w:id="2358" w:name="_Toc333522900"/>
      <w:bookmarkStart w:id="2359" w:name="_Toc335146987"/>
      <w:bookmarkStart w:id="2360" w:name="_Toc333522901"/>
      <w:bookmarkStart w:id="2361" w:name="_Toc335146988"/>
      <w:bookmarkStart w:id="2362" w:name="_Toc333522902"/>
      <w:bookmarkStart w:id="2363" w:name="_Toc335146989"/>
      <w:bookmarkStart w:id="2364" w:name="_Toc333522903"/>
      <w:bookmarkStart w:id="2365" w:name="_Toc335146990"/>
      <w:bookmarkStart w:id="2366" w:name="_Toc333522904"/>
      <w:bookmarkStart w:id="2367" w:name="_Toc335146991"/>
      <w:bookmarkStart w:id="2368" w:name="_Toc333522905"/>
      <w:bookmarkStart w:id="2369" w:name="_Toc335146992"/>
      <w:bookmarkStart w:id="2370" w:name="_Toc333522906"/>
      <w:bookmarkStart w:id="2371" w:name="_Toc335146993"/>
      <w:bookmarkStart w:id="2372" w:name="_Toc333522907"/>
      <w:bookmarkStart w:id="2373" w:name="_Toc335146994"/>
      <w:bookmarkStart w:id="2374" w:name="_Toc333522908"/>
      <w:bookmarkStart w:id="2375" w:name="_Toc335146995"/>
      <w:bookmarkStart w:id="2376" w:name="_Toc333522909"/>
      <w:bookmarkStart w:id="2377" w:name="_Toc335146996"/>
      <w:bookmarkStart w:id="2378" w:name="_Ref320556201"/>
      <w:bookmarkStart w:id="2379" w:name="_Toc248248237"/>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r>
        <w:lastRenderedPageBreak/>
        <w:t xml:space="preserve">Logical </w:t>
      </w:r>
      <w:r w:rsidRPr="0082590C">
        <w:t>Switch</w:t>
      </w:r>
      <w:r>
        <w:t xml:space="preserve"> Capabilities</w:t>
      </w:r>
      <w:bookmarkEnd w:id="2378"/>
      <w:bookmarkEnd w:id="2379"/>
    </w:p>
    <w:p w14:paraId="5A2DC302" w14:textId="77777777" w:rsidR="00D8113B" w:rsidRDefault="00D8113B" w:rsidP="00C128FA">
      <w:pPr>
        <w:pStyle w:val="Heading3"/>
      </w:pPr>
      <w:bookmarkStart w:id="2380" w:name="_Toc248248238"/>
      <w:r>
        <w:t>UML Diagram</w:t>
      </w:r>
      <w:bookmarkEnd w:id="2380"/>
    </w:p>
    <w:p w14:paraId="6376345E" w14:textId="28853628" w:rsidR="00AF1D6D" w:rsidRDefault="00AF1D6D" w:rsidP="00AF1D6D">
      <w:pPr>
        <w:jc w:val="center"/>
      </w:pPr>
      <w:r>
        <w:object w:dxaOrig="6040" w:dyaOrig="6895" w14:anchorId="71B78564">
          <v:shape id="_x0000_i1031" type="#_x0000_t75" style="width:298pt;height:346pt" o:ole="">
            <v:imagedata r:id="rId28" o:title=""/>
          </v:shape>
          <o:OLEObject Type="Embed" ProgID="Visio.Drawing.11" ShapeID="_x0000_i1031" DrawAspect="Content" ObjectID="_1321991144" r:id="rId29"/>
        </w:object>
      </w:r>
    </w:p>
    <w:p w14:paraId="2BFAE4F6" w14:textId="20412BAD" w:rsidR="00D8113B" w:rsidRPr="00BB2984" w:rsidRDefault="00AF1D6D" w:rsidP="00874469">
      <w:pPr>
        <w:pStyle w:val="Caption"/>
      </w:pPr>
      <w:r w:rsidRPr="00CE3A81">
        <w:t xml:space="preserve">Figure </w:t>
      </w:r>
      <w:r>
        <w:t>7</w:t>
      </w:r>
      <w:r w:rsidRPr="00CE3A81">
        <w:t xml:space="preserve">: Data Model Diagram </w:t>
      </w:r>
      <w:proofErr w:type="gramStart"/>
      <w:r w:rsidRPr="00CE3A81">
        <w:t>for an OpenFlow Logical Switch</w:t>
      </w:r>
      <w:r>
        <w:t xml:space="preserve"> Capabilities</w:t>
      </w:r>
      <w:proofErr w:type="gramEnd"/>
    </w:p>
    <w:p w14:paraId="7047FA3A" w14:textId="77777777" w:rsidR="00D8113B" w:rsidRPr="009F1B7D" w:rsidRDefault="00D8113B" w:rsidP="00BA30A0">
      <w:pPr>
        <w:pStyle w:val="Heading3"/>
        <w:rPr>
          <w:del w:id="2381" w:author="aas" w:date="2013-10-14T02:06:00Z"/>
        </w:rPr>
      </w:pPr>
      <w:del w:id="2382" w:author="aas" w:date="2013-10-14T02:06:00Z">
        <w:r>
          <w:delText>XML Schema</w:delText>
        </w:r>
      </w:del>
    </w:p>
    <w:tbl>
      <w:tblPr>
        <w:tblStyle w:val="XMLtable"/>
        <w:tblW w:w="5000" w:type="pct"/>
        <w:tblLook w:val="04A0" w:firstRow="1" w:lastRow="0" w:firstColumn="1" w:lastColumn="0" w:noHBand="0" w:noVBand="1"/>
      </w:tblPr>
      <w:tblGrid>
        <w:gridCol w:w="9474"/>
      </w:tblGrid>
      <w:tr w:rsidR="00D8113B" w:rsidRPr="009F1B7D" w14:paraId="6742D8E1" w14:textId="77777777" w:rsidTr="00C128FA">
        <w:trPr>
          <w:del w:id="2383" w:author="aas" w:date="2013-10-14T02:06:00Z"/>
        </w:trPr>
        <w:tc>
          <w:tcPr>
            <w:tcW w:w="5000" w:type="pct"/>
          </w:tcPr>
          <w:p w14:paraId="145766A7" w14:textId="77777777" w:rsidR="00860C7A" w:rsidRPr="00C128FA" w:rsidRDefault="00860C7A" w:rsidP="00860C7A">
            <w:pPr>
              <w:pStyle w:val="XML1"/>
              <w:rPr>
                <w:del w:id="2384" w:author="aas" w:date="2013-10-14T02:06:00Z"/>
              </w:rPr>
            </w:pPr>
            <w:del w:id="2385" w:author="aas" w:date="2013-10-14T02:06:00Z">
              <w:r w:rsidRPr="00C128FA">
                <w:delText xml:space="preserve">  &lt;xs:group name="OFLogicalSwitchCapabilitiesType"&gt;</w:delText>
              </w:r>
            </w:del>
          </w:p>
          <w:p w14:paraId="7809E31D" w14:textId="77777777" w:rsidR="00860C7A" w:rsidRPr="00C128FA" w:rsidRDefault="00860C7A" w:rsidP="00860C7A">
            <w:pPr>
              <w:pStyle w:val="XML1"/>
              <w:rPr>
                <w:del w:id="2386" w:author="aas" w:date="2013-10-14T02:06:00Z"/>
              </w:rPr>
            </w:pPr>
            <w:del w:id="2387" w:author="aas" w:date="2013-10-14T02:06:00Z">
              <w:r w:rsidRPr="00C128FA">
                <w:delText xml:space="preserve">    &lt;xs:annotation&gt;</w:delText>
              </w:r>
            </w:del>
          </w:p>
          <w:p w14:paraId="2E5AD68F" w14:textId="77777777" w:rsidR="00860C7A" w:rsidRPr="00C128FA" w:rsidRDefault="00860C7A" w:rsidP="00860C7A">
            <w:pPr>
              <w:pStyle w:val="XML1"/>
              <w:rPr>
                <w:del w:id="2388" w:author="aas" w:date="2013-10-14T02:06:00Z"/>
              </w:rPr>
            </w:pPr>
            <w:del w:id="2389" w:author="aas" w:date="2013-10-14T02:06:00Z">
              <w:r w:rsidRPr="00C128FA">
                <w:delText xml:space="preserve">      &lt;xs:documentation&gt;</w:delText>
              </w:r>
            </w:del>
          </w:p>
          <w:p w14:paraId="6DE5EBB6" w14:textId="77777777" w:rsidR="00860C7A" w:rsidRPr="00C128FA" w:rsidRDefault="00860C7A" w:rsidP="00860C7A">
            <w:pPr>
              <w:pStyle w:val="XML1"/>
              <w:rPr>
                <w:del w:id="2390" w:author="aas" w:date="2013-10-14T02:06:00Z"/>
              </w:rPr>
            </w:pPr>
            <w:del w:id="2391" w:author="aas" w:date="2013-10-14T02:06:00Z">
              <w:r w:rsidRPr="00C128FA">
                <w:delText xml:space="preserve">        This grouping specifies all properties of an</w:delText>
              </w:r>
            </w:del>
          </w:p>
          <w:p w14:paraId="28909510" w14:textId="77777777" w:rsidR="00860C7A" w:rsidRPr="00C128FA" w:rsidRDefault="00860C7A" w:rsidP="00860C7A">
            <w:pPr>
              <w:pStyle w:val="XML1"/>
              <w:rPr>
                <w:del w:id="2392" w:author="aas" w:date="2013-10-14T02:06:00Z"/>
              </w:rPr>
            </w:pPr>
            <w:del w:id="2393" w:author="aas" w:date="2013-10-14T02:06:00Z">
              <w:r w:rsidRPr="00C128FA">
                <w:delText xml:space="preserve">        OpenFlow logical switch's capabilities.</w:delText>
              </w:r>
            </w:del>
          </w:p>
          <w:p w14:paraId="4DB348AD" w14:textId="77777777" w:rsidR="00860C7A" w:rsidRPr="00C128FA" w:rsidRDefault="00860C7A" w:rsidP="00860C7A">
            <w:pPr>
              <w:pStyle w:val="XML1"/>
              <w:rPr>
                <w:del w:id="2394" w:author="aas" w:date="2013-10-14T02:06:00Z"/>
              </w:rPr>
            </w:pPr>
          </w:p>
          <w:p w14:paraId="71F7E1B9" w14:textId="77777777" w:rsidR="00860C7A" w:rsidRPr="00C128FA" w:rsidRDefault="00860C7A" w:rsidP="00860C7A">
            <w:pPr>
              <w:pStyle w:val="XML1"/>
              <w:rPr>
                <w:del w:id="2395" w:author="aas" w:date="2013-10-14T02:06:00Z"/>
              </w:rPr>
            </w:pPr>
            <w:del w:id="2396" w:author="aas" w:date="2013-10-14T02:06:00Z">
              <w:r w:rsidRPr="00C128FA">
                <w:delText xml:space="preserve">        Elements in the type OFLogicalSwitchCapabilitiesType are not</w:delText>
              </w:r>
            </w:del>
          </w:p>
          <w:p w14:paraId="4D9B5DFB" w14:textId="77777777" w:rsidR="00860C7A" w:rsidRPr="00C128FA" w:rsidRDefault="00860C7A" w:rsidP="00860C7A">
            <w:pPr>
              <w:pStyle w:val="XML1"/>
              <w:rPr>
                <w:del w:id="2397" w:author="aas" w:date="2013-10-14T02:06:00Z"/>
              </w:rPr>
            </w:pPr>
            <w:del w:id="2398" w:author="aas" w:date="2013-10-14T02:06:00Z">
              <w:r w:rsidRPr="00C128FA">
                <w:delText xml:space="preserve">        configurable and can only be retrieved by NETCONF &amp;lt;get&amp;gt;</w:delText>
              </w:r>
            </w:del>
          </w:p>
          <w:p w14:paraId="5C71560D" w14:textId="77777777" w:rsidR="00860C7A" w:rsidRPr="00C128FA" w:rsidRDefault="00860C7A" w:rsidP="00860C7A">
            <w:pPr>
              <w:pStyle w:val="XML1"/>
              <w:rPr>
                <w:del w:id="2399" w:author="aas" w:date="2013-10-14T02:06:00Z"/>
              </w:rPr>
            </w:pPr>
            <w:del w:id="2400" w:author="aas" w:date="2013-10-14T02:06:00Z">
              <w:r w:rsidRPr="00C128FA">
                <w:delText xml:space="preserve">        operations. Attemps to modify this element and its children</w:delText>
              </w:r>
            </w:del>
          </w:p>
          <w:p w14:paraId="02FF11D5" w14:textId="77777777" w:rsidR="00860C7A" w:rsidRPr="00C128FA" w:rsidRDefault="00860C7A" w:rsidP="00860C7A">
            <w:pPr>
              <w:pStyle w:val="XML1"/>
              <w:rPr>
                <w:del w:id="2401" w:author="aas" w:date="2013-10-14T02:06:00Z"/>
              </w:rPr>
            </w:pPr>
            <w:del w:id="2402" w:author="aas" w:date="2013-10-14T02:06:00Z">
              <w:r w:rsidRPr="00C128FA">
                <w:delText xml:space="preserve">        with a NETCONF &amp;lt;edit-config&amp;gt; operation MUST result in an </w:delText>
              </w:r>
            </w:del>
          </w:p>
          <w:p w14:paraId="0E5BDB71" w14:textId="77777777" w:rsidR="00860C7A" w:rsidRPr="00C128FA" w:rsidRDefault="00860C7A" w:rsidP="00860C7A">
            <w:pPr>
              <w:pStyle w:val="XML1"/>
              <w:rPr>
                <w:del w:id="2403" w:author="aas" w:date="2013-10-14T02:06:00Z"/>
              </w:rPr>
            </w:pPr>
            <w:del w:id="2404" w:author="aas" w:date="2013-10-14T02:06:00Z">
              <w:r w:rsidRPr="00C128FA">
                <w:delText xml:space="preserve">        'operation-not-supported' error with type 'application'.</w:delText>
              </w:r>
            </w:del>
          </w:p>
          <w:p w14:paraId="74FE4755" w14:textId="77777777" w:rsidR="00860C7A" w:rsidRPr="00C128FA" w:rsidRDefault="00860C7A" w:rsidP="00860C7A">
            <w:pPr>
              <w:pStyle w:val="XML1"/>
              <w:rPr>
                <w:del w:id="2405" w:author="aas" w:date="2013-10-14T02:06:00Z"/>
              </w:rPr>
            </w:pPr>
            <w:del w:id="2406" w:author="aas" w:date="2013-10-14T02:06:00Z">
              <w:r w:rsidRPr="00C128FA">
                <w:delText xml:space="preserve">      &lt;/xs:documentation&gt;</w:delText>
              </w:r>
            </w:del>
          </w:p>
          <w:p w14:paraId="5A036B15" w14:textId="77777777" w:rsidR="00860C7A" w:rsidRPr="00C128FA" w:rsidRDefault="00860C7A" w:rsidP="00860C7A">
            <w:pPr>
              <w:pStyle w:val="XML1"/>
              <w:rPr>
                <w:del w:id="2407" w:author="aas" w:date="2013-10-14T02:06:00Z"/>
              </w:rPr>
            </w:pPr>
            <w:del w:id="2408" w:author="aas" w:date="2013-10-14T02:06:00Z">
              <w:r w:rsidRPr="00C128FA">
                <w:delText xml:space="preserve">    &lt;/xs:annotation&gt;</w:delText>
              </w:r>
            </w:del>
          </w:p>
          <w:p w14:paraId="502FF159" w14:textId="77777777" w:rsidR="00860C7A" w:rsidRPr="00C128FA" w:rsidRDefault="00860C7A" w:rsidP="00860C7A">
            <w:pPr>
              <w:pStyle w:val="XML1"/>
              <w:rPr>
                <w:del w:id="2409" w:author="aas" w:date="2013-10-14T02:06:00Z"/>
              </w:rPr>
            </w:pPr>
          </w:p>
          <w:p w14:paraId="5A4AD2AD" w14:textId="77777777" w:rsidR="00860C7A" w:rsidRPr="00C128FA" w:rsidRDefault="00860C7A" w:rsidP="00860C7A">
            <w:pPr>
              <w:pStyle w:val="XML1"/>
              <w:rPr>
                <w:del w:id="2410" w:author="aas" w:date="2013-10-14T02:06:00Z"/>
              </w:rPr>
            </w:pPr>
            <w:del w:id="2411" w:author="aas" w:date="2013-10-14T02:06:00Z">
              <w:r w:rsidRPr="00C128FA">
                <w:delText xml:space="preserve">    &lt;xs:sequence&gt;</w:delText>
              </w:r>
            </w:del>
          </w:p>
          <w:p w14:paraId="03810D8B" w14:textId="77777777" w:rsidR="00860C7A" w:rsidRPr="00C128FA" w:rsidRDefault="00860C7A" w:rsidP="00860C7A">
            <w:pPr>
              <w:pStyle w:val="XML1"/>
              <w:rPr>
                <w:del w:id="2412" w:author="aas" w:date="2013-10-14T02:06:00Z"/>
              </w:rPr>
            </w:pPr>
            <w:del w:id="2413" w:author="aas" w:date="2013-10-14T02:06:00Z">
              <w:r w:rsidRPr="00C128FA">
                <w:delText xml:space="preserve">      &lt;xs:element name="max-buffered-packets"  type="xs:unsignedInt"&gt;</w:delText>
              </w:r>
            </w:del>
          </w:p>
          <w:p w14:paraId="08F1470B" w14:textId="77777777" w:rsidR="00860C7A" w:rsidRPr="00C128FA" w:rsidRDefault="00860C7A" w:rsidP="00860C7A">
            <w:pPr>
              <w:pStyle w:val="XML1"/>
              <w:rPr>
                <w:del w:id="2414" w:author="aas" w:date="2013-10-14T02:06:00Z"/>
              </w:rPr>
            </w:pPr>
            <w:del w:id="2415" w:author="aas" w:date="2013-10-14T02:06:00Z">
              <w:r w:rsidRPr="00C128FA">
                <w:delText xml:space="preserve">        &lt;xs:annotation&gt;</w:delText>
              </w:r>
            </w:del>
          </w:p>
          <w:p w14:paraId="2B3F37A8" w14:textId="77777777" w:rsidR="00860C7A" w:rsidRPr="00C128FA" w:rsidRDefault="00860C7A" w:rsidP="00860C7A">
            <w:pPr>
              <w:pStyle w:val="XML1"/>
              <w:rPr>
                <w:del w:id="2416" w:author="aas" w:date="2013-10-14T02:06:00Z"/>
              </w:rPr>
            </w:pPr>
            <w:del w:id="2417" w:author="aas" w:date="2013-10-14T02:06:00Z">
              <w:r w:rsidRPr="00C128FA">
                <w:delText xml:space="preserve">          &lt;xs:documentation&gt;</w:delText>
              </w:r>
            </w:del>
          </w:p>
          <w:p w14:paraId="3346E686" w14:textId="77777777" w:rsidR="00860C7A" w:rsidRPr="00C128FA" w:rsidRDefault="00860C7A" w:rsidP="00860C7A">
            <w:pPr>
              <w:pStyle w:val="XML1"/>
              <w:rPr>
                <w:del w:id="2418" w:author="aas" w:date="2013-10-14T02:06:00Z"/>
              </w:rPr>
            </w:pPr>
            <w:del w:id="2419" w:author="aas" w:date="2013-10-14T02:06:00Z">
              <w:r w:rsidRPr="00C128FA">
                <w:delText xml:space="preserve">            The maximum number of packets the logical switch</w:delText>
              </w:r>
            </w:del>
          </w:p>
          <w:p w14:paraId="420668E3" w14:textId="77777777" w:rsidR="00860C7A" w:rsidRPr="00C128FA" w:rsidRDefault="00860C7A" w:rsidP="00860C7A">
            <w:pPr>
              <w:pStyle w:val="XML1"/>
              <w:rPr>
                <w:del w:id="2420" w:author="aas" w:date="2013-10-14T02:06:00Z"/>
              </w:rPr>
            </w:pPr>
            <w:del w:id="2421" w:author="aas" w:date="2013-10-14T02:06:00Z">
              <w:r w:rsidRPr="00C128FA">
                <w:delText xml:space="preserve">            can buffer when sending packets to the controller using</w:delText>
              </w:r>
            </w:del>
          </w:p>
          <w:p w14:paraId="0AF2ADE0" w14:textId="77777777" w:rsidR="00860C7A" w:rsidRPr="00C128FA" w:rsidRDefault="00860C7A" w:rsidP="00860C7A">
            <w:pPr>
              <w:pStyle w:val="XML1"/>
              <w:rPr>
                <w:del w:id="2422" w:author="aas" w:date="2013-10-14T02:06:00Z"/>
              </w:rPr>
            </w:pPr>
            <w:del w:id="2423" w:author="aas" w:date="2013-10-14T02:06:00Z">
              <w:r w:rsidRPr="00C128FA">
                <w:delText xml:space="preserve">            packet-in messages.</w:delText>
              </w:r>
            </w:del>
          </w:p>
          <w:p w14:paraId="1B0522F3" w14:textId="77777777" w:rsidR="00860C7A" w:rsidRPr="00C128FA" w:rsidRDefault="00860C7A" w:rsidP="00860C7A">
            <w:pPr>
              <w:pStyle w:val="XML1"/>
              <w:rPr>
                <w:del w:id="2424" w:author="aas" w:date="2013-10-14T02:06:00Z"/>
              </w:rPr>
            </w:pPr>
            <w:del w:id="2425" w:author="aas" w:date="2013-10-14T02:06:00Z">
              <w:r w:rsidRPr="00C128FA">
                <w:delText xml:space="preserve">          &lt;/xs:documentation&gt;</w:delText>
              </w:r>
            </w:del>
          </w:p>
          <w:p w14:paraId="2F1A7D13" w14:textId="77777777" w:rsidR="00860C7A" w:rsidRPr="00C128FA" w:rsidRDefault="00860C7A" w:rsidP="00860C7A">
            <w:pPr>
              <w:pStyle w:val="XML1"/>
              <w:rPr>
                <w:del w:id="2426" w:author="aas" w:date="2013-10-14T02:06:00Z"/>
              </w:rPr>
            </w:pPr>
            <w:del w:id="2427" w:author="aas" w:date="2013-10-14T02:06:00Z">
              <w:r w:rsidRPr="00C128FA">
                <w:delText xml:space="preserve">        &lt;/xs:annotation&gt;</w:delText>
              </w:r>
            </w:del>
          </w:p>
          <w:p w14:paraId="263D0F9B" w14:textId="77777777" w:rsidR="00860C7A" w:rsidRPr="00C128FA" w:rsidRDefault="00860C7A" w:rsidP="00860C7A">
            <w:pPr>
              <w:pStyle w:val="XML1"/>
              <w:rPr>
                <w:del w:id="2428" w:author="aas" w:date="2013-10-14T02:06:00Z"/>
              </w:rPr>
            </w:pPr>
            <w:del w:id="2429" w:author="aas" w:date="2013-10-14T02:06:00Z">
              <w:r w:rsidRPr="00C128FA">
                <w:delText xml:space="preserve">      &lt;/xs:element&gt;</w:delText>
              </w:r>
            </w:del>
          </w:p>
          <w:p w14:paraId="0F8C6EA6" w14:textId="77777777" w:rsidR="00860C7A" w:rsidRPr="00C128FA" w:rsidRDefault="00860C7A" w:rsidP="00860C7A">
            <w:pPr>
              <w:pStyle w:val="XML1"/>
              <w:rPr>
                <w:del w:id="2430" w:author="aas" w:date="2013-10-14T02:06:00Z"/>
              </w:rPr>
            </w:pPr>
            <w:del w:id="2431" w:author="aas" w:date="2013-10-14T02:06:00Z">
              <w:r w:rsidRPr="00C128FA">
                <w:delText xml:space="preserve">      &lt;xs:element name="max-tables"  type="xs:unsignedByte"&gt;</w:delText>
              </w:r>
            </w:del>
          </w:p>
          <w:p w14:paraId="197D98C5" w14:textId="77777777" w:rsidR="00860C7A" w:rsidRPr="00C128FA" w:rsidRDefault="00860C7A" w:rsidP="00860C7A">
            <w:pPr>
              <w:pStyle w:val="XML1"/>
              <w:rPr>
                <w:del w:id="2432" w:author="aas" w:date="2013-10-14T02:06:00Z"/>
              </w:rPr>
            </w:pPr>
            <w:del w:id="2433" w:author="aas" w:date="2013-10-14T02:06:00Z">
              <w:r w:rsidRPr="00C128FA">
                <w:delText xml:space="preserve">        &lt;xs:annotation&gt;</w:delText>
              </w:r>
            </w:del>
          </w:p>
          <w:p w14:paraId="025A7578" w14:textId="77777777" w:rsidR="00860C7A" w:rsidRPr="00C128FA" w:rsidRDefault="00860C7A" w:rsidP="00860C7A">
            <w:pPr>
              <w:pStyle w:val="XML1"/>
              <w:rPr>
                <w:del w:id="2434" w:author="aas" w:date="2013-10-14T02:06:00Z"/>
              </w:rPr>
            </w:pPr>
            <w:del w:id="2435" w:author="aas" w:date="2013-10-14T02:06:00Z">
              <w:r w:rsidRPr="00C128FA">
                <w:delText xml:space="preserve">          &lt;xs:documentation&gt;</w:delText>
              </w:r>
            </w:del>
          </w:p>
          <w:p w14:paraId="63591D09" w14:textId="77777777" w:rsidR="00860C7A" w:rsidRPr="00C128FA" w:rsidRDefault="00860C7A" w:rsidP="00860C7A">
            <w:pPr>
              <w:pStyle w:val="XML1"/>
              <w:rPr>
                <w:del w:id="2436" w:author="aas" w:date="2013-10-14T02:06:00Z"/>
              </w:rPr>
            </w:pPr>
            <w:del w:id="2437" w:author="aas" w:date="2013-10-14T02:06:00Z">
              <w:r w:rsidRPr="00C128FA">
                <w:delText xml:space="preserve">            The number of flow tables supported by the</w:delText>
              </w:r>
            </w:del>
          </w:p>
          <w:p w14:paraId="6CBBD50F" w14:textId="77777777" w:rsidR="00860C7A" w:rsidRPr="00C128FA" w:rsidRDefault="00860C7A" w:rsidP="00860C7A">
            <w:pPr>
              <w:pStyle w:val="XML1"/>
              <w:rPr>
                <w:del w:id="2438" w:author="aas" w:date="2013-10-14T02:06:00Z"/>
              </w:rPr>
            </w:pPr>
            <w:del w:id="2439" w:author="aas" w:date="2013-10-14T02:06:00Z">
              <w:r w:rsidRPr="00C128FA">
                <w:delText xml:space="preserve">            logical switch.</w:delText>
              </w:r>
            </w:del>
          </w:p>
          <w:p w14:paraId="7CE99BC7" w14:textId="77777777" w:rsidR="00860C7A" w:rsidRPr="00C128FA" w:rsidRDefault="00860C7A" w:rsidP="00860C7A">
            <w:pPr>
              <w:pStyle w:val="XML1"/>
              <w:rPr>
                <w:del w:id="2440" w:author="aas" w:date="2013-10-14T02:06:00Z"/>
              </w:rPr>
            </w:pPr>
            <w:del w:id="2441" w:author="aas" w:date="2013-10-14T02:06:00Z">
              <w:r w:rsidRPr="00C128FA">
                <w:delText xml:space="preserve">          &lt;/xs:documentation&gt;</w:delText>
              </w:r>
            </w:del>
          </w:p>
          <w:p w14:paraId="290A20E6" w14:textId="77777777" w:rsidR="00860C7A" w:rsidRPr="00C128FA" w:rsidRDefault="00860C7A" w:rsidP="00860C7A">
            <w:pPr>
              <w:pStyle w:val="XML1"/>
              <w:rPr>
                <w:del w:id="2442" w:author="aas" w:date="2013-10-14T02:06:00Z"/>
              </w:rPr>
            </w:pPr>
            <w:del w:id="2443" w:author="aas" w:date="2013-10-14T02:06:00Z">
              <w:r w:rsidRPr="00C128FA">
                <w:delText xml:space="preserve">        &lt;/xs:annotation&gt;</w:delText>
              </w:r>
            </w:del>
          </w:p>
          <w:p w14:paraId="049CD7EC" w14:textId="77777777" w:rsidR="00860C7A" w:rsidRPr="00C128FA" w:rsidRDefault="00860C7A" w:rsidP="00860C7A">
            <w:pPr>
              <w:pStyle w:val="XML1"/>
              <w:rPr>
                <w:del w:id="2444" w:author="aas" w:date="2013-10-14T02:06:00Z"/>
              </w:rPr>
            </w:pPr>
            <w:del w:id="2445" w:author="aas" w:date="2013-10-14T02:06:00Z">
              <w:r w:rsidRPr="00C128FA">
                <w:delText xml:space="preserve">      &lt;/xs:element&gt;</w:delText>
              </w:r>
            </w:del>
          </w:p>
          <w:p w14:paraId="10142D56" w14:textId="77777777" w:rsidR="00860C7A" w:rsidRPr="00C128FA" w:rsidRDefault="00860C7A" w:rsidP="00860C7A">
            <w:pPr>
              <w:pStyle w:val="XML1"/>
              <w:rPr>
                <w:del w:id="2446" w:author="aas" w:date="2013-10-14T02:06:00Z"/>
              </w:rPr>
            </w:pPr>
            <w:del w:id="2447" w:author="aas" w:date="2013-10-14T02:06:00Z">
              <w:r w:rsidRPr="00C128FA">
                <w:delText xml:space="preserve">      &lt;xs:element name="max-ports"  type="xs:unsignedInt"&gt;</w:delText>
              </w:r>
            </w:del>
          </w:p>
          <w:p w14:paraId="711C0359" w14:textId="77777777" w:rsidR="00860C7A" w:rsidRPr="00C128FA" w:rsidRDefault="00860C7A" w:rsidP="00860C7A">
            <w:pPr>
              <w:pStyle w:val="XML1"/>
              <w:rPr>
                <w:del w:id="2448" w:author="aas" w:date="2013-10-14T02:06:00Z"/>
              </w:rPr>
            </w:pPr>
            <w:del w:id="2449" w:author="aas" w:date="2013-10-14T02:06:00Z">
              <w:r w:rsidRPr="00C128FA">
                <w:delText xml:space="preserve">        &lt;xs:annotation&gt;</w:delText>
              </w:r>
            </w:del>
          </w:p>
          <w:p w14:paraId="5AB955A2" w14:textId="77777777" w:rsidR="00860C7A" w:rsidRPr="00C128FA" w:rsidRDefault="00860C7A" w:rsidP="00860C7A">
            <w:pPr>
              <w:pStyle w:val="XML1"/>
              <w:rPr>
                <w:del w:id="2450" w:author="aas" w:date="2013-10-14T02:06:00Z"/>
              </w:rPr>
            </w:pPr>
            <w:del w:id="2451" w:author="aas" w:date="2013-10-14T02:06:00Z">
              <w:r w:rsidRPr="00C128FA">
                <w:delText xml:space="preserve">          &lt;xs:documentation&gt;</w:delText>
              </w:r>
            </w:del>
          </w:p>
          <w:p w14:paraId="1316FBB3" w14:textId="77777777" w:rsidR="00860C7A" w:rsidRPr="00C128FA" w:rsidRDefault="00860C7A" w:rsidP="00860C7A">
            <w:pPr>
              <w:pStyle w:val="XML1"/>
              <w:rPr>
                <w:del w:id="2452" w:author="aas" w:date="2013-10-14T02:06:00Z"/>
              </w:rPr>
            </w:pPr>
            <w:del w:id="2453" w:author="aas" w:date="2013-10-14T02:06:00Z">
              <w:r w:rsidRPr="00C128FA">
                <w:delText xml:space="preserve">            The number of flow tables supported by the</w:delText>
              </w:r>
            </w:del>
          </w:p>
          <w:p w14:paraId="73C2BF51" w14:textId="77777777" w:rsidR="00860C7A" w:rsidRPr="00C128FA" w:rsidRDefault="00860C7A" w:rsidP="00860C7A">
            <w:pPr>
              <w:pStyle w:val="XML1"/>
              <w:rPr>
                <w:del w:id="2454" w:author="aas" w:date="2013-10-14T02:06:00Z"/>
              </w:rPr>
            </w:pPr>
            <w:del w:id="2455" w:author="aas" w:date="2013-10-14T02:06:00Z">
              <w:r w:rsidRPr="00C128FA">
                <w:delText xml:space="preserve">            logical switch.</w:delText>
              </w:r>
            </w:del>
          </w:p>
          <w:p w14:paraId="11327699" w14:textId="77777777" w:rsidR="00860C7A" w:rsidRPr="00C128FA" w:rsidRDefault="00860C7A" w:rsidP="00860C7A">
            <w:pPr>
              <w:pStyle w:val="XML1"/>
              <w:rPr>
                <w:del w:id="2456" w:author="aas" w:date="2013-10-14T02:06:00Z"/>
              </w:rPr>
            </w:pPr>
            <w:del w:id="2457" w:author="aas" w:date="2013-10-14T02:06:00Z">
              <w:r w:rsidRPr="00C128FA">
                <w:delText xml:space="preserve">          &lt;/xs:documentation&gt;</w:delText>
              </w:r>
            </w:del>
          </w:p>
          <w:p w14:paraId="57FC7BE9" w14:textId="77777777" w:rsidR="00860C7A" w:rsidRPr="00C128FA" w:rsidRDefault="00860C7A" w:rsidP="00860C7A">
            <w:pPr>
              <w:pStyle w:val="XML1"/>
              <w:rPr>
                <w:del w:id="2458" w:author="aas" w:date="2013-10-14T02:06:00Z"/>
              </w:rPr>
            </w:pPr>
            <w:del w:id="2459" w:author="aas" w:date="2013-10-14T02:06:00Z">
              <w:r w:rsidRPr="00C128FA">
                <w:delText xml:space="preserve">        &lt;/xs:annotation&gt;</w:delText>
              </w:r>
            </w:del>
          </w:p>
          <w:p w14:paraId="0C2A798E" w14:textId="77777777" w:rsidR="00860C7A" w:rsidRPr="00C128FA" w:rsidRDefault="00860C7A" w:rsidP="00860C7A">
            <w:pPr>
              <w:pStyle w:val="XML1"/>
              <w:rPr>
                <w:del w:id="2460" w:author="aas" w:date="2013-10-14T02:06:00Z"/>
              </w:rPr>
            </w:pPr>
            <w:del w:id="2461" w:author="aas" w:date="2013-10-14T02:06:00Z">
              <w:r w:rsidRPr="00C128FA">
                <w:delText xml:space="preserve">      &lt;/xs:element&gt;</w:delText>
              </w:r>
            </w:del>
          </w:p>
          <w:p w14:paraId="5486033E" w14:textId="77777777" w:rsidR="00860C7A" w:rsidRPr="00C128FA" w:rsidRDefault="00860C7A" w:rsidP="00860C7A">
            <w:pPr>
              <w:pStyle w:val="XML1"/>
              <w:rPr>
                <w:del w:id="2462" w:author="aas" w:date="2013-10-14T02:06:00Z"/>
              </w:rPr>
            </w:pPr>
            <w:del w:id="2463" w:author="aas" w:date="2013-10-14T02:06:00Z">
              <w:r w:rsidRPr="00C128FA">
                <w:delText xml:space="preserve">      &lt;xs:element name="flow-statistics"  type="xs:boolean"&gt;</w:delText>
              </w:r>
            </w:del>
          </w:p>
          <w:p w14:paraId="34374661" w14:textId="77777777" w:rsidR="00860C7A" w:rsidRPr="00C128FA" w:rsidRDefault="00860C7A" w:rsidP="00860C7A">
            <w:pPr>
              <w:pStyle w:val="XML1"/>
              <w:rPr>
                <w:del w:id="2464" w:author="aas" w:date="2013-10-14T02:06:00Z"/>
              </w:rPr>
            </w:pPr>
            <w:del w:id="2465" w:author="aas" w:date="2013-10-14T02:06:00Z">
              <w:r w:rsidRPr="00C128FA">
                <w:delText xml:space="preserve">        &lt;xs:annotation&gt;</w:delText>
              </w:r>
            </w:del>
          </w:p>
          <w:p w14:paraId="4793BD72" w14:textId="77777777" w:rsidR="00860C7A" w:rsidRPr="00C128FA" w:rsidRDefault="00860C7A" w:rsidP="00860C7A">
            <w:pPr>
              <w:pStyle w:val="XML1"/>
              <w:rPr>
                <w:del w:id="2466" w:author="aas" w:date="2013-10-14T02:06:00Z"/>
              </w:rPr>
            </w:pPr>
            <w:del w:id="2467" w:author="aas" w:date="2013-10-14T02:06:00Z">
              <w:r w:rsidRPr="00C128FA">
                <w:delText xml:space="preserve">          &lt;xs:documentation&gt;</w:delText>
              </w:r>
            </w:del>
          </w:p>
          <w:p w14:paraId="09D79FD3" w14:textId="77777777" w:rsidR="00860C7A" w:rsidRPr="00C128FA" w:rsidRDefault="00860C7A" w:rsidP="00860C7A">
            <w:pPr>
              <w:pStyle w:val="XML1"/>
              <w:rPr>
                <w:del w:id="2468" w:author="aas" w:date="2013-10-14T02:06:00Z"/>
              </w:rPr>
            </w:pPr>
            <w:del w:id="2469" w:author="aas" w:date="2013-10-14T02:06:00Z">
              <w:r w:rsidRPr="00C128FA">
                <w:delText xml:space="preserve">            Specifies if the logical switch supports flow</w:delText>
              </w:r>
            </w:del>
          </w:p>
          <w:p w14:paraId="301B1A39" w14:textId="77777777" w:rsidR="00860C7A" w:rsidRPr="00C128FA" w:rsidRDefault="00860C7A" w:rsidP="00860C7A">
            <w:pPr>
              <w:pStyle w:val="XML1"/>
              <w:rPr>
                <w:del w:id="2470" w:author="aas" w:date="2013-10-14T02:06:00Z"/>
              </w:rPr>
            </w:pPr>
            <w:del w:id="2471" w:author="aas" w:date="2013-10-14T02:06:00Z">
              <w:r w:rsidRPr="00C128FA">
                <w:delText xml:space="preserve">            statistics.</w:delText>
              </w:r>
            </w:del>
          </w:p>
          <w:p w14:paraId="1AC9DBDE" w14:textId="77777777" w:rsidR="00860C7A" w:rsidRPr="00C128FA" w:rsidRDefault="00860C7A" w:rsidP="00860C7A">
            <w:pPr>
              <w:pStyle w:val="XML1"/>
              <w:rPr>
                <w:del w:id="2472" w:author="aas" w:date="2013-10-14T02:06:00Z"/>
              </w:rPr>
            </w:pPr>
            <w:del w:id="2473" w:author="aas" w:date="2013-10-14T02:06:00Z">
              <w:r w:rsidRPr="00C128FA">
                <w:delText xml:space="preserve">          &lt;/xs:documentation&gt;</w:delText>
              </w:r>
            </w:del>
          </w:p>
          <w:p w14:paraId="4D04A159" w14:textId="77777777" w:rsidR="00860C7A" w:rsidRPr="00C128FA" w:rsidRDefault="00860C7A" w:rsidP="00860C7A">
            <w:pPr>
              <w:pStyle w:val="XML1"/>
              <w:rPr>
                <w:del w:id="2474" w:author="aas" w:date="2013-10-14T02:06:00Z"/>
              </w:rPr>
            </w:pPr>
            <w:del w:id="2475" w:author="aas" w:date="2013-10-14T02:06:00Z">
              <w:r w:rsidRPr="00C128FA">
                <w:delText xml:space="preserve">        &lt;/xs:annotation&gt;</w:delText>
              </w:r>
            </w:del>
          </w:p>
          <w:p w14:paraId="45AEBB08" w14:textId="77777777" w:rsidR="00860C7A" w:rsidRPr="00C128FA" w:rsidRDefault="00860C7A" w:rsidP="00860C7A">
            <w:pPr>
              <w:pStyle w:val="XML1"/>
              <w:rPr>
                <w:del w:id="2476" w:author="aas" w:date="2013-10-14T02:06:00Z"/>
              </w:rPr>
            </w:pPr>
            <w:del w:id="2477" w:author="aas" w:date="2013-10-14T02:06:00Z">
              <w:r w:rsidRPr="00C128FA">
                <w:delText xml:space="preserve">      &lt;/xs:element&gt;</w:delText>
              </w:r>
            </w:del>
          </w:p>
          <w:p w14:paraId="5B4A0ABB" w14:textId="77777777" w:rsidR="00860C7A" w:rsidRPr="00C128FA" w:rsidRDefault="00860C7A" w:rsidP="00860C7A">
            <w:pPr>
              <w:pStyle w:val="XML1"/>
              <w:rPr>
                <w:del w:id="2478" w:author="aas" w:date="2013-10-14T02:06:00Z"/>
              </w:rPr>
            </w:pPr>
            <w:del w:id="2479" w:author="aas" w:date="2013-10-14T02:06:00Z">
              <w:r w:rsidRPr="00C128FA">
                <w:delText xml:space="preserve">      &lt;xs:element name="table-statistics"  type="xs:boolean"&gt;</w:delText>
              </w:r>
            </w:del>
          </w:p>
          <w:p w14:paraId="428A8632" w14:textId="77777777" w:rsidR="00860C7A" w:rsidRPr="00C128FA" w:rsidRDefault="00860C7A" w:rsidP="00860C7A">
            <w:pPr>
              <w:pStyle w:val="XML1"/>
              <w:rPr>
                <w:del w:id="2480" w:author="aas" w:date="2013-10-14T02:06:00Z"/>
              </w:rPr>
            </w:pPr>
            <w:del w:id="2481" w:author="aas" w:date="2013-10-14T02:06:00Z">
              <w:r w:rsidRPr="00C128FA">
                <w:delText xml:space="preserve">        &lt;xs:annotation&gt;</w:delText>
              </w:r>
            </w:del>
          </w:p>
          <w:p w14:paraId="574AF2F8" w14:textId="77777777" w:rsidR="00860C7A" w:rsidRPr="00C128FA" w:rsidRDefault="00860C7A" w:rsidP="00860C7A">
            <w:pPr>
              <w:pStyle w:val="XML1"/>
              <w:rPr>
                <w:del w:id="2482" w:author="aas" w:date="2013-10-14T02:06:00Z"/>
              </w:rPr>
            </w:pPr>
            <w:del w:id="2483" w:author="aas" w:date="2013-10-14T02:06:00Z">
              <w:r w:rsidRPr="00C128FA">
                <w:delText xml:space="preserve">          &lt;xs:documentation&gt;</w:delText>
              </w:r>
            </w:del>
          </w:p>
          <w:p w14:paraId="715806E2" w14:textId="77777777" w:rsidR="00860C7A" w:rsidRPr="00C128FA" w:rsidRDefault="00860C7A" w:rsidP="00860C7A">
            <w:pPr>
              <w:pStyle w:val="XML1"/>
              <w:rPr>
                <w:del w:id="2484" w:author="aas" w:date="2013-10-14T02:06:00Z"/>
              </w:rPr>
            </w:pPr>
            <w:del w:id="2485" w:author="aas" w:date="2013-10-14T02:06:00Z">
              <w:r w:rsidRPr="00C128FA">
                <w:delText xml:space="preserve">            Specifies if the logical switch supports table</w:delText>
              </w:r>
            </w:del>
          </w:p>
          <w:p w14:paraId="590CF06E" w14:textId="77777777" w:rsidR="00860C7A" w:rsidRPr="00C128FA" w:rsidRDefault="00860C7A" w:rsidP="00860C7A">
            <w:pPr>
              <w:pStyle w:val="XML1"/>
              <w:rPr>
                <w:del w:id="2486" w:author="aas" w:date="2013-10-14T02:06:00Z"/>
              </w:rPr>
            </w:pPr>
            <w:del w:id="2487" w:author="aas" w:date="2013-10-14T02:06:00Z">
              <w:r w:rsidRPr="00C128FA">
                <w:delText xml:space="preserve">            statistics.</w:delText>
              </w:r>
            </w:del>
          </w:p>
          <w:p w14:paraId="60708E31" w14:textId="77777777" w:rsidR="00860C7A" w:rsidRPr="00C128FA" w:rsidRDefault="00860C7A" w:rsidP="00860C7A">
            <w:pPr>
              <w:pStyle w:val="XML1"/>
              <w:rPr>
                <w:del w:id="2488" w:author="aas" w:date="2013-10-14T02:06:00Z"/>
              </w:rPr>
            </w:pPr>
            <w:del w:id="2489" w:author="aas" w:date="2013-10-14T02:06:00Z">
              <w:r w:rsidRPr="00C128FA">
                <w:delText xml:space="preserve">          &lt;/xs:documentation&gt;</w:delText>
              </w:r>
            </w:del>
          </w:p>
          <w:p w14:paraId="590BCCA9" w14:textId="77777777" w:rsidR="00860C7A" w:rsidRPr="00C128FA" w:rsidRDefault="00860C7A" w:rsidP="00860C7A">
            <w:pPr>
              <w:pStyle w:val="XML1"/>
              <w:rPr>
                <w:del w:id="2490" w:author="aas" w:date="2013-10-14T02:06:00Z"/>
              </w:rPr>
            </w:pPr>
            <w:del w:id="2491" w:author="aas" w:date="2013-10-14T02:06:00Z">
              <w:r w:rsidRPr="00C128FA">
                <w:delText xml:space="preserve">        &lt;/xs:annotation&gt;</w:delText>
              </w:r>
            </w:del>
          </w:p>
          <w:p w14:paraId="34B74796" w14:textId="77777777" w:rsidR="00860C7A" w:rsidRPr="00C128FA" w:rsidRDefault="00860C7A" w:rsidP="00860C7A">
            <w:pPr>
              <w:pStyle w:val="XML1"/>
              <w:rPr>
                <w:del w:id="2492" w:author="aas" w:date="2013-10-14T02:06:00Z"/>
              </w:rPr>
            </w:pPr>
            <w:del w:id="2493" w:author="aas" w:date="2013-10-14T02:06:00Z">
              <w:r w:rsidRPr="00C128FA">
                <w:delText xml:space="preserve">      &lt;/xs:element&gt;</w:delText>
              </w:r>
            </w:del>
          </w:p>
          <w:p w14:paraId="76421750" w14:textId="77777777" w:rsidR="00860C7A" w:rsidRPr="00C128FA" w:rsidRDefault="00860C7A" w:rsidP="00860C7A">
            <w:pPr>
              <w:pStyle w:val="XML1"/>
              <w:rPr>
                <w:del w:id="2494" w:author="aas" w:date="2013-10-14T02:06:00Z"/>
              </w:rPr>
            </w:pPr>
            <w:del w:id="2495" w:author="aas" w:date="2013-10-14T02:06:00Z">
              <w:r w:rsidRPr="00C128FA">
                <w:delText xml:space="preserve">      &lt;xs:element name="port-statistics"  type="xs:boolean"&gt;</w:delText>
              </w:r>
            </w:del>
          </w:p>
          <w:p w14:paraId="60853F63" w14:textId="77777777" w:rsidR="00860C7A" w:rsidRPr="00C128FA" w:rsidRDefault="00860C7A" w:rsidP="00860C7A">
            <w:pPr>
              <w:pStyle w:val="XML1"/>
              <w:rPr>
                <w:del w:id="2496" w:author="aas" w:date="2013-10-14T02:06:00Z"/>
              </w:rPr>
            </w:pPr>
            <w:del w:id="2497" w:author="aas" w:date="2013-10-14T02:06:00Z">
              <w:r w:rsidRPr="00C128FA">
                <w:delText xml:space="preserve">        &lt;xs:annotation&gt;</w:delText>
              </w:r>
            </w:del>
          </w:p>
          <w:p w14:paraId="72DDA562" w14:textId="77777777" w:rsidR="00860C7A" w:rsidRPr="00C128FA" w:rsidRDefault="00860C7A" w:rsidP="00860C7A">
            <w:pPr>
              <w:pStyle w:val="XML1"/>
              <w:rPr>
                <w:del w:id="2498" w:author="aas" w:date="2013-10-14T02:06:00Z"/>
              </w:rPr>
            </w:pPr>
            <w:del w:id="2499" w:author="aas" w:date="2013-10-14T02:06:00Z">
              <w:r w:rsidRPr="00C128FA">
                <w:delText xml:space="preserve">          &lt;xs:documentation&gt;</w:delText>
              </w:r>
            </w:del>
          </w:p>
          <w:p w14:paraId="3C1E9A6F" w14:textId="77777777" w:rsidR="00860C7A" w:rsidRPr="00C128FA" w:rsidRDefault="00860C7A" w:rsidP="00860C7A">
            <w:pPr>
              <w:pStyle w:val="XML1"/>
              <w:rPr>
                <w:del w:id="2500" w:author="aas" w:date="2013-10-14T02:06:00Z"/>
              </w:rPr>
            </w:pPr>
            <w:del w:id="2501" w:author="aas" w:date="2013-10-14T02:06:00Z">
              <w:r w:rsidRPr="00C128FA">
                <w:delText xml:space="preserve">            Specifies if the logical switch supports port</w:delText>
              </w:r>
            </w:del>
          </w:p>
          <w:p w14:paraId="7D177BA6" w14:textId="77777777" w:rsidR="00860C7A" w:rsidRPr="00C128FA" w:rsidRDefault="00860C7A" w:rsidP="00860C7A">
            <w:pPr>
              <w:pStyle w:val="XML1"/>
              <w:rPr>
                <w:del w:id="2502" w:author="aas" w:date="2013-10-14T02:06:00Z"/>
              </w:rPr>
            </w:pPr>
            <w:del w:id="2503" w:author="aas" w:date="2013-10-14T02:06:00Z">
              <w:r w:rsidRPr="00C128FA">
                <w:delText xml:space="preserve">            statistics.</w:delText>
              </w:r>
            </w:del>
          </w:p>
          <w:p w14:paraId="08EF7BA8" w14:textId="77777777" w:rsidR="00860C7A" w:rsidRPr="00C128FA" w:rsidRDefault="00860C7A" w:rsidP="00860C7A">
            <w:pPr>
              <w:pStyle w:val="XML1"/>
              <w:rPr>
                <w:del w:id="2504" w:author="aas" w:date="2013-10-14T02:06:00Z"/>
              </w:rPr>
            </w:pPr>
            <w:del w:id="2505" w:author="aas" w:date="2013-10-14T02:06:00Z">
              <w:r w:rsidRPr="00C128FA">
                <w:delText xml:space="preserve">          &lt;/xs:documentation&gt;</w:delText>
              </w:r>
            </w:del>
          </w:p>
          <w:p w14:paraId="66678251" w14:textId="77777777" w:rsidR="00860C7A" w:rsidRPr="00C128FA" w:rsidRDefault="00860C7A" w:rsidP="00860C7A">
            <w:pPr>
              <w:pStyle w:val="XML1"/>
              <w:rPr>
                <w:del w:id="2506" w:author="aas" w:date="2013-10-14T02:06:00Z"/>
              </w:rPr>
            </w:pPr>
            <w:del w:id="2507" w:author="aas" w:date="2013-10-14T02:06:00Z">
              <w:r w:rsidRPr="00C128FA">
                <w:delText xml:space="preserve">        &lt;/xs:annotation&gt;</w:delText>
              </w:r>
            </w:del>
          </w:p>
          <w:p w14:paraId="2BFF56A9" w14:textId="77777777" w:rsidR="00860C7A" w:rsidRPr="00C128FA" w:rsidRDefault="00860C7A" w:rsidP="00860C7A">
            <w:pPr>
              <w:pStyle w:val="XML1"/>
              <w:rPr>
                <w:del w:id="2508" w:author="aas" w:date="2013-10-14T02:06:00Z"/>
              </w:rPr>
            </w:pPr>
            <w:del w:id="2509" w:author="aas" w:date="2013-10-14T02:06:00Z">
              <w:r w:rsidRPr="00C128FA">
                <w:delText xml:space="preserve">      &lt;/xs:element&gt;</w:delText>
              </w:r>
            </w:del>
          </w:p>
          <w:p w14:paraId="7DAC672F" w14:textId="77777777" w:rsidR="00860C7A" w:rsidRPr="00C128FA" w:rsidRDefault="00860C7A" w:rsidP="00860C7A">
            <w:pPr>
              <w:pStyle w:val="XML1"/>
              <w:rPr>
                <w:del w:id="2510" w:author="aas" w:date="2013-10-14T02:06:00Z"/>
              </w:rPr>
            </w:pPr>
            <w:del w:id="2511" w:author="aas" w:date="2013-10-14T02:06:00Z">
              <w:r w:rsidRPr="00C128FA">
                <w:delText xml:space="preserve">      &lt;xs:element name="group-statistics"  type="xs:boolean"&gt;</w:delText>
              </w:r>
            </w:del>
          </w:p>
          <w:p w14:paraId="59FF7573" w14:textId="77777777" w:rsidR="00860C7A" w:rsidRPr="00C128FA" w:rsidRDefault="00860C7A" w:rsidP="00860C7A">
            <w:pPr>
              <w:pStyle w:val="XML1"/>
              <w:rPr>
                <w:del w:id="2512" w:author="aas" w:date="2013-10-14T02:06:00Z"/>
              </w:rPr>
            </w:pPr>
            <w:del w:id="2513" w:author="aas" w:date="2013-10-14T02:06:00Z">
              <w:r w:rsidRPr="00C128FA">
                <w:delText xml:space="preserve">        &lt;xs:annotation&gt;</w:delText>
              </w:r>
            </w:del>
          </w:p>
          <w:p w14:paraId="3849B4E3" w14:textId="77777777" w:rsidR="00860C7A" w:rsidRPr="00C128FA" w:rsidRDefault="00860C7A" w:rsidP="00860C7A">
            <w:pPr>
              <w:pStyle w:val="XML1"/>
              <w:rPr>
                <w:del w:id="2514" w:author="aas" w:date="2013-10-14T02:06:00Z"/>
              </w:rPr>
            </w:pPr>
            <w:del w:id="2515" w:author="aas" w:date="2013-10-14T02:06:00Z">
              <w:r w:rsidRPr="00C128FA">
                <w:delText xml:space="preserve">          &lt;xs:documentation&gt;</w:delText>
              </w:r>
            </w:del>
          </w:p>
          <w:p w14:paraId="7EAD48D2" w14:textId="77777777" w:rsidR="00860C7A" w:rsidRPr="00C128FA" w:rsidRDefault="00860C7A" w:rsidP="00860C7A">
            <w:pPr>
              <w:pStyle w:val="XML1"/>
              <w:rPr>
                <w:del w:id="2516" w:author="aas" w:date="2013-10-14T02:06:00Z"/>
              </w:rPr>
            </w:pPr>
            <w:del w:id="2517" w:author="aas" w:date="2013-10-14T02:06:00Z">
              <w:r w:rsidRPr="00C128FA">
                <w:delText xml:space="preserve">            Specifies if the logical switch supports group</w:delText>
              </w:r>
            </w:del>
          </w:p>
          <w:p w14:paraId="58CF90C1" w14:textId="77777777" w:rsidR="00860C7A" w:rsidRPr="00C128FA" w:rsidRDefault="00860C7A" w:rsidP="00860C7A">
            <w:pPr>
              <w:pStyle w:val="XML1"/>
              <w:rPr>
                <w:del w:id="2518" w:author="aas" w:date="2013-10-14T02:06:00Z"/>
              </w:rPr>
            </w:pPr>
            <w:del w:id="2519" w:author="aas" w:date="2013-10-14T02:06:00Z">
              <w:r w:rsidRPr="00C128FA">
                <w:delText xml:space="preserve">            statistics.</w:delText>
              </w:r>
            </w:del>
          </w:p>
          <w:p w14:paraId="2DF12EAE" w14:textId="77777777" w:rsidR="00860C7A" w:rsidRPr="00C128FA" w:rsidRDefault="00860C7A" w:rsidP="00860C7A">
            <w:pPr>
              <w:pStyle w:val="XML1"/>
              <w:rPr>
                <w:del w:id="2520" w:author="aas" w:date="2013-10-14T02:06:00Z"/>
              </w:rPr>
            </w:pPr>
            <w:del w:id="2521" w:author="aas" w:date="2013-10-14T02:06:00Z">
              <w:r w:rsidRPr="00C128FA">
                <w:delText xml:space="preserve">          &lt;/xs:documentation&gt;</w:delText>
              </w:r>
            </w:del>
          </w:p>
          <w:p w14:paraId="189898A3" w14:textId="77777777" w:rsidR="00860C7A" w:rsidRPr="00C128FA" w:rsidRDefault="00860C7A" w:rsidP="00860C7A">
            <w:pPr>
              <w:pStyle w:val="XML1"/>
              <w:rPr>
                <w:del w:id="2522" w:author="aas" w:date="2013-10-14T02:06:00Z"/>
              </w:rPr>
            </w:pPr>
            <w:del w:id="2523" w:author="aas" w:date="2013-10-14T02:06:00Z">
              <w:r w:rsidRPr="00C128FA">
                <w:delText xml:space="preserve">        &lt;/xs:annotation&gt;</w:delText>
              </w:r>
            </w:del>
          </w:p>
          <w:p w14:paraId="31246D5F" w14:textId="77777777" w:rsidR="00860C7A" w:rsidRPr="00C128FA" w:rsidRDefault="00860C7A" w:rsidP="00860C7A">
            <w:pPr>
              <w:pStyle w:val="XML1"/>
              <w:rPr>
                <w:del w:id="2524" w:author="aas" w:date="2013-10-14T02:06:00Z"/>
              </w:rPr>
            </w:pPr>
            <w:del w:id="2525" w:author="aas" w:date="2013-10-14T02:06:00Z">
              <w:r w:rsidRPr="00C128FA">
                <w:delText xml:space="preserve">      &lt;/xs:element&gt;</w:delText>
              </w:r>
            </w:del>
          </w:p>
          <w:p w14:paraId="5D84AC47" w14:textId="77777777" w:rsidR="00860C7A" w:rsidRPr="00C128FA" w:rsidRDefault="00860C7A" w:rsidP="00860C7A">
            <w:pPr>
              <w:pStyle w:val="XML1"/>
              <w:rPr>
                <w:del w:id="2526" w:author="aas" w:date="2013-10-14T02:06:00Z"/>
              </w:rPr>
            </w:pPr>
            <w:del w:id="2527" w:author="aas" w:date="2013-10-14T02:06:00Z">
              <w:r w:rsidRPr="00C128FA">
                <w:delText xml:space="preserve">      &lt;xs:element name="queue-statistics"  type="xs:boolean"&gt;</w:delText>
              </w:r>
            </w:del>
          </w:p>
          <w:p w14:paraId="45D206AB" w14:textId="77777777" w:rsidR="00860C7A" w:rsidRPr="00C128FA" w:rsidRDefault="00860C7A" w:rsidP="00860C7A">
            <w:pPr>
              <w:pStyle w:val="XML1"/>
              <w:rPr>
                <w:del w:id="2528" w:author="aas" w:date="2013-10-14T02:06:00Z"/>
              </w:rPr>
            </w:pPr>
            <w:del w:id="2529" w:author="aas" w:date="2013-10-14T02:06:00Z">
              <w:r w:rsidRPr="00C128FA">
                <w:delText xml:space="preserve">        &lt;xs:annotation&gt;</w:delText>
              </w:r>
            </w:del>
          </w:p>
          <w:p w14:paraId="2556B706" w14:textId="77777777" w:rsidR="00860C7A" w:rsidRPr="00C128FA" w:rsidRDefault="00860C7A" w:rsidP="00860C7A">
            <w:pPr>
              <w:pStyle w:val="XML1"/>
              <w:rPr>
                <w:del w:id="2530" w:author="aas" w:date="2013-10-14T02:06:00Z"/>
              </w:rPr>
            </w:pPr>
            <w:del w:id="2531" w:author="aas" w:date="2013-10-14T02:06:00Z">
              <w:r w:rsidRPr="00C128FA">
                <w:delText xml:space="preserve">          &lt;xs:documentation&gt;</w:delText>
              </w:r>
            </w:del>
          </w:p>
          <w:p w14:paraId="0AB8200C" w14:textId="77777777" w:rsidR="00860C7A" w:rsidRPr="00C128FA" w:rsidRDefault="00860C7A" w:rsidP="00860C7A">
            <w:pPr>
              <w:pStyle w:val="XML1"/>
              <w:rPr>
                <w:del w:id="2532" w:author="aas" w:date="2013-10-14T02:06:00Z"/>
              </w:rPr>
            </w:pPr>
            <w:del w:id="2533" w:author="aas" w:date="2013-10-14T02:06:00Z">
              <w:r w:rsidRPr="00C128FA">
                <w:delText xml:space="preserve">            Specifies if the logical switch supports queue</w:delText>
              </w:r>
            </w:del>
          </w:p>
          <w:p w14:paraId="54B22F0B" w14:textId="77777777" w:rsidR="00860C7A" w:rsidRPr="00C128FA" w:rsidRDefault="00860C7A" w:rsidP="00860C7A">
            <w:pPr>
              <w:pStyle w:val="XML1"/>
              <w:rPr>
                <w:del w:id="2534" w:author="aas" w:date="2013-10-14T02:06:00Z"/>
              </w:rPr>
            </w:pPr>
            <w:del w:id="2535" w:author="aas" w:date="2013-10-14T02:06:00Z">
              <w:r w:rsidRPr="00C128FA">
                <w:delText xml:space="preserve">            statistics.</w:delText>
              </w:r>
            </w:del>
          </w:p>
          <w:p w14:paraId="52C3AC29" w14:textId="77777777" w:rsidR="00860C7A" w:rsidRPr="00C128FA" w:rsidRDefault="00860C7A" w:rsidP="00860C7A">
            <w:pPr>
              <w:pStyle w:val="XML1"/>
              <w:rPr>
                <w:del w:id="2536" w:author="aas" w:date="2013-10-14T02:06:00Z"/>
              </w:rPr>
            </w:pPr>
            <w:del w:id="2537" w:author="aas" w:date="2013-10-14T02:06:00Z">
              <w:r w:rsidRPr="00C128FA">
                <w:delText xml:space="preserve">          &lt;/xs:documentation&gt;</w:delText>
              </w:r>
            </w:del>
          </w:p>
          <w:p w14:paraId="37B081B4" w14:textId="77777777" w:rsidR="00860C7A" w:rsidRPr="00C128FA" w:rsidRDefault="00860C7A" w:rsidP="00860C7A">
            <w:pPr>
              <w:pStyle w:val="XML1"/>
              <w:rPr>
                <w:del w:id="2538" w:author="aas" w:date="2013-10-14T02:06:00Z"/>
              </w:rPr>
            </w:pPr>
            <w:del w:id="2539" w:author="aas" w:date="2013-10-14T02:06:00Z">
              <w:r w:rsidRPr="00C128FA">
                <w:delText xml:space="preserve">        &lt;/xs:annotation&gt;</w:delText>
              </w:r>
            </w:del>
          </w:p>
          <w:p w14:paraId="096CA3F2" w14:textId="77777777" w:rsidR="00860C7A" w:rsidRPr="00C128FA" w:rsidRDefault="00860C7A" w:rsidP="00860C7A">
            <w:pPr>
              <w:pStyle w:val="XML1"/>
              <w:rPr>
                <w:del w:id="2540" w:author="aas" w:date="2013-10-14T02:06:00Z"/>
              </w:rPr>
            </w:pPr>
            <w:del w:id="2541" w:author="aas" w:date="2013-10-14T02:06:00Z">
              <w:r w:rsidRPr="00C128FA">
                <w:delText xml:space="preserve">      &lt;/xs:element&gt;</w:delText>
              </w:r>
            </w:del>
          </w:p>
          <w:p w14:paraId="27DA2E51" w14:textId="77777777" w:rsidR="00860C7A" w:rsidRPr="00C128FA" w:rsidRDefault="00860C7A" w:rsidP="00860C7A">
            <w:pPr>
              <w:pStyle w:val="XML1"/>
              <w:rPr>
                <w:del w:id="2542" w:author="aas" w:date="2013-10-14T02:06:00Z"/>
              </w:rPr>
            </w:pPr>
            <w:del w:id="2543" w:author="aas" w:date="2013-10-14T02:06:00Z">
              <w:r w:rsidRPr="00C128FA">
                <w:delText xml:space="preserve">      &lt;xs:element name="reassemble-ip-fragments"  type="xs:boolean"&gt;</w:delText>
              </w:r>
            </w:del>
          </w:p>
          <w:p w14:paraId="782FA420" w14:textId="77777777" w:rsidR="00860C7A" w:rsidRPr="00C128FA" w:rsidRDefault="00860C7A" w:rsidP="00860C7A">
            <w:pPr>
              <w:pStyle w:val="XML1"/>
              <w:rPr>
                <w:del w:id="2544" w:author="aas" w:date="2013-10-14T02:06:00Z"/>
              </w:rPr>
            </w:pPr>
            <w:del w:id="2545" w:author="aas" w:date="2013-10-14T02:06:00Z">
              <w:r w:rsidRPr="00C128FA">
                <w:delText xml:space="preserve">        &lt;xs:annotation&gt;</w:delText>
              </w:r>
            </w:del>
          </w:p>
          <w:p w14:paraId="56B8637F" w14:textId="77777777" w:rsidR="00860C7A" w:rsidRPr="00C128FA" w:rsidRDefault="00860C7A" w:rsidP="00860C7A">
            <w:pPr>
              <w:pStyle w:val="XML1"/>
              <w:rPr>
                <w:del w:id="2546" w:author="aas" w:date="2013-10-14T02:06:00Z"/>
              </w:rPr>
            </w:pPr>
            <w:del w:id="2547" w:author="aas" w:date="2013-10-14T02:06:00Z">
              <w:r w:rsidRPr="00C128FA">
                <w:delText xml:space="preserve">          &lt;xs:documentation&gt;</w:delText>
              </w:r>
            </w:del>
          </w:p>
          <w:p w14:paraId="7ACDF359" w14:textId="77777777" w:rsidR="00860C7A" w:rsidRPr="00C128FA" w:rsidRDefault="00860C7A" w:rsidP="00860C7A">
            <w:pPr>
              <w:pStyle w:val="XML1"/>
              <w:rPr>
                <w:del w:id="2548" w:author="aas" w:date="2013-10-14T02:06:00Z"/>
              </w:rPr>
            </w:pPr>
            <w:del w:id="2549" w:author="aas" w:date="2013-10-14T02:06:00Z">
              <w:r w:rsidRPr="00C128FA">
                <w:delText xml:space="preserve">            Specifies if the logical switch supports</w:delText>
              </w:r>
            </w:del>
          </w:p>
          <w:p w14:paraId="49FD92F8" w14:textId="77777777" w:rsidR="00860C7A" w:rsidRPr="00C128FA" w:rsidRDefault="00860C7A" w:rsidP="00860C7A">
            <w:pPr>
              <w:pStyle w:val="XML1"/>
              <w:rPr>
                <w:del w:id="2550" w:author="aas" w:date="2013-10-14T02:06:00Z"/>
              </w:rPr>
            </w:pPr>
            <w:del w:id="2551" w:author="aas" w:date="2013-10-14T02:06:00Z">
              <w:r w:rsidRPr="00C128FA">
                <w:delText xml:space="preserve">            reassemble IP fragments.</w:delText>
              </w:r>
            </w:del>
          </w:p>
          <w:p w14:paraId="1FFC14D4" w14:textId="77777777" w:rsidR="00860C7A" w:rsidRPr="00C128FA" w:rsidRDefault="00860C7A" w:rsidP="00860C7A">
            <w:pPr>
              <w:pStyle w:val="XML1"/>
              <w:rPr>
                <w:del w:id="2552" w:author="aas" w:date="2013-10-14T02:06:00Z"/>
              </w:rPr>
            </w:pPr>
            <w:del w:id="2553" w:author="aas" w:date="2013-10-14T02:06:00Z">
              <w:r w:rsidRPr="00C128FA">
                <w:delText xml:space="preserve">          &lt;/xs:documentation&gt;</w:delText>
              </w:r>
            </w:del>
          </w:p>
          <w:p w14:paraId="24B7CF9A" w14:textId="77777777" w:rsidR="00860C7A" w:rsidRPr="00C128FA" w:rsidRDefault="00860C7A" w:rsidP="00860C7A">
            <w:pPr>
              <w:pStyle w:val="XML1"/>
              <w:rPr>
                <w:del w:id="2554" w:author="aas" w:date="2013-10-14T02:06:00Z"/>
              </w:rPr>
            </w:pPr>
            <w:del w:id="2555" w:author="aas" w:date="2013-10-14T02:06:00Z">
              <w:r w:rsidRPr="00C128FA">
                <w:delText xml:space="preserve">        &lt;/xs:annotation&gt;</w:delText>
              </w:r>
            </w:del>
          </w:p>
          <w:p w14:paraId="3AA3FE78" w14:textId="77777777" w:rsidR="00860C7A" w:rsidRPr="00C128FA" w:rsidRDefault="00860C7A" w:rsidP="00860C7A">
            <w:pPr>
              <w:pStyle w:val="XML1"/>
              <w:rPr>
                <w:del w:id="2556" w:author="aas" w:date="2013-10-14T02:06:00Z"/>
              </w:rPr>
            </w:pPr>
            <w:del w:id="2557" w:author="aas" w:date="2013-10-14T02:06:00Z">
              <w:r w:rsidRPr="00C128FA">
                <w:delText xml:space="preserve">      &lt;/xs:element&gt;</w:delText>
              </w:r>
            </w:del>
          </w:p>
          <w:p w14:paraId="40660BEC" w14:textId="77777777" w:rsidR="00860C7A" w:rsidRPr="00C128FA" w:rsidRDefault="00860C7A" w:rsidP="00860C7A">
            <w:pPr>
              <w:pStyle w:val="XML1"/>
              <w:rPr>
                <w:del w:id="2558" w:author="aas" w:date="2013-10-14T02:06:00Z"/>
              </w:rPr>
            </w:pPr>
            <w:del w:id="2559" w:author="aas" w:date="2013-10-14T02:06:00Z">
              <w:r w:rsidRPr="00C128FA">
                <w:delText xml:space="preserve">      &lt;xs:element name="block-looping-ports"  type="xs:boolean"&gt;</w:delText>
              </w:r>
            </w:del>
          </w:p>
          <w:p w14:paraId="25E43DC5" w14:textId="77777777" w:rsidR="00860C7A" w:rsidRPr="00C128FA" w:rsidRDefault="00860C7A" w:rsidP="00860C7A">
            <w:pPr>
              <w:pStyle w:val="XML1"/>
              <w:rPr>
                <w:del w:id="2560" w:author="aas" w:date="2013-10-14T02:06:00Z"/>
              </w:rPr>
            </w:pPr>
            <w:del w:id="2561" w:author="aas" w:date="2013-10-14T02:06:00Z">
              <w:r w:rsidRPr="00C128FA">
                <w:delText xml:space="preserve">        &lt;xs:annotation&gt;</w:delText>
              </w:r>
            </w:del>
          </w:p>
          <w:p w14:paraId="40226AA9" w14:textId="77777777" w:rsidR="00860C7A" w:rsidRPr="00C128FA" w:rsidRDefault="00860C7A" w:rsidP="00860C7A">
            <w:pPr>
              <w:pStyle w:val="XML1"/>
              <w:rPr>
                <w:del w:id="2562" w:author="aas" w:date="2013-10-14T02:06:00Z"/>
              </w:rPr>
            </w:pPr>
            <w:del w:id="2563" w:author="aas" w:date="2013-10-14T02:06:00Z">
              <w:r w:rsidRPr="00C128FA">
                <w:delText xml:space="preserve">          &lt;xs:documentation&gt;</w:delText>
              </w:r>
            </w:del>
          </w:p>
          <w:p w14:paraId="0362A2CD" w14:textId="77777777" w:rsidR="00860C7A" w:rsidRPr="00C128FA" w:rsidRDefault="00860C7A" w:rsidP="00860C7A">
            <w:pPr>
              <w:pStyle w:val="XML1"/>
              <w:rPr>
                <w:del w:id="2564" w:author="aas" w:date="2013-10-14T02:06:00Z"/>
              </w:rPr>
            </w:pPr>
            <w:del w:id="2565" w:author="aas" w:date="2013-10-14T02:06:00Z">
              <w:r w:rsidRPr="00C128FA">
                <w:delText xml:space="preserve">            'true' indicates that a switch protocol outside</w:delText>
              </w:r>
            </w:del>
          </w:p>
          <w:p w14:paraId="7A0C37EF" w14:textId="77777777" w:rsidR="00860C7A" w:rsidRPr="00C128FA" w:rsidRDefault="00860C7A" w:rsidP="00860C7A">
            <w:pPr>
              <w:pStyle w:val="XML1"/>
              <w:rPr>
                <w:del w:id="2566" w:author="aas" w:date="2013-10-14T02:06:00Z"/>
              </w:rPr>
            </w:pPr>
            <w:del w:id="2567" w:author="aas" w:date="2013-10-14T02:06:00Z">
              <w:r w:rsidRPr="00C128FA">
                <w:delText xml:space="preserve">            of OpenFlow, such as 802.1D Spanning Tree, will detect</w:delText>
              </w:r>
            </w:del>
          </w:p>
          <w:p w14:paraId="41CAC522" w14:textId="77777777" w:rsidR="00860C7A" w:rsidRPr="00C128FA" w:rsidRDefault="00860C7A" w:rsidP="00860C7A">
            <w:pPr>
              <w:pStyle w:val="XML1"/>
              <w:rPr>
                <w:del w:id="2568" w:author="aas" w:date="2013-10-14T02:06:00Z"/>
              </w:rPr>
            </w:pPr>
            <w:del w:id="2569" w:author="aas" w:date="2013-10-14T02:06:00Z">
              <w:r w:rsidRPr="00C128FA">
                <w:delText xml:space="preserve">            topology loops and block ports to prevent packet loops.</w:delText>
              </w:r>
            </w:del>
          </w:p>
          <w:p w14:paraId="1AF98631" w14:textId="77777777" w:rsidR="00860C7A" w:rsidRPr="00C128FA" w:rsidRDefault="00860C7A" w:rsidP="00860C7A">
            <w:pPr>
              <w:pStyle w:val="XML1"/>
              <w:rPr>
                <w:del w:id="2570" w:author="aas" w:date="2013-10-14T02:06:00Z"/>
              </w:rPr>
            </w:pPr>
            <w:del w:id="2571" w:author="aas" w:date="2013-10-14T02:06:00Z">
              <w:r w:rsidRPr="00C128FA">
                <w:delText xml:space="preserve">          &lt;/xs:documentation&gt;</w:delText>
              </w:r>
            </w:del>
          </w:p>
          <w:p w14:paraId="719DBB4C" w14:textId="77777777" w:rsidR="00860C7A" w:rsidRPr="00C128FA" w:rsidRDefault="00860C7A" w:rsidP="00860C7A">
            <w:pPr>
              <w:pStyle w:val="XML1"/>
              <w:rPr>
                <w:del w:id="2572" w:author="aas" w:date="2013-10-14T02:06:00Z"/>
              </w:rPr>
            </w:pPr>
            <w:del w:id="2573" w:author="aas" w:date="2013-10-14T02:06:00Z">
              <w:r w:rsidRPr="00C128FA">
                <w:delText xml:space="preserve">        &lt;/xs:annotation&gt;</w:delText>
              </w:r>
            </w:del>
          </w:p>
          <w:p w14:paraId="4B2746F9" w14:textId="77777777" w:rsidR="00860C7A" w:rsidRPr="00C128FA" w:rsidRDefault="00860C7A" w:rsidP="00860C7A">
            <w:pPr>
              <w:pStyle w:val="XML1"/>
              <w:rPr>
                <w:del w:id="2574" w:author="aas" w:date="2013-10-14T02:06:00Z"/>
              </w:rPr>
            </w:pPr>
            <w:del w:id="2575" w:author="aas" w:date="2013-10-14T02:06:00Z">
              <w:r w:rsidRPr="00C128FA">
                <w:delText xml:space="preserve">      &lt;/xs:element&gt;</w:delText>
              </w:r>
            </w:del>
          </w:p>
          <w:p w14:paraId="3CDA9BBE" w14:textId="77777777" w:rsidR="00860C7A" w:rsidRPr="00C128FA" w:rsidRDefault="00860C7A" w:rsidP="00860C7A">
            <w:pPr>
              <w:pStyle w:val="XML1"/>
              <w:rPr>
                <w:del w:id="2576" w:author="aas" w:date="2013-10-14T02:06:00Z"/>
              </w:rPr>
            </w:pPr>
            <w:del w:id="2577" w:author="aas" w:date="2013-10-14T02:06:00Z">
              <w:r w:rsidRPr="00C128FA">
                <w:delText xml:space="preserve">      &lt;xs:element name="reserved-port-types"&gt;</w:delText>
              </w:r>
            </w:del>
          </w:p>
          <w:p w14:paraId="2995A755" w14:textId="77777777" w:rsidR="00860C7A" w:rsidRPr="00C128FA" w:rsidRDefault="00860C7A" w:rsidP="00860C7A">
            <w:pPr>
              <w:pStyle w:val="XML1"/>
              <w:rPr>
                <w:del w:id="2578" w:author="aas" w:date="2013-10-14T02:06:00Z"/>
              </w:rPr>
            </w:pPr>
            <w:del w:id="2579" w:author="aas" w:date="2013-10-14T02:06:00Z">
              <w:r w:rsidRPr="00C128FA">
                <w:delText xml:space="preserve">        &lt;xs:annotation&gt;</w:delText>
              </w:r>
            </w:del>
          </w:p>
          <w:p w14:paraId="6D414384" w14:textId="77777777" w:rsidR="00860C7A" w:rsidRPr="00C128FA" w:rsidRDefault="00860C7A" w:rsidP="00860C7A">
            <w:pPr>
              <w:pStyle w:val="XML1"/>
              <w:rPr>
                <w:del w:id="2580" w:author="aas" w:date="2013-10-14T02:06:00Z"/>
              </w:rPr>
            </w:pPr>
            <w:del w:id="2581" w:author="aas" w:date="2013-10-14T02:06:00Z">
              <w:r w:rsidRPr="00C128FA">
                <w:delText xml:space="preserve">          &lt;xs:documentation&gt;</w:delText>
              </w:r>
            </w:del>
          </w:p>
          <w:p w14:paraId="7BC7FE69" w14:textId="77777777" w:rsidR="00860C7A" w:rsidRPr="00C128FA" w:rsidRDefault="00860C7A" w:rsidP="00860C7A">
            <w:pPr>
              <w:pStyle w:val="XML1"/>
              <w:rPr>
                <w:del w:id="2582" w:author="aas" w:date="2013-10-14T02:06:00Z"/>
              </w:rPr>
            </w:pPr>
            <w:del w:id="2583" w:author="aas" w:date="2013-10-14T02:06:00Z">
              <w:r w:rsidRPr="00C128FA">
                <w:delText xml:space="preserve">            Specify generic forwarding actions such as</w:delText>
              </w:r>
            </w:del>
          </w:p>
          <w:p w14:paraId="4277EBDE" w14:textId="77777777" w:rsidR="00860C7A" w:rsidRPr="00C128FA" w:rsidRDefault="00860C7A" w:rsidP="00860C7A">
            <w:pPr>
              <w:pStyle w:val="XML1"/>
              <w:rPr>
                <w:del w:id="2584" w:author="aas" w:date="2013-10-14T02:06:00Z"/>
              </w:rPr>
            </w:pPr>
            <w:del w:id="2585" w:author="aas" w:date="2013-10-14T02:06:00Z">
              <w:r w:rsidRPr="00C128FA">
                <w:delText xml:space="preserve">            sending to the controller, flooding, or forwarding using</w:delText>
              </w:r>
            </w:del>
          </w:p>
          <w:p w14:paraId="0DA088E1" w14:textId="77777777" w:rsidR="00860C7A" w:rsidRPr="00C128FA" w:rsidRDefault="00860C7A" w:rsidP="00860C7A">
            <w:pPr>
              <w:pStyle w:val="XML1"/>
              <w:rPr>
                <w:del w:id="2586" w:author="aas" w:date="2013-10-14T02:06:00Z"/>
              </w:rPr>
            </w:pPr>
            <w:del w:id="2587" w:author="aas" w:date="2013-10-14T02:06:00Z">
              <w:r w:rsidRPr="00C128FA">
                <w:delText xml:space="preserve">            non-OpenFlow methods, such as 'normal' switch processing.</w:delText>
              </w:r>
            </w:del>
          </w:p>
          <w:p w14:paraId="62AFE26C" w14:textId="77777777" w:rsidR="00860C7A" w:rsidRPr="00C128FA" w:rsidRDefault="00860C7A" w:rsidP="00860C7A">
            <w:pPr>
              <w:pStyle w:val="XML1"/>
              <w:rPr>
                <w:del w:id="2588" w:author="aas" w:date="2013-10-14T02:06:00Z"/>
              </w:rPr>
            </w:pPr>
            <w:del w:id="2589" w:author="aas" w:date="2013-10-14T02:06:00Z">
              <w:r w:rsidRPr="00C128FA">
                <w:delText xml:space="preserve">          &lt;/xs:documentation&gt;</w:delText>
              </w:r>
            </w:del>
          </w:p>
          <w:p w14:paraId="108E3C67" w14:textId="77777777" w:rsidR="00860C7A" w:rsidRPr="00C128FA" w:rsidRDefault="00860C7A" w:rsidP="00860C7A">
            <w:pPr>
              <w:pStyle w:val="XML1"/>
              <w:rPr>
                <w:del w:id="2590" w:author="aas" w:date="2013-10-14T02:06:00Z"/>
              </w:rPr>
            </w:pPr>
            <w:del w:id="2591" w:author="aas" w:date="2013-10-14T02:06:00Z">
              <w:r w:rsidRPr="00C128FA">
                <w:delText xml:space="preserve">        &lt;/xs:annotation&gt;</w:delText>
              </w:r>
            </w:del>
          </w:p>
          <w:p w14:paraId="3BAFF5DD" w14:textId="77777777" w:rsidR="00860C7A" w:rsidRPr="00C128FA" w:rsidRDefault="00860C7A" w:rsidP="00860C7A">
            <w:pPr>
              <w:pStyle w:val="XML1"/>
              <w:rPr>
                <w:del w:id="2592" w:author="aas" w:date="2013-10-14T02:06:00Z"/>
              </w:rPr>
            </w:pPr>
            <w:del w:id="2593" w:author="aas" w:date="2013-10-14T02:06:00Z">
              <w:r w:rsidRPr="00C128FA">
                <w:delText xml:space="preserve">        &lt;xs:complexType&gt;</w:delText>
              </w:r>
            </w:del>
          </w:p>
          <w:p w14:paraId="6877ECD5" w14:textId="77777777" w:rsidR="00860C7A" w:rsidRPr="00C128FA" w:rsidRDefault="00860C7A" w:rsidP="00860C7A">
            <w:pPr>
              <w:pStyle w:val="XML1"/>
              <w:rPr>
                <w:del w:id="2594" w:author="aas" w:date="2013-10-14T02:06:00Z"/>
              </w:rPr>
            </w:pPr>
            <w:del w:id="2595" w:author="aas" w:date="2013-10-14T02:06:00Z">
              <w:r w:rsidRPr="00C128FA">
                <w:delText xml:space="preserve">          &lt;xs:sequence&gt;</w:delText>
              </w:r>
            </w:del>
          </w:p>
          <w:p w14:paraId="5BC5A781" w14:textId="77777777" w:rsidR="00860C7A" w:rsidRPr="00C128FA" w:rsidRDefault="00860C7A" w:rsidP="00860C7A">
            <w:pPr>
              <w:pStyle w:val="XML1"/>
              <w:rPr>
                <w:del w:id="2596" w:author="aas" w:date="2013-10-14T02:06:00Z"/>
              </w:rPr>
            </w:pPr>
            <w:del w:id="2597" w:author="aas" w:date="2013-10-14T02:06:00Z">
              <w:r w:rsidRPr="00C128FA">
                <w:delText xml:space="preserve">            &lt;xs:element name="type" minOccurs="0" maxOccurs="unbounded"&gt;</w:delText>
              </w:r>
            </w:del>
          </w:p>
          <w:p w14:paraId="48B7F0EE" w14:textId="77777777" w:rsidR="00860C7A" w:rsidRPr="00C128FA" w:rsidRDefault="00860C7A" w:rsidP="00860C7A">
            <w:pPr>
              <w:pStyle w:val="XML1"/>
              <w:rPr>
                <w:del w:id="2598" w:author="aas" w:date="2013-10-14T02:06:00Z"/>
              </w:rPr>
            </w:pPr>
            <w:del w:id="2599" w:author="aas" w:date="2013-10-14T02:06:00Z">
              <w:r w:rsidRPr="00C128FA">
                <w:delText xml:space="preserve">              &lt;xs:simpleType&gt;</w:delText>
              </w:r>
            </w:del>
          </w:p>
          <w:p w14:paraId="53A2B7F8" w14:textId="77777777" w:rsidR="00860C7A" w:rsidRPr="00C128FA" w:rsidRDefault="00860C7A" w:rsidP="00860C7A">
            <w:pPr>
              <w:pStyle w:val="XML1"/>
              <w:rPr>
                <w:del w:id="2600" w:author="aas" w:date="2013-10-14T02:06:00Z"/>
              </w:rPr>
            </w:pPr>
            <w:del w:id="2601" w:author="aas" w:date="2013-10-14T02:06:00Z">
              <w:r w:rsidRPr="00C128FA">
                <w:delText xml:space="preserve">                &lt;xs:restriction base="xs:string"&gt;</w:delText>
              </w:r>
            </w:del>
          </w:p>
          <w:p w14:paraId="2478994F" w14:textId="77777777" w:rsidR="00860C7A" w:rsidRPr="00C128FA" w:rsidRDefault="00860C7A" w:rsidP="00860C7A">
            <w:pPr>
              <w:pStyle w:val="XML1"/>
              <w:rPr>
                <w:del w:id="2602" w:author="aas" w:date="2013-10-14T02:06:00Z"/>
              </w:rPr>
            </w:pPr>
            <w:del w:id="2603" w:author="aas" w:date="2013-10-14T02:06:00Z">
              <w:r w:rsidRPr="00C128FA">
                <w:delText xml:space="preserve">                  &lt;xs:enumeration value="all"/&gt;</w:delText>
              </w:r>
            </w:del>
          </w:p>
          <w:p w14:paraId="419E3AF9" w14:textId="77777777" w:rsidR="00860C7A" w:rsidRPr="00C128FA" w:rsidRDefault="00860C7A" w:rsidP="00860C7A">
            <w:pPr>
              <w:pStyle w:val="XML1"/>
              <w:rPr>
                <w:del w:id="2604" w:author="aas" w:date="2013-10-14T02:06:00Z"/>
              </w:rPr>
            </w:pPr>
            <w:del w:id="2605" w:author="aas" w:date="2013-10-14T02:06:00Z">
              <w:r w:rsidRPr="00C128FA">
                <w:delText xml:space="preserve">                  &lt;xs:enumeration value="controller"/&gt;</w:delText>
              </w:r>
            </w:del>
          </w:p>
          <w:p w14:paraId="6E494309" w14:textId="77777777" w:rsidR="00860C7A" w:rsidRPr="00C128FA" w:rsidRDefault="00860C7A" w:rsidP="00860C7A">
            <w:pPr>
              <w:pStyle w:val="XML1"/>
              <w:rPr>
                <w:del w:id="2606" w:author="aas" w:date="2013-10-14T02:06:00Z"/>
              </w:rPr>
            </w:pPr>
            <w:del w:id="2607" w:author="aas" w:date="2013-10-14T02:06:00Z">
              <w:r w:rsidRPr="00C128FA">
                <w:delText xml:space="preserve">                  &lt;xs:enumeration value="table"/&gt;</w:delText>
              </w:r>
            </w:del>
          </w:p>
          <w:p w14:paraId="0B9DB5A5" w14:textId="77777777" w:rsidR="00860C7A" w:rsidRPr="00C128FA" w:rsidRDefault="00860C7A" w:rsidP="00860C7A">
            <w:pPr>
              <w:pStyle w:val="XML1"/>
              <w:rPr>
                <w:del w:id="2608" w:author="aas" w:date="2013-10-14T02:06:00Z"/>
              </w:rPr>
            </w:pPr>
            <w:del w:id="2609" w:author="aas" w:date="2013-10-14T02:06:00Z">
              <w:r w:rsidRPr="00C128FA">
                <w:delText xml:space="preserve">                  &lt;xs:enumeration value="inport"/&gt;</w:delText>
              </w:r>
            </w:del>
          </w:p>
          <w:p w14:paraId="3C4E3AB5" w14:textId="77777777" w:rsidR="00860C7A" w:rsidRPr="00C128FA" w:rsidRDefault="00860C7A" w:rsidP="00860C7A">
            <w:pPr>
              <w:pStyle w:val="XML1"/>
              <w:rPr>
                <w:del w:id="2610" w:author="aas" w:date="2013-10-14T02:06:00Z"/>
              </w:rPr>
            </w:pPr>
            <w:del w:id="2611" w:author="aas" w:date="2013-10-14T02:06:00Z">
              <w:r w:rsidRPr="00C128FA">
                <w:delText xml:space="preserve">                  &lt;xs:enumeration value="any"/&gt;</w:delText>
              </w:r>
            </w:del>
          </w:p>
          <w:p w14:paraId="202EFB56" w14:textId="77777777" w:rsidR="00860C7A" w:rsidRPr="00C128FA" w:rsidRDefault="00860C7A" w:rsidP="00860C7A">
            <w:pPr>
              <w:pStyle w:val="XML1"/>
              <w:rPr>
                <w:del w:id="2612" w:author="aas" w:date="2013-10-14T02:06:00Z"/>
              </w:rPr>
            </w:pPr>
            <w:del w:id="2613" w:author="aas" w:date="2013-10-14T02:06:00Z">
              <w:r w:rsidRPr="00C128FA">
                <w:delText xml:space="preserve">                  &lt;xs:enumeration value="normal"/&gt;</w:delText>
              </w:r>
            </w:del>
          </w:p>
          <w:p w14:paraId="456CD3F4" w14:textId="77777777" w:rsidR="00860C7A" w:rsidRPr="00C128FA" w:rsidRDefault="00860C7A" w:rsidP="00860C7A">
            <w:pPr>
              <w:pStyle w:val="XML1"/>
              <w:rPr>
                <w:del w:id="2614" w:author="aas" w:date="2013-10-14T02:06:00Z"/>
              </w:rPr>
            </w:pPr>
            <w:del w:id="2615" w:author="aas" w:date="2013-10-14T02:06:00Z">
              <w:r w:rsidRPr="00C128FA">
                <w:delText xml:space="preserve">                  &lt;xs:enumeration value="flood"/&gt;</w:delText>
              </w:r>
            </w:del>
          </w:p>
          <w:p w14:paraId="7B0C1CF1" w14:textId="77777777" w:rsidR="00860C7A" w:rsidRPr="00C128FA" w:rsidRDefault="00860C7A" w:rsidP="00860C7A">
            <w:pPr>
              <w:pStyle w:val="XML1"/>
              <w:rPr>
                <w:del w:id="2616" w:author="aas" w:date="2013-10-14T02:06:00Z"/>
              </w:rPr>
            </w:pPr>
            <w:del w:id="2617" w:author="aas" w:date="2013-10-14T02:06:00Z">
              <w:r w:rsidRPr="00C128FA">
                <w:delText xml:space="preserve">                &lt;/xs:restriction&gt;</w:delText>
              </w:r>
            </w:del>
          </w:p>
          <w:p w14:paraId="1ABF3992" w14:textId="77777777" w:rsidR="00860C7A" w:rsidRPr="00C128FA" w:rsidRDefault="00860C7A" w:rsidP="00860C7A">
            <w:pPr>
              <w:pStyle w:val="XML1"/>
              <w:rPr>
                <w:del w:id="2618" w:author="aas" w:date="2013-10-14T02:06:00Z"/>
              </w:rPr>
            </w:pPr>
            <w:del w:id="2619" w:author="aas" w:date="2013-10-14T02:06:00Z">
              <w:r w:rsidRPr="00C128FA">
                <w:delText xml:space="preserve">              &lt;/xs:simpleType&gt;</w:delText>
              </w:r>
            </w:del>
          </w:p>
          <w:p w14:paraId="35105ECC" w14:textId="77777777" w:rsidR="00860C7A" w:rsidRPr="00C128FA" w:rsidRDefault="00860C7A" w:rsidP="00860C7A">
            <w:pPr>
              <w:pStyle w:val="XML1"/>
              <w:rPr>
                <w:del w:id="2620" w:author="aas" w:date="2013-10-14T02:06:00Z"/>
              </w:rPr>
            </w:pPr>
            <w:del w:id="2621" w:author="aas" w:date="2013-10-14T02:06:00Z">
              <w:r w:rsidRPr="00C128FA">
                <w:delText xml:space="preserve">            &lt;/xs:element&gt;</w:delText>
              </w:r>
            </w:del>
          </w:p>
          <w:p w14:paraId="501179E5" w14:textId="77777777" w:rsidR="00860C7A" w:rsidRPr="00C128FA" w:rsidRDefault="00860C7A" w:rsidP="00860C7A">
            <w:pPr>
              <w:pStyle w:val="XML1"/>
              <w:rPr>
                <w:del w:id="2622" w:author="aas" w:date="2013-10-14T02:06:00Z"/>
              </w:rPr>
            </w:pPr>
            <w:del w:id="2623" w:author="aas" w:date="2013-10-14T02:06:00Z">
              <w:r w:rsidRPr="00C128FA">
                <w:delText xml:space="preserve">          &lt;/xs:sequence&gt;</w:delText>
              </w:r>
            </w:del>
          </w:p>
          <w:p w14:paraId="497E3276" w14:textId="77777777" w:rsidR="00860C7A" w:rsidRPr="00C128FA" w:rsidRDefault="00860C7A" w:rsidP="00860C7A">
            <w:pPr>
              <w:pStyle w:val="XML1"/>
              <w:rPr>
                <w:del w:id="2624" w:author="aas" w:date="2013-10-14T02:06:00Z"/>
              </w:rPr>
            </w:pPr>
            <w:del w:id="2625" w:author="aas" w:date="2013-10-14T02:06:00Z">
              <w:r w:rsidRPr="00C128FA">
                <w:delText xml:space="preserve">        &lt;/xs:complexType&gt;</w:delText>
              </w:r>
            </w:del>
          </w:p>
          <w:p w14:paraId="0962C4C5" w14:textId="77777777" w:rsidR="00860C7A" w:rsidRPr="00C128FA" w:rsidRDefault="00860C7A" w:rsidP="00860C7A">
            <w:pPr>
              <w:pStyle w:val="XML1"/>
              <w:rPr>
                <w:del w:id="2626" w:author="aas" w:date="2013-10-14T02:06:00Z"/>
              </w:rPr>
            </w:pPr>
            <w:del w:id="2627" w:author="aas" w:date="2013-10-14T02:06:00Z">
              <w:r w:rsidRPr="00C128FA">
                <w:delText xml:space="preserve">      &lt;/xs:element&gt;</w:delText>
              </w:r>
            </w:del>
          </w:p>
          <w:p w14:paraId="2D235C42" w14:textId="77777777" w:rsidR="00860C7A" w:rsidRPr="00C128FA" w:rsidRDefault="00860C7A" w:rsidP="00860C7A">
            <w:pPr>
              <w:pStyle w:val="XML1"/>
              <w:rPr>
                <w:del w:id="2628" w:author="aas" w:date="2013-10-14T02:06:00Z"/>
              </w:rPr>
            </w:pPr>
            <w:del w:id="2629" w:author="aas" w:date="2013-10-14T02:06:00Z">
              <w:r w:rsidRPr="00C128FA">
                <w:delText xml:space="preserve">      &lt;xs:element name="group-types"&gt;</w:delText>
              </w:r>
            </w:del>
          </w:p>
          <w:p w14:paraId="40972DA3" w14:textId="77777777" w:rsidR="00860C7A" w:rsidRPr="00C128FA" w:rsidRDefault="00860C7A" w:rsidP="00860C7A">
            <w:pPr>
              <w:pStyle w:val="XML1"/>
              <w:rPr>
                <w:del w:id="2630" w:author="aas" w:date="2013-10-14T02:06:00Z"/>
              </w:rPr>
            </w:pPr>
            <w:del w:id="2631" w:author="aas" w:date="2013-10-14T02:06:00Z">
              <w:r w:rsidRPr="00C128FA">
                <w:delText xml:space="preserve">        &lt;xs:annotation&gt;</w:delText>
              </w:r>
            </w:del>
          </w:p>
          <w:p w14:paraId="02BEA202" w14:textId="77777777" w:rsidR="00860C7A" w:rsidRPr="00C128FA" w:rsidRDefault="00860C7A" w:rsidP="00860C7A">
            <w:pPr>
              <w:pStyle w:val="XML1"/>
              <w:rPr>
                <w:del w:id="2632" w:author="aas" w:date="2013-10-14T02:06:00Z"/>
              </w:rPr>
            </w:pPr>
            <w:del w:id="2633" w:author="aas" w:date="2013-10-14T02:06:00Z">
              <w:r w:rsidRPr="00C128FA">
                <w:delText xml:space="preserve">          &lt;xs:documentation&gt;</w:delText>
              </w:r>
            </w:del>
          </w:p>
          <w:p w14:paraId="6659C765" w14:textId="77777777" w:rsidR="00860C7A" w:rsidRPr="00C128FA" w:rsidRDefault="00860C7A" w:rsidP="00860C7A">
            <w:pPr>
              <w:pStyle w:val="XML1"/>
              <w:rPr>
                <w:del w:id="2634" w:author="aas" w:date="2013-10-14T02:06:00Z"/>
              </w:rPr>
            </w:pPr>
            <w:del w:id="2635" w:author="aas" w:date="2013-10-14T02:06:00Z">
              <w:r w:rsidRPr="00C128FA">
                <w:delText xml:space="preserve">            Specify the group types supported by the logical</w:delText>
              </w:r>
            </w:del>
          </w:p>
          <w:p w14:paraId="1D434F07" w14:textId="77777777" w:rsidR="00860C7A" w:rsidRPr="00C128FA" w:rsidRDefault="00860C7A" w:rsidP="00860C7A">
            <w:pPr>
              <w:pStyle w:val="XML1"/>
              <w:rPr>
                <w:del w:id="2636" w:author="aas" w:date="2013-10-14T02:06:00Z"/>
              </w:rPr>
            </w:pPr>
            <w:del w:id="2637" w:author="aas" w:date="2013-10-14T02:06:00Z">
              <w:r w:rsidRPr="00C128FA">
                <w:delText xml:space="preserve">            switch.</w:delText>
              </w:r>
            </w:del>
          </w:p>
          <w:p w14:paraId="3A3B8826" w14:textId="77777777" w:rsidR="00860C7A" w:rsidRPr="00C128FA" w:rsidRDefault="00860C7A" w:rsidP="00860C7A">
            <w:pPr>
              <w:pStyle w:val="XML1"/>
              <w:rPr>
                <w:del w:id="2638" w:author="aas" w:date="2013-10-14T02:06:00Z"/>
              </w:rPr>
            </w:pPr>
            <w:del w:id="2639" w:author="aas" w:date="2013-10-14T02:06:00Z">
              <w:r w:rsidRPr="00C128FA">
                <w:delText xml:space="preserve">          &lt;/xs:documentation&gt;</w:delText>
              </w:r>
            </w:del>
          </w:p>
          <w:p w14:paraId="18E2F405" w14:textId="77777777" w:rsidR="00860C7A" w:rsidRPr="00C128FA" w:rsidRDefault="00860C7A" w:rsidP="00860C7A">
            <w:pPr>
              <w:pStyle w:val="XML1"/>
              <w:rPr>
                <w:del w:id="2640" w:author="aas" w:date="2013-10-14T02:06:00Z"/>
              </w:rPr>
            </w:pPr>
            <w:del w:id="2641" w:author="aas" w:date="2013-10-14T02:06:00Z">
              <w:r w:rsidRPr="00C128FA">
                <w:delText xml:space="preserve">        &lt;/xs:annotation&gt;</w:delText>
              </w:r>
            </w:del>
          </w:p>
          <w:p w14:paraId="55B831F7" w14:textId="77777777" w:rsidR="00860C7A" w:rsidRPr="00C128FA" w:rsidRDefault="00860C7A" w:rsidP="00860C7A">
            <w:pPr>
              <w:pStyle w:val="XML1"/>
              <w:rPr>
                <w:del w:id="2642" w:author="aas" w:date="2013-10-14T02:06:00Z"/>
              </w:rPr>
            </w:pPr>
            <w:del w:id="2643" w:author="aas" w:date="2013-10-14T02:06:00Z">
              <w:r w:rsidRPr="00C128FA">
                <w:delText xml:space="preserve">        &lt;xs:complexType&gt;</w:delText>
              </w:r>
            </w:del>
          </w:p>
          <w:p w14:paraId="1661BBE1" w14:textId="77777777" w:rsidR="00860C7A" w:rsidRPr="00C128FA" w:rsidRDefault="00860C7A" w:rsidP="00860C7A">
            <w:pPr>
              <w:pStyle w:val="XML1"/>
              <w:rPr>
                <w:del w:id="2644" w:author="aas" w:date="2013-10-14T02:06:00Z"/>
              </w:rPr>
            </w:pPr>
            <w:del w:id="2645" w:author="aas" w:date="2013-10-14T02:06:00Z">
              <w:r w:rsidRPr="00C128FA">
                <w:delText xml:space="preserve">          &lt;xs:sequence&gt;</w:delText>
              </w:r>
            </w:del>
          </w:p>
          <w:p w14:paraId="3E7176D6" w14:textId="77777777" w:rsidR="00860C7A" w:rsidRPr="00C128FA" w:rsidRDefault="00860C7A" w:rsidP="00860C7A">
            <w:pPr>
              <w:pStyle w:val="XML1"/>
              <w:rPr>
                <w:del w:id="2646" w:author="aas" w:date="2013-10-14T02:06:00Z"/>
              </w:rPr>
            </w:pPr>
            <w:del w:id="2647" w:author="aas" w:date="2013-10-14T02:06:00Z">
              <w:r w:rsidRPr="00C128FA">
                <w:delText xml:space="preserve">            &lt;xs:element name="type" minOccurs="0" maxOccurs="unbounded"&gt;</w:delText>
              </w:r>
            </w:del>
          </w:p>
          <w:p w14:paraId="21E8D041" w14:textId="77777777" w:rsidR="00860C7A" w:rsidRPr="00C128FA" w:rsidRDefault="00860C7A" w:rsidP="00860C7A">
            <w:pPr>
              <w:pStyle w:val="XML1"/>
              <w:rPr>
                <w:del w:id="2648" w:author="aas" w:date="2013-10-14T02:06:00Z"/>
              </w:rPr>
            </w:pPr>
            <w:del w:id="2649" w:author="aas" w:date="2013-10-14T02:06:00Z">
              <w:r w:rsidRPr="00C128FA">
                <w:delText xml:space="preserve">              &lt;xs:simpleType&gt;</w:delText>
              </w:r>
            </w:del>
          </w:p>
          <w:p w14:paraId="7B89FF4A" w14:textId="77777777" w:rsidR="00860C7A" w:rsidRPr="00C128FA" w:rsidRDefault="00860C7A" w:rsidP="00860C7A">
            <w:pPr>
              <w:pStyle w:val="XML1"/>
              <w:rPr>
                <w:del w:id="2650" w:author="aas" w:date="2013-10-14T02:06:00Z"/>
              </w:rPr>
            </w:pPr>
            <w:del w:id="2651" w:author="aas" w:date="2013-10-14T02:06:00Z">
              <w:r w:rsidRPr="00C128FA">
                <w:delText xml:space="preserve">                &lt;xs:restriction base="xs:string"&gt;</w:delText>
              </w:r>
            </w:del>
          </w:p>
          <w:p w14:paraId="7813A421" w14:textId="77777777" w:rsidR="00860C7A" w:rsidRPr="00C128FA" w:rsidRDefault="00860C7A" w:rsidP="00860C7A">
            <w:pPr>
              <w:pStyle w:val="XML1"/>
              <w:rPr>
                <w:del w:id="2652" w:author="aas" w:date="2013-10-14T02:06:00Z"/>
              </w:rPr>
            </w:pPr>
            <w:del w:id="2653" w:author="aas" w:date="2013-10-14T02:06:00Z">
              <w:r w:rsidRPr="00C128FA">
                <w:delText xml:space="preserve">                  &lt;xs:enumeration value="all"/&gt;</w:delText>
              </w:r>
            </w:del>
          </w:p>
          <w:p w14:paraId="248C75B5" w14:textId="77777777" w:rsidR="00860C7A" w:rsidRPr="00C128FA" w:rsidRDefault="00860C7A" w:rsidP="00860C7A">
            <w:pPr>
              <w:pStyle w:val="XML1"/>
              <w:rPr>
                <w:del w:id="2654" w:author="aas" w:date="2013-10-14T02:06:00Z"/>
              </w:rPr>
            </w:pPr>
            <w:del w:id="2655" w:author="aas" w:date="2013-10-14T02:06:00Z">
              <w:r w:rsidRPr="00C128FA">
                <w:delText xml:space="preserve">                  &lt;xs:enumeration value="select"/&gt;</w:delText>
              </w:r>
            </w:del>
          </w:p>
          <w:p w14:paraId="3B8C7400" w14:textId="77777777" w:rsidR="00860C7A" w:rsidRPr="00C128FA" w:rsidRDefault="00860C7A" w:rsidP="00860C7A">
            <w:pPr>
              <w:pStyle w:val="XML1"/>
              <w:rPr>
                <w:del w:id="2656" w:author="aas" w:date="2013-10-14T02:06:00Z"/>
              </w:rPr>
            </w:pPr>
            <w:del w:id="2657" w:author="aas" w:date="2013-10-14T02:06:00Z">
              <w:r w:rsidRPr="00C128FA">
                <w:delText xml:space="preserve">                  &lt;xs:enumeration value="indirect"/&gt;</w:delText>
              </w:r>
            </w:del>
          </w:p>
          <w:p w14:paraId="164AF646" w14:textId="77777777" w:rsidR="00860C7A" w:rsidRPr="00C128FA" w:rsidRDefault="00860C7A" w:rsidP="00860C7A">
            <w:pPr>
              <w:pStyle w:val="XML1"/>
              <w:rPr>
                <w:del w:id="2658" w:author="aas" w:date="2013-10-14T02:06:00Z"/>
              </w:rPr>
            </w:pPr>
            <w:del w:id="2659" w:author="aas" w:date="2013-10-14T02:06:00Z">
              <w:r w:rsidRPr="00C128FA">
                <w:delText xml:space="preserve">                  &lt;xs:enumeration value="fast-failover"/&gt;</w:delText>
              </w:r>
            </w:del>
          </w:p>
          <w:p w14:paraId="54D69FD7" w14:textId="77777777" w:rsidR="00860C7A" w:rsidRPr="00C128FA" w:rsidRDefault="00860C7A" w:rsidP="00860C7A">
            <w:pPr>
              <w:pStyle w:val="XML1"/>
              <w:rPr>
                <w:del w:id="2660" w:author="aas" w:date="2013-10-14T02:06:00Z"/>
              </w:rPr>
            </w:pPr>
            <w:del w:id="2661" w:author="aas" w:date="2013-10-14T02:06:00Z">
              <w:r w:rsidRPr="00C128FA">
                <w:delText xml:space="preserve">                &lt;/xs:restriction&gt;</w:delText>
              </w:r>
            </w:del>
          </w:p>
          <w:p w14:paraId="48BECEBA" w14:textId="77777777" w:rsidR="00860C7A" w:rsidRPr="00C128FA" w:rsidRDefault="00860C7A" w:rsidP="00860C7A">
            <w:pPr>
              <w:pStyle w:val="XML1"/>
              <w:rPr>
                <w:del w:id="2662" w:author="aas" w:date="2013-10-14T02:06:00Z"/>
              </w:rPr>
            </w:pPr>
            <w:del w:id="2663" w:author="aas" w:date="2013-10-14T02:06:00Z">
              <w:r w:rsidRPr="00C128FA">
                <w:delText xml:space="preserve">              &lt;/xs:simpleType&gt;</w:delText>
              </w:r>
            </w:del>
          </w:p>
          <w:p w14:paraId="5B0D8452" w14:textId="77777777" w:rsidR="00860C7A" w:rsidRPr="00C128FA" w:rsidRDefault="00860C7A" w:rsidP="00860C7A">
            <w:pPr>
              <w:pStyle w:val="XML1"/>
              <w:rPr>
                <w:del w:id="2664" w:author="aas" w:date="2013-10-14T02:06:00Z"/>
              </w:rPr>
            </w:pPr>
            <w:del w:id="2665" w:author="aas" w:date="2013-10-14T02:06:00Z">
              <w:r w:rsidRPr="00C128FA">
                <w:delText xml:space="preserve">            &lt;/xs:element&gt;</w:delText>
              </w:r>
            </w:del>
          </w:p>
          <w:p w14:paraId="309A13F5" w14:textId="77777777" w:rsidR="00860C7A" w:rsidRPr="00C128FA" w:rsidRDefault="00860C7A" w:rsidP="00860C7A">
            <w:pPr>
              <w:pStyle w:val="XML1"/>
              <w:rPr>
                <w:del w:id="2666" w:author="aas" w:date="2013-10-14T02:06:00Z"/>
              </w:rPr>
            </w:pPr>
            <w:del w:id="2667" w:author="aas" w:date="2013-10-14T02:06:00Z">
              <w:r w:rsidRPr="00C128FA">
                <w:delText xml:space="preserve">          &lt;/xs:sequence&gt;</w:delText>
              </w:r>
            </w:del>
          </w:p>
          <w:p w14:paraId="21FC7380" w14:textId="77777777" w:rsidR="00860C7A" w:rsidRPr="00C128FA" w:rsidRDefault="00860C7A" w:rsidP="00860C7A">
            <w:pPr>
              <w:pStyle w:val="XML1"/>
              <w:rPr>
                <w:del w:id="2668" w:author="aas" w:date="2013-10-14T02:06:00Z"/>
              </w:rPr>
            </w:pPr>
            <w:del w:id="2669" w:author="aas" w:date="2013-10-14T02:06:00Z">
              <w:r w:rsidRPr="00C128FA">
                <w:delText xml:space="preserve">        &lt;/xs:complexType&gt;</w:delText>
              </w:r>
            </w:del>
          </w:p>
          <w:p w14:paraId="6CE7B2A4" w14:textId="77777777" w:rsidR="00860C7A" w:rsidRPr="00C128FA" w:rsidRDefault="00860C7A" w:rsidP="00860C7A">
            <w:pPr>
              <w:pStyle w:val="XML1"/>
              <w:rPr>
                <w:del w:id="2670" w:author="aas" w:date="2013-10-14T02:06:00Z"/>
              </w:rPr>
            </w:pPr>
            <w:del w:id="2671" w:author="aas" w:date="2013-10-14T02:06:00Z">
              <w:r w:rsidRPr="00C128FA">
                <w:delText xml:space="preserve">      &lt;/xs:element&gt;</w:delText>
              </w:r>
            </w:del>
          </w:p>
          <w:p w14:paraId="0FBD1FD0" w14:textId="77777777" w:rsidR="00860C7A" w:rsidRPr="00C128FA" w:rsidRDefault="00860C7A" w:rsidP="00860C7A">
            <w:pPr>
              <w:pStyle w:val="XML1"/>
              <w:rPr>
                <w:del w:id="2672" w:author="aas" w:date="2013-10-14T02:06:00Z"/>
              </w:rPr>
            </w:pPr>
            <w:del w:id="2673" w:author="aas" w:date="2013-10-14T02:06:00Z">
              <w:r w:rsidRPr="00C128FA">
                <w:delText xml:space="preserve">      &lt;xs:element name="group-capabilities"&gt;</w:delText>
              </w:r>
            </w:del>
          </w:p>
          <w:p w14:paraId="657A2722" w14:textId="77777777" w:rsidR="00860C7A" w:rsidRPr="00C128FA" w:rsidRDefault="00860C7A" w:rsidP="00860C7A">
            <w:pPr>
              <w:pStyle w:val="XML1"/>
              <w:rPr>
                <w:del w:id="2674" w:author="aas" w:date="2013-10-14T02:06:00Z"/>
              </w:rPr>
            </w:pPr>
            <w:del w:id="2675" w:author="aas" w:date="2013-10-14T02:06:00Z">
              <w:r w:rsidRPr="00C128FA">
                <w:delText xml:space="preserve">        &lt;xs:annotation&gt;</w:delText>
              </w:r>
            </w:del>
          </w:p>
          <w:p w14:paraId="1A3C2283" w14:textId="77777777" w:rsidR="00860C7A" w:rsidRPr="00C128FA" w:rsidRDefault="00860C7A" w:rsidP="00860C7A">
            <w:pPr>
              <w:pStyle w:val="XML1"/>
              <w:rPr>
                <w:del w:id="2676" w:author="aas" w:date="2013-10-14T02:06:00Z"/>
              </w:rPr>
            </w:pPr>
            <w:del w:id="2677" w:author="aas" w:date="2013-10-14T02:06:00Z">
              <w:r w:rsidRPr="00C128FA">
                <w:delText xml:space="preserve">          &lt;xs:documentation&gt;</w:delText>
              </w:r>
            </w:del>
          </w:p>
          <w:p w14:paraId="1004C94B" w14:textId="77777777" w:rsidR="00860C7A" w:rsidRPr="00C128FA" w:rsidRDefault="00860C7A" w:rsidP="00860C7A">
            <w:pPr>
              <w:pStyle w:val="XML1"/>
              <w:rPr>
                <w:del w:id="2678" w:author="aas" w:date="2013-10-14T02:06:00Z"/>
              </w:rPr>
            </w:pPr>
            <w:del w:id="2679" w:author="aas" w:date="2013-10-14T02:06:00Z">
              <w:r w:rsidRPr="00C128FA">
                <w:delText xml:space="preserve">            Specify the group capabilities supported by the</w:delText>
              </w:r>
            </w:del>
          </w:p>
          <w:p w14:paraId="22AB0396" w14:textId="77777777" w:rsidR="00860C7A" w:rsidRPr="00C128FA" w:rsidRDefault="00860C7A" w:rsidP="00860C7A">
            <w:pPr>
              <w:pStyle w:val="XML1"/>
              <w:rPr>
                <w:del w:id="2680" w:author="aas" w:date="2013-10-14T02:06:00Z"/>
              </w:rPr>
            </w:pPr>
            <w:del w:id="2681" w:author="aas" w:date="2013-10-14T02:06:00Z">
              <w:r w:rsidRPr="00C128FA">
                <w:delText xml:space="preserve">            logical switch.</w:delText>
              </w:r>
            </w:del>
          </w:p>
          <w:p w14:paraId="15B553F5" w14:textId="77777777" w:rsidR="00860C7A" w:rsidRPr="00C128FA" w:rsidRDefault="00860C7A" w:rsidP="00860C7A">
            <w:pPr>
              <w:pStyle w:val="XML1"/>
              <w:rPr>
                <w:del w:id="2682" w:author="aas" w:date="2013-10-14T02:06:00Z"/>
              </w:rPr>
            </w:pPr>
            <w:del w:id="2683" w:author="aas" w:date="2013-10-14T02:06:00Z">
              <w:r w:rsidRPr="00C128FA">
                <w:delText xml:space="preserve">          &lt;/xs:documentation&gt;</w:delText>
              </w:r>
            </w:del>
          </w:p>
          <w:p w14:paraId="686295E6" w14:textId="77777777" w:rsidR="00860C7A" w:rsidRPr="00C128FA" w:rsidRDefault="00860C7A" w:rsidP="00860C7A">
            <w:pPr>
              <w:pStyle w:val="XML1"/>
              <w:rPr>
                <w:del w:id="2684" w:author="aas" w:date="2013-10-14T02:06:00Z"/>
              </w:rPr>
            </w:pPr>
            <w:del w:id="2685" w:author="aas" w:date="2013-10-14T02:06:00Z">
              <w:r w:rsidRPr="00C128FA">
                <w:delText xml:space="preserve">        &lt;/xs:annotation&gt;</w:delText>
              </w:r>
            </w:del>
          </w:p>
          <w:p w14:paraId="291D85BA" w14:textId="77777777" w:rsidR="00860C7A" w:rsidRPr="00C128FA" w:rsidRDefault="00860C7A" w:rsidP="00860C7A">
            <w:pPr>
              <w:pStyle w:val="XML1"/>
              <w:rPr>
                <w:del w:id="2686" w:author="aas" w:date="2013-10-14T02:06:00Z"/>
              </w:rPr>
            </w:pPr>
            <w:del w:id="2687" w:author="aas" w:date="2013-10-14T02:06:00Z">
              <w:r w:rsidRPr="00C128FA">
                <w:delText xml:space="preserve">        &lt;xs:complexType&gt;</w:delText>
              </w:r>
            </w:del>
          </w:p>
          <w:p w14:paraId="6C9FFCFF" w14:textId="77777777" w:rsidR="00860C7A" w:rsidRPr="00C128FA" w:rsidRDefault="00860C7A" w:rsidP="00860C7A">
            <w:pPr>
              <w:pStyle w:val="XML1"/>
              <w:rPr>
                <w:del w:id="2688" w:author="aas" w:date="2013-10-14T02:06:00Z"/>
              </w:rPr>
            </w:pPr>
            <w:del w:id="2689" w:author="aas" w:date="2013-10-14T02:06:00Z">
              <w:r w:rsidRPr="00C128FA">
                <w:delText xml:space="preserve">          &lt;xs:sequence&gt;</w:delText>
              </w:r>
            </w:del>
          </w:p>
          <w:p w14:paraId="50B9A6F7" w14:textId="77777777" w:rsidR="00860C7A" w:rsidRPr="00C128FA" w:rsidRDefault="00860C7A" w:rsidP="00860C7A">
            <w:pPr>
              <w:pStyle w:val="XML1"/>
              <w:rPr>
                <w:del w:id="2690" w:author="aas" w:date="2013-10-14T02:06:00Z"/>
              </w:rPr>
            </w:pPr>
            <w:del w:id="2691" w:author="aas" w:date="2013-10-14T02:06:00Z">
              <w:r w:rsidRPr="00C128FA">
                <w:delText xml:space="preserve">            &lt;xs:element name="capability" minOccurs="0" maxOccurs="unbounded"&gt;</w:delText>
              </w:r>
            </w:del>
          </w:p>
          <w:p w14:paraId="7D4733F5" w14:textId="77777777" w:rsidR="00860C7A" w:rsidRPr="00C128FA" w:rsidRDefault="00860C7A" w:rsidP="00860C7A">
            <w:pPr>
              <w:pStyle w:val="XML1"/>
              <w:rPr>
                <w:del w:id="2692" w:author="aas" w:date="2013-10-14T02:06:00Z"/>
              </w:rPr>
            </w:pPr>
            <w:del w:id="2693" w:author="aas" w:date="2013-10-14T02:06:00Z">
              <w:r w:rsidRPr="00C128FA">
                <w:delText xml:space="preserve">              &lt;xs:simpleType&gt;</w:delText>
              </w:r>
            </w:del>
          </w:p>
          <w:p w14:paraId="2FA1433A" w14:textId="77777777" w:rsidR="00860C7A" w:rsidRPr="00C128FA" w:rsidRDefault="00860C7A" w:rsidP="00860C7A">
            <w:pPr>
              <w:pStyle w:val="XML1"/>
              <w:rPr>
                <w:del w:id="2694" w:author="aas" w:date="2013-10-14T02:06:00Z"/>
              </w:rPr>
            </w:pPr>
            <w:del w:id="2695" w:author="aas" w:date="2013-10-14T02:06:00Z">
              <w:r w:rsidRPr="00C128FA">
                <w:delText xml:space="preserve">                &lt;xs:restriction base="xs:string"&gt;</w:delText>
              </w:r>
            </w:del>
          </w:p>
          <w:p w14:paraId="589CE069" w14:textId="77777777" w:rsidR="00860C7A" w:rsidRPr="00C128FA" w:rsidRDefault="00860C7A" w:rsidP="00860C7A">
            <w:pPr>
              <w:pStyle w:val="XML1"/>
              <w:rPr>
                <w:del w:id="2696" w:author="aas" w:date="2013-10-14T02:06:00Z"/>
              </w:rPr>
            </w:pPr>
            <w:del w:id="2697" w:author="aas" w:date="2013-10-14T02:06:00Z">
              <w:r w:rsidRPr="00C128FA">
                <w:delText xml:space="preserve">                  &lt;xs:enumeration value="select-weight"/&gt;</w:delText>
              </w:r>
            </w:del>
          </w:p>
          <w:p w14:paraId="1559FBE8" w14:textId="77777777" w:rsidR="00860C7A" w:rsidRPr="00C128FA" w:rsidRDefault="00860C7A" w:rsidP="00860C7A">
            <w:pPr>
              <w:pStyle w:val="XML1"/>
              <w:rPr>
                <w:del w:id="2698" w:author="aas" w:date="2013-10-14T02:06:00Z"/>
              </w:rPr>
            </w:pPr>
            <w:del w:id="2699" w:author="aas" w:date="2013-10-14T02:06:00Z">
              <w:r w:rsidRPr="00C128FA">
                <w:delText xml:space="preserve">                  &lt;xs:enumeration value="select-liveness"/&gt;</w:delText>
              </w:r>
            </w:del>
          </w:p>
          <w:p w14:paraId="3821AC01" w14:textId="77777777" w:rsidR="00860C7A" w:rsidRPr="00C128FA" w:rsidRDefault="00860C7A" w:rsidP="00860C7A">
            <w:pPr>
              <w:pStyle w:val="XML1"/>
              <w:rPr>
                <w:del w:id="2700" w:author="aas" w:date="2013-10-14T02:06:00Z"/>
              </w:rPr>
            </w:pPr>
            <w:del w:id="2701" w:author="aas" w:date="2013-10-14T02:06:00Z">
              <w:r w:rsidRPr="00C128FA">
                <w:delText xml:space="preserve">                  &lt;xs:enumeration value="chaining"/&gt;</w:delText>
              </w:r>
            </w:del>
          </w:p>
          <w:p w14:paraId="7ED06918" w14:textId="77777777" w:rsidR="00860C7A" w:rsidRPr="00C128FA" w:rsidRDefault="00860C7A" w:rsidP="00860C7A">
            <w:pPr>
              <w:pStyle w:val="XML1"/>
              <w:rPr>
                <w:del w:id="2702" w:author="aas" w:date="2013-10-14T02:06:00Z"/>
              </w:rPr>
            </w:pPr>
            <w:del w:id="2703" w:author="aas" w:date="2013-10-14T02:06:00Z">
              <w:r w:rsidRPr="00C128FA">
                <w:delText xml:space="preserve">                  &lt;xs:enumeration value="chaining-check"/&gt;</w:delText>
              </w:r>
            </w:del>
          </w:p>
          <w:p w14:paraId="1C5CA98B" w14:textId="77777777" w:rsidR="00860C7A" w:rsidRPr="00C128FA" w:rsidRDefault="00860C7A" w:rsidP="00860C7A">
            <w:pPr>
              <w:pStyle w:val="XML1"/>
              <w:rPr>
                <w:del w:id="2704" w:author="aas" w:date="2013-10-14T02:06:00Z"/>
              </w:rPr>
            </w:pPr>
            <w:del w:id="2705" w:author="aas" w:date="2013-10-14T02:06:00Z">
              <w:r w:rsidRPr="00C128FA">
                <w:delText xml:space="preserve">                &lt;/xs:restriction&gt;</w:delText>
              </w:r>
            </w:del>
          </w:p>
          <w:p w14:paraId="29E0FBA9" w14:textId="77777777" w:rsidR="00860C7A" w:rsidRPr="00C128FA" w:rsidRDefault="00860C7A" w:rsidP="00860C7A">
            <w:pPr>
              <w:pStyle w:val="XML1"/>
              <w:rPr>
                <w:del w:id="2706" w:author="aas" w:date="2013-10-14T02:06:00Z"/>
              </w:rPr>
            </w:pPr>
            <w:del w:id="2707" w:author="aas" w:date="2013-10-14T02:06:00Z">
              <w:r w:rsidRPr="00C128FA">
                <w:delText xml:space="preserve">              &lt;/xs:simpleType&gt;</w:delText>
              </w:r>
            </w:del>
          </w:p>
          <w:p w14:paraId="372344C8" w14:textId="77777777" w:rsidR="00860C7A" w:rsidRPr="00C128FA" w:rsidRDefault="00860C7A" w:rsidP="00860C7A">
            <w:pPr>
              <w:pStyle w:val="XML1"/>
              <w:rPr>
                <w:del w:id="2708" w:author="aas" w:date="2013-10-14T02:06:00Z"/>
              </w:rPr>
            </w:pPr>
            <w:del w:id="2709" w:author="aas" w:date="2013-10-14T02:06:00Z">
              <w:r w:rsidRPr="00C128FA">
                <w:delText xml:space="preserve">            &lt;/xs:element&gt;</w:delText>
              </w:r>
            </w:del>
          </w:p>
          <w:p w14:paraId="5F1283F2" w14:textId="77777777" w:rsidR="00860C7A" w:rsidRPr="00C128FA" w:rsidRDefault="00860C7A" w:rsidP="00860C7A">
            <w:pPr>
              <w:pStyle w:val="XML1"/>
              <w:rPr>
                <w:del w:id="2710" w:author="aas" w:date="2013-10-14T02:06:00Z"/>
              </w:rPr>
            </w:pPr>
            <w:del w:id="2711" w:author="aas" w:date="2013-10-14T02:06:00Z">
              <w:r w:rsidRPr="00C128FA">
                <w:delText xml:space="preserve">          &lt;/xs:sequence&gt;</w:delText>
              </w:r>
            </w:del>
          </w:p>
          <w:p w14:paraId="645CCC34" w14:textId="77777777" w:rsidR="00860C7A" w:rsidRPr="00C128FA" w:rsidRDefault="00860C7A" w:rsidP="00860C7A">
            <w:pPr>
              <w:pStyle w:val="XML1"/>
              <w:rPr>
                <w:del w:id="2712" w:author="aas" w:date="2013-10-14T02:06:00Z"/>
              </w:rPr>
            </w:pPr>
            <w:del w:id="2713" w:author="aas" w:date="2013-10-14T02:06:00Z">
              <w:r w:rsidRPr="00C128FA">
                <w:delText xml:space="preserve">        &lt;/xs:complexType&gt;</w:delText>
              </w:r>
            </w:del>
          </w:p>
          <w:p w14:paraId="5712D94E" w14:textId="77777777" w:rsidR="00860C7A" w:rsidRPr="00C128FA" w:rsidRDefault="00860C7A" w:rsidP="00860C7A">
            <w:pPr>
              <w:pStyle w:val="XML1"/>
              <w:rPr>
                <w:del w:id="2714" w:author="aas" w:date="2013-10-14T02:06:00Z"/>
              </w:rPr>
            </w:pPr>
            <w:del w:id="2715" w:author="aas" w:date="2013-10-14T02:06:00Z">
              <w:r w:rsidRPr="00C128FA">
                <w:delText xml:space="preserve">      &lt;/xs:element&gt;</w:delText>
              </w:r>
            </w:del>
          </w:p>
          <w:p w14:paraId="09276D31" w14:textId="77777777" w:rsidR="00860C7A" w:rsidRPr="00C128FA" w:rsidRDefault="00860C7A" w:rsidP="00860C7A">
            <w:pPr>
              <w:pStyle w:val="XML1"/>
              <w:rPr>
                <w:del w:id="2716" w:author="aas" w:date="2013-10-14T02:06:00Z"/>
              </w:rPr>
            </w:pPr>
            <w:del w:id="2717" w:author="aas" w:date="2013-10-14T02:06:00Z">
              <w:r w:rsidRPr="00C128FA">
                <w:delText xml:space="preserve">      &lt;xs:element name="action-types"&gt;</w:delText>
              </w:r>
            </w:del>
          </w:p>
          <w:p w14:paraId="48949AD6" w14:textId="77777777" w:rsidR="00860C7A" w:rsidRPr="00C128FA" w:rsidRDefault="00860C7A" w:rsidP="00860C7A">
            <w:pPr>
              <w:pStyle w:val="XML1"/>
              <w:rPr>
                <w:del w:id="2718" w:author="aas" w:date="2013-10-14T02:06:00Z"/>
              </w:rPr>
            </w:pPr>
            <w:del w:id="2719" w:author="aas" w:date="2013-10-14T02:06:00Z">
              <w:r w:rsidRPr="00C128FA">
                <w:delText xml:space="preserve">        &lt;xs:annotation&gt;</w:delText>
              </w:r>
            </w:del>
          </w:p>
          <w:p w14:paraId="0804D9C3" w14:textId="77777777" w:rsidR="00860C7A" w:rsidRPr="00C128FA" w:rsidRDefault="00860C7A" w:rsidP="00860C7A">
            <w:pPr>
              <w:pStyle w:val="XML1"/>
              <w:rPr>
                <w:del w:id="2720" w:author="aas" w:date="2013-10-14T02:06:00Z"/>
              </w:rPr>
            </w:pPr>
            <w:del w:id="2721" w:author="aas" w:date="2013-10-14T02:06:00Z">
              <w:r w:rsidRPr="00C128FA">
                <w:delText xml:space="preserve">          &lt;xs:documentation&gt;</w:delText>
              </w:r>
            </w:del>
          </w:p>
          <w:p w14:paraId="3D22D566" w14:textId="77777777" w:rsidR="00860C7A" w:rsidRPr="00C128FA" w:rsidRDefault="00860C7A" w:rsidP="00860C7A">
            <w:pPr>
              <w:pStyle w:val="XML1"/>
              <w:rPr>
                <w:del w:id="2722" w:author="aas" w:date="2013-10-14T02:06:00Z"/>
              </w:rPr>
            </w:pPr>
            <w:del w:id="2723" w:author="aas" w:date="2013-10-14T02:06:00Z">
              <w:r w:rsidRPr="00C128FA">
                <w:delText xml:space="preserve">            Specify the action types supported by the</w:delText>
              </w:r>
            </w:del>
          </w:p>
          <w:p w14:paraId="7C616F6F" w14:textId="77777777" w:rsidR="00860C7A" w:rsidRPr="00C128FA" w:rsidRDefault="00860C7A" w:rsidP="00860C7A">
            <w:pPr>
              <w:pStyle w:val="XML1"/>
              <w:rPr>
                <w:del w:id="2724" w:author="aas" w:date="2013-10-14T02:06:00Z"/>
              </w:rPr>
            </w:pPr>
            <w:del w:id="2725" w:author="aas" w:date="2013-10-14T02:06:00Z">
              <w:r w:rsidRPr="00C128FA">
                <w:delText xml:space="preserve">            logical switch.</w:delText>
              </w:r>
            </w:del>
          </w:p>
          <w:p w14:paraId="40FCFD2B" w14:textId="77777777" w:rsidR="00860C7A" w:rsidRPr="00C128FA" w:rsidRDefault="00860C7A" w:rsidP="00860C7A">
            <w:pPr>
              <w:pStyle w:val="XML1"/>
              <w:rPr>
                <w:del w:id="2726" w:author="aas" w:date="2013-10-14T02:06:00Z"/>
              </w:rPr>
            </w:pPr>
            <w:del w:id="2727" w:author="aas" w:date="2013-10-14T02:06:00Z">
              <w:r w:rsidRPr="00C128FA">
                <w:delText xml:space="preserve">          &lt;/xs:documentation&gt;</w:delText>
              </w:r>
            </w:del>
          </w:p>
          <w:p w14:paraId="44894099" w14:textId="77777777" w:rsidR="00860C7A" w:rsidRPr="00C128FA" w:rsidRDefault="00860C7A" w:rsidP="00860C7A">
            <w:pPr>
              <w:pStyle w:val="XML1"/>
              <w:rPr>
                <w:del w:id="2728" w:author="aas" w:date="2013-10-14T02:06:00Z"/>
              </w:rPr>
            </w:pPr>
            <w:del w:id="2729" w:author="aas" w:date="2013-10-14T02:06:00Z">
              <w:r w:rsidRPr="00C128FA">
                <w:delText xml:space="preserve">        &lt;/xs:annotation&gt;</w:delText>
              </w:r>
            </w:del>
          </w:p>
          <w:p w14:paraId="60800F96" w14:textId="77777777" w:rsidR="00860C7A" w:rsidRPr="00C128FA" w:rsidRDefault="00860C7A" w:rsidP="00860C7A">
            <w:pPr>
              <w:pStyle w:val="XML1"/>
              <w:rPr>
                <w:del w:id="2730" w:author="aas" w:date="2013-10-14T02:06:00Z"/>
              </w:rPr>
            </w:pPr>
            <w:del w:id="2731" w:author="aas" w:date="2013-10-14T02:06:00Z">
              <w:r w:rsidRPr="00C128FA">
                <w:delText xml:space="preserve">        &lt;xs:complexType&gt;</w:delText>
              </w:r>
            </w:del>
          </w:p>
          <w:p w14:paraId="2BE2DDD0" w14:textId="77777777" w:rsidR="00860C7A" w:rsidRPr="00C128FA" w:rsidRDefault="00860C7A" w:rsidP="00860C7A">
            <w:pPr>
              <w:pStyle w:val="XML1"/>
              <w:rPr>
                <w:del w:id="2732" w:author="aas" w:date="2013-10-14T02:06:00Z"/>
              </w:rPr>
            </w:pPr>
            <w:del w:id="2733" w:author="aas" w:date="2013-10-14T02:06:00Z">
              <w:r w:rsidRPr="00C128FA">
                <w:delText xml:space="preserve">          &lt;xs:sequence&gt;</w:delText>
              </w:r>
            </w:del>
          </w:p>
          <w:p w14:paraId="396432C1" w14:textId="77777777" w:rsidR="00860C7A" w:rsidRPr="00C128FA" w:rsidRDefault="00860C7A" w:rsidP="00860C7A">
            <w:pPr>
              <w:pStyle w:val="XML1"/>
              <w:rPr>
                <w:del w:id="2734" w:author="aas" w:date="2013-10-14T02:06:00Z"/>
              </w:rPr>
            </w:pPr>
            <w:del w:id="2735" w:author="aas" w:date="2013-10-14T02:06:00Z">
              <w:r w:rsidRPr="00C128FA">
                <w:delText xml:space="preserve">            &lt;xs:element name="type" minOccurs="0" maxOccurs="unbounded"  type="OFActionType"/&gt;</w:delText>
              </w:r>
            </w:del>
          </w:p>
          <w:p w14:paraId="53FBE6CF" w14:textId="77777777" w:rsidR="00860C7A" w:rsidRPr="00C128FA" w:rsidRDefault="00860C7A" w:rsidP="00860C7A">
            <w:pPr>
              <w:pStyle w:val="XML1"/>
              <w:rPr>
                <w:del w:id="2736" w:author="aas" w:date="2013-10-14T02:06:00Z"/>
              </w:rPr>
            </w:pPr>
            <w:del w:id="2737" w:author="aas" w:date="2013-10-14T02:06:00Z">
              <w:r w:rsidRPr="00C128FA">
                <w:delText xml:space="preserve">          &lt;/xs:sequence&gt;</w:delText>
              </w:r>
            </w:del>
          </w:p>
          <w:p w14:paraId="01D28518" w14:textId="77777777" w:rsidR="00860C7A" w:rsidRPr="00C128FA" w:rsidRDefault="00860C7A" w:rsidP="00860C7A">
            <w:pPr>
              <w:pStyle w:val="XML1"/>
              <w:rPr>
                <w:del w:id="2738" w:author="aas" w:date="2013-10-14T02:06:00Z"/>
              </w:rPr>
            </w:pPr>
            <w:del w:id="2739" w:author="aas" w:date="2013-10-14T02:06:00Z">
              <w:r w:rsidRPr="00C128FA">
                <w:delText xml:space="preserve">        &lt;/xs:complexType&gt;</w:delText>
              </w:r>
            </w:del>
          </w:p>
          <w:p w14:paraId="0448A0CC" w14:textId="77777777" w:rsidR="00860C7A" w:rsidRPr="00C128FA" w:rsidRDefault="00860C7A" w:rsidP="00860C7A">
            <w:pPr>
              <w:pStyle w:val="XML1"/>
              <w:rPr>
                <w:del w:id="2740" w:author="aas" w:date="2013-10-14T02:06:00Z"/>
              </w:rPr>
            </w:pPr>
            <w:del w:id="2741" w:author="aas" w:date="2013-10-14T02:06:00Z">
              <w:r w:rsidRPr="00C128FA">
                <w:delText xml:space="preserve">      &lt;/xs:element&gt;</w:delText>
              </w:r>
            </w:del>
          </w:p>
          <w:p w14:paraId="714D52A1" w14:textId="77777777" w:rsidR="00860C7A" w:rsidRPr="00C128FA" w:rsidRDefault="00860C7A" w:rsidP="00860C7A">
            <w:pPr>
              <w:pStyle w:val="XML1"/>
              <w:rPr>
                <w:del w:id="2742" w:author="aas" w:date="2013-10-14T02:06:00Z"/>
              </w:rPr>
            </w:pPr>
            <w:del w:id="2743" w:author="aas" w:date="2013-10-14T02:06:00Z">
              <w:r w:rsidRPr="00C128FA">
                <w:delText xml:space="preserve">      &lt;xs:element name="instruction-types"&gt;</w:delText>
              </w:r>
            </w:del>
          </w:p>
          <w:p w14:paraId="3E67D4E1" w14:textId="77777777" w:rsidR="00860C7A" w:rsidRPr="00C128FA" w:rsidRDefault="00860C7A" w:rsidP="00860C7A">
            <w:pPr>
              <w:pStyle w:val="XML1"/>
              <w:rPr>
                <w:del w:id="2744" w:author="aas" w:date="2013-10-14T02:06:00Z"/>
              </w:rPr>
            </w:pPr>
            <w:del w:id="2745" w:author="aas" w:date="2013-10-14T02:06:00Z">
              <w:r w:rsidRPr="00C128FA">
                <w:delText xml:space="preserve">        &lt;xs:annotation&gt;</w:delText>
              </w:r>
            </w:del>
          </w:p>
          <w:p w14:paraId="305E83BF" w14:textId="77777777" w:rsidR="00860C7A" w:rsidRPr="00C128FA" w:rsidRDefault="00860C7A" w:rsidP="00860C7A">
            <w:pPr>
              <w:pStyle w:val="XML1"/>
              <w:rPr>
                <w:del w:id="2746" w:author="aas" w:date="2013-10-14T02:06:00Z"/>
              </w:rPr>
            </w:pPr>
            <w:del w:id="2747" w:author="aas" w:date="2013-10-14T02:06:00Z">
              <w:r w:rsidRPr="00C128FA">
                <w:delText xml:space="preserve">          &lt;xs:documentation&gt;</w:delText>
              </w:r>
            </w:del>
          </w:p>
          <w:p w14:paraId="34F0FF38" w14:textId="77777777" w:rsidR="00860C7A" w:rsidRPr="00C128FA" w:rsidRDefault="00860C7A" w:rsidP="00860C7A">
            <w:pPr>
              <w:pStyle w:val="XML1"/>
              <w:rPr>
                <w:del w:id="2748" w:author="aas" w:date="2013-10-14T02:06:00Z"/>
              </w:rPr>
            </w:pPr>
            <w:del w:id="2749" w:author="aas" w:date="2013-10-14T02:06:00Z">
              <w:r w:rsidRPr="00C128FA">
                <w:delText xml:space="preserve">            Specify the instruction types supported by the</w:delText>
              </w:r>
            </w:del>
          </w:p>
          <w:p w14:paraId="1C7BD01A" w14:textId="77777777" w:rsidR="00860C7A" w:rsidRPr="00C128FA" w:rsidRDefault="00860C7A" w:rsidP="00860C7A">
            <w:pPr>
              <w:pStyle w:val="XML1"/>
              <w:rPr>
                <w:del w:id="2750" w:author="aas" w:date="2013-10-14T02:06:00Z"/>
              </w:rPr>
            </w:pPr>
            <w:del w:id="2751" w:author="aas" w:date="2013-10-14T02:06:00Z">
              <w:r w:rsidRPr="00C128FA">
                <w:delText xml:space="preserve">            logical switch.</w:delText>
              </w:r>
            </w:del>
          </w:p>
          <w:p w14:paraId="54EB373B" w14:textId="77777777" w:rsidR="00860C7A" w:rsidRPr="00C128FA" w:rsidRDefault="00860C7A" w:rsidP="00860C7A">
            <w:pPr>
              <w:pStyle w:val="XML1"/>
              <w:rPr>
                <w:del w:id="2752" w:author="aas" w:date="2013-10-14T02:06:00Z"/>
              </w:rPr>
            </w:pPr>
            <w:del w:id="2753" w:author="aas" w:date="2013-10-14T02:06:00Z">
              <w:r w:rsidRPr="00C128FA">
                <w:delText xml:space="preserve">          &lt;/xs:documentation&gt;</w:delText>
              </w:r>
            </w:del>
          </w:p>
          <w:p w14:paraId="5EB2BEB4" w14:textId="77777777" w:rsidR="00860C7A" w:rsidRPr="00C128FA" w:rsidRDefault="00860C7A" w:rsidP="00860C7A">
            <w:pPr>
              <w:pStyle w:val="XML1"/>
              <w:rPr>
                <w:del w:id="2754" w:author="aas" w:date="2013-10-14T02:06:00Z"/>
              </w:rPr>
            </w:pPr>
            <w:del w:id="2755" w:author="aas" w:date="2013-10-14T02:06:00Z">
              <w:r w:rsidRPr="00C128FA">
                <w:delText xml:space="preserve">        &lt;/xs:annotation&gt;</w:delText>
              </w:r>
            </w:del>
          </w:p>
          <w:p w14:paraId="0A4AEB4A" w14:textId="77777777" w:rsidR="00860C7A" w:rsidRPr="00C128FA" w:rsidRDefault="00860C7A" w:rsidP="00860C7A">
            <w:pPr>
              <w:pStyle w:val="XML1"/>
              <w:rPr>
                <w:del w:id="2756" w:author="aas" w:date="2013-10-14T02:06:00Z"/>
              </w:rPr>
            </w:pPr>
            <w:del w:id="2757" w:author="aas" w:date="2013-10-14T02:06:00Z">
              <w:r w:rsidRPr="00C128FA">
                <w:delText xml:space="preserve">        &lt;xs:complexType&gt;</w:delText>
              </w:r>
            </w:del>
          </w:p>
          <w:p w14:paraId="77313EEF" w14:textId="77777777" w:rsidR="00860C7A" w:rsidRPr="00C128FA" w:rsidRDefault="00860C7A" w:rsidP="00860C7A">
            <w:pPr>
              <w:pStyle w:val="XML1"/>
              <w:rPr>
                <w:del w:id="2758" w:author="aas" w:date="2013-10-14T02:06:00Z"/>
              </w:rPr>
            </w:pPr>
            <w:del w:id="2759" w:author="aas" w:date="2013-10-14T02:06:00Z">
              <w:r w:rsidRPr="00C128FA">
                <w:delText xml:space="preserve">          &lt;xs:sequence&gt;</w:delText>
              </w:r>
            </w:del>
          </w:p>
          <w:p w14:paraId="37485AD9" w14:textId="77777777" w:rsidR="00860C7A" w:rsidRPr="00C128FA" w:rsidRDefault="00860C7A" w:rsidP="00860C7A">
            <w:pPr>
              <w:pStyle w:val="XML1"/>
              <w:rPr>
                <w:del w:id="2760" w:author="aas" w:date="2013-10-14T02:06:00Z"/>
              </w:rPr>
            </w:pPr>
            <w:del w:id="2761" w:author="aas" w:date="2013-10-14T02:06:00Z">
              <w:r w:rsidRPr="00C128FA">
                <w:delText xml:space="preserve">            &lt;xs:element name="type" minOccurs="0" maxOccurs="unbounded"  type="OFInstructionType"/&gt;</w:delText>
              </w:r>
            </w:del>
          </w:p>
          <w:p w14:paraId="6DD212C4" w14:textId="77777777" w:rsidR="00860C7A" w:rsidRPr="00C128FA" w:rsidRDefault="00860C7A" w:rsidP="00860C7A">
            <w:pPr>
              <w:pStyle w:val="XML1"/>
              <w:rPr>
                <w:del w:id="2762" w:author="aas" w:date="2013-10-14T02:06:00Z"/>
              </w:rPr>
            </w:pPr>
            <w:del w:id="2763" w:author="aas" w:date="2013-10-14T02:06:00Z">
              <w:r w:rsidRPr="00C128FA">
                <w:delText xml:space="preserve">          &lt;/xs:sequence&gt;</w:delText>
              </w:r>
            </w:del>
          </w:p>
          <w:p w14:paraId="2F26E489" w14:textId="77777777" w:rsidR="00860C7A" w:rsidRPr="00C128FA" w:rsidRDefault="00860C7A" w:rsidP="00860C7A">
            <w:pPr>
              <w:pStyle w:val="XML1"/>
              <w:rPr>
                <w:del w:id="2764" w:author="aas" w:date="2013-10-14T02:06:00Z"/>
              </w:rPr>
            </w:pPr>
            <w:del w:id="2765" w:author="aas" w:date="2013-10-14T02:06:00Z">
              <w:r w:rsidRPr="00C128FA">
                <w:delText xml:space="preserve">        &lt;/xs:complexType&gt;</w:delText>
              </w:r>
            </w:del>
          </w:p>
          <w:p w14:paraId="021A3503" w14:textId="77777777" w:rsidR="00860C7A" w:rsidRPr="00C128FA" w:rsidRDefault="00860C7A" w:rsidP="00860C7A">
            <w:pPr>
              <w:pStyle w:val="XML1"/>
              <w:rPr>
                <w:del w:id="2766" w:author="aas" w:date="2013-10-14T02:06:00Z"/>
              </w:rPr>
            </w:pPr>
            <w:del w:id="2767" w:author="aas" w:date="2013-10-14T02:06:00Z">
              <w:r w:rsidRPr="00C128FA">
                <w:delText xml:space="preserve">      &lt;/xs:element&gt;</w:delText>
              </w:r>
            </w:del>
          </w:p>
          <w:p w14:paraId="42707461" w14:textId="77777777" w:rsidR="00860C7A" w:rsidRPr="00C128FA" w:rsidRDefault="00860C7A" w:rsidP="00860C7A">
            <w:pPr>
              <w:pStyle w:val="XML1"/>
              <w:rPr>
                <w:del w:id="2768" w:author="aas" w:date="2013-10-14T02:06:00Z"/>
              </w:rPr>
            </w:pPr>
            <w:del w:id="2769" w:author="aas" w:date="2013-10-14T02:06:00Z">
              <w:r w:rsidRPr="00C128FA">
                <w:delText xml:space="preserve">    &lt;/xs:sequence&gt;</w:delText>
              </w:r>
            </w:del>
          </w:p>
          <w:p w14:paraId="6F2D813C" w14:textId="77777777" w:rsidR="00D8113B" w:rsidRPr="00C128FA" w:rsidRDefault="00860C7A" w:rsidP="00860C7A">
            <w:pPr>
              <w:pStyle w:val="XML1"/>
              <w:rPr>
                <w:del w:id="2770" w:author="aas" w:date="2013-10-14T02:06:00Z"/>
              </w:rPr>
            </w:pPr>
            <w:del w:id="2771" w:author="aas" w:date="2013-10-14T02:06:00Z">
              <w:r w:rsidRPr="00C128FA">
                <w:delText xml:space="preserve">  &lt;/xs:group&gt;</w:delText>
              </w:r>
            </w:del>
          </w:p>
          <w:p w14:paraId="3FC3BD07" w14:textId="77777777" w:rsidR="00860C7A" w:rsidRPr="00C128FA" w:rsidRDefault="00860C7A" w:rsidP="00860C7A">
            <w:pPr>
              <w:pStyle w:val="XML1"/>
              <w:rPr>
                <w:del w:id="2772" w:author="aas" w:date="2013-10-14T02:06:00Z"/>
              </w:rPr>
            </w:pPr>
          </w:p>
          <w:p w14:paraId="5337947A" w14:textId="77777777" w:rsidR="00860C7A" w:rsidRPr="00C128FA" w:rsidRDefault="00860C7A" w:rsidP="00860C7A">
            <w:pPr>
              <w:pStyle w:val="XML1"/>
              <w:rPr>
                <w:del w:id="2773" w:author="aas" w:date="2013-10-14T02:06:00Z"/>
              </w:rPr>
            </w:pPr>
            <w:del w:id="2774" w:author="aas" w:date="2013-10-14T02:06:00Z">
              <w:r w:rsidRPr="00C128FA">
                <w:delText>&lt;xs:simpleType name="OFActionType"&gt;</w:delText>
              </w:r>
            </w:del>
          </w:p>
          <w:p w14:paraId="1647EB7B" w14:textId="77777777" w:rsidR="00860C7A" w:rsidRPr="00C128FA" w:rsidRDefault="00860C7A" w:rsidP="00860C7A">
            <w:pPr>
              <w:pStyle w:val="XML1"/>
              <w:rPr>
                <w:del w:id="2775" w:author="aas" w:date="2013-10-14T02:06:00Z"/>
              </w:rPr>
            </w:pPr>
            <w:del w:id="2776" w:author="aas" w:date="2013-10-14T02:06:00Z">
              <w:r w:rsidRPr="00C128FA">
                <w:delText xml:space="preserve">    &lt;xs:annotation&gt;</w:delText>
              </w:r>
            </w:del>
          </w:p>
          <w:p w14:paraId="60219B62" w14:textId="77777777" w:rsidR="00860C7A" w:rsidRPr="00C128FA" w:rsidRDefault="00860C7A" w:rsidP="00860C7A">
            <w:pPr>
              <w:pStyle w:val="XML1"/>
              <w:rPr>
                <w:del w:id="2777" w:author="aas" w:date="2013-10-14T02:06:00Z"/>
              </w:rPr>
            </w:pPr>
            <w:del w:id="2778" w:author="aas" w:date="2013-10-14T02:06:00Z">
              <w:r w:rsidRPr="00C128FA">
                <w:delText xml:space="preserve">      &lt;xs:documentation&gt;</w:delText>
              </w:r>
            </w:del>
          </w:p>
          <w:p w14:paraId="0452E64E" w14:textId="77777777" w:rsidR="00860C7A" w:rsidRPr="00C128FA" w:rsidRDefault="00860C7A" w:rsidP="00860C7A">
            <w:pPr>
              <w:pStyle w:val="XML1"/>
              <w:rPr>
                <w:del w:id="2779" w:author="aas" w:date="2013-10-14T02:06:00Z"/>
              </w:rPr>
            </w:pPr>
            <w:del w:id="2780" w:author="aas" w:date="2013-10-14T02:06:00Z">
              <w:r w:rsidRPr="00C128FA">
                <w:delText xml:space="preserve">        The types of actions defined in OpenFlow Switch</w:delText>
              </w:r>
            </w:del>
          </w:p>
          <w:p w14:paraId="7B5A00CB" w14:textId="77777777" w:rsidR="00860C7A" w:rsidRPr="00C128FA" w:rsidRDefault="00860C7A" w:rsidP="00860C7A">
            <w:pPr>
              <w:pStyle w:val="XML1"/>
              <w:rPr>
                <w:del w:id="2781" w:author="aas" w:date="2013-10-14T02:06:00Z"/>
              </w:rPr>
            </w:pPr>
            <w:del w:id="2782" w:author="aas" w:date="2013-10-14T02:06:00Z">
              <w:r w:rsidRPr="00C128FA">
                <w:delText xml:space="preserve">        Specification versions 1.2, 1.3, and 1.3.1</w:delText>
              </w:r>
            </w:del>
          </w:p>
          <w:p w14:paraId="46DD705E" w14:textId="77777777" w:rsidR="00860C7A" w:rsidRPr="00C128FA" w:rsidRDefault="00860C7A" w:rsidP="00860C7A">
            <w:pPr>
              <w:pStyle w:val="XML1"/>
              <w:rPr>
                <w:del w:id="2783" w:author="aas" w:date="2013-10-14T02:06:00Z"/>
              </w:rPr>
            </w:pPr>
            <w:del w:id="2784" w:author="aas" w:date="2013-10-14T02:06:00Z">
              <w:r w:rsidRPr="00C128FA">
                <w:delText xml:space="preserve">      &lt;/xs:documentation&gt;</w:delText>
              </w:r>
            </w:del>
          </w:p>
          <w:p w14:paraId="382CB378" w14:textId="77777777" w:rsidR="00860C7A" w:rsidRPr="00C128FA" w:rsidRDefault="00860C7A" w:rsidP="00860C7A">
            <w:pPr>
              <w:pStyle w:val="XML1"/>
              <w:rPr>
                <w:del w:id="2785" w:author="aas" w:date="2013-10-14T02:06:00Z"/>
              </w:rPr>
            </w:pPr>
            <w:del w:id="2786" w:author="aas" w:date="2013-10-14T02:06:00Z">
              <w:r w:rsidRPr="00C128FA">
                <w:delText xml:space="preserve">    &lt;/xs:annotation&gt;</w:delText>
              </w:r>
            </w:del>
          </w:p>
          <w:p w14:paraId="25EDDCF6" w14:textId="77777777" w:rsidR="00860C7A" w:rsidRPr="00C128FA" w:rsidRDefault="00860C7A" w:rsidP="00860C7A">
            <w:pPr>
              <w:pStyle w:val="XML1"/>
              <w:rPr>
                <w:del w:id="2787" w:author="aas" w:date="2013-10-14T02:06:00Z"/>
              </w:rPr>
            </w:pPr>
          </w:p>
          <w:p w14:paraId="31427F18" w14:textId="77777777" w:rsidR="00860C7A" w:rsidRPr="00C128FA" w:rsidRDefault="00860C7A" w:rsidP="00860C7A">
            <w:pPr>
              <w:pStyle w:val="XML1"/>
              <w:rPr>
                <w:del w:id="2788" w:author="aas" w:date="2013-10-14T02:06:00Z"/>
              </w:rPr>
            </w:pPr>
            <w:del w:id="2789" w:author="aas" w:date="2013-10-14T02:06:00Z">
              <w:r w:rsidRPr="00C128FA">
                <w:delText xml:space="preserve">    &lt;xs:restriction base="xs:string"&gt;</w:delText>
              </w:r>
            </w:del>
          </w:p>
          <w:p w14:paraId="5F127842" w14:textId="77777777" w:rsidR="00860C7A" w:rsidRPr="00C128FA" w:rsidRDefault="00860C7A" w:rsidP="00860C7A">
            <w:pPr>
              <w:pStyle w:val="XML1"/>
              <w:rPr>
                <w:del w:id="2790" w:author="aas" w:date="2013-10-14T02:06:00Z"/>
              </w:rPr>
            </w:pPr>
            <w:del w:id="2791" w:author="aas" w:date="2013-10-14T02:06:00Z">
              <w:r w:rsidRPr="00C128FA">
                <w:delText xml:space="preserve">      &lt;xs:enumeration value="output"/&gt;</w:delText>
              </w:r>
            </w:del>
          </w:p>
          <w:p w14:paraId="629C7330" w14:textId="77777777" w:rsidR="00860C7A" w:rsidRPr="00C128FA" w:rsidRDefault="00860C7A" w:rsidP="00860C7A">
            <w:pPr>
              <w:pStyle w:val="XML1"/>
              <w:rPr>
                <w:del w:id="2792" w:author="aas" w:date="2013-10-14T02:06:00Z"/>
              </w:rPr>
            </w:pPr>
            <w:del w:id="2793" w:author="aas" w:date="2013-10-14T02:06:00Z">
              <w:r w:rsidRPr="00C128FA">
                <w:delText xml:space="preserve">      &lt;xs:enumeration value="copy-ttl-out"/&gt;</w:delText>
              </w:r>
            </w:del>
          </w:p>
          <w:p w14:paraId="26FBD1E7" w14:textId="77777777" w:rsidR="00860C7A" w:rsidRPr="00C128FA" w:rsidRDefault="00860C7A" w:rsidP="00860C7A">
            <w:pPr>
              <w:pStyle w:val="XML1"/>
              <w:rPr>
                <w:del w:id="2794" w:author="aas" w:date="2013-10-14T02:06:00Z"/>
              </w:rPr>
            </w:pPr>
            <w:del w:id="2795" w:author="aas" w:date="2013-10-14T02:06:00Z">
              <w:r w:rsidRPr="00C128FA">
                <w:delText xml:space="preserve">      &lt;xs:enumeration value="copy-ttl-in"/&gt;</w:delText>
              </w:r>
            </w:del>
          </w:p>
          <w:p w14:paraId="25B0601D" w14:textId="77777777" w:rsidR="00860C7A" w:rsidRPr="00C128FA" w:rsidRDefault="00860C7A" w:rsidP="00860C7A">
            <w:pPr>
              <w:pStyle w:val="XML1"/>
              <w:rPr>
                <w:del w:id="2796" w:author="aas" w:date="2013-10-14T02:06:00Z"/>
              </w:rPr>
            </w:pPr>
            <w:del w:id="2797" w:author="aas" w:date="2013-10-14T02:06:00Z">
              <w:r w:rsidRPr="00C128FA">
                <w:delText xml:space="preserve">      &lt;xs:enumeration value="set-mpls-ttl"/&gt;</w:delText>
              </w:r>
            </w:del>
          </w:p>
          <w:p w14:paraId="7A64002A" w14:textId="77777777" w:rsidR="00860C7A" w:rsidRPr="00C128FA" w:rsidRDefault="00860C7A" w:rsidP="00860C7A">
            <w:pPr>
              <w:pStyle w:val="XML1"/>
              <w:rPr>
                <w:del w:id="2798" w:author="aas" w:date="2013-10-14T02:06:00Z"/>
              </w:rPr>
            </w:pPr>
            <w:del w:id="2799" w:author="aas" w:date="2013-10-14T02:06:00Z">
              <w:r w:rsidRPr="00C128FA">
                <w:delText xml:space="preserve">      &lt;xs:enumeration value="dec-mpls-ttl"/&gt;</w:delText>
              </w:r>
            </w:del>
          </w:p>
          <w:p w14:paraId="69673DF9" w14:textId="77777777" w:rsidR="00860C7A" w:rsidRPr="00C128FA" w:rsidRDefault="00860C7A" w:rsidP="00860C7A">
            <w:pPr>
              <w:pStyle w:val="XML1"/>
              <w:rPr>
                <w:del w:id="2800" w:author="aas" w:date="2013-10-14T02:06:00Z"/>
              </w:rPr>
            </w:pPr>
            <w:del w:id="2801" w:author="aas" w:date="2013-10-14T02:06:00Z">
              <w:r w:rsidRPr="00C128FA">
                <w:delText xml:space="preserve">      &lt;xs:enumeration value="push-vlan"/&gt;</w:delText>
              </w:r>
            </w:del>
          </w:p>
          <w:p w14:paraId="38C156E5" w14:textId="77777777" w:rsidR="00860C7A" w:rsidRPr="00C128FA" w:rsidRDefault="00860C7A" w:rsidP="00860C7A">
            <w:pPr>
              <w:pStyle w:val="XML1"/>
              <w:rPr>
                <w:del w:id="2802" w:author="aas" w:date="2013-10-14T02:06:00Z"/>
              </w:rPr>
            </w:pPr>
            <w:del w:id="2803" w:author="aas" w:date="2013-10-14T02:06:00Z">
              <w:r w:rsidRPr="00C128FA">
                <w:delText xml:space="preserve">      &lt;xs:enumeration value="pop-vlan"/&gt;</w:delText>
              </w:r>
            </w:del>
          </w:p>
          <w:p w14:paraId="6C2F5612" w14:textId="77777777" w:rsidR="00860C7A" w:rsidRPr="00C128FA" w:rsidRDefault="00860C7A" w:rsidP="00860C7A">
            <w:pPr>
              <w:pStyle w:val="XML1"/>
              <w:rPr>
                <w:del w:id="2804" w:author="aas" w:date="2013-10-14T02:06:00Z"/>
              </w:rPr>
            </w:pPr>
            <w:del w:id="2805" w:author="aas" w:date="2013-10-14T02:06:00Z">
              <w:r w:rsidRPr="00C128FA">
                <w:delText xml:space="preserve">      &lt;xs:enumeration value="push-mpls"/&gt;</w:delText>
              </w:r>
            </w:del>
          </w:p>
          <w:p w14:paraId="6F05EA4C" w14:textId="77777777" w:rsidR="00860C7A" w:rsidRPr="00C128FA" w:rsidRDefault="00860C7A" w:rsidP="00860C7A">
            <w:pPr>
              <w:pStyle w:val="XML1"/>
              <w:rPr>
                <w:del w:id="2806" w:author="aas" w:date="2013-10-14T02:06:00Z"/>
              </w:rPr>
            </w:pPr>
            <w:del w:id="2807" w:author="aas" w:date="2013-10-14T02:06:00Z">
              <w:r w:rsidRPr="00C128FA">
                <w:delText xml:space="preserve">      &lt;xs:enumeration value="pop-mpls"/&gt;</w:delText>
              </w:r>
            </w:del>
          </w:p>
          <w:p w14:paraId="50FA45E4" w14:textId="77777777" w:rsidR="00860C7A" w:rsidRPr="00C128FA" w:rsidRDefault="00860C7A" w:rsidP="00860C7A">
            <w:pPr>
              <w:pStyle w:val="XML1"/>
              <w:rPr>
                <w:del w:id="2808" w:author="aas" w:date="2013-10-14T02:06:00Z"/>
              </w:rPr>
            </w:pPr>
            <w:del w:id="2809" w:author="aas" w:date="2013-10-14T02:06:00Z">
              <w:r w:rsidRPr="00C128FA">
                <w:delText xml:space="preserve">      &lt;xs:enumeration value="set-queue"/&gt;</w:delText>
              </w:r>
            </w:del>
          </w:p>
          <w:p w14:paraId="2C582567" w14:textId="77777777" w:rsidR="00860C7A" w:rsidRPr="00C128FA" w:rsidRDefault="00860C7A" w:rsidP="00860C7A">
            <w:pPr>
              <w:pStyle w:val="XML1"/>
              <w:rPr>
                <w:del w:id="2810" w:author="aas" w:date="2013-10-14T02:06:00Z"/>
              </w:rPr>
            </w:pPr>
            <w:del w:id="2811" w:author="aas" w:date="2013-10-14T02:06:00Z">
              <w:r w:rsidRPr="00C128FA">
                <w:delText xml:space="preserve">      &lt;xs:enumeration value="group"/&gt;</w:delText>
              </w:r>
            </w:del>
          </w:p>
          <w:p w14:paraId="4C9FB7A2" w14:textId="77777777" w:rsidR="00860C7A" w:rsidRPr="00C128FA" w:rsidRDefault="00860C7A" w:rsidP="00860C7A">
            <w:pPr>
              <w:pStyle w:val="XML1"/>
              <w:rPr>
                <w:del w:id="2812" w:author="aas" w:date="2013-10-14T02:06:00Z"/>
              </w:rPr>
            </w:pPr>
            <w:del w:id="2813" w:author="aas" w:date="2013-10-14T02:06:00Z">
              <w:r w:rsidRPr="00C128FA">
                <w:delText xml:space="preserve">      &lt;xs:enumeration value="set-nw-ttl"/&gt;</w:delText>
              </w:r>
            </w:del>
          </w:p>
          <w:p w14:paraId="2654AC2D" w14:textId="77777777" w:rsidR="00860C7A" w:rsidRPr="00C128FA" w:rsidRDefault="00860C7A" w:rsidP="00860C7A">
            <w:pPr>
              <w:pStyle w:val="XML1"/>
              <w:rPr>
                <w:del w:id="2814" w:author="aas" w:date="2013-10-14T02:06:00Z"/>
              </w:rPr>
            </w:pPr>
            <w:del w:id="2815" w:author="aas" w:date="2013-10-14T02:06:00Z">
              <w:r w:rsidRPr="00C128FA">
                <w:delText xml:space="preserve">      &lt;xs:enumeration value="dec-nw-ttl"/&gt;</w:delText>
              </w:r>
            </w:del>
          </w:p>
          <w:p w14:paraId="195E0A86" w14:textId="77777777" w:rsidR="00860C7A" w:rsidRPr="00C128FA" w:rsidRDefault="00860C7A" w:rsidP="00860C7A">
            <w:pPr>
              <w:pStyle w:val="XML1"/>
              <w:rPr>
                <w:del w:id="2816" w:author="aas" w:date="2013-10-14T02:06:00Z"/>
              </w:rPr>
            </w:pPr>
            <w:del w:id="2817" w:author="aas" w:date="2013-10-14T02:06:00Z">
              <w:r w:rsidRPr="00C128FA">
                <w:delText xml:space="preserve">      &lt;xs:enumeration value="set-field"/&gt;</w:delText>
              </w:r>
            </w:del>
          </w:p>
          <w:p w14:paraId="47C677CB" w14:textId="77777777" w:rsidR="00860C7A" w:rsidRPr="00C128FA" w:rsidRDefault="00860C7A" w:rsidP="00860C7A">
            <w:pPr>
              <w:pStyle w:val="XML1"/>
              <w:rPr>
                <w:del w:id="2818" w:author="aas" w:date="2013-10-14T02:06:00Z"/>
              </w:rPr>
            </w:pPr>
            <w:del w:id="2819" w:author="aas" w:date="2013-10-14T02:06:00Z">
              <w:r w:rsidRPr="00C128FA">
                <w:delText xml:space="preserve">    &lt;/xs:restriction&gt;</w:delText>
              </w:r>
            </w:del>
          </w:p>
          <w:p w14:paraId="23EE7AAB" w14:textId="77777777" w:rsidR="00860C7A" w:rsidRPr="00C128FA" w:rsidRDefault="00860C7A" w:rsidP="00860C7A">
            <w:pPr>
              <w:pStyle w:val="XML1"/>
              <w:rPr>
                <w:del w:id="2820" w:author="aas" w:date="2013-10-14T02:06:00Z"/>
              </w:rPr>
            </w:pPr>
            <w:del w:id="2821" w:author="aas" w:date="2013-10-14T02:06:00Z">
              <w:r w:rsidRPr="00C128FA">
                <w:delText xml:space="preserve">  &lt;/xs:simpleType&gt;</w:delText>
              </w:r>
            </w:del>
          </w:p>
          <w:p w14:paraId="0EE4B662" w14:textId="77777777" w:rsidR="00860C7A" w:rsidRPr="00C128FA" w:rsidRDefault="00860C7A" w:rsidP="00860C7A">
            <w:pPr>
              <w:pStyle w:val="XML1"/>
              <w:rPr>
                <w:del w:id="2822" w:author="aas" w:date="2013-10-14T02:06:00Z"/>
              </w:rPr>
            </w:pPr>
            <w:del w:id="2823" w:author="aas" w:date="2013-10-14T02:06:00Z">
              <w:r w:rsidRPr="00C128FA">
                <w:delText xml:space="preserve">  &lt;xs:simpleType name="OFInstructionType"&gt;</w:delText>
              </w:r>
            </w:del>
          </w:p>
          <w:p w14:paraId="77359348" w14:textId="77777777" w:rsidR="00860C7A" w:rsidRPr="00C128FA" w:rsidRDefault="00860C7A" w:rsidP="00860C7A">
            <w:pPr>
              <w:pStyle w:val="XML1"/>
              <w:rPr>
                <w:del w:id="2824" w:author="aas" w:date="2013-10-14T02:06:00Z"/>
              </w:rPr>
            </w:pPr>
            <w:del w:id="2825" w:author="aas" w:date="2013-10-14T02:06:00Z">
              <w:r w:rsidRPr="00C128FA">
                <w:delText xml:space="preserve">    &lt;xs:annotation&gt;</w:delText>
              </w:r>
            </w:del>
          </w:p>
          <w:p w14:paraId="5D602E83" w14:textId="77777777" w:rsidR="00860C7A" w:rsidRPr="00C128FA" w:rsidRDefault="00860C7A" w:rsidP="00860C7A">
            <w:pPr>
              <w:pStyle w:val="XML1"/>
              <w:rPr>
                <w:del w:id="2826" w:author="aas" w:date="2013-10-14T02:06:00Z"/>
              </w:rPr>
            </w:pPr>
            <w:del w:id="2827" w:author="aas" w:date="2013-10-14T02:06:00Z">
              <w:r w:rsidRPr="00C128FA">
                <w:delText xml:space="preserve">      &lt;xs:documentation&gt;</w:delText>
              </w:r>
            </w:del>
          </w:p>
          <w:p w14:paraId="4DE52D15" w14:textId="77777777" w:rsidR="00860C7A" w:rsidRPr="00C128FA" w:rsidRDefault="00860C7A" w:rsidP="00860C7A">
            <w:pPr>
              <w:pStyle w:val="XML1"/>
              <w:rPr>
                <w:del w:id="2828" w:author="aas" w:date="2013-10-14T02:06:00Z"/>
              </w:rPr>
            </w:pPr>
            <w:del w:id="2829" w:author="aas" w:date="2013-10-14T02:06:00Z">
              <w:r w:rsidRPr="00C128FA">
                <w:delText xml:space="preserve">        The types of instructions defined in OpenFlow</w:delText>
              </w:r>
            </w:del>
          </w:p>
          <w:p w14:paraId="6BFF6222" w14:textId="77777777" w:rsidR="00860C7A" w:rsidRPr="00C128FA" w:rsidRDefault="00860C7A" w:rsidP="00860C7A">
            <w:pPr>
              <w:pStyle w:val="XML1"/>
              <w:rPr>
                <w:del w:id="2830" w:author="aas" w:date="2013-10-14T02:06:00Z"/>
              </w:rPr>
            </w:pPr>
            <w:del w:id="2831" w:author="aas" w:date="2013-10-14T02:06:00Z">
              <w:r w:rsidRPr="00C128FA">
                <w:delText xml:space="preserve">        Switch Specification versions 1.2, 1.3, and 1.3.1.</w:delText>
              </w:r>
            </w:del>
          </w:p>
          <w:p w14:paraId="3F649495" w14:textId="77777777" w:rsidR="00860C7A" w:rsidRPr="00C128FA" w:rsidRDefault="00860C7A" w:rsidP="00860C7A">
            <w:pPr>
              <w:pStyle w:val="XML1"/>
              <w:rPr>
                <w:del w:id="2832" w:author="aas" w:date="2013-10-14T02:06:00Z"/>
              </w:rPr>
            </w:pPr>
            <w:del w:id="2833" w:author="aas" w:date="2013-10-14T02:06:00Z">
              <w:r w:rsidRPr="00C128FA">
                <w:delText xml:space="preserve">      &lt;/xs:documentation&gt;</w:delText>
              </w:r>
            </w:del>
          </w:p>
          <w:p w14:paraId="10A4F711" w14:textId="77777777" w:rsidR="00860C7A" w:rsidRPr="00C128FA" w:rsidRDefault="00860C7A" w:rsidP="00860C7A">
            <w:pPr>
              <w:pStyle w:val="XML1"/>
              <w:rPr>
                <w:del w:id="2834" w:author="aas" w:date="2013-10-14T02:06:00Z"/>
              </w:rPr>
            </w:pPr>
            <w:del w:id="2835" w:author="aas" w:date="2013-10-14T02:06:00Z">
              <w:r w:rsidRPr="00C128FA">
                <w:delText xml:space="preserve">    &lt;/xs:annotation&gt;</w:delText>
              </w:r>
            </w:del>
          </w:p>
          <w:p w14:paraId="23A6FFF9" w14:textId="77777777" w:rsidR="00860C7A" w:rsidRPr="00C128FA" w:rsidRDefault="00860C7A" w:rsidP="00860C7A">
            <w:pPr>
              <w:pStyle w:val="XML1"/>
              <w:rPr>
                <w:del w:id="2836" w:author="aas" w:date="2013-10-14T02:06:00Z"/>
              </w:rPr>
            </w:pPr>
          </w:p>
          <w:p w14:paraId="58B6C128" w14:textId="77777777" w:rsidR="00860C7A" w:rsidRPr="00C128FA" w:rsidRDefault="00860C7A" w:rsidP="00860C7A">
            <w:pPr>
              <w:pStyle w:val="XML1"/>
              <w:rPr>
                <w:del w:id="2837" w:author="aas" w:date="2013-10-14T02:06:00Z"/>
              </w:rPr>
            </w:pPr>
            <w:del w:id="2838" w:author="aas" w:date="2013-10-14T02:06:00Z">
              <w:r w:rsidRPr="00C128FA">
                <w:delText xml:space="preserve">    &lt;xs:restriction base="xs:string"&gt;</w:delText>
              </w:r>
            </w:del>
          </w:p>
          <w:p w14:paraId="761D033B" w14:textId="77777777" w:rsidR="00860C7A" w:rsidRPr="00C128FA" w:rsidRDefault="00860C7A" w:rsidP="00860C7A">
            <w:pPr>
              <w:pStyle w:val="XML1"/>
              <w:rPr>
                <w:del w:id="2839" w:author="aas" w:date="2013-10-14T02:06:00Z"/>
              </w:rPr>
            </w:pPr>
            <w:del w:id="2840" w:author="aas" w:date="2013-10-14T02:06:00Z">
              <w:r w:rsidRPr="00C128FA">
                <w:delText xml:space="preserve">      &lt;xs:enumeration value="apply-actions"/&gt;</w:delText>
              </w:r>
            </w:del>
          </w:p>
          <w:p w14:paraId="5211D742" w14:textId="77777777" w:rsidR="00860C7A" w:rsidRPr="00C128FA" w:rsidRDefault="00860C7A" w:rsidP="00860C7A">
            <w:pPr>
              <w:pStyle w:val="XML1"/>
              <w:rPr>
                <w:del w:id="2841" w:author="aas" w:date="2013-10-14T02:06:00Z"/>
              </w:rPr>
            </w:pPr>
            <w:del w:id="2842" w:author="aas" w:date="2013-10-14T02:06:00Z">
              <w:r w:rsidRPr="00C128FA">
                <w:delText xml:space="preserve">      &lt;xs:enumeration value="clear-actions"/&gt;</w:delText>
              </w:r>
            </w:del>
          </w:p>
          <w:p w14:paraId="117BDD50" w14:textId="77777777" w:rsidR="00860C7A" w:rsidRPr="00C128FA" w:rsidRDefault="00860C7A" w:rsidP="00860C7A">
            <w:pPr>
              <w:pStyle w:val="XML1"/>
              <w:rPr>
                <w:del w:id="2843" w:author="aas" w:date="2013-10-14T02:06:00Z"/>
              </w:rPr>
            </w:pPr>
            <w:del w:id="2844" w:author="aas" w:date="2013-10-14T02:06:00Z">
              <w:r w:rsidRPr="00C128FA">
                <w:delText xml:space="preserve">      &lt;xs:enumeration value="write-actions"/&gt;</w:delText>
              </w:r>
            </w:del>
          </w:p>
          <w:p w14:paraId="57E613D6" w14:textId="77777777" w:rsidR="00860C7A" w:rsidRPr="00C128FA" w:rsidRDefault="00860C7A" w:rsidP="00860C7A">
            <w:pPr>
              <w:pStyle w:val="XML1"/>
              <w:rPr>
                <w:del w:id="2845" w:author="aas" w:date="2013-10-14T02:06:00Z"/>
              </w:rPr>
            </w:pPr>
            <w:del w:id="2846" w:author="aas" w:date="2013-10-14T02:06:00Z">
              <w:r w:rsidRPr="00C128FA">
                <w:delText xml:space="preserve">      &lt;xs:enumeration value="write-metadata"/&gt;</w:delText>
              </w:r>
            </w:del>
          </w:p>
          <w:p w14:paraId="3093E76A" w14:textId="77777777" w:rsidR="00860C7A" w:rsidRPr="00C128FA" w:rsidRDefault="00860C7A" w:rsidP="00860C7A">
            <w:pPr>
              <w:pStyle w:val="XML1"/>
              <w:rPr>
                <w:del w:id="2847" w:author="aas" w:date="2013-10-14T02:06:00Z"/>
              </w:rPr>
            </w:pPr>
            <w:del w:id="2848" w:author="aas" w:date="2013-10-14T02:06:00Z">
              <w:r w:rsidRPr="00C128FA">
                <w:delText xml:space="preserve">      &lt;xs:enumeration value="goto-table"/&gt;</w:delText>
              </w:r>
            </w:del>
          </w:p>
          <w:p w14:paraId="35218BD9" w14:textId="77777777" w:rsidR="00860C7A" w:rsidRPr="00C128FA" w:rsidRDefault="00860C7A" w:rsidP="00860C7A">
            <w:pPr>
              <w:pStyle w:val="XML1"/>
              <w:rPr>
                <w:del w:id="2849" w:author="aas" w:date="2013-10-14T02:06:00Z"/>
              </w:rPr>
            </w:pPr>
            <w:del w:id="2850" w:author="aas" w:date="2013-10-14T02:06:00Z">
              <w:r w:rsidRPr="00C128FA">
                <w:delText xml:space="preserve">    &lt;/xs:restriction&gt;</w:delText>
              </w:r>
            </w:del>
          </w:p>
          <w:p w14:paraId="62FEE277" w14:textId="77777777" w:rsidR="00860C7A" w:rsidRPr="009F1B7D" w:rsidRDefault="00860C7A" w:rsidP="00860C7A">
            <w:pPr>
              <w:pStyle w:val="XML1"/>
              <w:rPr>
                <w:del w:id="2851" w:author="aas" w:date="2013-10-14T02:06:00Z"/>
                <w:b/>
              </w:rPr>
            </w:pPr>
            <w:del w:id="2852" w:author="aas" w:date="2013-10-14T02:06:00Z">
              <w:r w:rsidRPr="00C128FA">
                <w:delText xml:space="preserve">  &lt;/xs:simpleType&gt;</w:delText>
              </w:r>
            </w:del>
          </w:p>
        </w:tc>
      </w:tr>
    </w:tbl>
    <w:p w14:paraId="0A870DED" w14:textId="77777777" w:rsidR="00D8113B" w:rsidRPr="00BB2984" w:rsidRDefault="00D8113B" w:rsidP="00D8113B">
      <w:pPr>
        <w:pStyle w:val="XML1"/>
        <w:rPr>
          <w:del w:id="2853" w:author="aas" w:date="2013-10-14T02:06:00Z"/>
        </w:rPr>
      </w:pPr>
    </w:p>
    <w:p w14:paraId="532E8609" w14:textId="77777777" w:rsidR="00D8113B" w:rsidRPr="009F1B7D" w:rsidRDefault="00D8113B" w:rsidP="00C128FA">
      <w:pPr>
        <w:pStyle w:val="Heading3"/>
      </w:pPr>
      <w:bookmarkStart w:id="2854" w:name="_Toc248248239"/>
      <w:r>
        <w:t>XML Example</w:t>
      </w:r>
      <w:bookmarkEnd w:id="2854"/>
    </w:p>
    <w:tbl>
      <w:tblPr>
        <w:tblStyle w:val="XMLtable"/>
        <w:tblW w:w="5000" w:type="pct"/>
        <w:tblLook w:val="04A0" w:firstRow="1" w:lastRow="0" w:firstColumn="1" w:lastColumn="0" w:noHBand="0" w:noVBand="1"/>
      </w:tblPr>
      <w:tblGrid>
        <w:gridCol w:w="9474"/>
      </w:tblGrid>
      <w:tr w:rsidR="00D8113B" w:rsidRPr="009F1B7D" w14:paraId="0FAAFBF6" w14:textId="77777777" w:rsidTr="00C128FA">
        <w:tc>
          <w:tcPr>
            <w:tcW w:w="8820" w:type="dxa"/>
          </w:tcPr>
          <w:p w14:paraId="3AD8EADA" w14:textId="6690B1BA" w:rsidR="00D8113B" w:rsidRDefault="00D8113B" w:rsidP="00D96E11">
            <w:pPr>
              <w:pStyle w:val="XML1"/>
            </w:pPr>
            <w:r>
              <w:t>&lt;</w:t>
            </w:r>
            <w:proofErr w:type="gramStart"/>
            <w:r>
              <w:t>capabilities</w:t>
            </w:r>
            <w:proofErr w:type="gramEnd"/>
            <w:r>
              <w:t>&gt;</w:t>
            </w:r>
          </w:p>
          <w:p w14:paraId="2EB67008" w14:textId="4CA01917" w:rsidR="00D8113B" w:rsidRDefault="00D8113B" w:rsidP="00D96E11">
            <w:pPr>
              <w:pStyle w:val="XML2"/>
            </w:pPr>
            <w:r>
              <w:t>&lt;</w:t>
            </w:r>
            <w:proofErr w:type="gramStart"/>
            <w:r>
              <w:t>max</w:t>
            </w:r>
            <w:proofErr w:type="gramEnd"/>
            <w:r>
              <w:t>-buffered-packets&gt;512&lt;/max-buffered-packets&gt;</w:t>
            </w:r>
          </w:p>
          <w:p w14:paraId="27F4BDA5" w14:textId="34EF664A" w:rsidR="00D8113B" w:rsidRDefault="00D8113B" w:rsidP="00D96E11">
            <w:pPr>
              <w:pStyle w:val="XML2"/>
            </w:pPr>
            <w:r>
              <w:t>&lt;</w:t>
            </w:r>
            <w:proofErr w:type="gramStart"/>
            <w:r>
              <w:t>max</w:t>
            </w:r>
            <w:proofErr w:type="gramEnd"/>
            <w:r>
              <w:t>-tables&gt;1024&lt;/max-tables&gt;</w:t>
            </w:r>
          </w:p>
          <w:p w14:paraId="731C3B81" w14:textId="5F34040A" w:rsidR="00D8113B" w:rsidRDefault="00D8113B" w:rsidP="00D96E11">
            <w:pPr>
              <w:pStyle w:val="XML2"/>
            </w:pPr>
            <w:r>
              <w:t>&lt;</w:t>
            </w:r>
            <w:proofErr w:type="gramStart"/>
            <w:r>
              <w:t>max</w:t>
            </w:r>
            <w:proofErr w:type="gramEnd"/>
            <w:r>
              <w:t>-ports&gt;2048&lt;/max-ports&gt;</w:t>
            </w:r>
          </w:p>
          <w:p w14:paraId="1D23B887" w14:textId="698BE7B2" w:rsidR="00D8113B" w:rsidRDefault="00D8113B" w:rsidP="00D96E11">
            <w:pPr>
              <w:pStyle w:val="XML2"/>
            </w:pPr>
            <w:r>
              <w:t>&lt;</w:t>
            </w:r>
            <w:proofErr w:type="gramStart"/>
            <w:r>
              <w:t>flow</w:t>
            </w:r>
            <w:proofErr w:type="gramEnd"/>
            <w:r>
              <w:t>-statistics&gt;true&lt;/flow-statistics&gt;</w:t>
            </w:r>
          </w:p>
          <w:p w14:paraId="7E6AE5D6" w14:textId="37447F5E" w:rsidR="00D8113B" w:rsidRDefault="00D8113B" w:rsidP="00D96E11">
            <w:pPr>
              <w:pStyle w:val="XML2"/>
            </w:pPr>
            <w:r>
              <w:t>&lt;</w:t>
            </w:r>
            <w:proofErr w:type="gramStart"/>
            <w:r>
              <w:t>table</w:t>
            </w:r>
            <w:proofErr w:type="gramEnd"/>
            <w:r>
              <w:t>-statistics&gt;false&lt;/table-statistics&gt;</w:t>
            </w:r>
          </w:p>
          <w:p w14:paraId="660037EE" w14:textId="59D6FB9C" w:rsidR="00D8113B" w:rsidRDefault="00D8113B" w:rsidP="00D96E11">
            <w:pPr>
              <w:pStyle w:val="XML2"/>
            </w:pPr>
            <w:r>
              <w:t>&lt;</w:t>
            </w:r>
            <w:proofErr w:type="gramStart"/>
            <w:r>
              <w:t>port</w:t>
            </w:r>
            <w:proofErr w:type="gramEnd"/>
            <w:r>
              <w:t>-statistics&gt;true&lt;/port-statistics&gt;</w:t>
            </w:r>
          </w:p>
          <w:p w14:paraId="316E8299" w14:textId="277F6DEF" w:rsidR="00D8113B" w:rsidRDefault="00D8113B" w:rsidP="00D96E11">
            <w:pPr>
              <w:pStyle w:val="XML2"/>
            </w:pPr>
            <w:r>
              <w:t>&lt;</w:t>
            </w:r>
            <w:proofErr w:type="gramStart"/>
            <w:r>
              <w:t>group</w:t>
            </w:r>
            <w:proofErr w:type="gramEnd"/>
            <w:r>
              <w:t>-statistics&gt;false&lt;/group-statistics&gt;</w:t>
            </w:r>
          </w:p>
          <w:p w14:paraId="7794F8F3" w14:textId="5EA930A1" w:rsidR="00D8113B" w:rsidRDefault="00D8113B" w:rsidP="00D96E11">
            <w:pPr>
              <w:pStyle w:val="XML2"/>
            </w:pPr>
            <w:r>
              <w:t>&lt;</w:t>
            </w:r>
            <w:proofErr w:type="gramStart"/>
            <w:r>
              <w:t>queue</w:t>
            </w:r>
            <w:proofErr w:type="gramEnd"/>
            <w:r>
              <w:t>-statistics&gt;true&lt;/queue-statistics&gt;</w:t>
            </w:r>
          </w:p>
          <w:p w14:paraId="291F8C86" w14:textId="1BBB8348" w:rsidR="00D8113B" w:rsidRDefault="00D8113B" w:rsidP="00D96E11">
            <w:pPr>
              <w:pStyle w:val="XML2"/>
            </w:pPr>
            <w:r>
              <w:t>&lt;</w:t>
            </w:r>
            <w:proofErr w:type="gramStart"/>
            <w:r>
              <w:t>reassemble</w:t>
            </w:r>
            <w:proofErr w:type="gramEnd"/>
            <w:r>
              <w:t>-ip-fragments&gt;false&lt;/reassemble-ip-fragments&gt;</w:t>
            </w:r>
          </w:p>
          <w:p w14:paraId="3A5EA91A" w14:textId="03A81F20" w:rsidR="00D8113B" w:rsidRDefault="00D8113B" w:rsidP="00D96E11">
            <w:pPr>
              <w:pStyle w:val="XML2"/>
            </w:pPr>
            <w:r>
              <w:t>&lt;</w:t>
            </w:r>
            <w:proofErr w:type="gramStart"/>
            <w:r>
              <w:t>block</w:t>
            </w:r>
            <w:proofErr w:type="gramEnd"/>
            <w:r>
              <w:t>-looping-ports&gt;false&lt;/block-looping-ports&gt;</w:t>
            </w:r>
          </w:p>
          <w:p w14:paraId="5C8A1BAB" w14:textId="63BECA6A" w:rsidR="00D8113B" w:rsidRDefault="00D8113B" w:rsidP="00D96E11">
            <w:pPr>
              <w:pStyle w:val="XML2"/>
            </w:pPr>
            <w:r>
              <w:t>&lt;</w:t>
            </w:r>
            <w:proofErr w:type="gramStart"/>
            <w:r>
              <w:t>reserved</w:t>
            </w:r>
            <w:proofErr w:type="gramEnd"/>
            <w:r>
              <w:t>-port-types&gt;</w:t>
            </w:r>
          </w:p>
          <w:p w14:paraId="39544511" w14:textId="6F269DE1" w:rsidR="00D8113B" w:rsidRDefault="00D8113B" w:rsidP="00D96E11">
            <w:pPr>
              <w:pStyle w:val="XML3"/>
            </w:pPr>
            <w:r>
              <w:t>&lt;</w:t>
            </w:r>
            <w:proofErr w:type="gramStart"/>
            <w:r>
              <w:t>type</w:t>
            </w:r>
            <w:proofErr w:type="gramEnd"/>
            <w:r>
              <w:t>&gt;all&lt;/type&gt;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t>&lt;</w:t>
            </w:r>
            <w:proofErr w:type="gramStart"/>
            <w:r>
              <w:t>group</w:t>
            </w:r>
            <w:proofErr w:type="gramEnd"/>
            <w:r>
              <w:t>-types&gt;</w:t>
            </w:r>
          </w:p>
          <w:p w14:paraId="4D148DEF" w14:textId="05D7CDA9" w:rsidR="00D8113B" w:rsidRDefault="00D8113B" w:rsidP="00D96E11">
            <w:pPr>
              <w:pStyle w:val="XML3"/>
            </w:pPr>
            <w:r>
              <w:lastRenderedPageBreak/>
              <w:t>&lt;</w:t>
            </w:r>
            <w:proofErr w:type="gramStart"/>
            <w:r>
              <w:t>type</w:t>
            </w:r>
            <w:proofErr w:type="gramEnd"/>
            <w:r>
              <w:t>&gt;all&lt;/type&gt;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w:t>
            </w:r>
            <w:proofErr w:type="gramStart"/>
            <w:r>
              <w:t>group</w:t>
            </w:r>
            <w:proofErr w:type="gramEnd"/>
            <w:r>
              <w:t>-capabilities&gt;</w:t>
            </w:r>
          </w:p>
          <w:p w14:paraId="33395071" w14:textId="05177C4E" w:rsidR="00D8113B" w:rsidRDefault="00D8113B" w:rsidP="00D96E11">
            <w:pPr>
              <w:pStyle w:val="XML3"/>
            </w:pPr>
            <w:r>
              <w:t>&lt;</w:t>
            </w:r>
            <w:proofErr w:type="gramStart"/>
            <w:r>
              <w:t>capability</w:t>
            </w:r>
            <w:proofErr w:type="gramEnd"/>
            <w:r>
              <w:t>&gt;select-weight&lt;/capability&gt;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w:t>
            </w:r>
            <w:proofErr w:type="gramStart"/>
            <w:r>
              <w:t>action</w:t>
            </w:r>
            <w:proofErr w:type="gramEnd"/>
            <w:r>
              <w:t>-types&gt;</w:t>
            </w:r>
          </w:p>
          <w:p w14:paraId="0B193C3B" w14:textId="427038A7" w:rsidR="00D8113B" w:rsidRDefault="00D8113B" w:rsidP="00D96E11">
            <w:pPr>
              <w:pStyle w:val="XML3"/>
            </w:pPr>
            <w:r>
              <w:t>&lt;</w:t>
            </w:r>
            <w:proofErr w:type="gramStart"/>
            <w:r>
              <w:t>type</w:t>
            </w:r>
            <w:proofErr w:type="gramEnd"/>
            <w:r>
              <w:t>&gt;output&lt;/type&gt;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w:t>
            </w:r>
            <w:proofErr w:type="gramStart"/>
            <w:r>
              <w:t>instruction</w:t>
            </w:r>
            <w:proofErr w:type="gramEnd"/>
            <w:r>
              <w:t>-types&gt;</w:t>
            </w:r>
          </w:p>
          <w:p w14:paraId="4DBA937C" w14:textId="4DF59123" w:rsidR="00D8113B" w:rsidRDefault="00D8113B" w:rsidP="00D96E11">
            <w:pPr>
              <w:pStyle w:val="XML3"/>
            </w:pPr>
            <w:r>
              <w:t>&lt;</w:t>
            </w:r>
            <w:proofErr w:type="gramStart"/>
            <w:r>
              <w:t>type</w:t>
            </w:r>
            <w:proofErr w:type="gramEnd"/>
            <w:r>
              <w:t>&gt;apply-actions&lt;/type&gt;</w:t>
            </w:r>
          </w:p>
          <w:p w14:paraId="09B8D9C9" w14:textId="26B2534A" w:rsidR="00D8113B" w:rsidRDefault="00D8113B" w:rsidP="00D96E11">
            <w:pPr>
              <w:pStyle w:val="XML3"/>
            </w:pPr>
            <w:r>
              <w:t>&lt;</w:t>
            </w:r>
            <w:proofErr w:type="gramStart"/>
            <w:r>
              <w:t>type</w:t>
            </w:r>
            <w:proofErr w:type="gramEnd"/>
            <w:r>
              <w:t>&gt;write-actions&lt;/type&gt;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6ACBE270" w14:textId="77777777" w:rsidR="00F86237" w:rsidRDefault="00F86237" w:rsidP="00C128FA">
      <w:pPr>
        <w:pStyle w:val="Heading2"/>
      </w:pPr>
      <w:bookmarkStart w:id="2855" w:name="_Toc333523234"/>
      <w:bookmarkStart w:id="2856" w:name="_Toc335147321"/>
      <w:bookmarkStart w:id="2857" w:name="_Toc333523235"/>
      <w:bookmarkStart w:id="2858" w:name="_Toc335147322"/>
      <w:bookmarkStart w:id="2859" w:name="_Toc333523236"/>
      <w:bookmarkStart w:id="2860" w:name="_Toc335147323"/>
      <w:bookmarkStart w:id="2861" w:name="_Toc333523237"/>
      <w:bookmarkStart w:id="2862" w:name="_Toc335147324"/>
      <w:bookmarkStart w:id="2863" w:name="_Toc333523238"/>
      <w:bookmarkStart w:id="2864" w:name="_Toc335147325"/>
      <w:bookmarkStart w:id="2865" w:name="_Toc333523239"/>
      <w:bookmarkStart w:id="2866" w:name="_Toc335147326"/>
      <w:bookmarkStart w:id="2867" w:name="_Toc333523240"/>
      <w:bookmarkStart w:id="2868" w:name="_Toc335147327"/>
      <w:bookmarkStart w:id="2869" w:name="_Toc333523241"/>
      <w:bookmarkStart w:id="2870" w:name="_Toc335147328"/>
      <w:bookmarkStart w:id="2871" w:name="_Toc333523242"/>
      <w:bookmarkStart w:id="2872" w:name="_Toc335147329"/>
      <w:bookmarkStart w:id="2873" w:name="_Toc333523243"/>
      <w:bookmarkStart w:id="2874" w:name="_Toc335147330"/>
      <w:bookmarkStart w:id="2875" w:name="_Toc333523244"/>
      <w:bookmarkStart w:id="2876" w:name="_Toc335147331"/>
      <w:bookmarkStart w:id="2877" w:name="_Toc333523245"/>
      <w:bookmarkStart w:id="2878" w:name="_Toc335147332"/>
      <w:bookmarkStart w:id="2879" w:name="_Toc333523246"/>
      <w:bookmarkStart w:id="2880" w:name="_Toc335147333"/>
      <w:bookmarkStart w:id="2881" w:name="_Toc333523247"/>
      <w:bookmarkStart w:id="2882" w:name="_Toc335147334"/>
      <w:bookmarkStart w:id="2883" w:name="_Toc333523248"/>
      <w:bookmarkStart w:id="2884" w:name="_Toc335147335"/>
      <w:bookmarkStart w:id="2885" w:name="_Toc333523249"/>
      <w:bookmarkStart w:id="2886" w:name="_Toc335147336"/>
      <w:bookmarkStart w:id="2887" w:name="_Toc333523250"/>
      <w:bookmarkStart w:id="2888" w:name="_Toc335147337"/>
      <w:bookmarkStart w:id="2889" w:name="_Toc333523251"/>
      <w:bookmarkStart w:id="2890" w:name="_Toc335147338"/>
      <w:bookmarkStart w:id="2891" w:name="_Toc333523252"/>
      <w:bookmarkStart w:id="2892" w:name="_Toc335147339"/>
      <w:bookmarkStart w:id="2893" w:name="_Toc248248240"/>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r>
        <w:lastRenderedPageBreak/>
        <w:t>OpenFlow Controller</w:t>
      </w:r>
      <w:bookmarkEnd w:id="2893"/>
    </w:p>
    <w:p w14:paraId="2ABAD7F4" w14:textId="67C81F17" w:rsidR="00F86237" w:rsidRDefault="00F86237" w:rsidP="00F86237">
      <w:r>
        <w:t>The OpenFlow Controller class represents an entity that acts as OpenFlow Controller of an OpenFlow Logical Switch. Attributes of the class indicate the role of the controller and parameters of the OpenFlow connection to the controller.</w:t>
      </w:r>
      <w:ins w:id="2894" w:author="Anees Shaikh" w:date="2013-12-09T21:56:00Z">
        <w:r w:rsidR="007B54C4">
          <w:t xml:space="preserve">  </w:t>
        </w:r>
      </w:ins>
      <w:ins w:id="2895" w:author="Anees Shaikh" w:date="2013-12-09T21:59:00Z">
        <w:r w:rsidR="007B54C4">
          <w:t xml:space="preserve">The port attribute </w:t>
        </w:r>
      </w:ins>
      <w:ins w:id="2896" w:author="Anees Shaikh" w:date="2013-12-09T22:16:00Z">
        <w:r w:rsidR="009D6597">
          <w:t xml:space="preserve">should have a default value of 6653, the IANA-assigned port for OpenFlow.  </w:t>
        </w:r>
      </w:ins>
      <w:ins w:id="2897" w:author="Anees Shaikh" w:date="2013-12-09T21:56:00Z">
        <w:r w:rsidR="007B54C4">
          <w:t xml:space="preserve">Note that normally, the OpenFlow switch initiates a connection to </w:t>
        </w:r>
      </w:ins>
      <w:ins w:id="2898" w:author="Anees Shaikh" w:date="2013-12-09T21:57:00Z">
        <w:r w:rsidR="007B54C4">
          <w:t>the</w:t>
        </w:r>
      </w:ins>
      <w:ins w:id="2899" w:author="Anees Shaikh" w:date="2013-12-09T21:56:00Z">
        <w:r w:rsidR="007B54C4">
          <w:t xml:space="preserve"> </w:t>
        </w:r>
      </w:ins>
      <w:ins w:id="2900" w:author="Anees Shaikh" w:date="2013-12-09T21:57:00Z">
        <w:r w:rsidR="007B54C4">
          <w:t>controller and the local port attribute indicate</w:t>
        </w:r>
      </w:ins>
      <w:ins w:id="2901" w:author="Anees Shaikh" w:date="2013-12-09T21:58:00Z">
        <w:r w:rsidR="007B54C4">
          <w:t>s</w:t>
        </w:r>
      </w:ins>
      <w:ins w:id="2902" w:author="Anees Shaikh" w:date="2013-12-09T21:57:00Z">
        <w:r w:rsidR="007B54C4">
          <w:t xml:space="preserve"> the local ephemeral</w:t>
        </w:r>
      </w:ins>
      <w:ins w:id="2903" w:author="Anees Shaikh" w:date="2013-12-09T21:58:00Z">
        <w:r w:rsidR="007B54C4">
          <w:t xml:space="preserve"> port that should be used</w:t>
        </w:r>
      </w:ins>
      <w:ins w:id="2904" w:author="Anees Shaikh" w:date="2013-12-09T22:19:00Z">
        <w:r w:rsidR="009D6597">
          <w:t xml:space="preserve"> at the switch</w:t>
        </w:r>
      </w:ins>
      <w:ins w:id="2905" w:author="Anees Shaikh" w:date="2013-12-09T21:58:00Z">
        <w:r w:rsidR="007B54C4">
          <w:t xml:space="preserve">.  In the optional case where the controller initiates the connection, the local port attribute </w:t>
        </w:r>
        <w:proofErr w:type="gramStart"/>
        <w:r w:rsidR="007B54C4">
          <w:t xml:space="preserve">indicates </w:t>
        </w:r>
      </w:ins>
      <w:ins w:id="2906" w:author="Anees Shaikh" w:date="2013-12-09T22:19:00Z">
        <w:r w:rsidR="009D6597">
          <w:t xml:space="preserve"> the</w:t>
        </w:r>
        <w:proofErr w:type="gramEnd"/>
        <w:r w:rsidR="009D6597">
          <w:t xml:space="preserve"> </w:t>
        </w:r>
      </w:ins>
      <w:ins w:id="2907" w:author="Anees Shaikh" w:date="2013-12-09T21:58:00Z">
        <w:r w:rsidR="007B54C4">
          <w:t xml:space="preserve">listening port on the switch (which should </w:t>
        </w:r>
      </w:ins>
      <w:ins w:id="2908" w:author="Anees Shaikh" w:date="2013-12-09T21:59:00Z">
        <w:r w:rsidR="009D6597">
          <w:t>also be the IANA assigned port</w:t>
        </w:r>
        <w:r w:rsidR="007B54C4">
          <w:t>).</w:t>
        </w:r>
      </w:ins>
    </w:p>
    <w:p w14:paraId="5CFB6974" w14:textId="77777777" w:rsidR="00F86237" w:rsidRPr="009F1B7D" w:rsidRDefault="00F86237" w:rsidP="00D14D27">
      <w:pPr>
        <w:pStyle w:val="Heading3"/>
      </w:pPr>
      <w:bookmarkStart w:id="2909" w:name="_Toc315954001"/>
      <w:bookmarkStart w:id="2910" w:name="_Toc316542511"/>
      <w:bookmarkStart w:id="2911" w:name="_Toc248248241"/>
      <w:r w:rsidRPr="00DB42FD">
        <w:t>UML Diagram</w:t>
      </w:r>
      <w:bookmarkEnd w:id="2909"/>
      <w:bookmarkEnd w:id="2910"/>
      <w:bookmarkEnd w:id="2911"/>
    </w:p>
    <w:p w14:paraId="340981B9" w14:textId="2EE0838D" w:rsidR="00F86237" w:rsidRPr="009F1B7D" w:rsidRDefault="00103688" w:rsidP="00F86237">
      <w:pPr>
        <w:keepNext/>
        <w:jc w:val="center"/>
      </w:pPr>
      <w:ins w:id="2912" w:author="Deepak Bansal (AZURE)" w:date="2013-12-01T18:08:00Z">
        <w:r>
          <w:object w:dxaOrig="6901" w:dyaOrig="6931" w14:anchorId="38123DFA">
            <v:shape id="_x0000_i1032" type="#_x0000_t75" style="width:345pt;height:347pt" o:ole="">
              <v:imagedata r:id="rId30" o:title=""/>
            </v:shape>
            <o:OLEObject Type="Embed" ProgID="Visio.Drawing.15" ShapeID="_x0000_i1032" DrawAspect="Content" ObjectID="_1321991145" r:id="rId31"/>
          </w:object>
        </w:r>
      </w:ins>
      <w:del w:id="2913" w:author="Deepak Bansal (AZURE)" w:date="2013-12-01T18:08:00Z">
        <w:r w:rsidR="008E321D" w:rsidDel="00103688">
          <w:fldChar w:fldCharType="begin"/>
        </w:r>
        <w:r w:rsidR="008E321D" w:rsidDel="00103688">
          <w:fldChar w:fldCharType="end"/>
        </w:r>
      </w:del>
      <w:del w:id="2914" w:author="Deepak Bansal (AZURE)" w:date="2013-11-25T12:03:00Z">
        <w:r w:rsidR="005A093D" w:rsidDel="008E321D">
          <w:object w:dxaOrig="6939" w:dyaOrig="6962" w14:anchorId="3092B4DD">
            <v:shape id="_x0000_i1033" type="#_x0000_t75" style="width:347pt;height:348pt" o:ole="">
              <v:imagedata r:id="rId32" o:title=""/>
            </v:shape>
            <o:OLEObject Type="Embed" ProgID="Visio.Drawing.11" ShapeID="_x0000_i1033" DrawAspect="Content" ObjectID="_1321991146" r:id="rId33"/>
          </w:object>
        </w:r>
      </w:del>
    </w:p>
    <w:p w14:paraId="6BC27656" w14:textId="413D6122" w:rsidR="00F86237" w:rsidRPr="00CE3A81" w:rsidRDefault="00F86237" w:rsidP="00F86237">
      <w:pPr>
        <w:pStyle w:val="Caption"/>
      </w:pPr>
      <w:r w:rsidRPr="00CE3A81">
        <w:t xml:space="preserve">Figure </w:t>
      </w:r>
      <w:r w:rsidR="00C834EB">
        <w:t>8</w:t>
      </w:r>
      <w:r w:rsidRPr="00CE3A81">
        <w:t>: Data Model Diagram for an OpenFlow Controller</w:t>
      </w:r>
    </w:p>
    <w:p w14:paraId="7A2DFCEF" w14:textId="77777777" w:rsidR="00F86237" w:rsidRPr="009F1B7D" w:rsidRDefault="00F86237" w:rsidP="00F86237">
      <w:pPr>
        <w:rPr>
          <w:del w:id="2915" w:author="aas" w:date="2013-10-14T02:06:00Z"/>
          <w:rFonts w:eastAsiaTheme="majorEastAsia" w:cstheme="majorBidi"/>
          <w:b/>
          <w:bCs/>
        </w:rPr>
      </w:pPr>
      <w:del w:id="2916" w:author="aas" w:date="2013-10-14T02:06:00Z">
        <w:r w:rsidRPr="00DB42FD">
          <w:br w:type="page"/>
        </w:r>
      </w:del>
    </w:p>
    <w:p w14:paraId="514D53BC" w14:textId="77777777" w:rsidR="00F86237" w:rsidRPr="009F1B7D" w:rsidRDefault="00F86237" w:rsidP="00D14D27">
      <w:pPr>
        <w:pStyle w:val="Heading3"/>
        <w:rPr>
          <w:del w:id="2917" w:author="aas" w:date="2013-10-14T02:06:00Z"/>
        </w:rPr>
      </w:pPr>
      <w:bookmarkStart w:id="2918" w:name="_Toc315954002"/>
      <w:bookmarkStart w:id="2919" w:name="_Toc316542512"/>
      <w:del w:id="2920" w:author="aas" w:date="2013-10-14T02:06:00Z">
        <w:r w:rsidRPr="00DB42FD">
          <w:delText>XML Schema</w:delText>
        </w:r>
        <w:bookmarkEnd w:id="2918"/>
        <w:bookmarkEnd w:id="2919"/>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43A4F8BA" w14:textId="77777777" w:rsidTr="00C128FA">
        <w:trPr>
          <w:del w:id="2921" w:author="aas" w:date="2013-10-14T02:06:00Z"/>
        </w:trPr>
        <w:tc>
          <w:tcPr>
            <w:tcW w:w="5000" w:type="pct"/>
            <w:shd w:val="clear" w:color="auto" w:fill="C8FCCD"/>
          </w:tcPr>
          <w:p w14:paraId="1E923754" w14:textId="77777777" w:rsidR="0058493D" w:rsidRDefault="0058493D" w:rsidP="0058493D">
            <w:pPr>
              <w:pStyle w:val="XML1"/>
              <w:rPr>
                <w:del w:id="2922" w:author="aas" w:date="2013-10-14T02:06:00Z"/>
              </w:rPr>
            </w:pPr>
            <w:del w:id="2923" w:author="aas" w:date="2013-10-14T02:06:00Z">
              <w:r>
                <w:delText xml:space="preserve">  &lt;xs:group name="OFControllerType"&gt;</w:delText>
              </w:r>
            </w:del>
          </w:p>
          <w:p w14:paraId="6A6157CC" w14:textId="77777777" w:rsidR="0058493D" w:rsidRDefault="0058493D" w:rsidP="0058493D">
            <w:pPr>
              <w:pStyle w:val="XML1"/>
              <w:rPr>
                <w:del w:id="2924" w:author="aas" w:date="2013-10-14T02:06:00Z"/>
              </w:rPr>
            </w:pPr>
            <w:del w:id="2925" w:author="aas" w:date="2013-10-14T02:06:00Z">
              <w:r>
                <w:delText xml:space="preserve">    &lt;xs:annotation&gt;</w:delText>
              </w:r>
            </w:del>
          </w:p>
          <w:p w14:paraId="3372157C" w14:textId="77777777" w:rsidR="0058493D" w:rsidRDefault="0058493D" w:rsidP="0058493D">
            <w:pPr>
              <w:pStyle w:val="XML1"/>
              <w:rPr>
                <w:del w:id="2926" w:author="aas" w:date="2013-10-14T02:06:00Z"/>
              </w:rPr>
            </w:pPr>
            <w:del w:id="2927" w:author="aas" w:date="2013-10-14T02:06:00Z">
              <w:r>
                <w:delText xml:space="preserve">      &lt;xs:documentation&gt;</w:delText>
              </w:r>
            </w:del>
          </w:p>
          <w:p w14:paraId="3AAF10DC" w14:textId="77777777" w:rsidR="0058493D" w:rsidRDefault="0058493D" w:rsidP="0058493D">
            <w:pPr>
              <w:pStyle w:val="XML1"/>
              <w:rPr>
                <w:del w:id="2928" w:author="aas" w:date="2013-10-14T02:06:00Z"/>
              </w:rPr>
            </w:pPr>
            <w:del w:id="2929" w:author="aas" w:date="2013-10-14T02:06:00Z">
              <w:r>
                <w:delText xml:space="preserve">        This grouping specifies all properties of an</w:delText>
              </w:r>
            </w:del>
          </w:p>
          <w:p w14:paraId="6926A774" w14:textId="77777777" w:rsidR="0058493D" w:rsidRDefault="0058493D" w:rsidP="0058493D">
            <w:pPr>
              <w:pStyle w:val="XML1"/>
              <w:rPr>
                <w:del w:id="2930" w:author="aas" w:date="2013-10-14T02:06:00Z"/>
              </w:rPr>
            </w:pPr>
            <w:del w:id="2931" w:author="aas" w:date="2013-10-14T02:06:00Z">
              <w:r>
                <w:delText xml:space="preserve">        OpenFlow Logical Switch Controller.</w:delText>
              </w:r>
            </w:del>
          </w:p>
          <w:p w14:paraId="0AF2FDB0" w14:textId="77777777" w:rsidR="0058493D" w:rsidRDefault="0058493D" w:rsidP="0058493D">
            <w:pPr>
              <w:pStyle w:val="XML1"/>
              <w:rPr>
                <w:del w:id="2932" w:author="aas" w:date="2013-10-14T02:06:00Z"/>
              </w:rPr>
            </w:pPr>
          </w:p>
          <w:p w14:paraId="26FAF5AC" w14:textId="77777777" w:rsidR="0058493D" w:rsidRDefault="0058493D" w:rsidP="0058493D">
            <w:pPr>
              <w:pStyle w:val="XML1"/>
              <w:rPr>
                <w:del w:id="2933" w:author="aas" w:date="2013-10-14T02:06:00Z"/>
              </w:rPr>
            </w:pPr>
            <w:del w:id="2934" w:author="aas" w:date="2013-10-14T02:06:00Z">
              <w:r>
                <w:delText xml:space="preserve">        NETCONF &amp;lt;edit-config&amp;gt; operations MUST be implemented as </w:delText>
              </w:r>
            </w:del>
          </w:p>
          <w:p w14:paraId="04AF8BD3" w14:textId="77777777" w:rsidR="0058493D" w:rsidRDefault="0058493D" w:rsidP="0058493D">
            <w:pPr>
              <w:pStyle w:val="XML1"/>
              <w:rPr>
                <w:del w:id="2935" w:author="aas" w:date="2013-10-14T02:06:00Z"/>
              </w:rPr>
            </w:pPr>
            <w:del w:id="2936" w:author="aas" w:date="2013-10-14T02:06:00Z">
              <w:r>
                <w:delText xml:space="preserve">        follows: </w:delText>
              </w:r>
            </w:del>
          </w:p>
          <w:p w14:paraId="5D93C3F0" w14:textId="77777777" w:rsidR="0058493D" w:rsidRDefault="0058493D" w:rsidP="0058493D">
            <w:pPr>
              <w:pStyle w:val="XML1"/>
              <w:rPr>
                <w:del w:id="2937" w:author="aas" w:date="2013-10-14T02:06:00Z"/>
              </w:rPr>
            </w:pPr>
          </w:p>
          <w:p w14:paraId="08D0C76D" w14:textId="77777777" w:rsidR="0058493D" w:rsidRDefault="0058493D" w:rsidP="0058493D">
            <w:pPr>
              <w:pStyle w:val="XML1"/>
              <w:rPr>
                <w:del w:id="2938" w:author="aas" w:date="2013-10-14T02:06:00Z"/>
              </w:rPr>
            </w:pPr>
            <w:del w:id="2939" w:author="aas" w:date="2013-10-14T02:06:00Z">
              <w:r>
                <w:delText xml:space="preserve">        * The 'id' element MUST be present at all &amp;lt;edit-config&amp;gt;</w:delText>
              </w:r>
            </w:del>
          </w:p>
          <w:p w14:paraId="4C7F5007" w14:textId="77777777" w:rsidR="0058493D" w:rsidRDefault="0058493D" w:rsidP="0058493D">
            <w:pPr>
              <w:pStyle w:val="XML1"/>
              <w:rPr>
                <w:del w:id="2940" w:author="aas" w:date="2013-10-14T02:06:00Z"/>
              </w:rPr>
            </w:pPr>
            <w:del w:id="2941" w:author="aas" w:date="2013-10-14T02:06:00Z">
              <w:r>
                <w:delText xml:space="preserve">        operations to identify the controller.</w:delText>
              </w:r>
            </w:del>
          </w:p>
          <w:p w14:paraId="4B2DF58F" w14:textId="77777777" w:rsidR="0058493D" w:rsidRDefault="0058493D" w:rsidP="0058493D">
            <w:pPr>
              <w:pStyle w:val="XML1"/>
              <w:rPr>
                <w:del w:id="2942" w:author="aas" w:date="2013-10-14T02:06:00Z"/>
              </w:rPr>
            </w:pPr>
            <w:del w:id="2943" w:author="aas" w:date="2013-10-14T02:06:00Z">
              <w:r>
                <w:delText xml:space="preserve">        * If the operation is 'merge' or 'replace', the element is</w:delText>
              </w:r>
            </w:del>
          </w:p>
          <w:p w14:paraId="3D3240B2" w14:textId="77777777" w:rsidR="0058493D" w:rsidRDefault="0058493D" w:rsidP="0058493D">
            <w:pPr>
              <w:pStyle w:val="XML1"/>
              <w:rPr>
                <w:del w:id="2944" w:author="aas" w:date="2013-10-14T02:06:00Z"/>
              </w:rPr>
            </w:pPr>
            <w:del w:id="2945" w:author="aas" w:date="2013-10-14T02:06:00Z">
              <w:r>
                <w:delText xml:space="preserve">        created if it does not exist, and its value is set to the</w:delText>
              </w:r>
            </w:del>
          </w:p>
          <w:p w14:paraId="4BE8CD05" w14:textId="77777777" w:rsidR="0058493D" w:rsidRDefault="0058493D" w:rsidP="0058493D">
            <w:pPr>
              <w:pStyle w:val="XML1"/>
              <w:rPr>
                <w:del w:id="2946" w:author="aas" w:date="2013-10-14T02:06:00Z"/>
              </w:rPr>
            </w:pPr>
            <w:del w:id="2947" w:author="aas" w:date="2013-10-14T02:06:00Z">
              <w:r>
                <w:delText xml:space="preserve">        value found in the XML RPC data.</w:delText>
              </w:r>
            </w:del>
          </w:p>
          <w:p w14:paraId="3D0E2949" w14:textId="77777777" w:rsidR="0058493D" w:rsidRDefault="0058493D" w:rsidP="0058493D">
            <w:pPr>
              <w:pStyle w:val="XML1"/>
              <w:rPr>
                <w:del w:id="2948" w:author="aas" w:date="2013-10-14T02:06:00Z"/>
              </w:rPr>
            </w:pPr>
            <w:del w:id="2949" w:author="aas" w:date="2013-10-14T02:06:00Z">
              <w:r>
                <w:delText xml:space="preserve">        * If the operation is 'create', the element is created if it</w:delText>
              </w:r>
            </w:del>
          </w:p>
          <w:p w14:paraId="6352A1A5" w14:textId="77777777" w:rsidR="0058493D" w:rsidRDefault="0058493D" w:rsidP="0058493D">
            <w:pPr>
              <w:pStyle w:val="XML1"/>
              <w:rPr>
                <w:del w:id="2950" w:author="aas" w:date="2013-10-14T02:06:00Z"/>
              </w:rPr>
            </w:pPr>
            <w:del w:id="2951" w:author="aas" w:date="2013-10-14T02:06:00Z">
              <w:r>
                <w:delText xml:space="preserve">        does not exist. If the element already exists, a</w:delText>
              </w:r>
            </w:del>
          </w:p>
          <w:p w14:paraId="741025C2" w14:textId="77777777" w:rsidR="0058493D" w:rsidRDefault="0058493D" w:rsidP="0058493D">
            <w:pPr>
              <w:pStyle w:val="XML1"/>
              <w:rPr>
                <w:del w:id="2952" w:author="aas" w:date="2013-10-14T02:06:00Z"/>
              </w:rPr>
            </w:pPr>
            <w:del w:id="2953" w:author="aas" w:date="2013-10-14T02:06:00Z">
              <w:r>
                <w:delText xml:space="preserve">        'data</w:delText>
              </w:r>
              <w:r>
                <w:rPr>
                  <w:rFonts w:ascii="MS Mincho" w:eastAsia="MS Mincho" w:hAnsi="MS Mincho" w:cs="MS Mincho" w:hint="eastAsia"/>
                </w:rPr>
                <w:delText>‑</w:delText>
              </w:r>
              <w:r>
                <w:delText>exists' error is returned.</w:delText>
              </w:r>
            </w:del>
          </w:p>
          <w:p w14:paraId="2A85761E" w14:textId="77777777" w:rsidR="0058493D" w:rsidRDefault="0058493D" w:rsidP="0058493D">
            <w:pPr>
              <w:pStyle w:val="XML1"/>
              <w:rPr>
                <w:del w:id="2954" w:author="aas" w:date="2013-10-14T02:06:00Z"/>
              </w:rPr>
            </w:pPr>
            <w:del w:id="2955" w:author="aas" w:date="2013-10-14T02:06:00Z">
              <w:r>
                <w:delText xml:space="preserve">        * If the operation is 'delete', the element is deleted if it</w:delText>
              </w:r>
            </w:del>
          </w:p>
          <w:p w14:paraId="5D113370" w14:textId="77777777" w:rsidR="0058493D" w:rsidRDefault="0058493D" w:rsidP="0058493D">
            <w:pPr>
              <w:pStyle w:val="XML1"/>
              <w:rPr>
                <w:del w:id="2956" w:author="aas" w:date="2013-10-14T02:06:00Z"/>
              </w:rPr>
            </w:pPr>
            <w:del w:id="2957"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77EF4805" w14:textId="77777777" w:rsidR="0058493D" w:rsidRDefault="0058493D" w:rsidP="0058493D">
            <w:pPr>
              <w:pStyle w:val="XML1"/>
              <w:rPr>
                <w:del w:id="2958" w:author="aas" w:date="2013-10-14T02:06:00Z"/>
              </w:rPr>
            </w:pPr>
            <w:del w:id="2959" w:author="aas" w:date="2013-10-14T02:06:00Z">
              <w:r>
                <w:delText xml:space="preserve">        error is returned.</w:delText>
              </w:r>
            </w:del>
          </w:p>
          <w:p w14:paraId="31AADD15" w14:textId="77777777" w:rsidR="0058493D" w:rsidRDefault="0058493D" w:rsidP="0058493D">
            <w:pPr>
              <w:pStyle w:val="XML1"/>
              <w:rPr>
                <w:del w:id="2960" w:author="aas" w:date="2013-10-14T02:06:00Z"/>
              </w:rPr>
            </w:pPr>
            <w:del w:id="2961" w:author="aas" w:date="2013-10-14T02:06:00Z">
              <w:r>
                <w:delText xml:space="preserve">      &lt;/xs:documentation&gt;</w:delText>
              </w:r>
            </w:del>
          </w:p>
          <w:p w14:paraId="02F02C73" w14:textId="77777777" w:rsidR="0058493D" w:rsidRDefault="0058493D" w:rsidP="0058493D">
            <w:pPr>
              <w:pStyle w:val="XML1"/>
              <w:rPr>
                <w:del w:id="2962" w:author="aas" w:date="2013-10-14T02:06:00Z"/>
              </w:rPr>
            </w:pPr>
            <w:del w:id="2963" w:author="aas" w:date="2013-10-14T02:06:00Z">
              <w:r>
                <w:delText xml:space="preserve">    &lt;/xs:annotation&gt;</w:delText>
              </w:r>
            </w:del>
          </w:p>
          <w:p w14:paraId="52E5E5A2" w14:textId="77777777" w:rsidR="0058493D" w:rsidRDefault="0058493D" w:rsidP="0058493D">
            <w:pPr>
              <w:pStyle w:val="XML1"/>
              <w:rPr>
                <w:del w:id="2964" w:author="aas" w:date="2013-10-14T02:06:00Z"/>
              </w:rPr>
            </w:pPr>
          </w:p>
          <w:p w14:paraId="58A757FC" w14:textId="77777777" w:rsidR="0058493D" w:rsidRDefault="0058493D" w:rsidP="0058493D">
            <w:pPr>
              <w:pStyle w:val="XML1"/>
              <w:rPr>
                <w:del w:id="2965" w:author="aas" w:date="2013-10-14T02:06:00Z"/>
              </w:rPr>
            </w:pPr>
            <w:del w:id="2966" w:author="aas" w:date="2013-10-14T02:06:00Z">
              <w:r>
                <w:delText xml:space="preserve">    &lt;xs:sequence&gt;</w:delText>
              </w:r>
            </w:del>
          </w:p>
          <w:p w14:paraId="26E7511D" w14:textId="77777777" w:rsidR="0058493D" w:rsidRDefault="0058493D" w:rsidP="0058493D">
            <w:pPr>
              <w:pStyle w:val="XML1"/>
              <w:rPr>
                <w:del w:id="2967" w:author="aas" w:date="2013-10-14T02:06:00Z"/>
              </w:rPr>
            </w:pPr>
            <w:del w:id="2968" w:author="aas" w:date="2013-10-14T02:06:00Z">
              <w:r>
                <w:delText xml:space="preserve">      &lt;xs:element name="id"  type="OFConfigId"&gt;</w:delText>
              </w:r>
            </w:del>
          </w:p>
          <w:p w14:paraId="131F94F6" w14:textId="77777777" w:rsidR="0058493D" w:rsidRDefault="0058493D" w:rsidP="0058493D">
            <w:pPr>
              <w:pStyle w:val="XML1"/>
              <w:rPr>
                <w:del w:id="2969" w:author="aas" w:date="2013-10-14T02:06:00Z"/>
              </w:rPr>
            </w:pPr>
            <w:del w:id="2970" w:author="aas" w:date="2013-10-14T02:06:00Z">
              <w:r>
                <w:delText xml:space="preserve">        &lt;xs:annotation&gt;</w:delText>
              </w:r>
            </w:del>
          </w:p>
          <w:p w14:paraId="3DA26986" w14:textId="77777777" w:rsidR="0058493D" w:rsidRDefault="0058493D" w:rsidP="0058493D">
            <w:pPr>
              <w:pStyle w:val="XML1"/>
              <w:rPr>
                <w:del w:id="2971" w:author="aas" w:date="2013-10-14T02:06:00Z"/>
              </w:rPr>
            </w:pPr>
            <w:del w:id="2972" w:author="aas" w:date="2013-10-14T02:06:00Z">
              <w:r>
                <w:delText xml:space="preserve">          &lt;xs:documentation&gt;</w:delText>
              </w:r>
            </w:del>
          </w:p>
          <w:p w14:paraId="1AB71073" w14:textId="77777777" w:rsidR="0058493D" w:rsidRDefault="0058493D" w:rsidP="0058493D">
            <w:pPr>
              <w:pStyle w:val="XML1"/>
              <w:rPr>
                <w:del w:id="2973" w:author="aas" w:date="2013-10-14T02:06:00Z"/>
              </w:rPr>
            </w:pPr>
            <w:del w:id="2974" w:author="aas" w:date="2013-10-14T02:06:00Z">
              <w:r>
                <w:delText xml:space="preserve">            A unique but locally arbitrary identifier that</w:delText>
              </w:r>
            </w:del>
          </w:p>
          <w:p w14:paraId="7BFECC4A" w14:textId="77777777" w:rsidR="0058493D" w:rsidRDefault="0058493D" w:rsidP="0058493D">
            <w:pPr>
              <w:pStyle w:val="XML1"/>
              <w:rPr>
                <w:del w:id="2975" w:author="aas" w:date="2013-10-14T02:06:00Z"/>
              </w:rPr>
            </w:pPr>
            <w:del w:id="2976" w:author="aas" w:date="2013-10-14T02:06:00Z">
              <w:r>
                <w:delText xml:space="preserve">            uniquely identifies an OpenFlow Controller within the</w:delText>
              </w:r>
            </w:del>
          </w:p>
          <w:p w14:paraId="78F01BC7" w14:textId="77777777" w:rsidR="0058493D" w:rsidRDefault="0058493D" w:rsidP="0058493D">
            <w:pPr>
              <w:pStyle w:val="XML1"/>
              <w:rPr>
                <w:del w:id="2977" w:author="aas" w:date="2013-10-14T02:06:00Z"/>
              </w:rPr>
            </w:pPr>
            <w:del w:id="2978" w:author="aas" w:date="2013-10-14T02:06:00Z">
              <w:r>
                <w:delText xml:space="preserve">            context of an OpenFlow Capable Switch.  It MUST be</w:delText>
              </w:r>
            </w:del>
          </w:p>
          <w:p w14:paraId="2E66ACE3" w14:textId="77777777" w:rsidR="0058493D" w:rsidRDefault="0058493D" w:rsidP="0058493D">
            <w:pPr>
              <w:pStyle w:val="XML1"/>
              <w:rPr>
                <w:del w:id="2979" w:author="aas" w:date="2013-10-14T02:06:00Z"/>
              </w:rPr>
            </w:pPr>
            <w:del w:id="2980" w:author="aas" w:date="2013-10-14T02:06:00Z">
              <w:r>
                <w:delText xml:space="preserve">            persistent across reboots of the OpenFlow Capable Switch.</w:delText>
              </w:r>
            </w:del>
          </w:p>
          <w:p w14:paraId="3403433A" w14:textId="77777777" w:rsidR="0058493D" w:rsidRDefault="0058493D" w:rsidP="0058493D">
            <w:pPr>
              <w:pStyle w:val="XML1"/>
              <w:rPr>
                <w:del w:id="2981" w:author="aas" w:date="2013-10-14T02:06:00Z"/>
              </w:rPr>
            </w:pPr>
          </w:p>
          <w:p w14:paraId="7C36DBD6" w14:textId="77777777" w:rsidR="0058493D" w:rsidRDefault="0058493D" w:rsidP="0058493D">
            <w:pPr>
              <w:pStyle w:val="XML1"/>
              <w:rPr>
                <w:del w:id="2982" w:author="aas" w:date="2013-10-14T02:06:00Z"/>
              </w:rPr>
            </w:pPr>
            <w:del w:id="2983" w:author="aas" w:date="2013-10-14T02:06:00Z">
              <w:r>
                <w:delText xml:space="preserve">            This element MUST be present to identify the OpenFlow</w:delText>
              </w:r>
            </w:del>
          </w:p>
          <w:p w14:paraId="5F9CA3CA" w14:textId="77777777" w:rsidR="0058493D" w:rsidRDefault="0058493D" w:rsidP="0058493D">
            <w:pPr>
              <w:pStyle w:val="XML1"/>
              <w:rPr>
                <w:del w:id="2984" w:author="aas" w:date="2013-10-14T02:06:00Z"/>
              </w:rPr>
            </w:pPr>
            <w:del w:id="2985" w:author="aas" w:date="2013-10-14T02:06:00Z">
              <w:r>
                <w:delText xml:space="preserve">            controller.</w:delText>
              </w:r>
            </w:del>
          </w:p>
          <w:p w14:paraId="174470C0" w14:textId="77777777" w:rsidR="0058493D" w:rsidRDefault="0058493D" w:rsidP="0058493D">
            <w:pPr>
              <w:pStyle w:val="XML1"/>
              <w:rPr>
                <w:del w:id="2986" w:author="aas" w:date="2013-10-14T02:06:00Z"/>
              </w:rPr>
            </w:pPr>
            <w:del w:id="2987" w:author="aas" w:date="2013-10-14T02:06:00Z">
              <w:r>
                <w:delText xml:space="preserve">          &lt;/xs:documentation&gt;</w:delText>
              </w:r>
            </w:del>
          </w:p>
          <w:p w14:paraId="37A62C99" w14:textId="77777777" w:rsidR="0058493D" w:rsidRDefault="0058493D" w:rsidP="0058493D">
            <w:pPr>
              <w:pStyle w:val="XML1"/>
              <w:rPr>
                <w:del w:id="2988" w:author="aas" w:date="2013-10-14T02:06:00Z"/>
              </w:rPr>
            </w:pPr>
            <w:del w:id="2989" w:author="aas" w:date="2013-10-14T02:06:00Z">
              <w:r>
                <w:delText xml:space="preserve">        &lt;/xs:annotation&gt;</w:delText>
              </w:r>
            </w:del>
          </w:p>
          <w:p w14:paraId="7D09C1EB" w14:textId="77777777" w:rsidR="0058493D" w:rsidRDefault="0058493D" w:rsidP="0058493D">
            <w:pPr>
              <w:pStyle w:val="XML1"/>
              <w:rPr>
                <w:del w:id="2990" w:author="aas" w:date="2013-10-14T02:06:00Z"/>
              </w:rPr>
            </w:pPr>
            <w:del w:id="2991" w:author="aas" w:date="2013-10-14T02:06:00Z">
              <w:r>
                <w:delText xml:space="preserve">      &lt;/xs:element&gt;</w:delText>
              </w:r>
            </w:del>
          </w:p>
          <w:p w14:paraId="7A615A7D" w14:textId="77777777" w:rsidR="0058493D" w:rsidRDefault="0058493D" w:rsidP="0058493D">
            <w:pPr>
              <w:pStyle w:val="XML1"/>
              <w:rPr>
                <w:del w:id="2992" w:author="aas" w:date="2013-10-14T02:06:00Z"/>
              </w:rPr>
            </w:pPr>
            <w:del w:id="2993" w:author="aas" w:date="2013-10-14T02:06:00Z">
              <w:r>
                <w:delText xml:space="preserve">      &lt;xs:element name="role"&gt;</w:delText>
              </w:r>
            </w:del>
          </w:p>
          <w:p w14:paraId="03D97303" w14:textId="77777777" w:rsidR="0058493D" w:rsidRDefault="0058493D" w:rsidP="0058493D">
            <w:pPr>
              <w:pStyle w:val="XML1"/>
              <w:rPr>
                <w:del w:id="2994" w:author="aas" w:date="2013-10-14T02:06:00Z"/>
              </w:rPr>
            </w:pPr>
            <w:del w:id="2995" w:author="aas" w:date="2013-10-14T02:06:00Z">
              <w:r>
                <w:delText xml:space="preserve">        &lt;xs:annotation&gt;</w:delText>
              </w:r>
            </w:del>
          </w:p>
          <w:p w14:paraId="481DE878" w14:textId="77777777" w:rsidR="0058493D" w:rsidRDefault="0058493D" w:rsidP="0058493D">
            <w:pPr>
              <w:pStyle w:val="XML1"/>
              <w:rPr>
                <w:del w:id="2996" w:author="aas" w:date="2013-10-14T02:06:00Z"/>
              </w:rPr>
            </w:pPr>
            <w:del w:id="2997" w:author="aas" w:date="2013-10-14T02:06:00Z">
              <w:r>
                <w:delText xml:space="preserve">          &lt;xs:documentation&gt;</w:delText>
              </w:r>
            </w:del>
          </w:p>
          <w:p w14:paraId="3E6C2E24" w14:textId="77777777" w:rsidR="0058493D" w:rsidRDefault="0058493D" w:rsidP="0058493D">
            <w:pPr>
              <w:pStyle w:val="XML1"/>
              <w:rPr>
                <w:del w:id="2998" w:author="aas" w:date="2013-10-14T02:06:00Z"/>
              </w:rPr>
            </w:pPr>
            <w:del w:id="2999" w:author="aas" w:date="2013-10-14T02:06:00Z">
              <w:r>
                <w:delText xml:space="preserve">            This element indicates the role of the OpenFlow </w:delText>
              </w:r>
            </w:del>
          </w:p>
          <w:p w14:paraId="57330028" w14:textId="77777777" w:rsidR="0058493D" w:rsidRDefault="0058493D" w:rsidP="0058493D">
            <w:pPr>
              <w:pStyle w:val="XML1"/>
              <w:rPr>
                <w:del w:id="3000" w:author="aas" w:date="2013-10-14T02:06:00Z"/>
              </w:rPr>
            </w:pPr>
            <w:del w:id="3001" w:author="aas" w:date="2013-10-14T02:06:00Z">
              <w:r>
                <w:delText xml:space="preserve">            Controller.  Semantics of these roles are specified in the </w:delText>
              </w:r>
            </w:del>
          </w:p>
          <w:p w14:paraId="5A99D9A5" w14:textId="77777777" w:rsidR="0058493D" w:rsidRDefault="0058493D" w:rsidP="0058493D">
            <w:pPr>
              <w:pStyle w:val="XML1"/>
              <w:rPr>
                <w:del w:id="3002" w:author="aas" w:date="2013-10-14T02:06:00Z"/>
              </w:rPr>
            </w:pPr>
            <w:del w:id="3003" w:author="aas" w:date="2013-10-14T02:06:00Z">
              <w:r>
                <w:delText xml:space="preserve">            OpenFlow specifications 1.0 - 1.3.1.  It is RECOMMENDED</w:delText>
              </w:r>
            </w:del>
          </w:p>
          <w:p w14:paraId="5B3F63FC" w14:textId="77777777" w:rsidR="0058493D" w:rsidRDefault="0058493D" w:rsidP="0058493D">
            <w:pPr>
              <w:pStyle w:val="XML1"/>
              <w:rPr>
                <w:del w:id="3004" w:author="aas" w:date="2013-10-14T02:06:00Z"/>
              </w:rPr>
            </w:pPr>
            <w:del w:id="3005" w:author="aas" w:date="2013-10-14T02:06:00Z">
              <w:r>
                <w:delText xml:space="preserve">            that the roles of controllers are not configured by</w:delText>
              </w:r>
            </w:del>
          </w:p>
          <w:p w14:paraId="29EB9A9B" w14:textId="77777777" w:rsidR="0058493D" w:rsidRDefault="0058493D" w:rsidP="0058493D">
            <w:pPr>
              <w:pStyle w:val="XML1"/>
              <w:rPr>
                <w:del w:id="3006" w:author="aas" w:date="2013-10-14T02:06:00Z"/>
              </w:rPr>
            </w:pPr>
            <w:del w:id="3007" w:author="aas" w:date="2013-10-14T02:06:00Z">
              <w:r>
                <w:delText xml:space="preserve">            </w:delText>
              </w:r>
              <w:r w:rsidR="00E34319">
                <w:delText>OF-CONFIG 1.2</w:delText>
              </w:r>
              <w:r>
                <w:delText xml:space="preserve"> but determined using the OpenFlow protocol.</w:delText>
              </w:r>
            </w:del>
          </w:p>
          <w:p w14:paraId="4E9700E7" w14:textId="77777777" w:rsidR="0058493D" w:rsidRDefault="0058493D" w:rsidP="0058493D">
            <w:pPr>
              <w:pStyle w:val="XML1"/>
              <w:rPr>
                <w:del w:id="3008" w:author="aas" w:date="2013-10-14T02:06:00Z"/>
              </w:rPr>
            </w:pPr>
            <w:del w:id="3009" w:author="aas" w:date="2013-10-14T02:06:00Z">
              <w:r>
                <w:delText xml:space="preserve">            OpenFlow Controllers configured by </w:delText>
              </w:r>
              <w:r w:rsidR="00E34319">
                <w:delText>OF-CONFIG 1.2</w:delText>
              </w:r>
              <w:r>
                <w:delText xml:space="preserve"> have the</w:delText>
              </w:r>
            </w:del>
          </w:p>
          <w:p w14:paraId="120A7A88" w14:textId="77777777" w:rsidR="0058493D" w:rsidRDefault="0058493D" w:rsidP="0058493D">
            <w:pPr>
              <w:pStyle w:val="XML1"/>
              <w:rPr>
                <w:del w:id="3010" w:author="aas" w:date="2013-10-14T02:06:00Z"/>
              </w:rPr>
            </w:pPr>
            <w:del w:id="3011" w:author="aas" w:date="2013-10-14T02:06:00Z">
              <w:r>
                <w:delText xml:space="preserve">            default role 'equal'.  A role other than 'equal' MAY be</w:delText>
              </w:r>
            </w:del>
          </w:p>
          <w:p w14:paraId="370B7A5D" w14:textId="77777777" w:rsidR="0058493D" w:rsidRDefault="0058493D" w:rsidP="0058493D">
            <w:pPr>
              <w:pStyle w:val="XML1"/>
              <w:rPr>
                <w:del w:id="3012" w:author="aas" w:date="2013-10-14T02:06:00Z"/>
              </w:rPr>
            </w:pPr>
            <w:del w:id="3013" w:author="aas" w:date="2013-10-14T02:06:00Z">
              <w:r>
                <w:delText xml:space="preserve">            assigned to a controller.  Roles 'slave' and 'equal' MAY be</w:delText>
              </w:r>
            </w:del>
          </w:p>
          <w:p w14:paraId="4E621C26" w14:textId="77777777" w:rsidR="0058493D" w:rsidRDefault="0058493D" w:rsidP="0058493D">
            <w:pPr>
              <w:pStyle w:val="XML1"/>
              <w:rPr>
                <w:del w:id="3014" w:author="aas" w:date="2013-10-14T02:06:00Z"/>
              </w:rPr>
            </w:pPr>
            <w:del w:id="3015" w:author="aas" w:date="2013-10-14T02:06:00Z">
              <w:r>
                <w:delText xml:space="preserve">            assigned to multiple controllers.  Role 'master' MUST NOT</w:delText>
              </w:r>
            </w:del>
          </w:p>
          <w:p w14:paraId="24DEB9E5" w14:textId="77777777" w:rsidR="0058493D" w:rsidRDefault="0058493D" w:rsidP="0058493D">
            <w:pPr>
              <w:pStyle w:val="XML1"/>
              <w:rPr>
                <w:del w:id="3016" w:author="aas" w:date="2013-10-14T02:06:00Z"/>
              </w:rPr>
            </w:pPr>
            <w:del w:id="3017" w:author="aas" w:date="2013-10-14T02:06:00Z">
              <w:r>
                <w:delText xml:space="preserve">            be assigned to more than one controller.</w:delText>
              </w:r>
            </w:del>
          </w:p>
          <w:p w14:paraId="0F8E42BD" w14:textId="77777777" w:rsidR="0058493D" w:rsidRDefault="0058493D" w:rsidP="0058493D">
            <w:pPr>
              <w:pStyle w:val="XML1"/>
              <w:rPr>
                <w:del w:id="3018" w:author="aas" w:date="2013-10-14T02:06:00Z"/>
              </w:rPr>
            </w:pPr>
          </w:p>
          <w:p w14:paraId="5FA2F725" w14:textId="77777777" w:rsidR="0058493D" w:rsidRDefault="0058493D" w:rsidP="0058493D">
            <w:pPr>
              <w:pStyle w:val="XML1"/>
              <w:rPr>
                <w:del w:id="3019" w:author="aas" w:date="2013-10-14T02:06:00Z"/>
              </w:rPr>
            </w:pPr>
            <w:del w:id="3020" w:author="aas" w:date="2013-10-14T02:06:00Z">
              <w:r>
                <w:delText xml:space="preserve">            This element is optional. If this element is not present it</w:delText>
              </w:r>
            </w:del>
          </w:p>
          <w:p w14:paraId="09F01FE9" w14:textId="77777777" w:rsidR="0058493D" w:rsidRDefault="0058493D" w:rsidP="0058493D">
            <w:pPr>
              <w:pStyle w:val="XML1"/>
              <w:rPr>
                <w:del w:id="3021" w:author="aas" w:date="2013-10-14T02:06:00Z"/>
              </w:rPr>
            </w:pPr>
            <w:del w:id="3022" w:author="aas" w:date="2013-10-14T02:06:00Z">
              <w:r>
                <w:delText xml:space="preserve">            defaults to 'equal'.</w:delText>
              </w:r>
            </w:del>
          </w:p>
          <w:p w14:paraId="5C04DC79" w14:textId="77777777" w:rsidR="0058493D" w:rsidRDefault="0058493D" w:rsidP="0058493D">
            <w:pPr>
              <w:pStyle w:val="XML1"/>
              <w:rPr>
                <w:del w:id="3023" w:author="aas" w:date="2013-10-14T02:06:00Z"/>
              </w:rPr>
            </w:pPr>
            <w:del w:id="3024" w:author="aas" w:date="2013-10-14T02:06:00Z">
              <w:r>
                <w:delText xml:space="preserve">          &lt;/xs:documentation&gt;</w:delText>
              </w:r>
            </w:del>
          </w:p>
          <w:p w14:paraId="418AFBF4" w14:textId="77777777" w:rsidR="0058493D" w:rsidRDefault="0058493D" w:rsidP="0058493D">
            <w:pPr>
              <w:pStyle w:val="XML1"/>
              <w:rPr>
                <w:del w:id="3025" w:author="aas" w:date="2013-10-14T02:06:00Z"/>
              </w:rPr>
            </w:pPr>
            <w:del w:id="3026" w:author="aas" w:date="2013-10-14T02:06:00Z">
              <w:r>
                <w:delText xml:space="preserve">        &lt;/xs:annotation&gt;</w:delText>
              </w:r>
            </w:del>
          </w:p>
          <w:p w14:paraId="0BF08BFF" w14:textId="77777777" w:rsidR="0058493D" w:rsidRDefault="0058493D" w:rsidP="0058493D">
            <w:pPr>
              <w:pStyle w:val="XML1"/>
              <w:rPr>
                <w:del w:id="3027" w:author="aas" w:date="2013-10-14T02:06:00Z"/>
              </w:rPr>
            </w:pPr>
            <w:del w:id="3028" w:author="aas" w:date="2013-10-14T02:06:00Z">
              <w:r>
                <w:delText xml:space="preserve">        &lt;xs:simpleType&gt;</w:delText>
              </w:r>
            </w:del>
          </w:p>
          <w:p w14:paraId="26376CA3" w14:textId="77777777" w:rsidR="0058493D" w:rsidRDefault="0058493D" w:rsidP="0058493D">
            <w:pPr>
              <w:pStyle w:val="XML1"/>
              <w:rPr>
                <w:del w:id="3029" w:author="aas" w:date="2013-10-14T02:06:00Z"/>
              </w:rPr>
            </w:pPr>
            <w:del w:id="3030" w:author="aas" w:date="2013-10-14T02:06:00Z">
              <w:r>
                <w:delText xml:space="preserve">          &lt;xs:restriction base="xs:string"&gt;</w:delText>
              </w:r>
            </w:del>
          </w:p>
          <w:p w14:paraId="374F6921" w14:textId="77777777" w:rsidR="0058493D" w:rsidRDefault="0058493D" w:rsidP="0058493D">
            <w:pPr>
              <w:pStyle w:val="XML1"/>
              <w:rPr>
                <w:del w:id="3031" w:author="aas" w:date="2013-10-14T02:06:00Z"/>
              </w:rPr>
            </w:pPr>
            <w:del w:id="3032" w:author="aas" w:date="2013-10-14T02:06:00Z">
              <w:r>
                <w:delText xml:space="preserve">            &lt;xs:enumeration value="master"/&gt;</w:delText>
              </w:r>
            </w:del>
          </w:p>
          <w:p w14:paraId="7C80EE80" w14:textId="77777777" w:rsidR="0058493D" w:rsidRDefault="0058493D" w:rsidP="0058493D">
            <w:pPr>
              <w:pStyle w:val="XML1"/>
              <w:rPr>
                <w:del w:id="3033" w:author="aas" w:date="2013-10-14T02:06:00Z"/>
              </w:rPr>
            </w:pPr>
            <w:del w:id="3034" w:author="aas" w:date="2013-10-14T02:06:00Z">
              <w:r>
                <w:delText xml:space="preserve">            &lt;xs:enumeration value="slave"/&gt;</w:delText>
              </w:r>
            </w:del>
          </w:p>
          <w:p w14:paraId="794AAAB2" w14:textId="77777777" w:rsidR="0058493D" w:rsidRDefault="0058493D" w:rsidP="0058493D">
            <w:pPr>
              <w:pStyle w:val="XML1"/>
              <w:rPr>
                <w:del w:id="3035" w:author="aas" w:date="2013-10-14T02:06:00Z"/>
              </w:rPr>
            </w:pPr>
            <w:del w:id="3036" w:author="aas" w:date="2013-10-14T02:06:00Z">
              <w:r>
                <w:delText xml:space="preserve">            &lt;xs:enumeration value="equal"/&gt;</w:delText>
              </w:r>
            </w:del>
          </w:p>
          <w:p w14:paraId="408354CB" w14:textId="77777777" w:rsidR="0058493D" w:rsidRDefault="0058493D" w:rsidP="0058493D">
            <w:pPr>
              <w:pStyle w:val="XML1"/>
              <w:rPr>
                <w:del w:id="3037" w:author="aas" w:date="2013-10-14T02:06:00Z"/>
              </w:rPr>
            </w:pPr>
            <w:del w:id="3038" w:author="aas" w:date="2013-10-14T02:06:00Z">
              <w:r>
                <w:delText xml:space="preserve">          &lt;/xs:restriction&gt;</w:delText>
              </w:r>
            </w:del>
          </w:p>
          <w:p w14:paraId="0958B967" w14:textId="77777777" w:rsidR="0058493D" w:rsidRDefault="0058493D" w:rsidP="0058493D">
            <w:pPr>
              <w:pStyle w:val="XML1"/>
              <w:rPr>
                <w:del w:id="3039" w:author="aas" w:date="2013-10-14T02:06:00Z"/>
              </w:rPr>
            </w:pPr>
            <w:del w:id="3040" w:author="aas" w:date="2013-10-14T02:06:00Z">
              <w:r>
                <w:delText xml:space="preserve">        &lt;/xs:simpleType&gt;</w:delText>
              </w:r>
            </w:del>
          </w:p>
          <w:p w14:paraId="2BCD6D1A" w14:textId="77777777" w:rsidR="0058493D" w:rsidRDefault="0058493D" w:rsidP="0058493D">
            <w:pPr>
              <w:pStyle w:val="XML1"/>
              <w:rPr>
                <w:del w:id="3041" w:author="aas" w:date="2013-10-14T02:06:00Z"/>
              </w:rPr>
            </w:pPr>
            <w:del w:id="3042" w:author="aas" w:date="2013-10-14T02:06:00Z">
              <w:r>
                <w:delText xml:space="preserve">      &lt;/xs:element&gt;</w:delText>
              </w:r>
            </w:del>
          </w:p>
          <w:p w14:paraId="02DF3945" w14:textId="77777777" w:rsidR="0058493D" w:rsidRDefault="0058493D" w:rsidP="0058493D">
            <w:pPr>
              <w:pStyle w:val="XML1"/>
              <w:rPr>
                <w:del w:id="3043" w:author="aas" w:date="2013-10-14T02:06:00Z"/>
              </w:rPr>
            </w:pPr>
            <w:del w:id="3044" w:author="aas" w:date="2013-10-14T02:06:00Z">
              <w:r>
                <w:delText xml:space="preserve">      &lt;xs:element name="ip-address"  type="inet:ip-address"&gt;</w:delText>
              </w:r>
            </w:del>
          </w:p>
          <w:p w14:paraId="48A4AFBB" w14:textId="77777777" w:rsidR="0058493D" w:rsidRDefault="0058493D" w:rsidP="0058493D">
            <w:pPr>
              <w:pStyle w:val="XML1"/>
              <w:rPr>
                <w:del w:id="3045" w:author="aas" w:date="2013-10-14T02:06:00Z"/>
              </w:rPr>
            </w:pPr>
            <w:del w:id="3046" w:author="aas" w:date="2013-10-14T02:06:00Z">
              <w:r>
                <w:delText xml:space="preserve">        &lt;xs:annotation&gt;</w:delText>
              </w:r>
            </w:del>
          </w:p>
          <w:p w14:paraId="70F68475" w14:textId="77777777" w:rsidR="0058493D" w:rsidRDefault="0058493D" w:rsidP="0058493D">
            <w:pPr>
              <w:pStyle w:val="XML1"/>
              <w:rPr>
                <w:del w:id="3047" w:author="aas" w:date="2013-10-14T02:06:00Z"/>
              </w:rPr>
            </w:pPr>
            <w:del w:id="3048" w:author="aas" w:date="2013-10-14T02:06:00Z">
              <w:r>
                <w:delText xml:space="preserve">          &lt;xs:documentation&gt;</w:delText>
              </w:r>
            </w:del>
          </w:p>
          <w:p w14:paraId="3C446016" w14:textId="77777777" w:rsidR="0058493D" w:rsidRDefault="0058493D" w:rsidP="0058493D">
            <w:pPr>
              <w:pStyle w:val="XML1"/>
              <w:rPr>
                <w:del w:id="3049" w:author="aas" w:date="2013-10-14T02:06:00Z"/>
              </w:rPr>
            </w:pPr>
            <w:del w:id="3050" w:author="aas" w:date="2013-10-14T02:06:00Z">
              <w:r>
                <w:delText xml:space="preserve">            The IP address of the OpenFlow Controller.  This</w:delText>
              </w:r>
            </w:del>
          </w:p>
          <w:p w14:paraId="2626EEE8" w14:textId="77777777" w:rsidR="0058493D" w:rsidRDefault="0058493D" w:rsidP="0058493D">
            <w:pPr>
              <w:pStyle w:val="XML1"/>
              <w:rPr>
                <w:del w:id="3051" w:author="aas" w:date="2013-10-14T02:06:00Z"/>
              </w:rPr>
            </w:pPr>
            <w:del w:id="3052" w:author="aas" w:date="2013-10-14T02:06:00Z">
              <w:r>
                <w:delText xml:space="preserve">            IP address is used by the OpenFlow Logical Switch when</w:delText>
              </w:r>
            </w:del>
          </w:p>
          <w:p w14:paraId="3EA7F5A0" w14:textId="77777777" w:rsidR="0058493D" w:rsidRDefault="0058493D" w:rsidP="0058493D">
            <w:pPr>
              <w:pStyle w:val="XML1"/>
              <w:rPr>
                <w:del w:id="3053" w:author="aas" w:date="2013-10-14T02:06:00Z"/>
              </w:rPr>
            </w:pPr>
            <w:del w:id="3054" w:author="aas" w:date="2013-10-14T02:06:00Z">
              <w:r>
                <w:delText xml:space="preserve">            connecting to the OpenFlow Controller.</w:delText>
              </w:r>
            </w:del>
          </w:p>
          <w:p w14:paraId="4C86CF92" w14:textId="77777777" w:rsidR="0058493D" w:rsidRDefault="0058493D" w:rsidP="0058493D">
            <w:pPr>
              <w:pStyle w:val="XML1"/>
              <w:rPr>
                <w:del w:id="3055" w:author="aas" w:date="2013-10-14T02:06:00Z"/>
              </w:rPr>
            </w:pPr>
          </w:p>
          <w:p w14:paraId="6AD5E2B6" w14:textId="77777777" w:rsidR="0058493D" w:rsidRDefault="0058493D" w:rsidP="0058493D">
            <w:pPr>
              <w:pStyle w:val="XML1"/>
              <w:rPr>
                <w:del w:id="3056" w:author="aas" w:date="2013-10-14T02:06:00Z"/>
              </w:rPr>
            </w:pPr>
            <w:del w:id="3057" w:author="aas" w:date="2013-10-14T02:06:00Z">
              <w:r>
                <w:delText xml:space="preserve">            This element MUST be present in the NETCONF data store.</w:delText>
              </w:r>
            </w:del>
          </w:p>
          <w:p w14:paraId="2A6755AE" w14:textId="77777777" w:rsidR="0058493D" w:rsidRDefault="0058493D" w:rsidP="0058493D">
            <w:pPr>
              <w:pStyle w:val="XML1"/>
              <w:rPr>
                <w:del w:id="3058" w:author="aas" w:date="2013-10-14T02:06:00Z"/>
              </w:rPr>
            </w:pPr>
            <w:del w:id="3059" w:author="aas" w:date="2013-10-14T02:06:00Z">
              <w:r>
                <w:delText xml:space="preserve">            If this element is not present in a NETCONF &amp;lt;edit-config&amp;gt;</w:delText>
              </w:r>
            </w:del>
          </w:p>
          <w:p w14:paraId="594ECDE6" w14:textId="77777777" w:rsidR="0058493D" w:rsidRDefault="0058493D" w:rsidP="0058493D">
            <w:pPr>
              <w:pStyle w:val="XML1"/>
              <w:rPr>
                <w:del w:id="3060" w:author="aas" w:date="2013-10-14T02:06:00Z"/>
              </w:rPr>
            </w:pPr>
            <w:del w:id="3061" w:author="aas" w:date="2013-10-14T02:06:00Z">
              <w:r>
                <w:delText xml:space="preserve">            operation 'create', 'merge' or 'replace' and the parent</w:delText>
              </w:r>
            </w:del>
          </w:p>
          <w:p w14:paraId="3F3DDAA7" w14:textId="77777777" w:rsidR="0058493D" w:rsidRDefault="0058493D" w:rsidP="0058493D">
            <w:pPr>
              <w:pStyle w:val="XML1"/>
              <w:rPr>
                <w:del w:id="3062" w:author="aas" w:date="2013-10-14T02:06:00Z"/>
              </w:rPr>
            </w:pPr>
            <w:del w:id="3063" w:author="aas" w:date="2013-10-14T02:06:00Z">
              <w:r>
                <w:delText xml:space="preserve">            element does not exist, a 'data-missing' error is</w:delText>
              </w:r>
            </w:del>
          </w:p>
          <w:p w14:paraId="42FA1A4D" w14:textId="77777777" w:rsidR="0058493D" w:rsidRDefault="0058493D" w:rsidP="0058493D">
            <w:pPr>
              <w:pStyle w:val="XML1"/>
              <w:rPr>
                <w:del w:id="3064" w:author="aas" w:date="2013-10-14T02:06:00Z"/>
              </w:rPr>
            </w:pPr>
            <w:del w:id="3065" w:author="aas" w:date="2013-10-14T02:06:00Z">
              <w:r>
                <w:delText xml:space="preserve">            returned.</w:delText>
              </w:r>
            </w:del>
          </w:p>
          <w:p w14:paraId="0FCFC974" w14:textId="77777777" w:rsidR="0058493D" w:rsidRDefault="0058493D" w:rsidP="0058493D">
            <w:pPr>
              <w:pStyle w:val="XML1"/>
              <w:rPr>
                <w:del w:id="3066" w:author="aas" w:date="2013-10-14T02:06:00Z"/>
              </w:rPr>
            </w:pPr>
            <w:del w:id="3067" w:author="aas" w:date="2013-10-14T02:06:00Z">
              <w:r>
                <w:delText xml:space="preserve">          &lt;/xs:documentation&gt;</w:delText>
              </w:r>
            </w:del>
          </w:p>
          <w:p w14:paraId="31701393" w14:textId="77777777" w:rsidR="0058493D" w:rsidRDefault="0058493D" w:rsidP="0058493D">
            <w:pPr>
              <w:pStyle w:val="XML1"/>
              <w:rPr>
                <w:del w:id="3068" w:author="aas" w:date="2013-10-14T02:06:00Z"/>
              </w:rPr>
            </w:pPr>
            <w:del w:id="3069" w:author="aas" w:date="2013-10-14T02:06:00Z">
              <w:r>
                <w:delText xml:space="preserve">        &lt;/xs:annotation&gt;</w:delText>
              </w:r>
            </w:del>
          </w:p>
          <w:p w14:paraId="33ABBD3A" w14:textId="77777777" w:rsidR="0058493D" w:rsidRDefault="0058493D" w:rsidP="0058493D">
            <w:pPr>
              <w:pStyle w:val="XML1"/>
              <w:rPr>
                <w:del w:id="3070" w:author="aas" w:date="2013-10-14T02:06:00Z"/>
              </w:rPr>
            </w:pPr>
            <w:del w:id="3071" w:author="aas" w:date="2013-10-14T02:06:00Z">
              <w:r>
                <w:delText xml:space="preserve">      &lt;/xs:element&gt;</w:delText>
              </w:r>
            </w:del>
          </w:p>
          <w:p w14:paraId="5E873734" w14:textId="77777777" w:rsidR="0058493D" w:rsidRDefault="0058493D" w:rsidP="0058493D">
            <w:pPr>
              <w:pStyle w:val="XML1"/>
              <w:rPr>
                <w:del w:id="3072" w:author="aas" w:date="2013-10-14T02:06:00Z"/>
              </w:rPr>
            </w:pPr>
            <w:del w:id="3073" w:author="aas" w:date="2013-10-14T02:06:00Z">
              <w:r>
                <w:delText xml:space="preserve">      &lt;xs:element name="port"  type="inet:port-number"&gt;</w:delText>
              </w:r>
            </w:del>
          </w:p>
          <w:p w14:paraId="045DBDA1" w14:textId="77777777" w:rsidR="0058493D" w:rsidRDefault="0058493D" w:rsidP="0058493D">
            <w:pPr>
              <w:pStyle w:val="XML1"/>
              <w:rPr>
                <w:del w:id="3074" w:author="aas" w:date="2013-10-14T02:06:00Z"/>
              </w:rPr>
            </w:pPr>
            <w:del w:id="3075" w:author="aas" w:date="2013-10-14T02:06:00Z">
              <w:r>
                <w:delText xml:space="preserve">        &lt;xs:annotation&gt;</w:delText>
              </w:r>
            </w:del>
          </w:p>
          <w:p w14:paraId="1B408702" w14:textId="77777777" w:rsidR="0058493D" w:rsidRDefault="0058493D" w:rsidP="0058493D">
            <w:pPr>
              <w:pStyle w:val="XML1"/>
              <w:rPr>
                <w:del w:id="3076" w:author="aas" w:date="2013-10-14T02:06:00Z"/>
              </w:rPr>
            </w:pPr>
            <w:del w:id="3077" w:author="aas" w:date="2013-10-14T02:06:00Z">
              <w:r>
                <w:delText xml:space="preserve">          &lt;xs:documentation&gt;</w:delText>
              </w:r>
            </w:del>
          </w:p>
          <w:p w14:paraId="15881013" w14:textId="77777777" w:rsidR="0058493D" w:rsidRDefault="0058493D" w:rsidP="0058493D">
            <w:pPr>
              <w:pStyle w:val="XML1"/>
              <w:rPr>
                <w:del w:id="3078" w:author="aas" w:date="2013-10-14T02:06:00Z"/>
              </w:rPr>
            </w:pPr>
            <w:del w:id="3079" w:author="aas" w:date="2013-10-14T02:06:00Z">
              <w:r>
                <w:delText xml:space="preserve">            The TCP port number at the OpenFlow Controller.</w:delText>
              </w:r>
            </w:del>
          </w:p>
          <w:p w14:paraId="1FDD7329" w14:textId="77777777" w:rsidR="0058493D" w:rsidRDefault="0058493D" w:rsidP="0058493D">
            <w:pPr>
              <w:pStyle w:val="XML1"/>
              <w:rPr>
                <w:del w:id="3080" w:author="aas" w:date="2013-10-14T02:06:00Z"/>
              </w:rPr>
            </w:pPr>
            <w:del w:id="3081" w:author="aas" w:date="2013-10-14T02:06:00Z">
              <w:r>
                <w:delText xml:space="preserve">            This port number is used by the OpenFlow Logical Switch</w:delText>
              </w:r>
            </w:del>
          </w:p>
          <w:p w14:paraId="0D979F99" w14:textId="77777777" w:rsidR="0058493D" w:rsidRDefault="0058493D" w:rsidP="0058493D">
            <w:pPr>
              <w:pStyle w:val="XML1"/>
              <w:rPr>
                <w:del w:id="3082" w:author="aas" w:date="2013-10-14T02:06:00Z"/>
              </w:rPr>
            </w:pPr>
            <w:del w:id="3083" w:author="aas" w:date="2013-10-14T02:06:00Z">
              <w:r>
                <w:delText xml:space="preserve">            when connecting to the OpenFlow Controller using TCP or</w:delText>
              </w:r>
            </w:del>
          </w:p>
          <w:p w14:paraId="0CD270CD" w14:textId="77777777" w:rsidR="0058493D" w:rsidRDefault="0058493D" w:rsidP="0058493D">
            <w:pPr>
              <w:pStyle w:val="XML1"/>
              <w:rPr>
                <w:del w:id="3084" w:author="aas" w:date="2013-10-14T02:06:00Z"/>
              </w:rPr>
            </w:pPr>
            <w:del w:id="3085" w:author="aas" w:date="2013-10-14T02:06:00Z">
              <w:r>
                <w:delText xml:space="preserve">            TLS.  The default value is 6633.</w:delText>
              </w:r>
            </w:del>
          </w:p>
          <w:p w14:paraId="003E0F24" w14:textId="77777777" w:rsidR="0058493D" w:rsidRDefault="0058493D" w:rsidP="0058493D">
            <w:pPr>
              <w:pStyle w:val="XML1"/>
              <w:rPr>
                <w:del w:id="3086" w:author="aas" w:date="2013-10-14T02:06:00Z"/>
              </w:rPr>
            </w:pPr>
          </w:p>
          <w:p w14:paraId="67D78110" w14:textId="77777777" w:rsidR="0058493D" w:rsidRDefault="0058493D" w:rsidP="0058493D">
            <w:pPr>
              <w:pStyle w:val="XML1"/>
              <w:rPr>
                <w:del w:id="3087" w:author="aas" w:date="2013-10-14T02:06:00Z"/>
              </w:rPr>
            </w:pPr>
            <w:del w:id="3088" w:author="aas" w:date="2013-10-14T02:06:00Z">
              <w:r>
                <w:delText xml:space="preserve">            This element is optional. If this element is not present it</w:delText>
              </w:r>
            </w:del>
          </w:p>
          <w:p w14:paraId="517F2A5D" w14:textId="77777777" w:rsidR="0058493D" w:rsidRDefault="0058493D" w:rsidP="0058493D">
            <w:pPr>
              <w:pStyle w:val="XML1"/>
              <w:rPr>
                <w:del w:id="3089" w:author="aas" w:date="2013-10-14T02:06:00Z"/>
              </w:rPr>
            </w:pPr>
            <w:del w:id="3090" w:author="aas" w:date="2013-10-14T02:06:00Z">
              <w:r>
                <w:delText xml:space="preserve">            defaults to 6633.</w:delText>
              </w:r>
            </w:del>
          </w:p>
          <w:p w14:paraId="16891B10" w14:textId="77777777" w:rsidR="0058493D" w:rsidRDefault="0058493D" w:rsidP="0058493D">
            <w:pPr>
              <w:pStyle w:val="XML1"/>
              <w:rPr>
                <w:del w:id="3091" w:author="aas" w:date="2013-10-14T02:06:00Z"/>
              </w:rPr>
            </w:pPr>
            <w:del w:id="3092" w:author="aas" w:date="2013-10-14T02:06:00Z">
              <w:r>
                <w:delText xml:space="preserve">          &lt;/xs:documentation&gt;</w:delText>
              </w:r>
            </w:del>
          </w:p>
          <w:p w14:paraId="24DFF028" w14:textId="77777777" w:rsidR="0058493D" w:rsidRDefault="0058493D" w:rsidP="0058493D">
            <w:pPr>
              <w:pStyle w:val="XML1"/>
              <w:rPr>
                <w:del w:id="3093" w:author="aas" w:date="2013-10-14T02:06:00Z"/>
              </w:rPr>
            </w:pPr>
            <w:del w:id="3094" w:author="aas" w:date="2013-10-14T02:06:00Z">
              <w:r>
                <w:delText xml:space="preserve">        &lt;/xs:annotation&gt;</w:delText>
              </w:r>
            </w:del>
          </w:p>
          <w:p w14:paraId="3E0D02FA" w14:textId="77777777" w:rsidR="0058493D" w:rsidRDefault="0058493D" w:rsidP="0058493D">
            <w:pPr>
              <w:pStyle w:val="XML1"/>
              <w:rPr>
                <w:del w:id="3095" w:author="aas" w:date="2013-10-14T02:06:00Z"/>
              </w:rPr>
            </w:pPr>
            <w:del w:id="3096" w:author="aas" w:date="2013-10-14T02:06:00Z">
              <w:r>
                <w:delText xml:space="preserve">      &lt;/xs:element&gt;</w:delText>
              </w:r>
            </w:del>
          </w:p>
          <w:p w14:paraId="1437FF7F" w14:textId="77777777" w:rsidR="0058493D" w:rsidRDefault="0058493D" w:rsidP="0058493D">
            <w:pPr>
              <w:pStyle w:val="XML1"/>
              <w:rPr>
                <w:del w:id="3097" w:author="aas" w:date="2013-10-14T02:06:00Z"/>
              </w:rPr>
            </w:pPr>
            <w:del w:id="3098" w:author="aas" w:date="2013-10-14T02:06:00Z">
              <w:r>
                <w:delText xml:space="preserve">      &lt;xs:element name="local-ip-address"  type="inet:ip-address"&gt;</w:delText>
              </w:r>
            </w:del>
          </w:p>
          <w:p w14:paraId="43517A56" w14:textId="77777777" w:rsidR="0058493D" w:rsidRDefault="0058493D" w:rsidP="0058493D">
            <w:pPr>
              <w:pStyle w:val="XML1"/>
              <w:rPr>
                <w:del w:id="3099" w:author="aas" w:date="2013-10-14T02:06:00Z"/>
              </w:rPr>
            </w:pPr>
            <w:del w:id="3100" w:author="aas" w:date="2013-10-14T02:06:00Z">
              <w:r>
                <w:delText xml:space="preserve">        &lt;xs:annotation&gt;</w:delText>
              </w:r>
            </w:del>
          </w:p>
          <w:p w14:paraId="27CF0EDC" w14:textId="77777777" w:rsidR="0058493D" w:rsidRDefault="0058493D" w:rsidP="0058493D">
            <w:pPr>
              <w:pStyle w:val="XML1"/>
              <w:rPr>
                <w:del w:id="3101" w:author="aas" w:date="2013-10-14T02:06:00Z"/>
              </w:rPr>
            </w:pPr>
            <w:del w:id="3102" w:author="aas" w:date="2013-10-14T02:06:00Z">
              <w:r>
                <w:delText xml:space="preserve">          &lt;xs:documentation&gt;</w:delText>
              </w:r>
            </w:del>
          </w:p>
          <w:p w14:paraId="4D79CAB0" w14:textId="77777777" w:rsidR="0058493D" w:rsidRDefault="0058493D" w:rsidP="0058493D">
            <w:pPr>
              <w:pStyle w:val="XML1"/>
              <w:rPr>
                <w:del w:id="3103" w:author="aas" w:date="2013-10-14T02:06:00Z"/>
              </w:rPr>
            </w:pPr>
            <w:del w:id="3104" w:author="aas" w:date="2013-10-14T02:06:00Z">
              <w:r>
                <w:delText xml:space="preserve">            The local IP address of the OpenFlow Logical</w:delText>
              </w:r>
            </w:del>
          </w:p>
          <w:p w14:paraId="5461A7B0" w14:textId="77777777" w:rsidR="0058493D" w:rsidRDefault="0058493D" w:rsidP="0058493D">
            <w:pPr>
              <w:pStyle w:val="XML1"/>
              <w:rPr>
                <w:del w:id="3105" w:author="aas" w:date="2013-10-14T02:06:00Z"/>
              </w:rPr>
            </w:pPr>
            <w:del w:id="3106" w:author="aas" w:date="2013-10-14T02:06:00Z">
              <w:r>
                <w:delText xml:space="preserve">            Switch when connecting to this OpenFlow Controller.  It is</w:delText>
              </w:r>
            </w:del>
          </w:p>
          <w:p w14:paraId="416AFE67" w14:textId="77777777" w:rsidR="0058493D" w:rsidRDefault="0058493D" w:rsidP="0058493D">
            <w:pPr>
              <w:pStyle w:val="XML1"/>
              <w:rPr>
                <w:del w:id="3107" w:author="aas" w:date="2013-10-14T02:06:00Z"/>
              </w:rPr>
            </w:pPr>
            <w:del w:id="3108" w:author="aas" w:date="2013-10-14T02:06:00Z">
              <w:r>
                <w:delText xml:space="preserve">            the source IP address of packets sent to this OpenFlow</w:delText>
              </w:r>
            </w:del>
          </w:p>
          <w:p w14:paraId="40AE8BBC" w14:textId="77777777" w:rsidR="0058493D" w:rsidRDefault="0058493D" w:rsidP="0058493D">
            <w:pPr>
              <w:pStyle w:val="XML1"/>
              <w:rPr>
                <w:del w:id="3109" w:author="aas" w:date="2013-10-14T02:06:00Z"/>
              </w:rPr>
            </w:pPr>
            <w:del w:id="3110" w:author="aas" w:date="2013-10-14T02:06:00Z">
              <w:r>
                <w:delText xml:space="preserve">            Controller.  If present, this element overrides any default</w:delText>
              </w:r>
            </w:del>
          </w:p>
          <w:p w14:paraId="03338EBB" w14:textId="77777777" w:rsidR="0058493D" w:rsidRDefault="0058493D" w:rsidP="0058493D">
            <w:pPr>
              <w:pStyle w:val="XML1"/>
              <w:rPr>
                <w:del w:id="3111" w:author="aas" w:date="2013-10-14T02:06:00Z"/>
              </w:rPr>
            </w:pPr>
            <w:del w:id="3112" w:author="aas" w:date="2013-10-14T02:06:00Z">
              <w:r>
                <w:delText xml:space="preserve">            IP address.</w:delText>
              </w:r>
            </w:del>
          </w:p>
          <w:p w14:paraId="6BF750D5" w14:textId="77777777" w:rsidR="0058493D" w:rsidRDefault="0058493D" w:rsidP="0058493D">
            <w:pPr>
              <w:pStyle w:val="XML1"/>
              <w:rPr>
                <w:del w:id="3113" w:author="aas" w:date="2013-10-14T02:06:00Z"/>
              </w:rPr>
            </w:pPr>
            <w:del w:id="3114" w:author="aas" w:date="2013-10-14T02:06:00Z">
              <w:r>
                <w:delText xml:space="preserve">                </w:delText>
              </w:r>
            </w:del>
          </w:p>
          <w:p w14:paraId="09E4DE5D" w14:textId="77777777" w:rsidR="0058493D" w:rsidRDefault="0058493D" w:rsidP="0058493D">
            <w:pPr>
              <w:pStyle w:val="XML1"/>
              <w:rPr>
                <w:del w:id="3115" w:author="aas" w:date="2013-10-14T02:06:00Z"/>
              </w:rPr>
            </w:pPr>
            <w:del w:id="3116" w:author="aas" w:date="2013-10-14T02:06:00Z">
              <w:r>
                <w:delText xml:space="preserve">                    </w:delText>
              </w:r>
            </w:del>
          </w:p>
          <w:p w14:paraId="2C335E3E" w14:textId="77777777" w:rsidR="0058493D" w:rsidRDefault="0058493D" w:rsidP="0058493D">
            <w:pPr>
              <w:pStyle w:val="XML1"/>
              <w:rPr>
                <w:del w:id="3117" w:author="aas" w:date="2013-10-14T02:06:00Z"/>
              </w:rPr>
            </w:pPr>
            <w:del w:id="3118" w:author="aas" w:date="2013-10-14T02:06:00Z">
              <w:r>
                <w:delText xml:space="preserve">            This element is optional. Attempts to set this element to</w:delText>
              </w:r>
            </w:del>
          </w:p>
          <w:p w14:paraId="49B33CCD" w14:textId="77777777" w:rsidR="0058493D" w:rsidRDefault="0058493D" w:rsidP="0058493D">
            <w:pPr>
              <w:pStyle w:val="XML1"/>
              <w:rPr>
                <w:del w:id="3119" w:author="aas" w:date="2013-10-14T02:06:00Z"/>
              </w:rPr>
            </w:pPr>
            <w:del w:id="3120" w:author="aas" w:date="2013-10-14T02:06:00Z">
              <w:r>
                <w:delText xml:space="preserve">            an IP address that cannot be used by the OpenFlow Logical</w:delText>
              </w:r>
            </w:del>
          </w:p>
          <w:p w14:paraId="7C305ADD" w14:textId="77777777" w:rsidR="0058493D" w:rsidRDefault="0058493D" w:rsidP="0058493D">
            <w:pPr>
              <w:pStyle w:val="XML1"/>
              <w:rPr>
                <w:del w:id="3121" w:author="aas" w:date="2013-10-14T02:06:00Z"/>
              </w:rPr>
            </w:pPr>
            <w:del w:id="3122" w:author="aas" w:date="2013-10-14T02:06:00Z">
              <w:r>
                <w:delText xml:space="preserve">            Switch MUST result in an 'bad-element' error with type</w:delText>
              </w:r>
            </w:del>
          </w:p>
          <w:p w14:paraId="661ABAAE" w14:textId="77777777" w:rsidR="0058493D" w:rsidRDefault="0058493D" w:rsidP="0058493D">
            <w:pPr>
              <w:pStyle w:val="XML1"/>
              <w:rPr>
                <w:del w:id="3123" w:author="aas" w:date="2013-10-14T02:06:00Z"/>
              </w:rPr>
            </w:pPr>
            <w:del w:id="3124" w:author="aas" w:date="2013-10-14T02:06:00Z">
              <w:r>
                <w:delText xml:space="preserve">            'application'. The &amp;lt;error-info&amp;gt; element MUST contain the</w:delText>
              </w:r>
            </w:del>
          </w:p>
          <w:p w14:paraId="2A78A2B8" w14:textId="77777777" w:rsidR="0058493D" w:rsidRDefault="0058493D" w:rsidP="0058493D">
            <w:pPr>
              <w:pStyle w:val="XML1"/>
              <w:rPr>
                <w:del w:id="3125" w:author="aas" w:date="2013-10-14T02:06:00Z"/>
              </w:rPr>
            </w:pPr>
            <w:del w:id="3126" w:author="aas" w:date="2013-10-14T02:06:00Z">
              <w:r>
                <w:delText xml:space="preserve">            name of this element in the &amp;lt;bad-element&amp;gt; element.</w:delText>
              </w:r>
            </w:del>
          </w:p>
          <w:p w14:paraId="710729D5" w14:textId="77777777" w:rsidR="0058493D" w:rsidRDefault="0058493D" w:rsidP="0058493D">
            <w:pPr>
              <w:pStyle w:val="XML1"/>
              <w:rPr>
                <w:del w:id="3127" w:author="aas" w:date="2013-10-14T02:06:00Z"/>
              </w:rPr>
            </w:pPr>
            <w:del w:id="3128" w:author="aas" w:date="2013-10-14T02:06:00Z">
              <w:r>
                <w:delText xml:space="preserve">          &lt;/xs:documentation&gt;</w:delText>
              </w:r>
            </w:del>
          </w:p>
          <w:p w14:paraId="3ADCCB0A" w14:textId="77777777" w:rsidR="0058493D" w:rsidRDefault="0058493D" w:rsidP="0058493D">
            <w:pPr>
              <w:pStyle w:val="XML1"/>
              <w:rPr>
                <w:del w:id="3129" w:author="aas" w:date="2013-10-14T02:06:00Z"/>
              </w:rPr>
            </w:pPr>
            <w:del w:id="3130" w:author="aas" w:date="2013-10-14T02:06:00Z">
              <w:r>
                <w:delText xml:space="preserve">        &lt;/xs:annotation&gt;</w:delText>
              </w:r>
            </w:del>
          </w:p>
          <w:p w14:paraId="4365FF72" w14:textId="77777777" w:rsidR="0058493D" w:rsidRDefault="0058493D" w:rsidP="0058493D">
            <w:pPr>
              <w:pStyle w:val="XML1"/>
              <w:rPr>
                <w:del w:id="3131" w:author="aas" w:date="2013-10-14T02:06:00Z"/>
              </w:rPr>
            </w:pPr>
            <w:del w:id="3132" w:author="aas" w:date="2013-10-14T02:06:00Z">
              <w:r>
                <w:delText xml:space="preserve">      &lt;/xs:element&gt;</w:delText>
              </w:r>
            </w:del>
          </w:p>
          <w:p w14:paraId="3B0596D3" w14:textId="77777777" w:rsidR="0058493D" w:rsidRDefault="0058493D" w:rsidP="0058493D">
            <w:pPr>
              <w:pStyle w:val="XML1"/>
              <w:rPr>
                <w:del w:id="3133" w:author="aas" w:date="2013-10-14T02:06:00Z"/>
              </w:rPr>
            </w:pPr>
            <w:del w:id="3134" w:author="aas" w:date="2013-10-14T02:06:00Z">
              <w:r>
                <w:delText xml:space="preserve">      &lt;xs:element name="local-port"  type="inet:port-number"&gt;</w:delText>
              </w:r>
            </w:del>
          </w:p>
          <w:p w14:paraId="6077F165" w14:textId="77777777" w:rsidR="0058493D" w:rsidRDefault="0058493D" w:rsidP="0058493D">
            <w:pPr>
              <w:pStyle w:val="XML1"/>
              <w:rPr>
                <w:del w:id="3135" w:author="aas" w:date="2013-10-14T02:06:00Z"/>
              </w:rPr>
            </w:pPr>
            <w:del w:id="3136" w:author="aas" w:date="2013-10-14T02:06:00Z">
              <w:r>
                <w:delText xml:space="preserve">        &lt;xs:annotation&gt;</w:delText>
              </w:r>
            </w:del>
          </w:p>
          <w:p w14:paraId="74749A3D" w14:textId="77777777" w:rsidR="0058493D" w:rsidRDefault="0058493D" w:rsidP="0058493D">
            <w:pPr>
              <w:pStyle w:val="XML1"/>
              <w:rPr>
                <w:del w:id="3137" w:author="aas" w:date="2013-10-14T02:06:00Z"/>
              </w:rPr>
            </w:pPr>
            <w:del w:id="3138" w:author="aas" w:date="2013-10-14T02:06:00Z">
              <w:r>
                <w:delText xml:space="preserve">          &lt;xs:documentation&gt;</w:delText>
              </w:r>
            </w:del>
          </w:p>
          <w:p w14:paraId="384DFB3D" w14:textId="77777777" w:rsidR="0058493D" w:rsidRDefault="0058493D" w:rsidP="0058493D">
            <w:pPr>
              <w:pStyle w:val="XML1"/>
              <w:rPr>
                <w:del w:id="3139" w:author="aas" w:date="2013-10-14T02:06:00Z"/>
              </w:rPr>
            </w:pPr>
            <w:del w:id="3140" w:author="aas" w:date="2013-10-14T02:06:00Z">
              <w:r>
                <w:delText xml:space="preserve">            The local TCP port number of the OpenFlow</w:delText>
              </w:r>
            </w:del>
          </w:p>
          <w:p w14:paraId="22AC2E5A" w14:textId="77777777" w:rsidR="0058493D" w:rsidRDefault="0058493D" w:rsidP="0058493D">
            <w:pPr>
              <w:pStyle w:val="XML1"/>
              <w:rPr>
                <w:del w:id="3141" w:author="aas" w:date="2013-10-14T02:06:00Z"/>
              </w:rPr>
            </w:pPr>
            <w:del w:id="3142" w:author="aas" w:date="2013-10-14T02:06:00Z">
              <w:r>
                <w:delText xml:space="preserve">            Logical Switch when connecting to this OpenFlow Controller.</w:delText>
              </w:r>
            </w:del>
          </w:p>
          <w:p w14:paraId="427AE858" w14:textId="77777777" w:rsidR="0058493D" w:rsidRDefault="0058493D" w:rsidP="0058493D">
            <w:pPr>
              <w:pStyle w:val="XML1"/>
              <w:rPr>
                <w:del w:id="3143" w:author="aas" w:date="2013-10-14T02:06:00Z"/>
              </w:rPr>
            </w:pPr>
            <w:del w:id="3144" w:author="aas" w:date="2013-10-14T02:06:00Z">
              <w:r>
                <w:delText xml:space="preserve">            It is the source TCP port number of packets sent to this</w:delText>
              </w:r>
            </w:del>
          </w:p>
          <w:p w14:paraId="003053E9" w14:textId="77777777" w:rsidR="0058493D" w:rsidRDefault="0058493D" w:rsidP="0058493D">
            <w:pPr>
              <w:pStyle w:val="XML1"/>
              <w:rPr>
                <w:del w:id="3145" w:author="aas" w:date="2013-10-14T02:06:00Z"/>
              </w:rPr>
            </w:pPr>
            <w:del w:id="3146" w:author="aas" w:date="2013-10-14T02:06:00Z">
              <w:r>
                <w:delText xml:space="preserve">            OpenFlow Controller.  If this element is not present, then</w:delText>
              </w:r>
            </w:del>
          </w:p>
          <w:p w14:paraId="590FC040" w14:textId="77777777" w:rsidR="0058493D" w:rsidRDefault="0058493D" w:rsidP="0058493D">
            <w:pPr>
              <w:pStyle w:val="XML1"/>
              <w:rPr>
                <w:del w:id="3147" w:author="aas" w:date="2013-10-14T02:06:00Z"/>
              </w:rPr>
            </w:pPr>
            <w:del w:id="3148" w:author="aas" w:date="2013-10-14T02:06:00Z">
              <w:r>
                <w:delText xml:space="preserve">            the port number is chosen arbitrarily by the OpenFlow</w:delText>
              </w:r>
            </w:del>
          </w:p>
          <w:p w14:paraId="4C4F3057" w14:textId="77777777" w:rsidR="0058493D" w:rsidRDefault="0058493D" w:rsidP="0058493D">
            <w:pPr>
              <w:pStyle w:val="XML1"/>
              <w:rPr>
                <w:del w:id="3149" w:author="aas" w:date="2013-10-14T02:06:00Z"/>
              </w:rPr>
            </w:pPr>
            <w:del w:id="3150" w:author="aas" w:date="2013-10-14T02:06:00Z">
              <w:r>
                <w:delText xml:space="preserve">            Logical Switch.</w:delText>
              </w:r>
            </w:del>
          </w:p>
          <w:p w14:paraId="14FE60B6" w14:textId="77777777" w:rsidR="0058493D" w:rsidRDefault="0058493D" w:rsidP="0058493D">
            <w:pPr>
              <w:pStyle w:val="XML1"/>
              <w:rPr>
                <w:del w:id="3151" w:author="aas" w:date="2013-10-14T02:06:00Z"/>
              </w:rPr>
            </w:pPr>
            <w:del w:id="3152" w:author="aas" w:date="2013-10-14T02:06:00Z">
              <w:r>
                <w:delText xml:space="preserve">                  </w:delText>
              </w:r>
            </w:del>
          </w:p>
          <w:p w14:paraId="7DD0D731" w14:textId="77777777" w:rsidR="0058493D" w:rsidRDefault="0058493D" w:rsidP="0058493D">
            <w:pPr>
              <w:pStyle w:val="XML1"/>
              <w:rPr>
                <w:del w:id="3153" w:author="aas" w:date="2013-10-14T02:06:00Z"/>
              </w:rPr>
            </w:pPr>
            <w:del w:id="3154" w:author="aas" w:date="2013-10-14T02:06:00Z">
              <w:r>
                <w:delText xml:space="preserve">            This element is optional. Attempts to set this element to a</w:delText>
              </w:r>
            </w:del>
          </w:p>
          <w:p w14:paraId="4FDC7207" w14:textId="77777777" w:rsidR="0058493D" w:rsidRDefault="0058493D" w:rsidP="0058493D">
            <w:pPr>
              <w:pStyle w:val="XML1"/>
              <w:rPr>
                <w:del w:id="3155" w:author="aas" w:date="2013-10-14T02:06:00Z"/>
              </w:rPr>
            </w:pPr>
            <w:del w:id="3156" w:author="aas" w:date="2013-10-14T02:06:00Z">
              <w:r>
                <w:delText xml:space="preserve">            port number that cannot be used by the OpenFlow Logical</w:delText>
              </w:r>
            </w:del>
          </w:p>
          <w:p w14:paraId="570F60DD" w14:textId="77777777" w:rsidR="0058493D" w:rsidRDefault="0058493D" w:rsidP="0058493D">
            <w:pPr>
              <w:pStyle w:val="XML1"/>
              <w:rPr>
                <w:del w:id="3157" w:author="aas" w:date="2013-10-14T02:06:00Z"/>
              </w:rPr>
            </w:pPr>
            <w:del w:id="3158" w:author="aas" w:date="2013-10-14T02:06:00Z">
              <w:r>
                <w:delText xml:space="preserve">            Switch MUST result in an 'bad-element' error with type</w:delText>
              </w:r>
            </w:del>
          </w:p>
          <w:p w14:paraId="0403F4D3" w14:textId="77777777" w:rsidR="0058493D" w:rsidRDefault="0058493D" w:rsidP="0058493D">
            <w:pPr>
              <w:pStyle w:val="XML1"/>
              <w:rPr>
                <w:del w:id="3159" w:author="aas" w:date="2013-10-14T02:06:00Z"/>
              </w:rPr>
            </w:pPr>
            <w:del w:id="3160" w:author="aas" w:date="2013-10-14T02:06:00Z">
              <w:r>
                <w:delText xml:space="preserve">            'application'. The &amp;lt;error-info&amp;gt; element MUST contain the</w:delText>
              </w:r>
            </w:del>
          </w:p>
          <w:p w14:paraId="26D403C4" w14:textId="77777777" w:rsidR="0058493D" w:rsidRDefault="0058493D" w:rsidP="0058493D">
            <w:pPr>
              <w:pStyle w:val="XML1"/>
              <w:rPr>
                <w:del w:id="3161" w:author="aas" w:date="2013-10-14T02:06:00Z"/>
              </w:rPr>
            </w:pPr>
            <w:del w:id="3162" w:author="aas" w:date="2013-10-14T02:06:00Z">
              <w:r>
                <w:delText xml:space="preserve">            name of this element in the &amp;lt;bad-element&amp;gt; element.</w:delText>
              </w:r>
            </w:del>
          </w:p>
          <w:p w14:paraId="2EA14A20" w14:textId="77777777" w:rsidR="0058493D" w:rsidRDefault="0058493D" w:rsidP="0058493D">
            <w:pPr>
              <w:pStyle w:val="XML1"/>
              <w:rPr>
                <w:del w:id="3163" w:author="aas" w:date="2013-10-14T02:06:00Z"/>
              </w:rPr>
            </w:pPr>
            <w:del w:id="3164" w:author="aas" w:date="2013-10-14T02:06:00Z">
              <w:r>
                <w:delText xml:space="preserve">          &lt;/xs:documentation&gt;</w:delText>
              </w:r>
            </w:del>
          </w:p>
          <w:p w14:paraId="7CA571E2" w14:textId="77777777" w:rsidR="0058493D" w:rsidRDefault="0058493D" w:rsidP="0058493D">
            <w:pPr>
              <w:pStyle w:val="XML1"/>
              <w:rPr>
                <w:del w:id="3165" w:author="aas" w:date="2013-10-14T02:06:00Z"/>
              </w:rPr>
            </w:pPr>
            <w:del w:id="3166" w:author="aas" w:date="2013-10-14T02:06:00Z">
              <w:r>
                <w:delText xml:space="preserve">        &lt;/xs:annotation&gt;</w:delText>
              </w:r>
            </w:del>
          </w:p>
          <w:p w14:paraId="720ED725" w14:textId="77777777" w:rsidR="0058493D" w:rsidRDefault="0058493D" w:rsidP="0058493D">
            <w:pPr>
              <w:pStyle w:val="XML1"/>
              <w:rPr>
                <w:del w:id="3167" w:author="aas" w:date="2013-10-14T02:06:00Z"/>
              </w:rPr>
            </w:pPr>
            <w:del w:id="3168" w:author="aas" w:date="2013-10-14T02:06:00Z">
              <w:r>
                <w:delText xml:space="preserve">      &lt;/xs:element&gt;</w:delText>
              </w:r>
            </w:del>
          </w:p>
          <w:p w14:paraId="3E60A3F2" w14:textId="77777777" w:rsidR="0058493D" w:rsidRDefault="0058493D" w:rsidP="0058493D">
            <w:pPr>
              <w:pStyle w:val="XML1"/>
              <w:rPr>
                <w:del w:id="3169" w:author="aas" w:date="2013-10-14T02:06:00Z"/>
              </w:rPr>
            </w:pPr>
            <w:del w:id="3170" w:author="aas" w:date="2013-10-14T02:06:00Z">
              <w:r>
                <w:delText xml:space="preserve">      &lt;xs:element name="protocol"&gt;</w:delText>
              </w:r>
            </w:del>
          </w:p>
          <w:p w14:paraId="1C7E5E59" w14:textId="77777777" w:rsidR="0058493D" w:rsidRDefault="0058493D" w:rsidP="0058493D">
            <w:pPr>
              <w:pStyle w:val="XML1"/>
              <w:rPr>
                <w:del w:id="3171" w:author="aas" w:date="2013-10-14T02:06:00Z"/>
              </w:rPr>
            </w:pPr>
            <w:del w:id="3172" w:author="aas" w:date="2013-10-14T02:06:00Z">
              <w:r>
                <w:delText xml:space="preserve">        &lt;xs:annotation&gt;</w:delText>
              </w:r>
            </w:del>
          </w:p>
          <w:p w14:paraId="36F6313B" w14:textId="77777777" w:rsidR="0058493D" w:rsidRDefault="0058493D" w:rsidP="0058493D">
            <w:pPr>
              <w:pStyle w:val="XML1"/>
              <w:rPr>
                <w:del w:id="3173" w:author="aas" w:date="2013-10-14T02:06:00Z"/>
              </w:rPr>
            </w:pPr>
            <w:del w:id="3174" w:author="aas" w:date="2013-10-14T02:06:00Z">
              <w:r>
                <w:delText xml:space="preserve">          &lt;xs:documentation&gt;</w:delText>
              </w:r>
            </w:del>
          </w:p>
          <w:p w14:paraId="1DCB876B" w14:textId="77777777" w:rsidR="0058493D" w:rsidRDefault="0058493D" w:rsidP="0058493D">
            <w:pPr>
              <w:pStyle w:val="XML1"/>
              <w:rPr>
                <w:del w:id="3175" w:author="aas" w:date="2013-10-14T02:06:00Z"/>
              </w:rPr>
            </w:pPr>
            <w:del w:id="3176" w:author="aas" w:date="2013-10-14T02:06:00Z">
              <w:r>
                <w:delText xml:space="preserve">            The default protocol tha the OpenFlow Logical </w:delText>
              </w:r>
            </w:del>
          </w:p>
          <w:p w14:paraId="2416C553" w14:textId="77777777" w:rsidR="0058493D" w:rsidRDefault="0058493D" w:rsidP="0058493D">
            <w:pPr>
              <w:pStyle w:val="XML1"/>
              <w:rPr>
                <w:del w:id="3177" w:author="aas" w:date="2013-10-14T02:06:00Z"/>
              </w:rPr>
            </w:pPr>
            <w:del w:id="3178" w:author="aas" w:date="2013-10-14T02:06:00Z">
              <w:r>
                <w:delText xml:space="preserve">            Switch uses to connect to this OpenFlow Controller.  'tls'</w:delText>
              </w:r>
            </w:del>
          </w:p>
          <w:p w14:paraId="189CD680" w14:textId="77777777" w:rsidR="0058493D" w:rsidRDefault="0058493D" w:rsidP="0058493D">
            <w:pPr>
              <w:pStyle w:val="XML1"/>
              <w:rPr>
                <w:del w:id="3179" w:author="aas" w:date="2013-10-14T02:06:00Z"/>
              </w:rPr>
            </w:pPr>
            <w:del w:id="3180" w:author="aas" w:date="2013-10-14T02:06:00Z">
              <w:r>
                <w:delText xml:space="preserve">            is the default value.</w:delText>
              </w:r>
            </w:del>
          </w:p>
          <w:p w14:paraId="53DD9BB4" w14:textId="77777777" w:rsidR="0058493D" w:rsidRDefault="0058493D" w:rsidP="0058493D">
            <w:pPr>
              <w:pStyle w:val="XML1"/>
              <w:rPr>
                <w:del w:id="3181" w:author="aas" w:date="2013-10-14T02:06:00Z"/>
              </w:rPr>
            </w:pPr>
          </w:p>
          <w:p w14:paraId="77AB32DC" w14:textId="77777777" w:rsidR="0058493D" w:rsidRDefault="0058493D" w:rsidP="0058493D">
            <w:pPr>
              <w:pStyle w:val="XML1"/>
              <w:rPr>
                <w:del w:id="3182" w:author="aas" w:date="2013-10-14T02:06:00Z"/>
              </w:rPr>
            </w:pPr>
            <w:del w:id="3183" w:author="aas" w:date="2013-10-14T02:06:00Z">
              <w:r>
                <w:delText xml:space="preserve">            This element is optional. If this element is not present it</w:delText>
              </w:r>
            </w:del>
          </w:p>
          <w:p w14:paraId="7DCB2664" w14:textId="77777777" w:rsidR="0058493D" w:rsidRDefault="0058493D" w:rsidP="0058493D">
            <w:pPr>
              <w:pStyle w:val="XML1"/>
              <w:rPr>
                <w:del w:id="3184" w:author="aas" w:date="2013-10-14T02:06:00Z"/>
              </w:rPr>
            </w:pPr>
            <w:del w:id="3185" w:author="aas" w:date="2013-10-14T02:06:00Z">
              <w:r>
                <w:delText xml:space="preserve">            defaults to 'tls'.</w:delText>
              </w:r>
            </w:del>
          </w:p>
          <w:p w14:paraId="758CCFEC" w14:textId="77777777" w:rsidR="0058493D" w:rsidRDefault="0058493D" w:rsidP="0058493D">
            <w:pPr>
              <w:pStyle w:val="XML1"/>
              <w:rPr>
                <w:del w:id="3186" w:author="aas" w:date="2013-10-14T02:06:00Z"/>
              </w:rPr>
            </w:pPr>
            <w:del w:id="3187" w:author="aas" w:date="2013-10-14T02:06:00Z">
              <w:r>
                <w:delText xml:space="preserve">          &lt;/xs:documentation&gt;</w:delText>
              </w:r>
            </w:del>
          </w:p>
          <w:p w14:paraId="36118BD8" w14:textId="77777777" w:rsidR="0058493D" w:rsidRDefault="0058493D" w:rsidP="0058493D">
            <w:pPr>
              <w:pStyle w:val="XML1"/>
              <w:rPr>
                <w:del w:id="3188" w:author="aas" w:date="2013-10-14T02:06:00Z"/>
              </w:rPr>
            </w:pPr>
            <w:del w:id="3189" w:author="aas" w:date="2013-10-14T02:06:00Z">
              <w:r>
                <w:delText xml:space="preserve">        &lt;/xs:annotation&gt;</w:delText>
              </w:r>
            </w:del>
          </w:p>
          <w:p w14:paraId="5A2EA1BA" w14:textId="77777777" w:rsidR="0058493D" w:rsidRDefault="0058493D" w:rsidP="0058493D">
            <w:pPr>
              <w:pStyle w:val="XML1"/>
              <w:rPr>
                <w:del w:id="3190" w:author="aas" w:date="2013-10-14T02:06:00Z"/>
              </w:rPr>
            </w:pPr>
            <w:del w:id="3191" w:author="aas" w:date="2013-10-14T02:06:00Z">
              <w:r>
                <w:delText xml:space="preserve">        &lt;xs:simpleType&gt;</w:delText>
              </w:r>
            </w:del>
          </w:p>
          <w:p w14:paraId="49FF489E" w14:textId="77777777" w:rsidR="0058493D" w:rsidRDefault="0058493D" w:rsidP="0058493D">
            <w:pPr>
              <w:pStyle w:val="XML1"/>
              <w:rPr>
                <w:del w:id="3192" w:author="aas" w:date="2013-10-14T02:06:00Z"/>
              </w:rPr>
            </w:pPr>
            <w:del w:id="3193" w:author="aas" w:date="2013-10-14T02:06:00Z">
              <w:r>
                <w:delText xml:space="preserve">          &lt;xs:restriction base="xs:string"&gt;</w:delText>
              </w:r>
            </w:del>
          </w:p>
          <w:p w14:paraId="6191AC63" w14:textId="77777777" w:rsidR="0058493D" w:rsidRDefault="0058493D" w:rsidP="0058493D">
            <w:pPr>
              <w:pStyle w:val="XML1"/>
              <w:rPr>
                <w:del w:id="3194" w:author="aas" w:date="2013-10-14T02:06:00Z"/>
              </w:rPr>
            </w:pPr>
            <w:del w:id="3195" w:author="aas" w:date="2013-10-14T02:06:00Z">
              <w:r>
                <w:delText xml:space="preserve">            &lt;xs:enumeration value="tcp"/&gt;</w:delText>
              </w:r>
            </w:del>
          </w:p>
          <w:p w14:paraId="2C8F4DBF" w14:textId="77777777" w:rsidR="0058493D" w:rsidRDefault="0058493D" w:rsidP="0058493D">
            <w:pPr>
              <w:pStyle w:val="XML1"/>
              <w:rPr>
                <w:del w:id="3196" w:author="aas" w:date="2013-10-14T02:06:00Z"/>
              </w:rPr>
            </w:pPr>
            <w:del w:id="3197" w:author="aas" w:date="2013-10-14T02:06:00Z">
              <w:r>
                <w:delText xml:space="preserve">            &lt;xs:enumeration value="tls"/&gt;</w:delText>
              </w:r>
            </w:del>
          </w:p>
          <w:p w14:paraId="10A674ED" w14:textId="77777777" w:rsidR="0058493D" w:rsidRDefault="0058493D" w:rsidP="0058493D">
            <w:pPr>
              <w:pStyle w:val="XML1"/>
              <w:rPr>
                <w:del w:id="3198" w:author="aas" w:date="2013-10-14T02:06:00Z"/>
              </w:rPr>
            </w:pPr>
            <w:del w:id="3199" w:author="aas" w:date="2013-10-14T02:06:00Z">
              <w:r>
                <w:delText xml:space="preserve">          &lt;/xs:restriction&gt;</w:delText>
              </w:r>
            </w:del>
          </w:p>
          <w:p w14:paraId="5CE06816" w14:textId="77777777" w:rsidR="0058493D" w:rsidRDefault="0058493D" w:rsidP="0058493D">
            <w:pPr>
              <w:pStyle w:val="XML1"/>
              <w:rPr>
                <w:del w:id="3200" w:author="aas" w:date="2013-10-14T02:06:00Z"/>
              </w:rPr>
            </w:pPr>
            <w:del w:id="3201" w:author="aas" w:date="2013-10-14T02:06:00Z">
              <w:r>
                <w:delText xml:space="preserve">        &lt;/xs:simpleType&gt;</w:delText>
              </w:r>
            </w:del>
          </w:p>
          <w:p w14:paraId="2805F27B" w14:textId="77777777" w:rsidR="0058493D" w:rsidRDefault="0058493D" w:rsidP="0058493D">
            <w:pPr>
              <w:pStyle w:val="XML1"/>
              <w:rPr>
                <w:del w:id="3202" w:author="aas" w:date="2013-10-14T02:06:00Z"/>
              </w:rPr>
            </w:pPr>
            <w:del w:id="3203" w:author="aas" w:date="2013-10-14T02:06:00Z">
              <w:r>
                <w:delText xml:space="preserve">      &lt;/xs:element&gt;</w:delText>
              </w:r>
            </w:del>
          </w:p>
          <w:p w14:paraId="07340E09" w14:textId="77777777" w:rsidR="0058493D" w:rsidRDefault="0058493D" w:rsidP="0058493D">
            <w:pPr>
              <w:pStyle w:val="XML1"/>
              <w:rPr>
                <w:del w:id="3204" w:author="aas" w:date="2013-10-14T02:06:00Z"/>
              </w:rPr>
            </w:pPr>
            <w:del w:id="3205" w:author="aas" w:date="2013-10-14T02:06:00Z">
              <w:r>
                <w:delText xml:space="preserve">      &lt;xs:element name="state"&gt;</w:delText>
              </w:r>
            </w:del>
          </w:p>
          <w:p w14:paraId="730B2F55" w14:textId="77777777" w:rsidR="0058493D" w:rsidRDefault="0058493D" w:rsidP="0058493D">
            <w:pPr>
              <w:pStyle w:val="XML1"/>
              <w:rPr>
                <w:del w:id="3206" w:author="aas" w:date="2013-10-14T02:06:00Z"/>
              </w:rPr>
            </w:pPr>
            <w:del w:id="3207" w:author="aas" w:date="2013-10-14T02:06:00Z">
              <w:r>
                <w:delText xml:space="preserve">        &lt;xs:annotation&gt;</w:delText>
              </w:r>
            </w:del>
          </w:p>
          <w:p w14:paraId="0F23B556" w14:textId="77777777" w:rsidR="0058493D" w:rsidRDefault="0058493D" w:rsidP="0058493D">
            <w:pPr>
              <w:pStyle w:val="XML1"/>
              <w:rPr>
                <w:del w:id="3208" w:author="aas" w:date="2013-10-14T02:06:00Z"/>
              </w:rPr>
            </w:pPr>
            <w:del w:id="3209" w:author="aas" w:date="2013-10-14T02:06:00Z">
              <w:r>
                <w:delText xml:space="preserve">          &lt;xs:documentation&gt;</w:delText>
              </w:r>
            </w:del>
          </w:p>
          <w:p w14:paraId="67F0559E" w14:textId="77777777" w:rsidR="0058493D" w:rsidRDefault="0058493D" w:rsidP="0058493D">
            <w:pPr>
              <w:pStyle w:val="XML1"/>
              <w:rPr>
                <w:del w:id="3210" w:author="aas" w:date="2013-10-14T02:06:00Z"/>
              </w:rPr>
            </w:pPr>
            <w:del w:id="3211" w:author="aas" w:date="2013-10-14T02:06:00Z">
              <w:r>
                <w:delText xml:space="preserve">            This container holds connection state</w:delText>
              </w:r>
            </w:del>
          </w:p>
          <w:p w14:paraId="0A118324" w14:textId="77777777" w:rsidR="0058493D" w:rsidRDefault="0058493D" w:rsidP="0058493D">
            <w:pPr>
              <w:pStyle w:val="XML1"/>
              <w:rPr>
                <w:del w:id="3212" w:author="aas" w:date="2013-10-14T02:06:00Z"/>
              </w:rPr>
            </w:pPr>
            <w:del w:id="3213" w:author="aas" w:date="2013-10-14T02:06:00Z">
              <w:r>
                <w:delText xml:space="preserve">            information that indicate the connection state of the</w:delText>
              </w:r>
            </w:del>
          </w:p>
          <w:p w14:paraId="5CE0AF67" w14:textId="77777777" w:rsidR="0058493D" w:rsidRDefault="0058493D" w:rsidP="0058493D">
            <w:pPr>
              <w:pStyle w:val="XML1"/>
              <w:rPr>
                <w:del w:id="3214" w:author="aas" w:date="2013-10-14T02:06:00Z"/>
              </w:rPr>
            </w:pPr>
            <w:del w:id="3215" w:author="aas" w:date="2013-10-14T02:06:00Z">
              <w:r>
                <w:delText xml:space="preserve">            OpenFlow Logical Switch and the OpenFlow protocol version</w:delText>
              </w:r>
            </w:del>
          </w:p>
          <w:p w14:paraId="32B5EC84" w14:textId="77777777" w:rsidR="0058493D" w:rsidRDefault="0058493D" w:rsidP="0058493D">
            <w:pPr>
              <w:pStyle w:val="XML1"/>
              <w:rPr>
                <w:del w:id="3216" w:author="aas" w:date="2013-10-14T02:06:00Z"/>
              </w:rPr>
            </w:pPr>
            <w:del w:id="3217" w:author="aas" w:date="2013-10-14T02:06:00Z">
              <w:r>
                <w:delText xml:space="preserve">            used for the connection.</w:delText>
              </w:r>
            </w:del>
          </w:p>
          <w:p w14:paraId="083F6597" w14:textId="77777777" w:rsidR="0058493D" w:rsidRDefault="0058493D" w:rsidP="0058493D">
            <w:pPr>
              <w:pStyle w:val="XML1"/>
              <w:rPr>
                <w:del w:id="3218" w:author="aas" w:date="2013-10-14T02:06:00Z"/>
              </w:rPr>
            </w:pPr>
          </w:p>
          <w:p w14:paraId="0328F8F9" w14:textId="77777777" w:rsidR="0058493D" w:rsidRDefault="0058493D" w:rsidP="0058493D">
            <w:pPr>
              <w:pStyle w:val="XML1"/>
              <w:rPr>
                <w:del w:id="3219" w:author="aas" w:date="2013-10-14T02:06:00Z"/>
              </w:rPr>
            </w:pPr>
            <w:del w:id="3220" w:author="aas" w:date="2013-10-14T02:06:00Z">
              <w:r>
                <w:delText xml:space="preserve">            Children of this element are not configurable and can only</w:delText>
              </w:r>
            </w:del>
          </w:p>
          <w:p w14:paraId="55E414E3" w14:textId="77777777" w:rsidR="0058493D" w:rsidRDefault="0058493D" w:rsidP="0058493D">
            <w:pPr>
              <w:pStyle w:val="XML1"/>
              <w:rPr>
                <w:del w:id="3221" w:author="aas" w:date="2013-10-14T02:06:00Z"/>
              </w:rPr>
            </w:pPr>
            <w:del w:id="3222" w:author="aas" w:date="2013-10-14T02:06:00Z">
              <w:r>
                <w:delText xml:space="preserve">            be retrieved by NETCONF &amp;lt;get&amp;gt; operations. Attemps to modify</w:delText>
              </w:r>
            </w:del>
          </w:p>
          <w:p w14:paraId="2A023DA8" w14:textId="77777777" w:rsidR="0058493D" w:rsidRDefault="0058493D" w:rsidP="0058493D">
            <w:pPr>
              <w:pStyle w:val="XML1"/>
              <w:rPr>
                <w:del w:id="3223" w:author="aas" w:date="2013-10-14T02:06:00Z"/>
              </w:rPr>
            </w:pPr>
            <w:del w:id="3224" w:author="aas" w:date="2013-10-14T02:06:00Z">
              <w:r>
                <w:delText xml:space="preserve">            this element and its children with a NETCONF &amp;lt;edit-config&amp;gt;</w:delText>
              </w:r>
            </w:del>
          </w:p>
          <w:p w14:paraId="330423CF" w14:textId="77777777" w:rsidR="0058493D" w:rsidRDefault="0058493D" w:rsidP="0058493D">
            <w:pPr>
              <w:pStyle w:val="XML1"/>
              <w:rPr>
                <w:del w:id="3225" w:author="aas" w:date="2013-10-14T02:06:00Z"/>
              </w:rPr>
            </w:pPr>
            <w:del w:id="3226" w:author="aas" w:date="2013-10-14T02:06:00Z">
              <w:r>
                <w:delText xml:space="preserve">            operation MUST result in an 'operation-not-supported' error</w:delText>
              </w:r>
            </w:del>
          </w:p>
          <w:p w14:paraId="40DE8481" w14:textId="77777777" w:rsidR="0058493D" w:rsidRDefault="0058493D" w:rsidP="0058493D">
            <w:pPr>
              <w:pStyle w:val="XML1"/>
              <w:rPr>
                <w:del w:id="3227" w:author="aas" w:date="2013-10-14T02:06:00Z"/>
              </w:rPr>
            </w:pPr>
            <w:del w:id="3228" w:author="aas" w:date="2013-10-14T02:06:00Z">
              <w:r>
                <w:delText xml:space="preserve">            with type 'application'.</w:delText>
              </w:r>
            </w:del>
          </w:p>
          <w:p w14:paraId="338E2D91" w14:textId="77777777" w:rsidR="0058493D" w:rsidRDefault="0058493D" w:rsidP="0058493D">
            <w:pPr>
              <w:pStyle w:val="XML1"/>
              <w:rPr>
                <w:del w:id="3229" w:author="aas" w:date="2013-10-14T02:06:00Z"/>
              </w:rPr>
            </w:pPr>
            <w:del w:id="3230" w:author="aas" w:date="2013-10-14T02:06:00Z">
              <w:r>
                <w:delText xml:space="preserve">          &lt;/xs:documentation&gt;</w:delText>
              </w:r>
            </w:del>
          </w:p>
          <w:p w14:paraId="7076F24F" w14:textId="77777777" w:rsidR="0058493D" w:rsidRDefault="0058493D" w:rsidP="0058493D">
            <w:pPr>
              <w:pStyle w:val="XML1"/>
              <w:rPr>
                <w:del w:id="3231" w:author="aas" w:date="2013-10-14T02:06:00Z"/>
              </w:rPr>
            </w:pPr>
            <w:del w:id="3232" w:author="aas" w:date="2013-10-14T02:06:00Z">
              <w:r>
                <w:delText xml:space="preserve">        &lt;/xs:annotation&gt;</w:delText>
              </w:r>
            </w:del>
          </w:p>
          <w:p w14:paraId="1E3AAA5A" w14:textId="77777777" w:rsidR="0058493D" w:rsidRDefault="0058493D" w:rsidP="0058493D">
            <w:pPr>
              <w:pStyle w:val="XML1"/>
              <w:rPr>
                <w:del w:id="3233" w:author="aas" w:date="2013-10-14T02:06:00Z"/>
              </w:rPr>
            </w:pPr>
            <w:del w:id="3234" w:author="aas" w:date="2013-10-14T02:06:00Z">
              <w:r>
                <w:delText xml:space="preserve">        &lt;xs:complexType&gt;</w:delText>
              </w:r>
            </w:del>
          </w:p>
          <w:p w14:paraId="4BA5F6AB" w14:textId="77777777" w:rsidR="0058493D" w:rsidRDefault="0058493D" w:rsidP="0058493D">
            <w:pPr>
              <w:pStyle w:val="XML1"/>
              <w:rPr>
                <w:del w:id="3235" w:author="aas" w:date="2013-10-14T02:06:00Z"/>
              </w:rPr>
            </w:pPr>
            <w:del w:id="3236" w:author="aas" w:date="2013-10-14T02:06:00Z">
              <w:r>
                <w:delText xml:space="preserve">          &lt;xs:sequence&gt;</w:delText>
              </w:r>
            </w:del>
          </w:p>
          <w:p w14:paraId="38F4CBE6" w14:textId="77777777" w:rsidR="0058493D" w:rsidRDefault="0058493D" w:rsidP="0058493D">
            <w:pPr>
              <w:pStyle w:val="XML1"/>
              <w:rPr>
                <w:del w:id="3237" w:author="aas" w:date="2013-10-14T02:06:00Z"/>
              </w:rPr>
            </w:pPr>
            <w:del w:id="3238" w:author="aas" w:date="2013-10-14T02:06:00Z">
              <w:r>
                <w:delText xml:space="preserve">            &lt;xs:element name="connection-state" minOccurs="0"  type="OFUpDownStateType"&gt;</w:delText>
              </w:r>
            </w:del>
          </w:p>
          <w:p w14:paraId="223EFEDD" w14:textId="77777777" w:rsidR="0058493D" w:rsidRDefault="0058493D" w:rsidP="0058493D">
            <w:pPr>
              <w:pStyle w:val="XML1"/>
              <w:rPr>
                <w:del w:id="3239" w:author="aas" w:date="2013-10-14T02:06:00Z"/>
              </w:rPr>
            </w:pPr>
            <w:del w:id="3240" w:author="aas" w:date="2013-10-14T02:06:00Z">
              <w:r>
                <w:delText xml:space="preserve">              &lt;xs:annotation&gt;</w:delText>
              </w:r>
            </w:del>
          </w:p>
          <w:p w14:paraId="65C422A0" w14:textId="77777777" w:rsidR="0058493D" w:rsidRDefault="0058493D" w:rsidP="0058493D">
            <w:pPr>
              <w:pStyle w:val="XML1"/>
              <w:rPr>
                <w:del w:id="3241" w:author="aas" w:date="2013-10-14T02:06:00Z"/>
              </w:rPr>
            </w:pPr>
            <w:del w:id="3242" w:author="aas" w:date="2013-10-14T02:06:00Z">
              <w:r>
                <w:delText xml:space="preserve">                &lt;xs:documentation&gt;</w:delText>
              </w:r>
            </w:del>
          </w:p>
          <w:p w14:paraId="307132C3" w14:textId="77777777" w:rsidR="0058493D" w:rsidRDefault="0058493D" w:rsidP="0058493D">
            <w:pPr>
              <w:pStyle w:val="XML1"/>
              <w:rPr>
                <w:del w:id="3243" w:author="aas" w:date="2013-10-14T02:06:00Z"/>
              </w:rPr>
            </w:pPr>
            <w:del w:id="3244" w:author="aas" w:date="2013-10-14T02:06:00Z">
              <w:r>
                <w:delText xml:space="preserve">                  This object indicates the connections state of</w:delText>
              </w:r>
            </w:del>
          </w:p>
          <w:p w14:paraId="01B52621" w14:textId="77777777" w:rsidR="0058493D" w:rsidRDefault="0058493D" w:rsidP="0058493D">
            <w:pPr>
              <w:pStyle w:val="XML1"/>
              <w:rPr>
                <w:del w:id="3245" w:author="aas" w:date="2013-10-14T02:06:00Z"/>
              </w:rPr>
            </w:pPr>
            <w:del w:id="3246" w:author="aas" w:date="2013-10-14T02:06:00Z">
              <w:r>
                <w:delText xml:space="preserve">                  the OpenFlow Logical Switch to this controller.</w:delText>
              </w:r>
            </w:del>
          </w:p>
          <w:p w14:paraId="1D8477D0" w14:textId="77777777" w:rsidR="0058493D" w:rsidRDefault="0058493D" w:rsidP="0058493D">
            <w:pPr>
              <w:pStyle w:val="XML1"/>
              <w:rPr>
                <w:del w:id="3247" w:author="aas" w:date="2013-10-14T02:06:00Z"/>
              </w:rPr>
            </w:pPr>
            <w:del w:id="3248" w:author="aas" w:date="2013-10-14T02:06:00Z">
              <w:r>
                <w:delText xml:space="preserve">                &lt;/xs:documentation&gt;</w:delText>
              </w:r>
            </w:del>
          </w:p>
          <w:p w14:paraId="7DF52666" w14:textId="77777777" w:rsidR="0058493D" w:rsidRDefault="0058493D" w:rsidP="0058493D">
            <w:pPr>
              <w:pStyle w:val="XML1"/>
              <w:rPr>
                <w:del w:id="3249" w:author="aas" w:date="2013-10-14T02:06:00Z"/>
              </w:rPr>
            </w:pPr>
            <w:del w:id="3250" w:author="aas" w:date="2013-10-14T02:06:00Z">
              <w:r>
                <w:delText xml:space="preserve">              &lt;/xs:annotation&gt;</w:delText>
              </w:r>
            </w:del>
          </w:p>
          <w:p w14:paraId="40CF24F8" w14:textId="77777777" w:rsidR="0058493D" w:rsidRDefault="0058493D" w:rsidP="0058493D">
            <w:pPr>
              <w:pStyle w:val="XML1"/>
              <w:rPr>
                <w:del w:id="3251" w:author="aas" w:date="2013-10-14T02:06:00Z"/>
              </w:rPr>
            </w:pPr>
            <w:del w:id="3252" w:author="aas" w:date="2013-10-14T02:06:00Z">
              <w:r>
                <w:delText xml:space="preserve">            &lt;/xs:element&gt;</w:delText>
              </w:r>
            </w:del>
          </w:p>
          <w:p w14:paraId="65CA1921" w14:textId="77777777" w:rsidR="0058493D" w:rsidRDefault="0058493D" w:rsidP="0058493D">
            <w:pPr>
              <w:pStyle w:val="XML1"/>
              <w:rPr>
                <w:del w:id="3253" w:author="aas" w:date="2013-10-14T02:06:00Z"/>
              </w:rPr>
            </w:pPr>
            <w:del w:id="3254" w:author="aas" w:date="2013-10-14T02:06:00Z">
              <w:r>
                <w:delText xml:space="preserve">            &lt;xs:element name="current-version" minOccurs="0"  type="OFOpenFlowVersionType"&gt;</w:delText>
              </w:r>
            </w:del>
          </w:p>
          <w:p w14:paraId="1532FB6E" w14:textId="77777777" w:rsidR="0058493D" w:rsidRDefault="0058493D" w:rsidP="0058493D">
            <w:pPr>
              <w:pStyle w:val="XML1"/>
              <w:rPr>
                <w:del w:id="3255" w:author="aas" w:date="2013-10-14T02:06:00Z"/>
              </w:rPr>
            </w:pPr>
            <w:del w:id="3256" w:author="aas" w:date="2013-10-14T02:06:00Z">
              <w:r>
                <w:delText xml:space="preserve">              &lt;xs:annotation&gt;</w:delText>
              </w:r>
            </w:del>
          </w:p>
          <w:p w14:paraId="5FE468C6" w14:textId="77777777" w:rsidR="0058493D" w:rsidRDefault="0058493D" w:rsidP="0058493D">
            <w:pPr>
              <w:pStyle w:val="XML1"/>
              <w:rPr>
                <w:del w:id="3257" w:author="aas" w:date="2013-10-14T02:06:00Z"/>
              </w:rPr>
            </w:pPr>
            <w:del w:id="3258" w:author="aas" w:date="2013-10-14T02:06:00Z">
              <w:r>
                <w:delText xml:space="preserve">                &lt;xs:documentation&gt;</w:delText>
              </w:r>
            </w:del>
          </w:p>
          <w:p w14:paraId="58946E83" w14:textId="77777777" w:rsidR="0058493D" w:rsidRDefault="0058493D" w:rsidP="0058493D">
            <w:pPr>
              <w:pStyle w:val="XML1"/>
              <w:rPr>
                <w:del w:id="3259" w:author="aas" w:date="2013-10-14T02:06:00Z"/>
              </w:rPr>
            </w:pPr>
            <w:del w:id="3260" w:author="aas" w:date="2013-10-14T02:06:00Z">
              <w:r>
                <w:delText xml:space="preserve">                  This object indicates the version of the</w:delText>
              </w:r>
            </w:del>
          </w:p>
          <w:p w14:paraId="516077B9" w14:textId="77777777" w:rsidR="0058493D" w:rsidRDefault="0058493D" w:rsidP="0058493D">
            <w:pPr>
              <w:pStyle w:val="XML1"/>
              <w:rPr>
                <w:del w:id="3261" w:author="aas" w:date="2013-10-14T02:06:00Z"/>
              </w:rPr>
            </w:pPr>
            <w:del w:id="3262" w:author="aas" w:date="2013-10-14T02:06:00Z">
              <w:r>
                <w:delText xml:space="preserve">                  OpenFlow protocol used between the OpenFlow Logical</w:delText>
              </w:r>
            </w:del>
          </w:p>
          <w:p w14:paraId="7CDDCFC4" w14:textId="77777777" w:rsidR="0058493D" w:rsidRDefault="0058493D" w:rsidP="0058493D">
            <w:pPr>
              <w:pStyle w:val="XML1"/>
              <w:rPr>
                <w:del w:id="3263" w:author="aas" w:date="2013-10-14T02:06:00Z"/>
              </w:rPr>
            </w:pPr>
            <w:del w:id="3264" w:author="aas" w:date="2013-10-14T02:06:00Z">
              <w:r>
                <w:delText xml:space="preserve">                  Switch and this Controller.  If element connection-state</w:delText>
              </w:r>
            </w:del>
          </w:p>
          <w:p w14:paraId="6478910E" w14:textId="77777777" w:rsidR="0058493D" w:rsidRDefault="0058493D" w:rsidP="0058493D">
            <w:pPr>
              <w:pStyle w:val="XML1"/>
              <w:rPr>
                <w:del w:id="3265" w:author="aas" w:date="2013-10-14T02:06:00Z"/>
              </w:rPr>
            </w:pPr>
            <w:del w:id="3266" w:author="aas" w:date="2013-10-14T02:06:00Z">
              <w:r>
                <w:delText xml:space="preserve">                  has value 'up', then this element indicates the actual</w:delText>
              </w:r>
            </w:del>
          </w:p>
          <w:p w14:paraId="0061B3DC" w14:textId="77777777" w:rsidR="0058493D" w:rsidRDefault="0058493D" w:rsidP="0058493D">
            <w:pPr>
              <w:pStyle w:val="XML1"/>
              <w:rPr>
                <w:del w:id="3267" w:author="aas" w:date="2013-10-14T02:06:00Z"/>
              </w:rPr>
            </w:pPr>
            <w:del w:id="3268" w:author="aas" w:date="2013-10-14T02:06:00Z">
              <w:r>
                <w:delText xml:space="preserve">                  version in use.  If element connection-state has value</w:delText>
              </w:r>
            </w:del>
          </w:p>
          <w:p w14:paraId="3F3DB65F" w14:textId="77777777" w:rsidR="0058493D" w:rsidRDefault="0058493D" w:rsidP="0058493D">
            <w:pPr>
              <w:pStyle w:val="XML1"/>
              <w:rPr>
                <w:del w:id="3269" w:author="aas" w:date="2013-10-14T02:06:00Z"/>
              </w:rPr>
            </w:pPr>
            <w:del w:id="3270" w:author="aas" w:date="2013-10-14T02:06:00Z">
              <w:r>
                <w:delText xml:space="preserve">                  'down', then this element indicates the version number of</w:delText>
              </w:r>
            </w:del>
          </w:p>
          <w:p w14:paraId="3D8A1DE0" w14:textId="77777777" w:rsidR="0058493D" w:rsidRDefault="0058493D" w:rsidP="0058493D">
            <w:pPr>
              <w:pStyle w:val="XML1"/>
              <w:rPr>
                <w:del w:id="3271" w:author="aas" w:date="2013-10-14T02:06:00Z"/>
              </w:rPr>
            </w:pPr>
            <w:del w:id="3272" w:author="aas" w:date="2013-10-14T02:06:00Z">
              <w:r>
                <w:delText xml:space="preserve">                  the last established connection with this OpenFlow</w:delText>
              </w:r>
            </w:del>
          </w:p>
          <w:p w14:paraId="76A8E78C" w14:textId="77777777" w:rsidR="0058493D" w:rsidRDefault="0058493D" w:rsidP="0058493D">
            <w:pPr>
              <w:pStyle w:val="XML1"/>
              <w:rPr>
                <w:del w:id="3273" w:author="aas" w:date="2013-10-14T02:06:00Z"/>
              </w:rPr>
            </w:pPr>
            <w:del w:id="3274" w:author="aas" w:date="2013-10-14T02:06:00Z">
              <w:r>
                <w:delText xml:space="preserve">                  Controller.  The value of this element MAY be persistent</w:delText>
              </w:r>
            </w:del>
          </w:p>
          <w:p w14:paraId="48C7E982" w14:textId="77777777" w:rsidR="0058493D" w:rsidRDefault="0058493D" w:rsidP="0058493D">
            <w:pPr>
              <w:pStyle w:val="XML1"/>
              <w:rPr>
                <w:del w:id="3275" w:author="aas" w:date="2013-10-14T02:06:00Z"/>
              </w:rPr>
            </w:pPr>
            <w:del w:id="3276" w:author="aas" w:date="2013-10-14T02:06:00Z">
              <w:r>
                <w:delText xml:space="preserve">                  across reboots of the OpenFlow Logical Switch in such a</w:delText>
              </w:r>
            </w:del>
          </w:p>
          <w:p w14:paraId="3855FF9C" w14:textId="77777777" w:rsidR="0058493D" w:rsidRDefault="0058493D" w:rsidP="0058493D">
            <w:pPr>
              <w:pStyle w:val="XML1"/>
              <w:rPr>
                <w:del w:id="3277" w:author="aas" w:date="2013-10-14T02:06:00Z"/>
              </w:rPr>
            </w:pPr>
            <w:del w:id="3278" w:author="aas" w:date="2013-10-14T02:06:00Z">
              <w:r>
                <w:delText xml:space="preserve">                  case.  If element connection-state has value 'down'and</w:delText>
              </w:r>
            </w:del>
          </w:p>
          <w:p w14:paraId="563BE647" w14:textId="77777777" w:rsidR="0058493D" w:rsidRDefault="0058493D" w:rsidP="0058493D">
            <w:pPr>
              <w:pStyle w:val="XML1"/>
              <w:rPr>
                <w:del w:id="3279" w:author="aas" w:date="2013-10-14T02:06:00Z"/>
              </w:rPr>
            </w:pPr>
            <w:del w:id="3280" w:author="aas" w:date="2013-10-14T02:06:00Z">
              <w:r>
                <w:delText xml:space="preserve">                  there is no information about previous connections to</w:delText>
              </w:r>
            </w:del>
          </w:p>
          <w:p w14:paraId="52FE0D21" w14:textId="77777777" w:rsidR="0058493D" w:rsidRDefault="0058493D" w:rsidP="0058493D">
            <w:pPr>
              <w:pStyle w:val="XML1"/>
              <w:rPr>
                <w:del w:id="3281" w:author="aas" w:date="2013-10-14T02:06:00Z"/>
              </w:rPr>
            </w:pPr>
            <w:del w:id="3282" w:author="aas" w:date="2013-10-14T02:06:00Z">
              <w:r>
                <w:delText xml:space="preserve">                  this OpenFlow controller, then this element is not</w:delText>
              </w:r>
            </w:del>
          </w:p>
          <w:p w14:paraId="774A94EF" w14:textId="77777777" w:rsidR="0058493D" w:rsidRDefault="0058493D" w:rsidP="0058493D">
            <w:pPr>
              <w:pStyle w:val="XML1"/>
              <w:rPr>
                <w:del w:id="3283" w:author="aas" w:date="2013-10-14T02:06:00Z"/>
              </w:rPr>
            </w:pPr>
            <w:del w:id="3284" w:author="aas" w:date="2013-10-14T02:06:00Z">
              <w:r>
                <w:delText xml:space="preserve">                  present or has the value '0'.</w:delText>
              </w:r>
            </w:del>
          </w:p>
          <w:p w14:paraId="03408EE3" w14:textId="77777777" w:rsidR="0058493D" w:rsidRDefault="0058493D" w:rsidP="0058493D">
            <w:pPr>
              <w:pStyle w:val="XML1"/>
              <w:rPr>
                <w:del w:id="3285" w:author="aas" w:date="2013-10-14T02:06:00Z"/>
              </w:rPr>
            </w:pPr>
            <w:del w:id="3286" w:author="aas" w:date="2013-10-14T02:06:00Z">
              <w:r>
                <w:delText xml:space="preserve">                &lt;/xs:documentation&gt;</w:delText>
              </w:r>
            </w:del>
          </w:p>
          <w:p w14:paraId="5EB649E5" w14:textId="77777777" w:rsidR="0058493D" w:rsidRDefault="0058493D" w:rsidP="0058493D">
            <w:pPr>
              <w:pStyle w:val="XML1"/>
              <w:rPr>
                <w:del w:id="3287" w:author="aas" w:date="2013-10-14T02:06:00Z"/>
              </w:rPr>
            </w:pPr>
            <w:del w:id="3288" w:author="aas" w:date="2013-10-14T02:06:00Z">
              <w:r>
                <w:delText xml:space="preserve">              &lt;/xs:annotation&gt;</w:delText>
              </w:r>
            </w:del>
          </w:p>
          <w:p w14:paraId="123DAF36" w14:textId="77777777" w:rsidR="0058493D" w:rsidRDefault="0058493D" w:rsidP="0058493D">
            <w:pPr>
              <w:pStyle w:val="XML1"/>
              <w:rPr>
                <w:del w:id="3289" w:author="aas" w:date="2013-10-14T02:06:00Z"/>
              </w:rPr>
            </w:pPr>
            <w:del w:id="3290" w:author="aas" w:date="2013-10-14T02:06:00Z">
              <w:r>
                <w:delText xml:space="preserve">            &lt;/xs:element&gt;</w:delText>
              </w:r>
            </w:del>
          </w:p>
          <w:p w14:paraId="63776D00" w14:textId="77777777" w:rsidR="0058493D" w:rsidRDefault="0058493D" w:rsidP="0058493D">
            <w:pPr>
              <w:pStyle w:val="XML1"/>
              <w:rPr>
                <w:del w:id="3291" w:author="aas" w:date="2013-10-14T02:06:00Z"/>
              </w:rPr>
            </w:pPr>
            <w:del w:id="3292" w:author="aas" w:date="2013-10-14T02:06:00Z">
              <w:r>
                <w:delText xml:space="preserve">            &lt;xs:element name="supported-versions" minOccurs="0" maxOccurs="unbounded"  type="OFOpenFlowVersionType"&gt;</w:delText>
              </w:r>
            </w:del>
          </w:p>
          <w:p w14:paraId="779D96A7" w14:textId="77777777" w:rsidR="0058493D" w:rsidRDefault="0058493D" w:rsidP="0058493D">
            <w:pPr>
              <w:pStyle w:val="XML1"/>
              <w:rPr>
                <w:del w:id="3293" w:author="aas" w:date="2013-10-14T02:06:00Z"/>
              </w:rPr>
            </w:pPr>
            <w:del w:id="3294" w:author="aas" w:date="2013-10-14T02:06:00Z">
              <w:r>
                <w:delText xml:space="preserve">              &lt;xs:annotation&gt;</w:delText>
              </w:r>
            </w:del>
          </w:p>
          <w:p w14:paraId="73A975F5" w14:textId="77777777" w:rsidR="0058493D" w:rsidRDefault="0058493D" w:rsidP="0058493D">
            <w:pPr>
              <w:pStyle w:val="XML1"/>
              <w:rPr>
                <w:del w:id="3295" w:author="aas" w:date="2013-10-14T02:06:00Z"/>
              </w:rPr>
            </w:pPr>
            <w:del w:id="3296" w:author="aas" w:date="2013-10-14T02:06:00Z">
              <w:r>
                <w:delText xml:space="preserve">                &lt;xs:documentation&gt;</w:delText>
              </w:r>
            </w:del>
          </w:p>
          <w:p w14:paraId="471F2A6B" w14:textId="77777777" w:rsidR="0058493D" w:rsidRDefault="0058493D" w:rsidP="0058493D">
            <w:pPr>
              <w:pStyle w:val="XML1"/>
              <w:rPr>
                <w:del w:id="3297" w:author="aas" w:date="2013-10-14T02:06:00Z"/>
              </w:rPr>
            </w:pPr>
            <w:del w:id="3298" w:author="aas" w:date="2013-10-14T02:06:00Z">
              <w:r>
                <w:delText xml:space="preserve">                  This list of elements includes one entry for</w:delText>
              </w:r>
            </w:del>
          </w:p>
          <w:p w14:paraId="11AB32CD" w14:textId="77777777" w:rsidR="0058493D" w:rsidRDefault="0058493D" w:rsidP="0058493D">
            <w:pPr>
              <w:pStyle w:val="XML1"/>
              <w:rPr>
                <w:del w:id="3299" w:author="aas" w:date="2013-10-14T02:06:00Z"/>
              </w:rPr>
            </w:pPr>
            <w:del w:id="3300" w:author="aas" w:date="2013-10-14T02:06:00Z">
              <w:r>
                <w:delText xml:space="preserve">                  each OpenFlow protocol version that this OpenFlow</w:delText>
              </w:r>
            </w:del>
          </w:p>
          <w:p w14:paraId="6FC89379" w14:textId="77777777" w:rsidR="0058493D" w:rsidRDefault="0058493D" w:rsidP="0058493D">
            <w:pPr>
              <w:pStyle w:val="XML1"/>
              <w:rPr>
                <w:del w:id="3301" w:author="aas" w:date="2013-10-14T02:06:00Z"/>
              </w:rPr>
            </w:pPr>
            <w:del w:id="3302" w:author="aas" w:date="2013-10-14T02:06:00Z">
              <w:r>
                <w:delText xml:space="preserve">                  controller supports.  It SHOULD contain all</w:delText>
              </w:r>
            </w:del>
          </w:p>
          <w:p w14:paraId="7CCE8137" w14:textId="77777777" w:rsidR="0058493D" w:rsidRDefault="0058493D" w:rsidP="0058493D">
            <w:pPr>
              <w:pStyle w:val="XML1"/>
              <w:rPr>
                <w:del w:id="3303" w:author="aas" w:date="2013-10-14T02:06:00Z"/>
              </w:rPr>
            </w:pPr>
            <w:del w:id="3304" w:author="aas" w:date="2013-10-14T02:06:00Z">
              <w:r>
                <w:delText xml:space="preserve">                &lt;/xs:documentation&gt;</w:delText>
              </w:r>
            </w:del>
          </w:p>
          <w:p w14:paraId="1940095A" w14:textId="77777777" w:rsidR="0058493D" w:rsidRDefault="0058493D" w:rsidP="0058493D">
            <w:pPr>
              <w:pStyle w:val="XML1"/>
              <w:rPr>
                <w:del w:id="3305" w:author="aas" w:date="2013-10-14T02:06:00Z"/>
              </w:rPr>
            </w:pPr>
            <w:del w:id="3306" w:author="aas" w:date="2013-10-14T02:06:00Z">
              <w:r>
                <w:delText xml:space="preserve">              &lt;/xs:annotation&gt;</w:delText>
              </w:r>
            </w:del>
          </w:p>
          <w:p w14:paraId="48B38A9A" w14:textId="77777777" w:rsidR="0058493D" w:rsidRDefault="0058493D" w:rsidP="0058493D">
            <w:pPr>
              <w:pStyle w:val="XML1"/>
              <w:rPr>
                <w:del w:id="3307" w:author="aas" w:date="2013-10-14T02:06:00Z"/>
              </w:rPr>
            </w:pPr>
            <w:del w:id="3308" w:author="aas" w:date="2013-10-14T02:06:00Z">
              <w:r>
                <w:delText xml:space="preserve">            &lt;/xs:element&gt;</w:delText>
              </w:r>
            </w:del>
          </w:p>
          <w:p w14:paraId="2AD905AC" w14:textId="77777777" w:rsidR="0058493D" w:rsidRDefault="0058493D" w:rsidP="0058493D">
            <w:pPr>
              <w:pStyle w:val="XML1"/>
              <w:rPr>
                <w:del w:id="3309" w:author="aas" w:date="2013-10-14T02:06:00Z"/>
              </w:rPr>
            </w:pPr>
            <w:del w:id="3310" w:author="aas" w:date="2013-10-14T02:06:00Z">
              <w:r>
                <w:delText xml:space="preserve">            &lt;xs:element name="local-ip-address-in-use" minOccurs="0"  type="inet:ip-address"&gt;</w:delText>
              </w:r>
            </w:del>
          </w:p>
          <w:p w14:paraId="62BB5526" w14:textId="77777777" w:rsidR="0058493D" w:rsidRDefault="0058493D" w:rsidP="0058493D">
            <w:pPr>
              <w:pStyle w:val="XML1"/>
              <w:rPr>
                <w:del w:id="3311" w:author="aas" w:date="2013-10-14T02:06:00Z"/>
              </w:rPr>
            </w:pPr>
            <w:del w:id="3312" w:author="aas" w:date="2013-10-14T02:06:00Z">
              <w:r>
                <w:delText xml:space="preserve">              &lt;xs:annotation&gt;</w:delText>
              </w:r>
            </w:del>
          </w:p>
          <w:p w14:paraId="47BE7F73" w14:textId="77777777" w:rsidR="0058493D" w:rsidRDefault="0058493D" w:rsidP="0058493D">
            <w:pPr>
              <w:pStyle w:val="XML1"/>
              <w:rPr>
                <w:del w:id="3313" w:author="aas" w:date="2013-10-14T02:06:00Z"/>
              </w:rPr>
            </w:pPr>
            <w:del w:id="3314" w:author="aas" w:date="2013-10-14T02:06:00Z">
              <w:r>
                <w:delText xml:space="preserve">                &lt;xs:documentation&gt;</w:delText>
              </w:r>
            </w:del>
          </w:p>
          <w:p w14:paraId="722C4726" w14:textId="77777777" w:rsidR="0058493D" w:rsidRDefault="0058493D" w:rsidP="0058493D">
            <w:pPr>
              <w:pStyle w:val="XML1"/>
              <w:rPr>
                <w:del w:id="3315" w:author="aas" w:date="2013-10-14T02:06:00Z"/>
              </w:rPr>
            </w:pPr>
            <w:del w:id="3316" w:author="aas" w:date="2013-10-14T02:06:00Z">
              <w:r>
                <w:delText xml:space="preserve">                  The local IP address of the OpenFlow Logical</w:delText>
              </w:r>
            </w:del>
          </w:p>
          <w:p w14:paraId="27B27DFC" w14:textId="77777777" w:rsidR="0058493D" w:rsidRDefault="0058493D" w:rsidP="0058493D">
            <w:pPr>
              <w:pStyle w:val="XML1"/>
              <w:rPr>
                <w:del w:id="3317" w:author="aas" w:date="2013-10-14T02:06:00Z"/>
              </w:rPr>
            </w:pPr>
            <w:del w:id="3318" w:author="aas" w:date="2013-10-14T02:06:00Z">
              <w:r>
                <w:delText xml:space="preserve">                  Switch when connecting to this OpenFlow Controller.  It</w:delText>
              </w:r>
            </w:del>
          </w:p>
          <w:p w14:paraId="0597E5B9" w14:textId="77777777" w:rsidR="0058493D" w:rsidRDefault="0058493D" w:rsidP="0058493D">
            <w:pPr>
              <w:pStyle w:val="XML1"/>
              <w:rPr>
                <w:del w:id="3319" w:author="aas" w:date="2013-10-14T02:06:00Z"/>
              </w:rPr>
            </w:pPr>
            <w:del w:id="3320" w:author="aas" w:date="2013-10-14T02:06:00Z">
              <w:r>
                <w:delText xml:space="preserve">                  is the source IP address of packets sent to this OpenFlow</w:delText>
              </w:r>
            </w:del>
          </w:p>
          <w:p w14:paraId="2F548E06" w14:textId="77777777" w:rsidR="0058493D" w:rsidRDefault="0058493D" w:rsidP="0058493D">
            <w:pPr>
              <w:pStyle w:val="XML1"/>
              <w:rPr>
                <w:del w:id="3321" w:author="aas" w:date="2013-10-14T02:06:00Z"/>
              </w:rPr>
            </w:pPr>
            <w:del w:id="3322" w:author="aas" w:date="2013-10-14T02:06:00Z">
              <w:r>
                <w:delText xml:space="preserve">                  Controller.  If present, this element overrides any</w:delText>
              </w:r>
            </w:del>
          </w:p>
          <w:p w14:paraId="59D94F46" w14:textId="77777777" w:rsidR="0058493D" w:rsidRDefault="0058493D" w:rsidP="0058493D">
            <w:pPr>
              <w:pStyle w:val="XML1"/>
              <w:rPr>
                <w:del w:id="3323" w:author="aas" w:date="2013-10-14T02:06:00Z"/>
              </w:rPr>
            </w:pPr>
            <w:del w:id="3324" w:author="aas" w:date="2013-10-14T02:06:00Z">
              <w:r>
                <w:delText xml:space="preserve">                  default IP address.</w:delText>
              </w:r>
            </w:del>
          </w:p>
          <w:p w14:paraId="00C31B22" w14:textId="77777777" w:rsidR="0058493D" w:rsidRDefault="0058493D" w:rsidP="0058493D">
            <w:pPr>
              <w:pStyle w:val="XML1"/>
              <w:rPr>
                <w:del w:id="3325" w:author="aas" w:date="2013-10-14T02:06:00Z"/>
              </w:rPr>
            </w:pPr>
            <w:del w:id="3326" w:author="aas" w:date="2013-10-14T02:06:00Z">
              <w:r>
                <w:delText xml:space="preserve">                &lt;/xs:documentation&gt;</w:delText>
              </w:r>
            </w:del>
          </w:p>
          <w:p w14:paraId="57F48DA4" w14:textId="77777777" w:rsidR="0058493D" w:rsidRDefault="0058493D" w:rsidP="0058493D">
            <w:pPr>
              <w:pStyle w:val="XML1"/>
              <w:rPr>
                <w:del w:id="3327" w:author="aas" w:date="2013-10-14T02:06:00Z"/>
              </w:rPr>
            </w:pPr>
            <w:del w:id="3328" w:author="aas" w:date="2013-10-14T02:06:00Z">
              <w:r>
                <w:delText xml:space="preserve">              &lt;/xs:annotation&gt;</w:delText>
              </w:r>
            </w:del>
          </w:p>
          <w:p w14:paraId="5BEA9F73" w14:textId="77777777" w:rsidR="0058493D" w:rsidRDefault="0058493D" w:rsidP="0058493D">
            <w:pPr>
              <w:pStyle w:val="XML1"/>
              <w:rPr>
                <w:del w:id="3329" w:author="aas" w:date="2013-10-14T02:06:00Z"/>
              </w:rPr>
            </w:pPr>
            <w:del w:id="3330" w:author="aas" w:date="2013-10-14T02:06:00Z">
              <w:r>
                <w:delText xml:space="preserve">            &lt;/xs:element&gt;</w:delText>
              </w:r>
            </w:del>
          </w:p>
          <w:p w14:paraId="52F3E009" w14:textId="77777777" w:rsidR="0058493D" w:rsidRDefault="0058493D" w:rsidP="0058493D">
            <w:pPr>
              <w:pStyle w:val="XML1"/>
              <w:rPr>
                <w:del w:id="3331" w:author="aas" w:date="2013-10-14T02:06:00Z"/>
              </w:rPr>
            </w:pPr>
            <w:del w:id="3332" w:author="aas" w:date="2013-10-14T02:06:00Z">
              <w:r>
                <w:delText xml:space="preserve">            &lt;xs:element name="local-port-in-use" minOccurs="0"  type="inet:port-number"&gt;</w:delText>
              </w:r>
            </w:del>
          </w:p>
          <w:p w14:paraId="70E68A44" w14:textId="77777777" w:rsidR="0058493D" w:rsidRDefault="0058493D" w:rsidP="0058493D">
            <w:pPr>
              <w:pStyle w:val="XML1"/>
              <w:rPr>
                <w:del w:id="3333" w:author="aas" w:date="2013-10-14T02:06:00Z"/>
              </w:rPr>
            </w:pPr>
            <w:del w:id="3334" w:author="aas" w:date="2013-10-14T02:06:00Z">
              <w:r>
                <w:delText xml:space="preserve">              &lt;xs:annotation&gt;</w:delText>
              </w:r>
            </w:del>
          </w:p>
          <w:p w14:paraId="57533A1A" w14:textId="77777777" w:rsidR="0058493D" w:rsidRDefault="0058493D" w:rsidP="0058493D">
            <w:pPr>
              <w:pStyle w:val="XML1"/>
              <w:rPr>
                <w:del w:id="3335" w:author="aas" w:date="2013-10-14T02:06:00Z"/>
              </w:rPr>
            </w:pPr>
            <w:del w:id="3336" w:author="aas" w:date="2013-10-14T02:06:00Z">
              <w:r>
                <w:delText xml:space="preserve">                &lt;xs:documentation&gt;</w:delText>
              </w:r>
            </w:del>
          </w:p>
          <w:p w14:paraId="2EE8EAC3" w14:textId="77777777" w:rsidR="0058493D" w:rsidRDefault="0058493D" w:rsidP="0058493D">
            <w:pPr>
              <w:pStyle w:val="XML1"/>
              <w:rPr>
                <w:del w:id="3337" w:author="aas" w:date="2013-10-14T02:06:00Z"/>
              </w:rPr>
            </w:pPr>
            <w:del w:id="3338" w:author="aas" w:date="2013-10-14T02:06:00Z">
              <w:r>
                <w:delText xml:space="preserve">                  The local TCP port number of the OpenFlow</w:delText>
              </w:r>
            </w:del>
          </w:p>
          <w:p w14:paraId="38830339" w14:textId="77777777" w:rsidR="0058493D" w:rsidRDefault="0058493D" w:rsidP="0058493D">
            <w:pPr>
              <w:pStyle w:val="XML1"/>
              <w:rPr>
                <w:del w:id="3339" w:author="aas" w:date="2013-10-14T02:06:00Z"/>
              </w:rPr>
            </w:pPr>
            <w:del w:id="3340" w:author="aas" w:date="2013-10-14T02:06:00Z">
              <w:r>
                <w:delText xml:space="preserve">                  Logical Switch.  If element connection-state has value</w:delText>
              </w:r>
            </w:del>
          </w:p>
          <w:p w14:paraId="151F6705" w14:textId="77777777" w:rsidR="0058493D" w:rsidRDefault="0058493D" w:rsidP="0058493D">
            <w:pPr>
              <w:pStyle w:val="XML1"/>
              <w:rPr>
                <w:del w:id="3341" w:author="aas" w:date="2013-10-14T02:06:00Z"/>
              </w:rPr>
            </w:pPr>
            <w:del w:id="3342" w:author="aas" w:date="2013-10-14T02:06:00Z">
              <w:r>
                <w:delText xml:space="preserve">                  'up', then this element indicates the actual port number</w:delText>
              </w:r>
            </w:del>
          </w:p>
          <w:p w14:paraId="70BFDEF7" w14:textId="77777777" w:rsidR="0058493D" w:rsidRDefault="0058493D" w:rsidP="0058493D">
            <w:pPr>
              <w:pStyle w:val="XML1"/>
              <w:rPr>
                <w:del w:id="3343" w:author="aas" w:date="2013-10-14T02:06:00Z"/>
              </w:rPr>
            </w:pPr>
            <w:del w:id="3344" w:author="aas" w:date="2013-10-14T02:06:00Z">
              <w:r>
                <w:delText xml:space="preserve">                  in use.  If element connection-state has value 'down',</w:delText>
              </w:r>
            </w:del>
          </w:p>
          <w:p w14:paraId="0BD993C2" w14:textId="77777777" w:rsidR="0058493D" w:rsidRDefault="0058493D" w:rsidP="0058493D">
            <w:pPr>
              <w:pStyle w:val="XML1"/>
              <w:rPr>
                <w:del w:id="3345" w:author="aas" w:date="2013-10-14T02:06:00Z"/>
              </w:rPr>
            </w:pPr>
            <w:del w:id="3346" w:author="aas" w:date="2013-10-14T02:06:00Z">
              <w:r>
                <w:delText xml:space="preserve">                  then this element indicates the port number used for the</w:delText>
              </w:r>
            </w:del>
          </w:p>
          <w:p w14:paraId="35062DDA" w14:textId="77777777" w:rsidR="0058493D" w:rsidRDefault="0058493D" w:rsidP="0058493D">
            <w:pPr>
              <w:pStyle w:val="XML1"/>
              <w:rPr>
                <w:del w:id="3347" w:author="aas" w:date="2013-10-14T02:06:00Z"/>
              </w:rPr>
            </w:pPr>
            <w:del w:id="3348" w:author="aas" w:date="2013-10-14T02:06:00Z">
              <w:r>
                <w:delText xml:space="preserve">                  last attempt to establish a connection with this OpenFlow</w:delText>
              </w:r>
            </w:del>
          </w:p>
          <w:p w14:paraId="4919DCC3" w14:textId="77777777" w:rsidR="0058493D" w:rsidRDefault="0058493D" w:rsidP="0058493D">
            <w:pPr>
              <w:pStyle w:val="XML1"/>
              <w:rPr>
                <w:del w:id="3349" w:author="aas" w:date="2013-10-14T02:06:00Z"/>
              </w:rPr>
            </w:pPr>
            <w:del w:id="3350" w:author="aas" w:date="2013-10-14T02:06:00Z">
              <w:r>
                <w:delText xml:space="preserve">                  Controller.??? </w:delText>
              </w:r>
            </w:del>
          </w:p>
          <w:p w14:paraId="0036F325" w14:textId="77777777" w:rsidR="0058493D" w:rsidRDefault="0058493D" w:rsidP="0058493D">
            <w:pPr>
              <w:pStyle w:val="XML1"/>
              <w:rPr>
                <w:del w:id="3351" w:author="aas" w:date="2013-10-14T02:06:00Z"/>
              </w:rPr>
            </w:pPr>
            <w:del w:id="3352" w:author="aas" w:date="2013-10-14T02:06:00Z">
              <w:r>
                <w:delText xml:space="preserve">                  When connecting to this OpenFlow Controller, it is the </w:delText>
              </w:r>
            </w:del>
          </w:p>
          <w:p w14:paraId="571A7ECC" w14:textId="77777777" w:rsidR="0058493D" w:rsidRDefault="0058493D" w:rsidP="0058493D">
            <w:pPr>
              <w:pStyle w:val="XML1"/>
              <w:rPr>
                <w:del w:id="3353" w:author="aas" w:date="2013-10-14T02:06:00Z"/>
              </w:rPr>
            </w:pPr>
            <w:del w:id="3354" w:author="aas" w:date="2013-10-14T02:06:00Z">
              <w:r>
                <w:delText xml:space="preserve">                  source TCP port number of packets sent to this OpenFlow </w:delText>
              </w:r>
            </w:del>
          </w:p>
          <w:p w14:paraId="2E7F4655" w14:textId="77777777" w:rsidR="0058493D" w:rsidRDefault="0058493D" w:rsidP="0058493D">
            <w:pPr>
              <w:pStyle w:val="XML1"/>
              <w:rPr>
                <w:del w:id="3355" w:author="aas" w:date="2013-10-14T02:06:00Z"/>
              </w:rPr>
            </w:pPr>
            <w:del w:id="3356" w:author="aas" w:date="2013-10-14T02:06:00Z">
              <w:r>
                <w:delText xml:space="preserve">                  Controller.  If this element has its defaqult value 0,</w:delText>
              </w:r>
            </w:del>
          </w:p>
          <w:p w14:paraId="63B9F428" w14:textId="77777777" w:rsidR="0058493D" w:rsidRDefault="0058493D" w:rsidP="0058493D">
            <w:pPr>
              <w:pStyle w:val="XML1"/>
              <w:rPr>
                <w:del w:id="3357" w:author="aas" w:date="2013-10-14T02:06:00Z"/>
              </w:rPr>
            </w:pPr>
            <w:del w:id="3358" w:author="aas" w:date="2013-10-14T02:06:00Z">
              <w:r>
                <w:delText xml:space="preserve">                  then port number is chosen arbitrarily by the OpenFlow</w:delText>
              </w:r>
            </w:del>
          </w:p>
          <w:p w14:paraId="6FD89518" w14:textId="77777777" w:rsidR="0058493D" w:rsidRDefault="0058493D" w:rsidP="0058493D">
            <w:pPr>
              <w:pStyle w:val="XML1"/>
              <w:rPr>
                <w:del w:id="3359" w:author="aas" w:date="2013-10-14T02:06:00Z"/>
              </w:rPr>
            </w:pPr>
            <w:del w:id="3360" w:author="aas" w:date="2013-10-14T02:06:00Z">
              <w:r>
                <w:delText xml:space="preserve">                  Logical Switch.</w:delText>
              </w:r>
            </w:del>
          </w:p>
          <w:p w14:paraId="62DCAF81" w14:textId="77777777" w:rsidR="0058493D" w:rsidRDefault="0058493D" w:rsidP="0058493D">
            <w:pPr>
              <w:pStyle w:val="XML1"/>
              <w:rPr>
                <w:del w:id="3361" w:author="aas" w:date="2013-10-14T02:06:00Z"/>
              </w:rPr>
            </w:pPr>
            <w:del w:id="3362" w:author="aas" w:date="2013-10-14T02:06:00Z">
              <w:r>
                <w:delText xml:space="preserve">                &lt;/xs:documentation&gt;</w:delText>
              </w:r>
            </w:del>
          </w:p>
          <w:p w14:paraId="4745D662" w14:textId="77777777" w:rsidR="0058493D" w:rsidRDefault="0058493D" w:rsidP="0058493D">
            <w:pPr>
              <w:pStyle w:val="XML1"/>
              <w:rPr>
                <w:del w:id="3363" w:author="aas" w:date="2013-10-14T02:06:00Z"/>
              </w:rPr>
            </w:pPr>
            <w:del w:id="3364" w:author="aas" w:date="2013-10-14T02:06:00Z">
              <w:r>
                <w:delText xml:space="preserve">              &lt;/xs:annotation&gt;</w:delText>
              </w:r>
            </w:del>
          </w:p>
          <w:p w14:paraId="5D3E445E" w14:textId="77777777" w:rsidR="0058493D" w:rsidRDefault="0058493D" w:rsidP="0058493D">
            <w:pPr>
              <w:pStyle w:val="XML1"/>
              <w:rPr>
                <w:del w:id="3365" w:author="aas" w:date="2013-10-14T02:06:00Z"/>
              </w:rPr>
            </w:pPr>
            <w:del w:id="3366" w:author="aas" w:date="2013-10-14T02:06:00Z">
              <w:r>
                <w:delText xml:space="preserve">            &lt;/xs:element&gt;</w:delText>
              </w:r>
            </w:del>
          </w:p>
          <w:p w14:paraId="38D1B107" w14:textId="77777777" w:rsidR="0058493D" w:rsidRDefault="0058493D" w:rsidP="0058493D">
            <w:pPr>
              <w:pStyle w:val="XML1"/>
              <w:rPr>
                <w:del w:id="3367" w:author="aas" w:date="2013-10-14T02:06:00Z"/>
              </w:rPr>
            </w:pPr>
            <w:del w:id="3368" w:author="aas" w:date="2013-10-14T02:06:00Z">
              <w:r>
                <w:delText xml:space="preserve">          &lt;/xs:sequence&gt;</w:delText>
              </w:r>
            </w:del>
          </w:p>
          <w:p w14:paraId="5F811C14" w14:textId="77777777" w:rsidR="0058493D" w:rsidRDefault="0058493D" w:rsidP="0058493D">
            <w:pPr>
              <w:pStyle w:val="XML1"/>
              <w:rPr>
                <w:del w:id="3369" w:author="aas" w:date="2013-10-14T02:06:00Z"/>
              </w:rPr>
            </w:pPr>
            <w:del w:id="3370" w:author="aas" w:date="2013-10-14T02:06:00Z">
              <w:r>
                <w:delText xml:space="preserve">        &lt;/xs:complexType&gt;</w:delText>
              </w:r>
            </w:del>
          </w:p>
          <w:p w14:paraId="771F107E" w14:textId="77777777" w:rsidR="0058493D" w:rsidRDefault="0058493D" w:rsidP="0058493D">
            <w:pPr>
              <w:pStyle w:val="XML1"/>
              <w:rPr>
                <w:del w:id="3371" w:author="aas" w:date="2013-10-14T02:06:00Z"/>
              </w:rPr>
            </w:pPr>
            <w:del w:id="3372" w:author="aas" w:date="2013-10-14T02:06:00Z">
              <w:r>
                <w:delText xml:space="preserve">      &lt;/xs:element&gt;</w:delText>
              </w:r>
            </w:del>
          </w:p>
          <w:p w14:paraId="7DC89AD2" w14:textId="77777777" w:rsidR="0058493D" w:rsidRDefault="0058493D" w:rsidP="0058493D">
            <w:pPr>
              <w:pStyle w:val="XML1"/>
              <w:rPr>
                <w:del w:id="3373" w:author="aas" w:date="2013-10-14T02:06:00Z"/>
              </w:rPr>
            </w:pPr>
            <w:del w:id="3374" w:author="aas" w:date="2013-10-14T02:06:00Z">
              <w:r>
                <w:delText xml:space="preserve">    &lt;/xs:sequence&gt;</w:delText>
              </w:r>
            </w:del>
          </w:p>
          <w:p w14:paraId="13E85D9B" w14:textId="77777777" w:rsidR="00F86237" w:rsidRDefault="0058493D" w:rsidP="0058493D">
            <w:pPr>
              <w:pStyle w:val="XML1"/>
              <w:rPr>
                <w:del w:id="3375" w:author="aas" w:date="2013-10-14T02:06:00Z"/>
              </w:rPr>
            </w:pPr>
            <w:del w:id="3376" w:author="aas" w:date="2013-10-14T02:06:00Z">
              <w:r>
                <w:delText xml:space="preserve">  &lt;/xs:group&gt;</w:delText>
              </w:r>
            </w:del>
          </w:p>
          <w:p w14:paraId="545BCBC3" w14:textId="77777777" w:rsidR="0058493D" w:rsidRDefault="0058493D" w:rsidP="0058493D">
            <w:pPr>
              <w:pStyle w:val="XML1"/>
              <w:rPr>
                <w:del w:id="3377" w:author="aas" w:date="2013-10-14T02:06:00Z"/>
              </w:rPr>
            </w:pPr>
          </w:p>
          <w:p w14:paraId="60A4EA7A" w14:textId="77777777" w:rsidR="0058493D" w:rsidRDefault="0058493D" w:rsidP="0058493D">
            <w:pPr>
              <w:pStyle w:val="XML1"/>
              <w:rPr>
                <w:del w:id="3378" w:author="aas" w:date="2013-10-14T02:06:00Z"/>
              </w:rPr>
            </w:pPr>
            <w:del w:id="3379" w:author="aas" w:date="2013-10-14T02:06:00Z">
              <w:r>
                <w:delText xml:space="preserve">  &lt;xs:simpleType name="OFConfigId"&gt;</w:delText>
              </w:r>
            </w:del>
          </w:p>
          <w:p w14:paraId="31C44714" w14:textId="77777777" w:rsidR="0058493D" w:rsidRDefault="0058493D" w:rsidP="0058493D">
            <w:pPr>
              <w:pStyle w:val="XML1"/>
              <w:rPr>
                <w:del w:id="3380" w:author="aas" w:date="2013-10-14T02:06:00Z"/>
              </w:rPr>
            </w:pPr>
            <w:del w:id="3381" w:author="aas" w:date="2013-10-14T02:06:00Z">
              <w:r>
                <w:delText xml:space="preserve">    &lt;xs:annotation&gt;</w:delText>
              </w:r>
            </w:del>
          </w:p>
          <w:p w14:paraId="51E78E4D" w14:textId="77777777" w:rsidR="0058493D" w:rsidRDefault="0058493D" w:rsidP="0058493D">
            <w:pPr>
              <w:pStyle w:val="XML1"/>
              <w:rPr>
                <w:del w:id="3382" w:author="aas" w:date="2013-10-14T02:06:00Z"/>
              </w:rPr>
            </w:pPr>
            <w:del w:id="3383" w:author="aas" w:date="2013-10-14T02:06:00Z">
              <w:r>
                <w:delText xml:space="preserve">      &lt;xs:documentation&gt;</w:delText>
              </w:r>
            </w:del>
          </w:p>
          <w:p w14:paraId="3B4AF71D" w14:textId="77777777" w:rsidR="0058493D" w:rsidRDefault="0058493D" w:rsidP="0058493D">
            <w:pPr>
              <w:pStyle w:val="XML1"/>
              <w:rPr>
                <w:del w:id="3384" w:author="aas" w:date="2013-10-14T02:06:00Z"/>
              </w:rPr>
            </w:pPr>
            <w:del w:id="3385" w:author="aas" w:date="2013-10-14T02:06:00Z">
              <w:r>
                <w:delText xml:space="preserve">        Generic type of an identifier in OF-CONFIG</w:delText>
              </w:r>
            </w:del>
          </w:p>
          <w:p w14:paraId="45F6F6E4" w14:textId="77777777" w:rsidR="0058493D" w:rsidRDefault="0058493D" w:rsidP="0058493D">
            <w:pPr>
              <w:pStyle w:val="XML1"/>
              <w:rPr>
                <w:del w:id="3386" w:author="aas" w:date="2013-10-14T02:06:00Z"/>
              </w:rPr>
            </w:pPr>
            <w:del w:id="3387" w:author="aas" w:date="2013-10-14T02:06:00Z">
              <w:r>
                <w:delText xml:space="preserve">      &lt;/xs:documentation&gt;</w:delText>
              </w:r>
            </w:del>
          </w:p>
          <w:p w14:paraId="2E6A5D20" w14:textId="77777777" w:rsidR="0058493D" w:rsidRDefault="0058493D" w:rsidP="0058493D">
            <w:pPr>
              <w:pStyle w:val="XML1"/>
              <w:rPr>
                <w:del w:id="3388" w:author="aas" w:date="2013-10-14T02:06:00Z"/>
              </w:rPr>
            </w:pPr>
            <w:del w:id="3389" w:author="aas" w:date="2013-10-14T02:06:00Z">
              <w:r>
                <w:delText xml:space="preserve">    &lt;/xs:annotation&gt;</w:delText>
              </w:r>
            </w:del>
          </w:p>
          <w:p w14:paraId="4183555D" w14:textId="77777777" w:rsidR="0058493D" w:rsidRDefault="0058493D" w:rsidP="0058493D">
            <w:pPr>
              <w:pStyle w:val="XML1"/>
              <w:rPr>
                <w:del w:id="3390" w:author="aas" w:date="2013-10-14T02:06:00Z"/>
              </w:rPr>
            </w:pPr>
            <w:del w:id="3391" w:author="aas" w:date="2013-10-14T02:06:00Z">
              <w:r>
                <w:delText xml:space="preserve">    &lt;xs:restriction base="inet:uri"&gt;</w:delText>
              </w:r>
            </w:del>
          </w:p>
          <w:p w14:paraId="666EA839" w14:textId="77777777" w:rsidR="0058493D" w:rsidRDefault="0058493D" w:rsidP="0058493D">
            <w:pPr>
              <w:pStyle w:val="XML1"/>
              <w:rPr>
                <w:del w:id="3392" w:author="aas" w:date="2013-10-14T02:06:00Z"/>
              </w:rPr>
            </w:pPr>
            <w:del w:id="3393" w:author="aas" w:date="2013-10-14T02:06:00Z">
              <w:r>
                <w:delText xml:space="preserve">    &lt;/xs:restriction&gt;</w:delText>
              </w:r>
            </w:del>
          </w:p>
          <w:p w14:paraId="3E3891F0" w14:textId="77777777" w:rsidR="0058493D" w:rsidRDefault="0058493D" w:rsidP="0058493D">
            <w:pPr>
              <w:pStyle w:val="XML1"/>
              <w:rPr>
                <w:del w:id="3394" w:author="aas" w:date="2013-10-14T02:06:00Z"/>
              </w:rPr>
            </w:pPr>
            <w:del w:id="3395" w:author="aas" w:date="2013-10-14T02:06:00Z">
              <w:r>
                <w:delText xml:space="preserve">  &lt;/xs:simpleType&gt;</w:delText>
              </w:r>
            </w:del>
          </w:p>
          <w:p w14:paraId="1B436800" w14:textId="77777777" w:rsidR="0058493D" w:rsidRDefault="0058493D" w:rsidP="0058493D">
            <w:pPr>
              <w:pStyle w:val="XML1"/>
              <w:rPr>
                <w:del w:id="3396" w:author="aas" w:date="2013-10-14T02:06:00Z"/>
              </w:rPr>
            </w:pPr>
          </w:p>
          <w:p w14:paraId="03F98A3E" w14:textId="77777777" w:rsidR="0058493D" w:rsidRDefault="0058493D" w:rsidP="0058493D">
            <w:pPr>
              <w:pStyle w:val="XML1"/>
              <w:rPr>
                <w:del w:id="3397" w:author="aas" w:date="2013-10-14T02:06:00Z"/>
              </w:rPr>
            </w:pPr>
            <w:del w:id="3398" w:author="aas" w:date="2013-10-14T02:06:00Z">
              <w:r>
                <w:delText xml:space="preserve">  &lt;xs:simpleType name="OFOpenFlowVersionType"&gt;</w:delText>
              </w:r>
            </w:del>
          </w:p>
          <w:p w14:paraId="17390F85" w14:textId="77777777" w:rsidR="0058493D" w:rsidRDefault="0058493D" w:rsidP="0058493D">
            <w:pPr>
              <w:pStyle w:val="XML1"/>
              <w:rPr>
                <w:del w:id="3399" w:author="aas" w:date="2013-10-14T02:06:00Z"/>
              </w:rPr>
            </w:pPr>
            <w:del w:id="3400" w:author="aas" w:date="2013-10-14T02:06:00Z">
              <w:r>
                <w:delText xml:space="preserve">    &lt;xs:annotation&gt;</w:delText>
              </w:r>
            </w:del>
          </w:p>
          <w:p w14:paraId="03150E21" w14:textId="77777777" w:rsidR="0058493D" w:rsidRDefault="0058493D" w:rsidP="0058493D">
            <w:pPr>
              <w:pStyle w:val="XML1"/>
              <w:rPr>
                <w:del w:id="3401" w:author="aas" w:date="2013-10-14T02:06:00Z"/>
              </w:rPr>
            </w:pPr>
            <w:del w:id="3402" w:author="aas" w:date="2013-10-14T02:06:00Z">
              <w:r>
                <w:delText xml:space="preserve">      &lt;xs:documentation&gt;</w:delText>
              </w:r>
            </w:del>
          </w:p>
          <w:p w14:paraId="59CBACED" w14:textId="77777777" w:rsidR="0058493D" w:rsidRDefault="0058493D" w:rsidP="0058493D">
            <w:pPr>
              <w:pStyle w:val="XML1"/>
              <w:rPr>
                <w:del w:id="3403" w:author="aas" w:date="2013-10-14T02:06:00Z"/>
              </w:rPr>
            </w:pPr>
            <w:del w:id="3404" w:author="aas" w:date="2013-10-14T02:06:00Z">
              <w:r>
                <w:delText xml:space="preserve">        This enumeration contains the all OpenFlow</w:delText>
              </w:r>
            </w:del>
          </w:p>
          <w:p w14:paraId="75B5EEFE" w14:textId="77777777" w:rsidR="0058493D" w:rsidRDefault="0058493D" w:rsidP="0058493D">
            <w:pPr>
              <w:pStyle w:val="XML1"/>
              <w:rPr>
                <w:del w:id="3405" w:author="aas" w:date="2013-10-14T02:06:00Z"/>
              </w:rPr>
            </w:pPr>
            <w:del w:id="3406" w:author="aas" w:date="2013-10-14T02:06:00Z">
              <w:r>
                <w:delText xml:space="preserve">        versions released so far.</w:delText>
              </w:r>
            </w:del>
          </w:p>
          <w:p w14:paraId="5F9E7085" w14:textId="77777777" w:rsidR="0058493D" w:rsidRDefault="0058493D" w:rsidP="0058493D">
            <w:pPr>
              <w:pStyle w:val="XML1"/>
              <w:rPr>
                <w:del w:id="3407" w:author="aas" w:date="2013-10-14T02:06:00Z"/>
              </w:rPr>
            </w:pPr>
            <w:del w:id="3408" w:author="aas" w:date="2013-10-14T02:06:00Z">
              <w:r>
                <w:delText xml:space="preserve">      &lt;/xs:documentation&gt;</w:delText>
              </w:r>
            </w:del>
          </w:p>
          <w:p w14:paraId="5C4F8E08" w14:textId="77777777" w:rsidR="0058493D" w:rsidRDefault="0058493D" w:rsidP="0058493D">
            <w:pPr>
              <w:pStyle w:val="XML1"/>
              <w:rPr>
                <w:del w:id="3409" w:author="aas" w:date="2013-10-14T02:06:00Z"/>
              </w:rPr>
            </w:pPr>
            <w:del w:id="3410" w:author="aas" w:date="2013-10-14T02:06:00Z">
              <w:r>
                <w:delText xml:space="preserve">    &lt;/xs:annotation&gt;</w:delText>
              </w:r>
            </w:del>
          </w:p>
          <w:p w14:paraId="7308C270" w14:textId="77777777" w:rsidR="0058493D" w:rsidRDefault="0058493D" w:rsidP="0058493D">
            <w:pPr>
              <w:pStyle w:val="XML1"/>
              <w:rPr>
                <w:del w:id="3411" w:author="aas" w:date="2013-10-14T02:06:00Z"/>
              </w:rPr>
            </w:pPr>
          </w:p>
          <w:p w14:paraId="3218345B" w14:textId="77777777" w:rsidR="0058493D" w:rsidRDefault="0058493D" w:rsidP="0058493D">
            <w:pPr>
              <w:pStyle w:val="XML1"/>
              <w:rPr>
                <w:del w:id="3412" w:author="aas" w:date="2013-10-14T02:06:00Z"/>
              </w:rPr>
            </w:pPr>
            <w:del w:id="3413" w:author="aas" w:date="2013-10-14T02:06:00Z">
              <w:r>
                <w:delText xml:space="preserve">    &lt;xs:restriction base="xs:string"&gt;</w:delText>
              </w:r>
            </w:del>
          </w:p>
          <w:p w14:paraId="659D4FAA" w14:textId="77777777" w:rsidR="0058493D" w:rsidRDefault="0058493D" w:rsidP="0058493D">
            <w:pPr>
              <w:pStyle w:val="XML1"/>
              <w:rPr>
                <w:del w:id="3414" w:author="aas" w:date="2013-10-14T02:06:00Z"/>
              </w:rPr>
            </w:pPr>
            <w:del w:id="3415" w:author="aas" w:date="2013-10-14T02:06:00Z">
              <w:r>
                <w:delText xml:space="preserve">      &lt;xs:enumeration value="not-applicable"/&gt;</w:delText>
              </w:r>
            </w:del>
          </w:p>
          <w:p w14:paraId="5F0606F8" w14:textId="77777777" w:rsidR="0058493D" w:rsidRDefault="0058493D" w:rsidP="0058493D">
            <w:pPr>
              <w:pStyle w:val="XML1"/>
              <w:rPr>
                <w:del w:id="3416" w:author="aas" w:date="2013-10-14T02:06:00Z"/>
              </w:rPr>
            </w:pPr>
            <w:del w:id="3417" w:author="aas" w:date="2013-10-14T02:06:00Z">
              <w:r>
                <w:delText xml:space="preserve">      &lt;xs:enumeration value="1.0"/&gt;</w:delText>
              </w:r>
            </w:del>
          </w:p>
          <w:p w14:paraId="05464C9C" w14:textId="77777777" w:rsidR="0058493D" w:rsidRDefault="0058493D" w:rsidP="0058493D">
            <w:pPr>
              <w:pStyle w:val="XML1"/>
              <w:rPr>
                <w:del w:id="3418" w:author="aas" w:date="2013-10-14T02:06:00Z"/>
              </w:rPr>
            </w:pPr>
            <w:del w:id="3419" w:author="aas" w:date="2013-10-14T02:06:00Z">
              <w:r>
                <w:delText xml:space="preserve">      &lt;xs:enumeration value="1.0.1"/&gt;</w:delText>
              </w:r>
            </w:del>
          </w:p>
          <w:p w14:paraId="74F5C174" w14:textId="77777777" w:rsidR="0058493D" w:rsidRDefault="0058493D" w:rsidP="0058493D">
            <w:pPr>
              <w:pStyle w:val="XML1"/>
              <w:rPr>
                <w:del w:id="3420" w:author="aas" w:date="2013-10-14T02:06:00Z"/>
              </w:rPr>
            </w:pPr>
            <w:del w:id="3421" w:author="aas" w:date="2013-10-14T02:06:00Z">
              <w:r>
                <w:delText xml:space="preserve">      &lt;xs:enumeration value="1.1"/&gt;</w:delText>
              </w:r>
            </w:del>
          </w:p>
          <w:p w14:paraId="130B759B" w14:textId="77777777" w:rsidR="0058493D" w:rsidRDefault="0058493D" w:rsidP="0058493D">
            <w:pPr>
              <w:pStyle w:val="XML1"/>
              <w:rPr>
                <w:del w:id="3422" w:author="aas" w:date="2013-10-14T02:06:00Z"/>
              </w:rPr>
            </w:pPr>
            <w:del w:id="3423" w:author="aas" w:date="2013-10-14T02:06:00Z">
              <w:r>
                <w:delText xml:space="preserve">      &lt;xs:enumeration value="1.2"/&gt;</w:delText>
              </w:r>
            </w:del>
          </w:p>
          <w:p w14:paraId="39AB7587" w14:textId="77777777" w:rsidR="0058493D" w:rsidRDefault="0058493D" w:rsidP="0058493D">
            <w:pPr>
              <w:pStyle w:val="XML1"/>
              <w:rPr>
                <w:del w:id="3424" w:author="aas" w:date="2013-10-14T02:06:00Z"/>
              </w:rPr>
            </w:pPr>
            <w:del w:id="3425" w:author="aas" w:date="2013-10-14T02:06:00Z">
              <w:r>
                <w:delText xml:space="preserve">      &lt;xs:enumeration value="1.3"/&gt;</w:delText>
              </w:r>
            </w:del>
          </w:p>
          <w:p w14:paraId="01C89B0E" w14:textId="77777777" w:rsidR="0058493D" w:rsidRDefault="0058493D" w:rsidP="0058493D">
            <w:pPr>
              <w:pStyle w:val="XML1"/>
              <w:rPr>
                <w:del w:id="3426" w:author="aas" w:date="2013-10-14T02:06:00Z"/>
              </w:rPr>
            </w:pPr>
            <w:del w:id="3427" w:author="aas" w:date="2013-10-14T02:06:00Z">
              <w:r>
                <w:delText xml:space="preserve">      &lt;xs:enumeration value="1.3.1"/&gt;</w:delText>
              </w:r>
            </w:del>
          </w:p>
          <w:p w14:paraId="07F127DB" w14:textId="77777777" w:rsidR="0058493D" w:rsidRDefault="0058493D" w:rsidP="0058493D">
            <w:pPr>
              <w:pStyle w:val="XML1"/>
              <w:rPr>
                <w:del w:id="3428" w:author="aas" w:date="2013-10-14T02:06:00Z"/>
              </w:rPr>
            </w:pPr>
            <w:del w:id="3429" w:author="aas" w:date="2013-10-14T02:06:00Z">
              <w:r>
                <w:delText xml:space="preserve">    &lt;/xs:restriction&gt;</w:delText>
              </w:r>
            </w:del>
          </w:p>
          <w:p w14:paraId="49929FC7" w14:textId="77777777" w:rsidR="0058493D" w:rsidRDefault="0058493D" w:rsidP="0058493D">
            <w:pPr>
              <w:pStyle w:val="XML1"/>
              <w:rPr>
                <w:del w:id="3430" w:author="aas" w:date="2013-10-14T02:06:00Z"/>
              </w:rPr>
            </w:pPr>
            <w:del w:id="3431" w:author="aas" w:date="2013-10-14T02:06:00Z">
              <w:r>
                <w:delText xml:space="preserve">  &lt;/xs:simpleType&gt;</w:delText>
              </w:r>
            </w:del>
          </w:p>
          <w:p w14:paraId="19086E00" w14:textId="77777777" w:rsidR="0058493D" w:rsidRDefault="0058493D" w:rsidP="0058493D">
            <w:pPr>
              <w:pStyle w:val="XML1"/>
              <w:rPr>
                <w:del w:id="3432" w:author="aas" w:date="2013-10-14T02:06:00Z"/>
              </w:rPr>
            </w:pPr>
          </w:p>
          <w:p w14:paraId="7370C2F3" w14:textId="77777777" w:rsidR="0058493D" w:rsidRDefault="0058493D" w:rsidP="0058493D">
            <w:pPr>
              <w:pStyle w:val="XML1"/>
              <w:rPr>
                <w:del w:id="3433" w:author="aas" w:date="2013-10-14T02:06:00Z"/>
              </w:rPr>
            </w:pPr>
            <w:del w:id="3434" w:author="aas" w:date="2013-10-14T02:06:00Z">
              <w:r>
                <w:delText xml:space="preserve">  &lt;xs:simpleType name="OFUpDownStateType"&gt;</w:delText>
              </w:r>
            </w:del>
          </w:p>
          <w:p w14:paraId="47F3D305" w14:textId="77777777" w:rsidR="0058493D" w:rsidRDefault="0058493D" w:rsidP="0058493D">
            <w:pPr>
              <w:pStyle w:val="XML1"/>
              <w:rPr>
                <w:del w:id="3435" w:author="aas" w:date="2013-10-14T02:06:00Z"/>
              </w:rPr>
            </w:pPr>
            <w:del w:id="3436" w:author="aas" w:date="2013-10-14T02:06:00Z">
              <w:r>
                <w:delText xml:space="preserve">    &lt;xs:annotation&gt;</w:delText>
              </w:r>
            </w:del>
          </w:p>
          <w:p w14:paraId="6FF352A3" w14:textId="77777777" w:rsidR="0058493D" w:rsidRDefault="0058493D" w:rsidP="0058493D">
            <w:pPr>
              <w:pStyle w:val="XML1"/>
              <w:rPr>
                <w:del w:id="3437" w:author="aas" w:date="2013-10-14T02:06:00Z"/>
              </w:rPr>
            </w:pPr>
            <w:del w:id="3438" w:author="aas" w:date="2013-10-14T02:06:00Z">
              <w:r>
                <w:delText xml:space="preserve">      &lt;xs:documentation&gt;</w:delText>
              </w:r>
            </w:del>
          </w:p>
          <w:p w14:paraId="64B61FAA" w14:textId="77777777" w:rsidR="0058493D" w:rsidRDefault="0058493D" w:rsidP="0058493D">
            <w:pPr>
              <w:pStyle w:val="XML1"/>
              <w:rPr>
                <w:del w:id="3439" w:author="aas" w:date="2013-10-14T02:06:00Z"/>
              </w:rPr>
            </w:pPr>
            <w:del w:id="3440" w:author="aas" w:date="2013-10-14T02:06:00Z">
              <w:r>
                <w:delText xml:space="preserve">        Type to specify state information for a port or a</w:delText>
              </w:r>
            </w:del>
          </w:p>
          <w:p w14:paraId="39E99EB1" w14:textId="77777777" w:rsidR="0058493D" w:rsidRDefault="0058493D" w:rsidP="0058493D">
            <w:pPr>
              <w:pStyle w:val="XML1"/>
              <w:rPr>
                <w:del w:id="3441" w:author="aas" w:date="2013-10-14T02:06:00Z"/>
              </w:rPr>
            </w:pPr>
            <w:del w:id="3442" w:author="aas" w:date="2013-10-14T02:06:00Z">
              <w:r>
                <w:delText xml:space="preserve">        connection.</w:delText>
              </w:r>
            </w:del>
          </w:p>
          <w:p w14:paraId="5279AF49" w14:textId="77777777" w:rsidR="0058493D" w:rsidRDefault="0058493D" w:rsidP="0058493D">
            <w:pPr>
              <w:pStyle w:val="XML1"/>
              <w:rPr>
                <w:del w:id="3443" w:author="aas" w:date="2013-10-14T02:06:00Z"/>
              </w:rPr>
            </w:pPr>
            <w:del w:id="3444" w:author="aas" w:date="2013-10-14T02:06:00Z">
              <w:r>
                <w:delText xml:space="preserve">      &lt;/xs:documentation&gt;</w:delText>
              </w:r>
            </w:del>
          </w:p>
          <w:p w14:paraId="21466C32" w14:textId="77777777" w:rsidR="0058493D" w:rsidRDefault="0058493D" w:rsidP="0058493D">
            <w:pPr>
              <w:pStyle w:val="XML1"/>
              <w:rPr>
                <w:del w:id="3445" w:author="aas" w:date="2013-10-14T02:06:00Z"/>
              </w:rPr>
            </w:pPr>
            <w:del w:id="3446" w:author="aas" w:date="2013-10-14T02:06:00Z">
              <w:r>
                <w:delText xml:space="preserve">    &lt;/xs:annotation&gt;</w:delText>
              </w:r>
            </w:del>
          </w:p>
          <w:p w14:paraId="25B18A7D" w14:textId="77777777" w:rsidR="0058493D" w:rsidRDefault="0058493D" w:rsidP="0058493D">
            <w:pPr>
              <w:pStyle w:val="XML1"/>
              <w:rPr>
                <w:del w:id="3447" w:author="aas" w:date="2013-10-14T02:06:00Z"/>
              </w:rPr>
            </w:pPr>
          </w:p>
          <w:p w14:paraId="271AAC76" w14:textId="77777777" w:rsidR="0058493D" w:rsidRDefault="0058493D" w:rsidP="0058493D">
            <w:pPr>
              <w:pStyle w:val="XML1"/>
              <w:rPr>
                <w:del w:id="3448" w:author="aas" w:date="2013-10-14T02:06:00Z"/>
              </w:rPr>
            </w:pPr>
            <w:del w:id="3449" w:author="aas" w:date="2013-10-14T02:06:00Z">
              <w:r>
                <w:delText xml:space="preserve">    &lt;xs:restriction base="xs:string"&gt;</w:delText>
              </w:r>
            </w:del>
          </w:p>
          <w:p w14:paraId="4556F68B" w14:textId="77777777" w:rsidR="0058493D" w:rsidRDefault="0058493D" w:rsidP="0058493D">
            <w:pPr>
              <w:pStyle w:val="XML1"/>
              <w:rPr>
                <w:del w:id="3450" w:author="aas" w:date="2013-10-14T02:06:00Z"/>
              </w:rPr>
            </w:pPr>
            <w:del w:id="3451" w:author="aas" w:date="2013-10-14T02:06:00Z">
              <w:r>
                <w:delText xml:space="preserve">      &lt;xs:enumeration value="up"/&gt;</w:delText>
              </w:r>
            </w:del>
          </w:p>
          <w:p w14:paraId="343D1DDF" w14:textId="77777777" w:rsidR="0058493D" w:rsidRDefault="0058493D" w:rsidP="0058493D">
            <w:pPr>
              <w:pStyle w:val="XML1"/>
              <w:rPr>
                <w:del w:id="3452" w:author="aas" w:date="2013-10-14T02:06:00Z"/>
              </w:rPr>
            </w:pPr>
            <w:del w:id="3453" w:author="aas" w:date="2013-10-14T02:06:00Z">
              <w:r>
                <w:delText xml:space="preserve">      &lt;xs:enumeration value="down"/&gt;</w:delText>
              </w:r>
            </w:del>
          </w:p>
          <w:p w14:paraId="27AFB2A7" w14:textId="77777777" w:rsidR="0058493D" w:rsidRDefault="0058493D" w:rsidP="0058493D">
            <w:pPr>
              <w:pStyle w:val="XML1"/>
              <w:rPr>
                <w:del w:id="3454" w:author="aas" w:date="2013-10-14T02:06:00Z"/>
              </w:rPr>
            </w:pPr>
            <w:del w:id="3455" w:author="aas" w:date="2013-10-14T02:06:00Z">
              <w:r>
                <w:delText xml:space="preserve">    &lt;/xs:restriction&gt;</w:delText>
              </w:r>
            </w:del>
          </w:p>
          <w:p w14:paraId="1A6584D1" w14:textId="77777777" w:rsidR="0058493D" w:rsidRPr="009F1B7D" w:rsidRDefault="0058493D" w:rsidP="0058493D">
            <w:pPr>
              <w:pStyle w:val="XML1"/>
              <w:rPr>
                <w:del w:id="3456" w:author="aas" w:date="2013-10-14T02:06:00Z"/>
              </w:rPr>
            </w:pPr>
            <w:del w:id="3457" w:author="aas" w:date="2013-10-14T02:06:00Z">
              <w:r>
                <w:delText xml:space="preserve">  &lt;/xs:simpleType&gt;</w:delText>
              </w:r>
            </w:del>
          </w:p>
        </w:tc>
      </w:tr>
    </w:tbl>
    <w:p w14:paraId="6A8424A2" w14:textId="77777777" w:rsidR="00F86237" w:rsidRPr="009F1B7D" w:rsidRDefault="00F86237">
      <w:pPr>
        <w:pPrChange w:id="3458" w:author="aas" w:date="2013-10-14T02:06:00Z">
          <w:pPr>
            <w:pStyle w:val="BodyText"/>
          </w:pPr>
        </w:pPrChange>
      </w:pPr>
    </w:p>
    <w:p w14:paraId="6A7E5582" w14:textId="77777777" w:rsidR="00F86237" w:rsidRPr="009F1B7D" w:rsidRDefault="00F86237" w:rsidP="00D14D27">
      <w:pPr>
        <w:pStyle w:val="Heading3"/>
      </w:pPr>
      <w:bookmarkStart w:id="3459" w:name="_Toc315954003"/>
      <w:bookmarkStart w:id="3460" w:name="_Toc316542513"/>
      <w:bookmarkStart w:id="3461" w:name="_Toc248248242"/>
      <w:r w:rsidRPr="00DB42FD">
        <w:t>XML Example</w:t>
      </w:r>
      <w:bookmarkEnd w:id="3459"/>
      <w:bookmarkEnd w:id="3460"/>
      <w:bookmarkEnd w:id="3461"/>
    </w:p>
    <w:tbl>
      <w:tblPr>
        <w:tblStyle w:val="XMLtable"/>
        <w:tblW w:w="5000" w:type="pct"/>
        <w:tblLook w:val="04A0" w:firstRow="1" w:lastRow="0" w:firstColumn="1" w:lastColumn="0" w:noHBand="0" w:noVBand="1"/>
      </w:tblPr>
      <w:tblGrid>
        <w:gridCol w:w="9474"/>
      </w:tblGrid>
      <w:tr w:rsidR="00F86237" w:rsidRPr="009F1B7D" w14:paraId="026852F0" w14:textId="77777777" w:rsidTr="00C128FA">
        <w:tc>
          <w:tcPr>
            <w:tcW w:w="8820" w:type="dxa"/>
          </w:tcPr>
          <w:p w14:paraId="0BA34355" w14:textId="77777777" w:rsidR="00F86237" w:rsidRPr="009F1B7D" w:rsidRDefault="00F86237" w:rsidP="00011096">
            <w:pPr>
              <w:pStyle w:val="XML1"/>
            </w:pPr>
            <w:r w:rsidRPr="009F1B7D">
              <w:t>&lt;</w:t>
            </w:r>
            <w:proofErr w:type="gramStart"/>
            <w:r w:rsidRPr="009F1B7D">
              <w:t>controller</w:t>
            </w:r>
            <w:proofErr w:type="gramEnd"/>
            <w:r w:rsidRPr="009F1B7D">
              <w:t>&gt;</w:t>
            </w:r>
          </w:p>
          <w:p w14:paraId="115AC4F6" w14:textId="77777777" w:rsidR="00F86237" w:rsidRPr="009F1B7D" w:rsidRDefault="00F86237" w:rsidP="00011096">
            <w:pPr>
              <w:pStyle w:val="XML2"/>
            </w:pPr>
            <w:r w:rsidRPr="009F1B7D">
              <w:t>&lt;</w:t>
            </w:r>
            <w:proofErr w:type="gramStart"/>
            <w:r w:rsidRPr="009F1B7D">
              <w:t>id</w:t>
            </w:r>
            <w:proofErr w:type="gramEnd"/>
            <w:r w:rsidRPr="009F1B7D">
              <w:t>&gt;Controller3&lt;/id&gt;</w:t>
            </w:r>
          </w:p>
          <w:p w14:paraId="6242C3DE" w14:textId="77777777" w:rsidR="00F86237" w:rsidRPr="009F1B7D" w:rsidRDefault="00F86237" w:rsidP="00011096">
            <w:pPr>
              <w:pStyle w:val="XML2"/>
            </w:pPr>
            <w:r w:rsidRPr="009F1B7D">
              <w:t>&lt;</w:t>
            </w:r>
            <w:proofErr w:type="gramStart"/>
            <w:r w:rsidRPr="009F1B7D">
              <w:t>role</w:t>
            </w:r>
            <w:proofErr w:type="gramEnd"/>
            <w:r w:rsidRPr="009F1B7D">
              <w:t>&gt;master&lt;/role&gt;</w:t>
            </w:r>
          </w:p>
          <w:p w14:paraId="366105D3" w14:textId="77777777" w:rsidR="00F86237" w:rsidRPr="009F1B7D" w:rsidRDefault="00F86237" w:rsidP="00011096">
            <w:pPr>
              <w:pStyle w:val="XML2"/>
            </w:pPr>
            <w:r w:rsidRPr="009F1B7D">
              <w:t>&lt;</w:t>
            </w:r>
            <w:proofErr w:type="gramStart"/>
            <w:r w:rsidRPr="009F1B7D">
              <w:t>ip</w:t>
            </w:r>
            <w:proofErr w:type="gramEnd"/>
            <w:r w:rsidRPr="009F1B7D">
              <w:t>-address&gt;192.168.2.1/26&lt;/ip-address&gt;</w:t>
            </w:r>
          </w:p>
          <w:p w14:paraId="432931E4" w14:textId="77777777" w:rsidR="00F86237" w:rsidRPr="009F1B7D" w:rsidRDefault="00F86237" w:rsidP="00011096">
            <w:pPr>
              <w:pStyle w:val="XML2"/>
            </w:pPr>
            <w:r w:rsidRPr="009F1B7D">
              <w:t>&lt;</w:t>
            </w:r>
            <w:proofErr w:type="gramStart"/>
            <w:r w:rsidRPr="009F1B7D">
              <w:t>port</w:t>
            </w:r>
            <w:proofErr w:type="gramEnd"/>
            <w:r w:rsidRPr="009F1B7D">
              <w:t>&gt;6633&lt;/port&gt;</w:t>
            </w:r>
          </w:p>
          <w:p w14:paraId="1E6BC12F" w14:textId="77777777" w:rsidR="00F86237" w:rsidRPr="009F1B7D" w:rsidRDefault="00F86237" w:rsidP="00011096">
            <w:pPr>
              <w:pStyle w:val="XML2"/>
            </w:pPr>
            <w:r w:rsidRPr="009F1B7D">
              <w:t>&lt;</w:t>
            </w:r>
            <w:proofErr w:type="gramStart"/>
            <w:r w:rsidRPr="009F1B7D">
              <w:t>local</w:t>
            </w:r>
            <w:proofErr w:type="gramEnd"/>
            <w:r w:rsidRPr="009F1B7D">
              <w:t>-ip-address&gt;192.168.2.129&lt;/local-ip-address&gt;</w:t>
            </w:r>
          </w:p>
          <w:p w14:paraId="26DEFB3F" w14:textId="77777777" w:rsidR="00F86237" w:rsidRPr="009F1B7D" w:rsidRDefault="00F86237" w:rsidP="00011096">
            <w:pPr>
              <w:pStyle w:val="XML2"/>
            </w:pPr>
            <w:r w:rsidRPr="009F1B7D">
              <w:t>&lt;</w:t>
            </w:r>
            <w:proofErr w:type="gramStart"/>
            <w:r w:rsidRPr="009F1B7D">
              <w:t>local</w:t>
            </w:r>
            <w:proofErr w:type="gramEnd"/>
            <w:r w:rsidRPr="009F1B7D">
              <w:t>-port&gt;32768&lt;/local-port&gt;</w:t>
            </w:r>
          </w:p>
          <w:p w14:paraId="53596B30" w14:textId="77777777" w:rsidR="00F86237" w:rsidRPr="009F1B7D" w:rsidRDefault="00F86237" w:rsidP="00011096">
            <w:pPr>
              <w:pStyle w:val="XML2"/>
            </w:pPr>
            <w:r w:rsidRPr="009F1B7D">
              <w:t>&lt;</w:t>
            </w:r>
            <w:proofErr w:type="gramStart"/>
            <w:r w:rsidRPr="009F1B7D">
              <w:t>protocol</w:t>
            </w:r>
            <w:proofErr w:type="gramEnd"/>
            <w:r w:rsidRPr="009F1B7D">
              <w:t>&gt;tcp&lt;/protocol&gt;</w:t>
            </w:r>
          </w:p>
          <w:p w14:paraId="2871FF55" w14:textId="77777777" w:rsidR="00F86237" w:rsidRPr="009F1B7D" w:rsidRDefault="00F86237" w:rsidP="00011096">
            <w:pPr>
              <w:pStyle w:val="XML2"/>
            </w:pPr>
            <w:r w:rsidRPr="009F1B7D">
              <w:t>&lt;</w:t>
            </w:r>
            <w:proofErr w:type="gramStart"/>
            <w:r w:rsidRPr="009F1B7D">
              <w:t>state</w:t>
            </w:r>
            <w:proofErr w:type="gramEnd"/>
            <w:r w:rsidRPr="009F1B7D">
              <w:t>&gt;</w:t>
            </w:r>
          </w:p>
          <w:p w14:paraId="385D3320" w14:textId="77777777" w:rsidR="00F86237" w:rsidRPr="009F1B7D" w:rsidRDefault="00F86237" w:rsidP="00011096">
            <w:pPr>
              <w:pStyle w:val="XML3"/>
            </w:pPr>
            <w:r w:rsidRPr="009F1B7D">
              <w:t>&lt;</w:t>
            </w:r>
            <w:proofErr w:type="gramStart"/>
            <w:r w:rsidRPr="009F1B7D">
              <w:t>connection</w:t>
            </w:r>
            <w:proofErr w:type="gramEnd"/>
            <w:r w:rsidRPr="009F1B7D">
              <w:t>-state&gt;up&lt;/connection-state&gt;</w:t>
            </w:r>
          </w:p>
          <w:p w14:paraId="6A7F24E5" w14:textId="77777777" w:rsidR="00F86237" w:rsidRPr="009F1B7D" w:rsidRDefault="00F86237" w:rsidP="00011096">
            <w:pPr>
              <w:pStyle w:val="XML3"/>
            </w:pPr>
            <w:r w:rsidRPr="009F1B7D">
              <w:t>&lt;</w:t>
            </w:r>
            <w:proofErr w:type="gramStart"/>
            <w:r w:rsidRPr="009F1B7D">
              <w:t>current</w:t>
            </w:r>
            <w:proofErr w:type="gramEnd"/>
            <w:r w:rsidRPr="009F1B7D">
              <w:t>-version&gt;1.2&lt;/current-version&gt;</w:t>
            </w:r>
          </w:p>
          <w:p w14:paraId="2AB74FF7" w14:textId="77777777" w:rsidR="00F86237" w:rsidRPr="009F1B7D" w:rsidRDefault="00F86237" w:rsidP="00011096">
            <w:pPr>
              <w:pStyle w:val="XML3"/>
            </w:pPr>
            <w:r w:rsidRPr="009F1B7D">
              <w:t>&lt;</w:t>
            </w:r>
            <w:proofErr w:type="gramStart"/>
            <w:r w:rsidRPr="009F1B7D">
              <w:t>supported</w:t>
            </w:r>
            <w:proofErr w:type="gramEnd"/>
            <w:r w:rsidRPr="009F1B7D">
              <w:t>-versions&gt;</w:t>
            </w:r>
          </w:p>
          <w:p w14:paraId="55838A59" w14:textId="746A0683" w:rsidR="00F86237" w:rsidRPr="009F1B7D" w:rsidRDefault="00F86237" w:rsidP="00011096">
            <w:pPr>
              <w:pStyle w:val="XML4"/>
            </w:pPr>
            <w:r w:rsidRPr="009F1B7D">
              <w:t>&lt;</w:t>
            </w:r>
            <w:proofErr w:type="gramStart"/>
            <w:r w:rsidRPr="009F1B7D">
              <w:t>version</w:t>
            </w:r>
            <w:proofErr w:type="gramEnd"/>
            <w:r w:rsidRPr="009F1B7D">
              <w:t>&gt;1.</w:t>
            </w:r>
            <w:ins w:id="3462" w:author="Anees Shaikh" w:date="2013-11-24T22:50:00Z">
              <w:r w:rsidR="00983DE7">
                <w:t>3</w:t>
              </w:r>
            </w:ins>
            <w:del w:id="3463" w:author="Anees Shaikh" w:date="2013-11-24T22:50:00Z">
              <w:r w:rsidRPr="009F1B7D" w:rsidDel="00983DE7">
                <w:delText>2</w:delText>
              </w:r>
            </w:del>
            <w:r w:rsidRPr="009F1B7D">
              <w:t>&lt;/version&gt;</w:t>
            </w:r>
          </w:p>
          <w:p w14:paraId="325F6D72" w14:textId="2288B472" w:rsidR="00F86237" w:rsidRPr="009F1B7D" w:rsidRDefault="00F86237" w:rsidP="00011096">
            <w:pPr>
              <w:pStyle w:val="XML4"/>
            </w:pPr>
            <w:r w:rsidRPr="009F1B7D">
              <w:t>&lt;</w:t>
            </w:r>
            <w:proofErr w:type="gramStart"/>
            <w:r w:rsidRPr="009F1B7D">
              <w:t>version</w:t>
            </w:r>
            <w:proofErr w:type="gramEnd"/>
            <w:r w:rsidRPr="009F1B7D">
              <w:t>&gt;1.</w:t>
            </w:r>
            <w:ins w:id="3464" w:author="Anees Shaikh" w:date="2013-11-24T22:50:00Z">
              <w:r w:rsidR="00983DE7">
                <w:t>0</w:t>
              </w:r>
            </w:ins>
            <w:del w:id="3465" w:author="Anees Shaikh" w:date="2013-11-24T22:50:00Z">
              <w:r w:rsidRPr="009F1B7D" w:rsidDel="00983DE7">
                <w:delText>1</w:delText>
              </w:r>
            </w:del>
            <w:r w:rsidRPr="009F1B7D">
              <w:t>&lt;/version&gt;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t>&lt;/controller&gt;</w:t>
            </w:r>
          </w:p>
        </w:tc>
      </w:tr>
    </w:tbl>
    <w:p w14:paraId="774279AE" w14:textId="77777777" w:rsidR="00F86237" w:rsidRDefault="00F86237" w:rsidP="00F86237">
      <w:r>
        <w:cr/>
      </w:r>
    </w:p>
    <w:p w14:paraId="3A741457" w14:textId="77777777" w:rsidR="00F86237" w:rsidRDefault="00F86237" w:rsidP="00D14D27">
      <w:pPr>
        <w:pStyle w:val="Heading2"/>
      </w:pPr>
      <w:bookmarkStart w:id="3466" w:name="_Toc333523611"/>
      <w:bookmarkStart w:id="3467" w:name="_Toc335147698"/>
      <w:bookmarkStart w:id="3468" w:name="_Toc333523612"/>
      <w:bookmarkStart w:id="3469" w:name="_Toc335147699"/>
      <w:bookmarkStart w:id="3470" w:name="_Toc333523613"/>
      <w:bookmarkStart w:id="3471" w:name="_Toc335147700"/>
      <w:bookmarkStart w:id="3472" w:name="_Toc333523614"/>
      <w:bookmarkStart w:id="3473" w:name="_Toc335147701"/>
      <w:bookmarkStart w:id="3474" w:name="_Toc333523615"/>
      <w:bookmarkStart w:id="3475" w:name="_Toc335147702"/>
      <w:bookmarkStart w:id="3476" w:name="_Toc333523616"/>
      <w:bookmarkStart w:id="3477" w:name="_Toc335147703"/>
      <w:bookmarkStart w:id="3478" w:name="_Toc333523617"/>
      <w:bookmarkStart w:id="3479" w:name="_Toc335147704"/>
      <w:bookmarkStart w:id="3480" w:name="_Toc333523618"/>
      <w:bookmarkStart w:id="3481" w:name="_Toc335147705"/>
      <w:bookmarkStart w:id="3482" w:name="_Toc333523619"/>
      <w:bookmarkStart w:id="3483" w:name="_Toc335147706"/>
      <w:bookmarkStart w:id="3484" w:name="_Toc248248243"/>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r>
        <w:t>OpenFlow Resource</w:t>
      </w:r>
      <w:bookmarkEnd w:id="3484"/>
    </w:p>
    <w:p w14:paraId="123D21C1" w14:textId="3A9A492E" w:rsidR="00F86237" w:rsidRDefault="00F86237" w:rsidP="00F86237">
      <w:r>
        <w:t>OpenFlow Resource is a superclass of OpenFlow Port</w:t>
      </w:r>
      <w:r w:rsidR="00E159CE">
        <w:t>,</w:t>
      </w:r>
      <w:r>
        <w:t xml:space="preserve"> OpenFlow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3485" w:name="_Toc315954007"/>
      <w:bookmarkStart w:id="3486" w:name="_Toc316542517"/>
      <w:bookmarkStart w:id="3487" w:name="_Toc248248244"/>
      <w:r w:rsidRPr="00DB42FD">
        <w:t>UML Diagram</w:t>
      </w:r>
      <w:bookmarkEnd w:id="3485"/>
      <w:bookmarkEnd w:id="3486"/>
      <w:bookmarkEnd w:id="3487"/>
    </w:p>
    <w:p w14:paraId="391E3FB1" w14:textId="6B85638F" w:rsidR="00F86237" w:rsidRPr="009F1B7D" w:rsidRDefault="00C834EB" w:rsidP="00F86237">
      <w:pPr>
        <w:keepNext/>
        <w:jc w:val="center"/>
      </w:pPr>
      <w:r>
        <w:object w:dxaOrig="7871" w:dyaOrig="3119" w14:anchorId="2992459D">
          <v:shape id="_x0000_i1034" type="#_x0000_t75" style="width:394pt;height:155pt" o:ole="">
            <v:imagedata r:id="rId34" o:title=""/>
          </v:shape>
          <o:OLEObject Type="Embed" ProgID="Visio.Drawing.11" ShapeID="_x0000_i1034" DrawAspect="Content" ObjectID="_1321991147" r:id="rId35"/>
        </w:object>
      </w:r>
    </w:p>
    <w:p w14:paraId="587E416A" w14:textId="5B7E1D0F" w:rsidR="00F86237" w:rsidRPr="00CE3A81" w:rsidRDefault="00F86237" w:rsidP="00F86237">
      <w:pPr>
        <w:pStyle w:val="Caption"/>
      </w:pPr>
      <w:r w:rsidRPr="00CE3A81">
        <w:t xml:space="preserve">Figure </w:t>
      </w:r>
      <w:r w:rsidR="00C834EB">
        <w:t>9</w:t>
      </w:r>
      <w:r w:rsidRPr="00CE3A81">
        <w:t>: Data Model Diagram for an OpenFlow Resource</w:t>
      </w:r>
    </w:p>
    <w:p w14:paraId="2AE6D741" w14:textId="77777777" w:rsidR="00F86237" w:rsidRPr="009F1B7D" w:rsidRDefault="00F86237" w:rsidP="00D14D27">
      <w:pPr>
        <w:pStyle w:val="Heading3"/>
        <w:rPr>
          <w:del w:id="3488" w:author="aas" w:date="2013-10-14T02:06:00Z"/>
        </w:rPr>
      </w:pPr>
      <w:bookmarkStart w:id="3489" w:name="_Toc315954008"/>
      <w:bookmarkStart w:id="3490" w:name="_Toc316542518"/>
      <w:bookmarkStart w:id="3491" w:name="OLE_LINK9"/>
      <w:bookmarkStart w:id="3492" w:name="OLE_LINK10"/>
      <w:bookmarkStart w:id="3493" w:name="_Toc315954009"/>
      <w:bookmarkStart w:id="3494" w:name="_Toc316542519"/>
      <w:del w:id="3495" w:author="aas" w:date="2013-10-14T02:06:00Z">
        <w:r w:rsidRPr="00DB42FD">
          <w:delText>XML Schema</w:delText>
        </w:r>
        <w:bookmarkEnd w:id="3489"/>
        <w:bookmarkEnd w:id="3490"/>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0FA1F0F0" w14:textId="77777777" w:rsidTr="00C128FA">
        <w:trPr>
          <w:del w:id="3496" w:author="aas" w:date="2013-10-14T02:06:00Z"/>
        </w:trPr>
        <w:tc>
          <w:tcPr>
            <w:tcW w:w="5000" w:type="pct"/>
            <w:shd w:val="clear" w:color="auto" w:fill="C8FCCD"/>
          </w:tcPr>
          <w:p w14:paraId="74DCB0BA" w14:textId="77777777" w:rsidR="0058493D" w:rsidRDefault="0058493D" w:rsidP="0058493D">
            <w:pPr>
              <w:pStyle w:val="XML1"/>
              <w:rPr>
                <w:del w:id="3497" w:author="aas" w:date="2013-10-14T02:06:00Z"/>
              </w:rPr>
            </w:pPr>
            <w:del w:id="3498" w:author="aas" w:date="2013-10-14T02:06:00Z">
              <w:r>
                <w:delText xml:space="preserve">  &lt;xs:group name="OFResourceType"&gt;</w:delText>
              </w:r>
            </w:del>
          </w:p>
          <w:p w14:paraId="5174C0C9" w14:textId="77777777" w:rsidR="0058493D" w:rsidRDefault="0058493D" w:rsidP="0058493D">
            <w:pPr>
              <w:pStyle w:val="XML1"/>
              <w:rPr>
                <w:del w:id="3499" w:author="aas" w:date="2013-10-14T02:06:00Z"/>
              </w:rPr>
            </w:pPr>
            <w:del w:id="3500" w:author="aas" w:date="2013-10-14T02:06:00Z">
              <w:r>
                <w:delText xml:space="preserve">    &lt;xs:annotation&gt;</w:delText>
              </w:r>
            </w:del>
          </w:p>
          <w:p w14:paraId="0714CA8C" w14:textId="77777777" w:rsidR="0058493D" w:rsidRDefault="0058493D" w:rsidP="0058493D">
            <w:pPr>
              <w:pStyle w:val="XML1"/>
              <w:rPr>
                <w:del w:id="3501" w:author="aas" w:date="2013-10-14T02:06:00Z"/>
              </w:rPr>
            </w:pPr>
            <w:del w:id="3502" w:author="aas" w:date="2013-10-14T02:06:00Z">
              <w:r>
                <w:delText xml:space="preserve">      &lt;xs:documentation&gt;</w:delText>
              </w:r>
            </w:del>
          </w:p>
          <w:p w14:paraId="43AB0313" w14:textId="77777777" w:rsidR="0058493D" w:rsidRDefault="0058493D" w:rsidP="0058493D">
            <w:pPr>
              <w:pStyle w:val="XML1"/>
              <w:rPr>
                <w:del w:id="3503" w:author="aas" w:date="2013-10-14T02:06:00Z"/>
              </w:rPr>
            </w:pPr>
            <w:del w:id="3504" w:author="aas" w:date="2013-10-14T02:06:00Z">
              <w:r>
                <w:delText xml:space="preserve">        This element specifies a generic OpenFlow resource</w:delText>
              </w:r>
            </w:del>
          </w:p>
          <w:p w14:paraId="12A1BBCF" w14:textId="77777777" w:rsidR="0058493D" w:rsidRDefault="0058493D" w:rsidP="0058493D">
            <w:pPr>
              <w:pStyle w:val="XML1"/>
              <w:rPr>
                <w:del w:id="3505" w:author="aas" w:date="2013-10-14T02:06:00Z"/>
              </w:rPr>
            </w:pPr>
            <w:del w:id="3506" w:author="aas" w:date="2013-10-14T02:06:00Z">
              <w:r>
                <w:delText xml:space="preserve">        that is used as a basis for specific resources. Even though</w:delText>
              </w:r>
            </w:del>
          </w:p>
          <w:p w14:paraId="61AEA7C0" w14:textId="77777777" w:rsidR="0058493D" w:rsidRDefault="0058493D" w:rsidP="0058493D">
            <w:pPr>
              <w:pStyle w:val="XML1"/>
              <w:rPr>
                <w:del w:id="3507" w:author="aas" w:date="2013-10-14T02:06:00Z"/>
              </w:rPr>
            </w:pPr>
            <w:del w:id="3508" w:author="aas" w:date="2013-10-14T02:06:00Z">
              <w:r>
                <w:delText xml:space="preserve">        this element is not used on its own the following rules for</w:delText>
              </w:r>
            </w:del>
          </w:p>
          <w:p w14:paraId="04664965" w14:textId="77777777" w:rsidR="0058493D" w:rsidRDefault="0058493D" w:rsidP="0058493D">
            <w:pPr>
              <w:pStyle w:val="XML1"/>
              <w:rPr>
                <w:del w:id="3509" w:author="aas" w:date="2013-10-14T02:06:00Z"/>
              </w:rPr>
            </w:pPr>
            <w:del w:id="3510" w:author="aas" w:date="2013-10-14T02:06:00Z">
              <w:r>
                <w:delText xml:space="preserve">        NETCONF operations MUST be obeyed also by elemnts using this</w:delText>
              </w:r>
            </w:del>
          </w:p>
          <w:p w14:paraId="631A5698" w14:textId="77777777" w:rsidR="0058493D" w:rsidRDefault="0058493D" w:rsidP="0058493D">
            <w:pPr>
              <w:pStyle w:val="XML1"/>
              <w:rPr>
                <w:del w:id="3511" w:author="aas" w:date="2013-10-14T02:06:00Z"/>
              </w:rPr>
            </w:pPr>
            <w:del w:id="3512" w:author="aas" w:date="2013-10-14T02:06:00Z">
              <w:r>
                <w:delText xml:space="preserve">        element.</w:delText>
              </w:r>
            </w:del>
          </w:p>
          <w:p w14:paraId="0478FA30" w14:textId="77777777" w:rsidR="0058493D" w:rsidRDefault="0058493D" w:rsidP="0058493D">
            <w:pPr>
              <w:pStyle w:val="XML1"/>
              <w:rPr>
                <w:del w:id="3513" w:author="aas" w:date="2013-10-14T02:06:00Z"/>
              </w:rPr>
            </w:pPr>
          </w:p>
          <w:p w14:paraId="3022A54E" w14:textId="77777777" w:rsidR="0058493D" w:rsidRDefault="0058493D" w:rsidP="0058493D">
            <w:pPr>
              <w:pStyle w:val="XML1"/>
              <w:rPr>
                <w:del w:id="3514" w:author="aas" w:date="2013-10-14T02:06:00Z"/>
              </w:rPr>
            </w:pPr>
            <w:del w:id="3515" w:author="aas" w:date="2013-10-14T02:06:00Z">
              <w:r>
                <w:delText xml:space="preserve">        NETCONF &amp;lt;edit-config&amp;gt; operations MUST be implemented as </w:delText>
              </w:r>
            </w:del>
          </w:p>
          <w:p w14:paraId="3C2C7F12" w14:textId="77777777" w:rsidR="0058493D" w:rsidRDefault="0058493D" w:rsidP="0058493D">
            <w:pPr>
              <w:pStyle w:val="XML1"/>
              <w:rPr>
                <w:del w:id="3516" w:author="aas" w:date="2013-10-14T02:06:00Z"/>
              </w:rPr>
            </w:pPr>
            <w:del w:id="3517" w:author="aas" w:date="2013-10-14T02:06:00Z">
              <w:r>
                <w:delText xml:space="preserve">        follows: </w:delText>
              </w:r>
            </w:del>
          </w:p>
          <w:p w14:paraId="1213B84C" w14:textId="77777777" w:rsidR="0058493D" w:rsidRDefault="0058493D" w:rsidP="0058493D">
            <w:pPr>
              <w:pStyle w:val="XML1"/>
              <w:rPr>
                <w:del w:id="3518" w:author="aas" w:date="2013-10-14T02:06:00Z"/>
              </w:rPr>
            </w:pPr>
          </w:p>
          <w:p w14:paraId="1991FE86" w14:textId="77777777" w:rsidR="0058493D" w:rsidRDefault="0058493D" w:rsidP="0058493D">
            <w:pPr>
              <w:pStyle w:val="XML1"/>
              <w:rPr>
                <w:del w:id="3519" w:author="aas" w:date="2013-10-14T02:06:00Z"/>
              </w:rPr>
            </w:pPr>
            <w:del w:id="3520" w:author="aas" w:date="2013-10-14T02:06:00Z">
              <w:r>
                <w:delText xml:space="preserve">        * The 'id' element MUST be present at all &amp;lt;edit-config&amp;gt;</w:delText>
              </w:r>
            </w:del>
          </w:p>
          <w:p w14:paraId="10DE1607" w14:textId="77777777" w:rsidR="0058493D" w:rsidRDefault="0058493D" w:rsidP="0058493D">
            <w:pPr>
              <w:pStyle w:val="XML1"/>
              <w:rPr>
                <w:del w:id="3521" w:author="aas" w:date="2013-10-14T02:06:00Z"/>
              </w:rPr>
            </w:pPr>
            <w:del w:id="3522" w:author="aas" w:date="2013-10-14T02:06:00Z">
              <w:r>
                <w:delText xml:space="preserve">        operations to identify the resource.</w:delText>
              </w:r>
            </w:del>
          </w:p>
          <w:p w14:paraId="32FFB8A0" w14:textId="77777777" w:rsidR="0058493D" w:rsidRDefault="0058493D" w:rsidP="0058493D">
            <w:pPr>
              <w:pStyle w:val="XML1"/>
              <w:rPr>
                <w:del w:id="3523" w:author="aas" w:date="2013-10-14T02:06:00Z"/>
              </w:rPr>
            </w:pPr>
            <w:del w:id="3524" w:author="aas" w:date="2013-10-14T02:06:00Z">
              <w:r>
                <w:delText xml:space="preserve">        * If the operation is 'merge' or 'replace', the element is</w:delText>
              </w:r>
            </w:del>
          </w:p>
          <w:p w14:paraId="175AA0CD" w14:textId="77777777" w:rsidR="0058493D" w:rsidRDefault="0058493D" w:rsidP="0058493D">
            <w:pPr>
              <w:pStyle w:val="XML1"/>
              <w:rPr>
                <w:del w:id="3525" w:author="aas" w:date="2013-10-14T02:06:00Z"/>
              </w:rPr>
            </w:pPr>
            <w:del w:id="3526" w:author="aas" w:date="2013-10-14T02:06:00Z">
              <w:r>
                <w:delText xml:space="preserve">        created if it does not exist, and its value is set to the</w:delText>
              </w:r>
            </w:del>
          </w:p>
          <w:p w14:paraId="0AD7A7AD" w14:textId="77777777" w:rsidR="0058493D" w:rsidRDefault="0058493D" w:rsidP="0058493D">
            <w:pPr>
              <w:pStyle w:val="XML1"/>
              <w:rPr>
                <w:del w:id="3527" w:author="aas" w:date="2013-10-14T02:06:00Z"/>
              </w:rPr>
            </w:pPr>
            <w:del w:id="3528" w:author="aas" w:date="2013-10-14T02:06:00Z">
              <w:r>
                <w:delText xml:space="preserve">        value found in the XML RPC data.</w:delText>
              </w:r>
            </w:del>
          </w:p>
          <w:p w14:paraId="0E484B1A" w14:textId="77777777" w:rsidR="0058493D" w:rsidRDefault="0058493D" w:rsidP="0058493D">
            <w:pPr>
              <w:pStyle w:val="XML1"/>
              <w:rPr>
                <w:del w:id="3529" w:author="aas" w:date="2013-10-14T02:06:00Z"/>
              </w:rPr>
            </w:pPr>
            <w:del w:id="3530" w:author="aas" w:date="2013-10-14T02:06:00Z">
              <w:r>
                <w:delText xml:space="preserve">        * If the operation is 'create', the element is created if it</w:delText>
              </w:r>
            </w:del>
          </w:p>
          <w:p w14:paraId="0675E137" w14:textId="77777777" w:rsidR="0058493D" w:rsidRDefault="0058493D" w:rsidP="0058493D">
            <w:pPr>
              <w:pStyle w:val="XML1"/>
              <w:rPr>
                <w:del w:id="3531" w:author="aas" w:date="2013-10-14T02:06:00Z"/>
              </w:rPr>
            </w:pPr>
            <w:del w:id="3532" w:author="aas" w:date="2013-10-14T02:06:00Z">
              <w:r>
                <w:delText xml:space="preserve">        does not exist. If the element already exists, a</w:delText>
              </w:r>
            </w:del>
          </w:p>
          <w:p w14:paraId="734DBA5E" w14:textId="77777777" w:rsidR="0058493D" w:rsidRDefault="0058493D" w:rsidP="0058493D">
            <w:pPr>
              <w:pStyle w:val="XML1"/>
              <w:rPr>
                <w:del w:id="3533" w:author="aas" w:date="2013-10-14T02:06:00Z"/>
              </w:rPr>
            </w:pPr>
            <w:del w:id="3534" w:author="aas" w:date="2013-10-14T02:06:00Z">
              <w:r>
                <w:delText xml:space="preserve">        'data</w:delText>
              </w:r>
              <w:r>
                <w:rPr>
                  <w:rFonts w:ascii="MS Mincho" w:eastAsia="MS Mincho" w:hAnsi="MS Mincho" w:cs="MS Mincho" w:hint="eastAsia"/>
                </w:rPr>
                <w:delText>‑</w:delText>
              </w:r>
              <w:r>
                <w:delText>exists' error is returned.</w:delText>
              </w:r>
            </w:del>
          </w:p>
          <w:p w14:paraId="07F39B9E" w14:textId="77777777" w:rsidR="0058493D" w:rsidRDefault="0058493D" w:rsidP="0058493D">
            <w:pPr>
              <w:pStyle w:val="XML1"/>
              <w:rPr>
                <w:del w:id="3535" w:author="aas" w:date="2013-10-14T02:06:00Z"/>
              </w:rPr>
            </w:pPr>
            <w:del w:id="3536" w:author="aas" w:date="2013-10-14T02:06:00Z">
              <w:r>
                <w:delText xml:space="preserve">        * If the operation is 'delete', the element is deleted if it</w:delText>
              </w:r>
            </w:del>
          </w:p>
          <w:p w14:paraId="27A5AC6E" w14:textId="77777777" w:rsidR="0058493D" w:rsidRDefault="0058493D" w:rsidP="0058493D">
            <w:pPr>
              <w:pStyle w:val="XML1"/>
              <w:rPr>
                <w:del w:id="3537" w:author="aas" w:date="2013-10-14T02:06:00Z"/>
              </w:rPr>
            </w:pPr>
            <w:del w:id="3538"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19D4BC00" w14:textId="77777777" w:rsidR="0058493D" w:rsidRDefault="0058493D" w:rsidP="0058493D">
            <w:pPr>
              <w:pStyle w:val="XML1"/>
              <w:rPr>
                <w:del w:id="3539" w:author="aas" w:date="2013-10-14T02:06:00Z"/>
              </w:rPr>
            </w:pPr>
            <w:del w:id="3540" w:author="aas" w:date="2013-10-14T02:06:00Z">
              <w:r>
                <w:delText xml:space="preserve">        error is returned.</w:delText>
              </w:r>
            </w:del>
          </w:p>
          <w:p w14:paraId="113CFCC8" w14:textId="77777777" w:rsidR="0058493D" w:rsidRDefault="0058493D" w:rsidP="0058493D">
            <w:pPr>
              <w:pStyle w:val="XML1"/>
              <w:rPr>
                <w:del w:id="3541" w:author="aas" w:date="2013-10-14T02:06:00Z"/>
              </w:rPr>
            </w:pPr>
            <w:del w:id="3542" w:author="aas" w:date="2013-10-14T02:06:00Z">
              <w:r>
                <w:delText xml:space="preserve">      &lt;/xs:documentation&gt;</w:delText>
              </w:r>
            </w:del>
          </w:p>
          <w:p w14:paraId="6BBA41A5" w14:textId="77777777" w:rsidR="0058493D" w:rsidRDefault="0058493D" w:rsidP="0058493D">
            <w:pPr>
              <w:pStyle w:val="XML1"/>
              <w:rPr>
                <w:del w:id="3543" w:author="aas" w:date="2013-10-14T02:06:00Z"/>
              </w:rPr>
            </w:pPr>
            <w:del w:id="3544" w:author="aas" w:date="2013-10-14T02:06:00Z">
              <w:r>
                <w:delText xml:space="preserve">    &lt;/xs:annotation&gt;</w:delText>
              </w:r>
            </w:del>
          </w:p>
          <w:p w14:paraId="63755199" w14:textId="77777777" w:rsidR="0058493D" w:rsidRDefault="0058493D" w:rsidP="0058493D">
            <w:pPr>
              <w:pStyle w:val="XML1"/>
              <w:rPr>
                <w:del w:id="3545" w:author="aas" w:date="2013-10-14T02:06:00Z"/>
              </w:rPr>
            </w:pPr>
          </w:p>
          <w:p w14:paraId="26C841C3" w14:textId="77777777" w:rsidR="0058493D" w:rsidRDefault="0058493D" w:rsidP="0058493D">
            <w:pPr>
              <w:pStyle w:val="XML1"/>
              <w:rPr>
                <w:del w:id="3546" w:author="aas" w:date="2013-10-14T02:06:00Z"/>
              </w:rPr>
            </w:pPr>
            <w:del w:id="3547" w:author="aas" w:date="2013-10-14T02:06:00Z">
              <w:r>
                <w:delText xml:space="preserve">    &lt;xs:sequence&gt;</w:delText>
              </w:r>
            </w:del>
          </w:p>
          <w:p w14:paraId="6B8F8DE2" w14:textId="77777777" w:rsidR="0058493D" w:rsidRDefault="0058493D" w:rsidP="0058493D">
            <w:pPr>
              <w:pStyle w:val="XML1"/>
              <w:rPr>
                <w:del w:id="3548" w:author="aas" w:date="2013-10-14T02:06:00Z"/>
              </w:rPr>
            </w:pPr>
            <w:del w:id="3549" w:author="aas" w:date="2013-10-14T02:06:00Z">
              <w:r>
                <w:delText xml:space="preserve">      &lt;xs:element name="resource-id"  type="inet:uri"&gt;</w:delText>
              </w:r>
            </w:del>
          </w:p>
          <w:p w14:paraId="7D431235" w14:textId="77777777" w:rsidR="0058493D" w:rsidRDefault="0058493D" w:rsidP="0058493D">
            <w:pPr>
              <w:pStyle w:val="XML1"/>
              <w:rPr>
                <w:del w:id="3550" w:author="aas" w:date="2013-10-14T02:06:00Z"/>
              </w:rPr>
            </w:pPr>
            <w:del w:id="3551" w:author="aas" w:date="2013-10-14T02:06:00Z">
              <w:r>
                <w:delText xml:space="preserve">        &lt;xs:annotation&gt;</w:delText>
              </w:r>
            </w:del>
          </w:p>
          <w:p w14:paraId="111E65E1" w14:textId="77777777" w:rsidR="0058493D" w:rsidRDefault="0058493D" w:rsidP="0058493D">
            <w:pPr>
              <w:pStyle w:val="XML1"/>
              <w:rPr>
                <w:del w:id="3552" w:author="aas" w:date="2013-10-14T02:06:00Z"/>
              </w:rPr>
            </w:pPr>
            <w:del w:id="3553" w:author="aas" w:date="2013-10-14T02:06:00Z">
              <w:r>
                <w:delText xml:space="preserve">          &lt;xs:documentation&gt;</w:delText>
              </w:r>
            </w:del>
          </w:p>
          <w:p w14:paraId="56372E7F" w14:textId="77777777" w:rsidR="0058493D" w:rsidRDefault="0058493D" w:rsidP="0058493D">
            <w:pPr>
              <w:pStyle w:val="XML1"/>
              <w:rPr>
                <w:del w:id="3554" w:author="aas" w:date="2013-10-14T02:06:00Z"/>
              </w:rPr>
            </w:pPr>
            <w:del w:id="3555" w:author="aas" w:date="2013-10-14T02:06:00Z">
              <w:r>
                <w:delText xml:space="preserve">            A unique but locally arbitrary identifier that</w:delText>
              </w:r>
            </w:del>
          </w:p>
          <w:p w14:paraId="1DFF9C19" w14:textId="77777777" w:rsidR="0058493D" w:rsidRDefault="0058493D" w:rsidP="0058493D">
            <w:pPr>
              <w:pStyle w:val="XML1"/>
              <w:rPr>
                <w:del w:id="3556" w:author="aas" w:date="2013-10-14T02:06:00Z"/>
              </w:rPr>
            </w:pPr>
            <w:del w:id="3557" w:author="aas" w:date="2013-10-14T02:06:00Z">
              <w:r>
                <w:delText xml:space="preserve">            uniquely identifies an OpenFlow Port within the context  </w:delText>
              </w:r>
            </w:del>
          </w:p>
          <w:p w14:paraId="72143C60" w14:textId="77777777" w:rsidR="0058493D" w:rsidRDefault="0058493D" w:rsidP="0058493D">
            <w:pPr>
              <w:pStyle w:val="XML1"/>
              <w:rPr>
                <w:del w:id="3558" w:author="aas" w:date="2013-10-14T02:06:00Z"/>
              </w:rPr>
            </w:pPr>
            <w:del w:id="3559" w:author="aas" w:date="2013-10-14T02:06:00Z">
              <w:r>
                <w:delText xml:space="preserve">            of an OpenFlow Logical Switch.  It MUST be persistent</w:delText>
              </w:r>
            </w:del>
          </w:p>
          <w:p w14:paraId="0D5D3227" w14:textId="77777777" w:rsidR="0058493D" w:rsidRDefault="0058493D" w:rsidP="0058493D">
            <w:pPr>
              <w:pStyle w:val="XML1"/>
              <w:rPr>
                <w:del w:id="3560" w:author="aas" w:date="2013-10-14T02:06:00Z"/>
              </w:rPr>
            </w:pPr>
            <w:del w:id="3561" w:author="aas" w:date="2013-10-14T02:06:00Z">
              <w:r>
                <w:delText xml:space="preserve">            across reboots of the OpenFlow Capable Switch.</w:delText>
              </w:r>
            </w:del>
          </w:p>
          <w:p w14:paraId="4B59BEA2" w14:textId="77777777" w:rsidR="0058493D" w:rsidRDefault="0058493D" w:rsidP="0058493D">
            <w:pPr>
              <w:pStyle w:val="XML1"/>
              <w:rPr>
                <w:del w:id="3562" w:author="aas" w:date="2013-10-14T02:06:00Z"/>
              </w:rPr>
            </w:pPr>
          </w:p>
          <w:p w14:paraId="4CF33D18" w14:textId="77777777" w:rsidR="0058493D" w:rsidRDefault="0058493D" w:rsidP="0058493D">
            <w:pPr>
              <w:pStyle w:val="XML1"/>
              <w:rPr>
                <w:del w:id="3563" w:author="aas" w:date="2013-10-14T02:06:00Z"/>
              </w:rPr>
            </w:pPr>
            <w:del w:id="3564" w:author="aas" w:date="2013-10-14T02:06:00Z">
              <w:r>
                <w:delText xml:space="preserve">            This element MUST be present to identify the OpenFlow</w:delText>
              </w:r>
            </w:del>
          </w:p>
          <w:p w14:paraId="2A7B9F4E" w14:textId="77777777" w:rsidR="0058493D" w:rsidRDefault="0058493D" w:rsidP="0058493D">
            <w:pPr>
              <w:pStyle w:val="XML1"/>
              <w:rPr>
                <w:del w:id="3565" w:author="aas" w:date="2013-10-14T02:06:00Z"/>
              </w:rPr>
            </w:pPr>
            <w:del w:id="3566" w:author="aas" w:date="2013-10-14T02:06:00Z">
              <w:r>
                <w:delText xml:space="preserve">            resource.</w:delText>
              </w:r>
            </w:del>
          </w:p>
          <w:p w14:paraId="639B4827" w14:textId="77777777" w:rsidR="0058493D" w:rsidRDefault="0058493D" w:rsidP="0058493D">
            <w:pPr>
              <w:pStyle w:val="XML1"/>
              <w:rPr>
                <w:del w:id="3567" w:author="aas" w:date="2013-10-14T02:06:00Z"/>
              </w:rPr>
            </w:pPr>
            <w:del w:id="3568" w:author="aas" w:date="2013-10-14T02:06:00Z">
              <w:r>
                <w:delText xml:space="preserve">          &lt;/xs:documentation&gt;</w:delText>
              </w:r>
            </w:del>
          </w:p>
          <w:p w14:paraId="572BF1AF" w14:textId="77777777" w:rsidR="0058493D" w:rsidRDefault="0058493D" w:rsidP="0058493D">
            <w:pPr>
              <w:pStyle w:val="XML1"/>
              <w:rPr>
                <w:del w:id="3569" w:author="aas" w:date="2013-10-14T02:06:00Z"/>
              </w:rPr>
            </w:pPr>
            <w:del w:id="3570" w:author="aas" w:date="2013-10-14T02:06:00Z">
              <w:r>
                <w:delText xml:space="preserve">        &lt;/xs:annotation&gt;</w:delText>
              </w:r>
            </w:del>
          </w:p>
          <w:p w14:paraId="4BE3A788" w14:textId="77777777" w:rsidR="0058493D" w:rsidRDefault="0058493D" w:rsidP="0058493D">
            <w:pPr>
              <w:pStyle w:val="XML1"/>
              <w:rPr>
                <w:del w:id="3571" w:author="aas" w:date="2013-10-14T02:06:00Z"/>
              </w:rPr>
            </w:pPr>
            <w:del w:id="3572" w:author="aas" w:date="2013-10-14T02:06:00Z">
              <w:r>
                <w:delText xml:space="preserve">      &lt;/xs:element&gt;</w:delText>
              </w:r>
            </w:del>
          </w:p>
          <w:p w14:paraId="779EE7E4" w14:textId="77777777" w:rsidR="0058493D" w:rsidRDefault="0058493D" w:rsidP="0058493D">
            <w:pPr>
              <w:pStyle w:val="XML1"/>
              <w:rPr>
                <w:del w:id="3573" w:author="aas" w:date="2013-10-14T02:06:00Z"/>
              </w:rPr>
            </w:pPr>
            <w:del w:id="3574" w:author="aas" w:date="2013-10-14T02:06:00Z">
              <w:r>
                <w:delText xml:space="preserve">    &lt;/xs:sequence&gt;</w:delText>
              </w:r>
            </w:del>
          </w:p>
          <w:p w14:paraId="26330DB7" w14:textId="77777777" w:rsidR="00F86237" w:rsidRPr="009F1B7D" w:rsidRDefault="0058493D" w:rsidP="00011096">
            <w:pPr>
              <w:pStyle w:val="XML1"/>
              <w:rPr>
                <w:del w:id="3575" w:author="aas" w:date="2013-10-14T02:06:00Z"/>
              </w:rPr>
            </w:pPr>
            <w:del w:id="3576" w:author="aas" w:date="2013-10-14T02:06:00Z">
              <w:r>
                <w:delText xml:space="preserve">  &lt;/xs:group&gt;</w:delText>
              </w:r>
            </w:del>
          </w:p>
        </w:tc>
      </w:tr>
    </w:tbl>
    <w:p w14:paraId="52A4D74A" w14:textId="77777777" w:rsidR="00F86237" w:rsidRPr="009F1B7D" w:rsidRDefault="00F86237" w:rsidP="00F86237">
      <w:pPr>
        <w:rPr>
          <w:del w:id="3577" w:author="aas" w:date="2013-10-14T02:06:00Z"/>
        </w:rPr>
      </w:pPr>
    </w:p>
    <w:p w14:paraId="299FB8E8" w14:textId="77777777" w:rsidR="00F86237" w:rsidRPr="009F1B7D" w:rsidRDefault="00F86237" w:rsidP="00D14D27">
      <w:pPr>
        <w:pStyle w:val="Heading3"/>
      </w:pPr>
      <w:bookmarkStart w:id="3578" w:name="_Toc248248245"/>
      <w:bookmarkEnd w:id="3491"/>
      <w:bookmarkEnd w:id="3492"/>
      <w:r w:rsidRPr="00DB42FD">
        <w:t>XML Example</w:t>
      </w:r>
      <w:bookmarkEnd w:id="3493"/>
      <w:bookmarkEnd w:id="3494"/>
      <w:bookmarkEnd w:id="3578"/>
    </w:p>
    <w:p w14:paraId="6F855E5E" w14:textId="77777777" w:rsidR="00F86237" w:rsidRPr="009F1B7D" w:rsidRDefault="00F86237" w:rsidP="00F86237">
      <w:r w:rsidRPr="00DB42FD">
        <w:t>The superclass is not instantiated.</w:t>
      </w:r>
    </w:p>
    <w:p w14:paraId="23668A92" w14:textId="77777777" w:rsidR="009E6267" w:rsidRDefault="009E6267" w:rsidP="00D14D27">
      <w:pPr>
        <w:pStyle w:val="Heading2"/>
      </w:pPr>
      <w:bookmarkStart w:id="3579" w:name="_Toc333523901"/>
      <w:bookmarkStart w:id="3580" w:name="_Toc335147988"/>
      <w:bookmarkStart w:id="3581" w:name="_Toc333523902"/>
      <w:bookmarkStart w:id="3582" w:name="_Toc335147989"/>
      <w:bookmarkStart w:id="3583" w:name="_Toc333523903"/>
      <w:bookmarkStart w:id="3584" w:name="_Toc335147990"/>
      <w:bookmarkStart w:id="3585" w:name="_Toc333523904"/>
      <w:bookmarkStart w:id="3586" w:name="_Toc335147991"/>
      <w:bookmarkStart w:id="3587" w:name="_Toc333523939"/>
      <w:bookmarkStart w:id="3588" w:name="_Toc335148026"/>
      <w:bookmarkStart w:id="3589" w:name="_Toc248248246"/>
      <w:bookmarkEnd w:id="3579"/>
      <w:bookmarkEnd w:id="3580"/>
      <w:bookmarkEnd w:id="3581"/>
      <w:bookmarkEnd w:id="3582"/>
      <w:bookmarkEnd w:id="3583"/>
      <w:bookmarkEnd w:id="3584"/>
      <w:bookmarkEnd w:id="3585"/>
      <w:bookmarkEnd w:id="3586"/>
      <w:bookmarkEnd w:id="3587"/>
      <w:bookmarkEnd w:id="3588"/>
      <w:r>
        <w:lastRenderedPageBreak/>
        <w:t>OpenFlow Port</w:t>
      </w:r>
      <w:bookmarkEnd w:id="3589"/>
    </w:p>
    <w:p w14:paraId="53473C4E" w14:textId="074A70EA" w:rsidR="00712E70" w:rsidRDefault="009E6267" w:rsidP="00712E70">
      <w:r>
        <w:t xml:space="preserve">The OpenFlow Port is an instance of an OpenFlow resource. </w:t>
      </w:r>
      <w:r w:rsidR="00712E70">
        <w:t>It may represent a physical port or a logical port. A logical port represents a tun</w:t>
      </w:r>
      <w:ins w:id="3590" w:author="Anees Shaikh" w:date="2013-11-24T22:51:00Z">
        <w:r w:rsidR="00CB4597">
          <w:t>n</w:t>
        </w:r>
      </w:ins>
      <w:r w:rsidR="00712E70">
        <w:t>el endpoint as described in the OpenFlow protocol specification.</w:t>
      </w:r>
    </w:p>
    <w:p w14:paraId="2FDEBEAF" w14:textId="4B650F0C" w:rsidR="00F86237" w:rsidRDefault="00712E70" w:rsidP="00712E70">
      <w:r>
        <w:t xml:space="preserve">An OpenFlow Port contains a port configuration object and a port state object. A physical port contains a list of port feature objects. While there can’t be more than one instance of the Port Configuration and the Port State, there may be multiple Port Features. In the </w:t>
      </w:r>
      <w:r w:rsidR="00EF3488">
        <w:t xml:space="preserve">case where a </w:t>
      </w:r>
      <w:r>
        <w:t xml:space="preserve">port represents a tunnel endpoint, then the port does not contain Port Feature objects, but </w:t>
      </w:r>
      <w:proofErr w:type="gramStart"/>
      <w:r>
        <w:t>a</w:t>
      </w:r>
      <w:proofErr w:type="gramEnd"/>
      <w:r>
        <w:t xml:space="preserve"> </w:t>
      </w:r>
      <w:del w:id="3591" w:author="Anees Shaikh" w:date="2013-11-24T22:51:00Z">
        <w:r w:rsidDel="00C55B26">
          <w:delText xml:space="preserve">Port </w:delText>
        </w:r>
      </w:del>
      <w:ins w:id="3592" w:author="Anees Shaikh" w:date="2013-11-24T22:51:00Z">
        <w:r w:rsidR="00C55B26">
          <w:t>OpenFlow T</w:t>
        </w:r>
      </w:ins>
      <w:del w:id="3593" w:author="Anees Shaikh" w:date="2013-11-24T22:52:00Z">
        <w:r w:rsidDel="00C55B26">
          <w:delText>t</w:delText>
        </w:r>
      </w:del>
      <w:r>
        <w:t>unnel object.</w:t>
      </w:r>
    </w:p>
    <w:p w14:paraId="0F460988" w14:textId="77777777" w:rsidR="00B7089E" w:rsidRPr="009F1B7D" w:rsidRDefault="00B7089E" w:rsidP="00D14D27">
      <w:pPr>
        <w:pStyle w:val="Heading3"/>
      </w:pPr>
      <w:bookmarkStart w:id="3594" w:name="_Toc315954013"/>
      <w:bookmarkStart w:id="3595" w:name="_Toc316542523"/>
      <w:bookmarkStart w:id="3596" w:name="_Toc248248247"/>
      <w:r w:rsidRPr="00DB42FD">
        <w:t>UML Diagram</w:t>
      </w:r>
      <w:bookmarkEnd w:id="3594"/>
      <w:bookmarkEnd w:id="3595"/>
      <w:bookmarkEnd w:id="3596"/>
    </w:p>
    <w:p w14:paraId="0CE8649A" w14:textId="588E6616" w:rsidR="00B7089E" w:rsidRPr="009F1B7D" w:rsidRDefault="00B53283" w:rsidP="00B7089E">
      <w:pPr>
        <w:keepNext/>
        <w:jc w:val="center"/>
      </w:pPr>
      <w:r>
        <w:object w:dxaOrig="11183" w:dyaOrig="9687" w14:anchorId="25EAB785">
          <v:shape id="_x0000_i1035" type="#_x0000_t75" style="width:467pt;height:405pt" o:ole="">
            <v:imagedata r:id="rId36" o:title=""/>
          </v:shape>
          <o:OLEObject Type="Embed" ProgID="Visio.Drawing.11" ShapeID="_x0000_i1035" DrawAspect="Content" ObjectID="_1321991148" r:id="rId37"/>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Data Model Diagram for an OpenFlow Port</w:t>
      </w:r>
    </w:p>
    <w:p w14:paraId="18E42341" w14:textId="77777777" w:rsidR="00B7089E" w:rsidRPr="009F1B7D" w:rsidRDefault="00B7089E" w:rsidP="00B7089E">
      <w:pPr>
        <w:rPr>
          <w:del w:id="3597" w:author="aas" w:date="2013-10-14T02:06:00Z"/>
          <w:rFonts w:eastAsiaTheme="majorEastAsia" w:cstheme="majorBidi"/>
          <w:b/>
          <w:bCs/>
        </w:rPr>
      </w:pPr>
      <w:del w:id="3598" w:author="aas" w:date="2013-10-14T02:06:00Z">
        <w:r w:rsidRPr="00DB42FD">
          <w:br w:type="page"/>
        </w:r>
      </w:del>
    </w:p>
    <w:p w14:paraId="03292146" w14:textId="77777777" w:rsidR="00B7089E" w:rsidRPr="009F1B7D" w:rsidRDefault="00B7089E" w:rsidP="00D14D27">
      <w:pPr>
        <w:pStyle w:val="Heading3"/>
        <w:rPr>
          <w:del w:id="3599" w:author="aas" w:date="2013-10-14T02:06:00Z"/>
        </w:rPr>
      </w:pPr>
      <w:bookmarkStart w:id="3600" w:name="_Toc315954014"/>
      <w:bookmarkStart w:id="3601" w:name="_Toc316542524"/>
      <w:del w:id="3602" w:author="aas" w:date="2013-10-14T02:06:00Z">
        <w:r w:rsidRPr="00DB42FD">
          <w:delText>XML Schema</w:delText>
        </w:r>
        <w:bookmarkEnd w:id="3600"/>
        <w:bookmarkEnd w:id="3601"/>
      </w:del>
    </w:p>
    <w:tbl>
      <w:tblPr>
        <w:tblStyle w:val="XMLtable"/>
        <w:tblW w:w="5000" w:type="pct"/>
        <w:tblLook w:val="04A0" w:firstRow="1" w:lastRow="0" w:firstColumn="1" w:lastColumn="0" w:noHBand="0" w:noVBand="1"/>
      </w:tblPr>
      <w:tblGrid>
        <w:gridCol w:w="9474"/>
      </w:tblGrid>
      <w:tr w:rsidR="00B7089E" w:rsidRPr="009F1B7D" w14:paraId="72C6A19F" w14:textId="77777777" w:rsidTr="00C128FA">
        <w:trPr>
          <w:del w:id="3603" w:author="aas" w:date="2013-10-14T02:06:00Z"/>
        </w:trPr>
        <w:tc>
          <w:tcPr>
            <w:tcW w:w="5000" w:type="pct"/>
          </w:tcPr>
          <w:p w14:paraId="5BEE37CB" w14:textId="77777777" w:rsidR="00E02224" w:rsidRDefault="00E02224" w:rsidP="00E02224">
            <w:pPr>
              <w:pStyle w:val="XML1"/>
              <w:rPr>
                <w:del w:id="3604" w:author="aas" w:date="2013-10-14T02:06:00Z"/>
              </w:rPr>
            </w:pPr>
            <w:del w:id="3605" w:author="aas" w:date="2013-10-14T02:06:00Z">
              <w:r>
                <w:delText xml:space="preserve">  &lt;xs:group name="OFPortType"&gt;</w:delText>
              </w:r>
            </w:del>
          </w:p>
          <w:p w14:paraId="5CDF5DE2" w14:textId="77777777" w:rsidR="00E02224" w:rsidRDefault="00E02224" w:rsidP="00E02224">
            <w:pPr>
              <w:pStyle w:val="XML1"/>
              <w:rPr>
                <w:del w:id="3606" w:author="aas" w:date="2013-10-14T02:06:00Z"/>
              </w:rPr>
            </w:pPr>
            <w:del w:id="3607" w:author="aas" w:date="2013-10-14T02:06:00Z">
              <w:r>
                <w:delText xml:space="preserve">    &lt;xs:annotation&gt;</w:delText>
              </w:r>
            </w:del>
          </w:p>
          <w:p w14:paraId="0021909B" w14:textId="77777777" w:rsidR="00E02224" w:rsidRDefault="00E02224" w:rsidP="00E02224">
            <w:pPr>
              <w:pStyle w:val="XML1"/>
              <w:rPr>
                <w:del w:id="3608" w:author="aas" w:date="2013-10-14T02:06:00Z"/>
              </w:rPr>
            </w:pPr>
            <w:del w:id="3609" w:author="aas" w:date="2013-10-14T02:06:00Z">
              <w:r>
                <w:delText xml:space="preserve">      &lt;xs:documentation&gt;</w:delText>
              </w:r>
            </w:del>
          </w:p>
          <w:p w14:paraId="22B53432" w14:textId="77777777" w:rsidR="00E02224" w:rsidRDefault="00E02224" w:rsidP="00E02224">
            <w:pPr>
              <w:pStyle w:val="XML1"/>
              <w:rPr>
                <w:del w:id="3610" w:author="aas" w:date="2013-10-14T02:06:00Z"/>
              </w:rPr>
            </w:pPr>
            <w:del w:id="3611" w:author="aas" w:date="2013-10-14T02:06:00Z">
              <w:r>
                <w:delText xml:space="preserve">        This element specifies all properties of an</w:delText>
              </w:r>
            </w:del>
          </w:p>
          <w:p w14:paraId="1CA02A40" w14:textId="77777777" w:rsidR="00E02224" w:rsidRDefault="00E02224" w:rsidP="00E02224">
            <w:pPr>
              <w:pStyle w:val="XML1"/>
              <w:rPr>
                <w:del w:id="3612" w:author="aas" w:date="2013-10-14T02:06:00Z"/>
              </w:rPr>
            </w:pPr>
            <w:del w:id="3613" w:author="aas" w:date="2013-10-14T02:06:00Z">
              <w:r>
                <w:delText xml:space="preserve">        OpenFlow resource of type OpenFlow Port. It represent a</w:delText>
              </w:r>
            </w:del>
          </w:p>
          <w:p w14:paraId="47819112" w14:textId="77777777" w:rsidR="00E02224" w:rsidRDefault="00E02224" w:rsidP="00E02224">
            <w:pPr>
              <w:pStyle w:val="XML1"/>
              <w:rPr>
                <w:del w:id="3614" w:author="aas" w:date="2013-10-14T02:06:00Z"/>
              </w:rPr>
            </w:pPr>
            <w:del w:id="3615" w:author="aas" w:date="2013-10-14T02:06:00Z">
              <w:r>
                <w:delText xml:space="preserve">        physical port or a logical port of the OpenFlow Capable</w:delText>
              </w:r>
            </w:del>
          </w:p>
          <w:p w14:paraId="50A745BE" w14:textId="77777777" w:rsidR="00E02224" w:rsidRDefault="00E02224" w:rsidP="00E02224">
            <w:pPr>
              <w:pStyle w:val="XML1"/>
              <w:rPr>
                <w:del w:id="3616" w:author="aas" w:date="2013-10-14T02:06:00Z"/>
              </w:rPr>
            </w:pPr>
            <w:del w:id="3617" w:author="aas" w:date="2013-10-14T02:06:00Z">
              <w:r>
                <w:delText xml:space="preserve">        Switch and can be assigned for exclusive use to an OpenFlow</w:delText>
              </w:r>
            </w:del>
          </w:p>
          <w:p w14:paraId="3C2B5A92" w14:textId="77777777" w:rsidR="00E02224" w:rsidRDefault="00E02224" w:rsidP="00E02224">
            <w:pPr>
              <w:pStyle w:val="XML1"/>
              <w:rPr>
                <w:del w:id="3618" w:author="aas" w:date="2013-10-14T02:06:00Z"/>
              </w:rPr>
            </w:pPr>
            <w:del w:id="3619" w:author="aas" w:date="2013-10-14T02:06:00Z">
              <w:r>
                <w:delText xml:space="preserve">        Logical Switch.  A logical port represents a tunnel endpoint</w:delText>
              </w:r>
            </w:del>
          </w:p>
          <w:p w14:paraId="663E76FE" w14:textId="77777777" w:rsidR="00E02224" w:rsidRDefault="00E02224" w:rsidP="00E02224">
            <w:pPr>
              <w:pStyle w:val="XML1"/>
              <w:rPr>
                <w:del w:id="3620" w:author="aas" w:date="2013-10-14T02:06:00Z"/>
              </w:rPr>
            </w:pPr>
            <w:del w:id="3621" w:author="aas" w:date="2013-10-14T02:06:00Z">
              <w:r>
                <w:delText xml:space="preserve">        as described in the OpenFlow protocol specification versions</w:delText>
              </w:r>
            </w:del>
          </w:p>
          <w:p w14:paraId="0567D3F4" w14:textId="77777777" w:rsidR="00E02224" w:rsidRDefault="00E02224" w:rsidP="00E02224">
            <w:pPr>
              <w:pStyle w:val="XML1"/>
              <w:rPr>
                <w:del w:id="3622" w:author="aas" w:date="2013-10-14T02:06:00Z"/>
              </w:rPr>
            </w:pPr>
            <w:del w:id="3623" w:author="aas" w:date="2013-10-14T02:06:00Z">
              <w:r>
                <w:delText xml:space="preserve">        1.3 - 1.3.1.</w:delText>
              </w:r>
            </w:del>
          </w:p>
          <w:p w14:paraId="7B3AFDC5" w14:textId="77777777" w:rsidR="00E02224" w:rsidRDefault="00E02224" w:rsidP="00E02224">
            <w:pPr>
              <w:pStyle w:val="XML1"/>
              <w:rPr>
                <w:del w:id="3624" w:author="aas" w:date="2013-10-14T02:06:00Z"/>
              </w:rPr>
            </w:pPr>
          </w:p>
          <w:p w14:paraId="21266F5F" w14:textId="77777777" w:rsidR="00E02224" w:rsidRDefault="00E02224" w:rsidP="00E02224">
            <w:pPr>
              <w:pStyle w:val="XML1"/>
              <w:rPr>
                <w:del w:id="3625" w:author="aas" w:date="2013-10-14T02:06:00Z"/>
              </w:rPr>
            </w:pPr>
            <w:del w:id="3626" w:author="aas" w:date="2013-10-14T02:06:00Z">
              <w:r>
                <w:delText xml:space="preserve">        NETCONF &amp;lt;edit-config&amp;gt; operations MUST be implemented as </w:delText>
              </w:r>
            </w:del>
          </w:p>
          <w:p w14:paraId="5A8B4C47" w14:textId="77777777" w:rsidR="00E02224" w:rsidRDefault="00E02224" w:rsidP="00E02224">
            <w:pPr>
              <w:pStyle w:val="XML1"/>
              <w:rPr>
                <w:del w:id="3627" w:author="aas" w:date="2013-10-14T02:06:00Z"/>
              </w:rPr>
            </w:pPr>
            <w:del w:id="3628" w:author="aas" w:date="2013-10-14T02:06:00Z">
              <w:r>
                <w:delText xml:space="preserve">        follows: </w:delText>
              </w:r>
            </w:del>
          </w:p>
          <w:p w14:paraId="2CFA258C" w14:textId="77777777" w:rsidR="00E02224" w:rsidRDefault="00E02224" w:rsidP="00E02224">
            <w:pPr>
              <w:pStyle w:val="XML1"/>
              <w:rPr>
                <w:del w:id="3629" w:author="aas" w:date="2013-10-14T02:06:00Z"/>
              </w:rPr>
            </w:pPr>
          </w:p>
          <w:p w14:paraId="137F38F7" w14:textId="77777777" w:rsidR="00E02224" w:rsidRDefault="00E02224" w:rsidP="00E02224">
            <w:pPr>
              <w:pStyle w:val="XML1"/>
              <w:rPr>
                <w:del w:id="3630" w:author="aas" w:date="2013-10-14T02:06:00Z"/>
              </w:rPr>
            </w:pPr>
            <w:del w:id="3631" w:author="aas" w:date="2013-10-14T02:06:00Z">
              <w:r>
                <w:delText xml:space="preserve">        * The 'resource-id' element of OFResoureType MUST be present</w:delText>
              </w:r>
            </w:del>
          </w:p>
          <w:p w14:paraId="12B90BB0" w14:textId="77777777" w:rsidR="00E02224" w:rsidRDefault="00E02224" w:rsidP="00E02224">
            <w:pPr>
              <w:pStyle w:val="XML1"/>
              <w:rPr>
                <w:del w:id="3632" w:author="aas" w:date="2013-10-14T02:06:00Z"/>
              </w:rPr>
            </w:pPr>
            <w:del w:id="3633" w:author="aas" w:date="2013-10-14T02:06:00Z">
              <w:r>
                <w:delText xml:space="preserve">        at all &amp;lt;edit-config&amp;gt; operations to identify the port.</w:delText>
              </w:r>
            </w:del>
          </w:p>
          <w:p w14:paraId="60021C01" w14:textId="77777777" w:rsidR="00E02224" w:rsidRDefault="00E02224" w:rsidP="00E02224">
            <w:pPr>
              <w:pStyle w:val="XML1"/>
              <w:rPr>
                <w:del w:id="3634" w:author="aas" w:date="2013-10-14T02:06:00Z"/>
              </w:rPr>
            </w:pPr>
            <w:del w:id="3635" w:author="aas" w:date="2013-10-14T02:06:00Z">
              <w:r>
                <w:delText xml:space="preserve">        * If the operation is 'merge' or 'replace', the element is</w:delText>
              </w:r>
            </w:del>
          </w:p>
          <w:p w14:paraId="4BF92DA0" w14:textId="77777777" w:rsidR="00E02224" w:rsidRDefault="00E02224" w:rsidP="00E02224">
            <w:pPr>
              <w:pStyle w:val="XML1"/>
              <w:rPr>
                <w:del w:id="3636" w:author="aas" w:date="2013-10-14T02:06:00Z"/>
              </w:rPr>
            </w:pPr>
            <w:del w:id="3637" w:author="aas" w:date="2013-10-14T02:06:00Z">
              <w:r>
                <w:delText xml:space="preserve">        created if it does not exist, and its value is set to the</w:delText>
              </w:r>
            </w:del>
          </w:p>
          <w:p w14:paraId="3158361B" w14:textId="77777777" w:rsidR="00E02224" w:rsidRDefault="00E02224" w:rsidP="00E02224">
            <w:pPr>
              <w:pStyle w:val="XML1"/>
              <w:rPr>
                <w:del w:id="3638" w:author="aas" w:date="2013-10-14T02:06:00Z"/>
              </w:rPr>
            </w:pPr>
            <w:del w:id="3639" w:author="aas" w:date="2013-10-14T02:06:00Z">
              <w:r>
                <w:delText xml:space="preserve">        value found in the XML RPC data.</w:delText>
              </w:r>
            </w:del>
          </w:p>
          <w:p w14:paraId="202081A0" w14:textId="77777777" w:rsidR="00E02224" w:rsidRDefault="00E02224" w:rsidP="00E02224">
            <w:pPr>
              <w:pStyle w:val="XML1"/>
              <w:rPr>
                <w:del w:id="3640" w:author="aas" w:date="2013-10-14T02:06:00Z"/>
              </w:rPr>
            </w:pPr>
            <w:del w:id="3641" w:author="aas" w:date="2013-10-14T02:06:00Z">
              <w:r>
                <w:delText xml:space="preserve">        * If the operation is 'create', the element is created if it</w:delText>
              </w:r>
            </w:del>
          </w:p>
          <w:p w14:paraId="1A19AC79" w14:textId="77777777" w:rsidR="00E02224" w:rsidRDefault="00E02224" w:rsidP="00E02224">
            <w:pPr>
              <w:pStyle w:val="XML1"/>
              <w:rPr>
                <w:del w:id="3642" w:author="aas" w:date="2013-10-14T02:06:00Z"/>
              </w:rPr>
            </w:pPr>
            <w:del w:id="3643" w:author="aas" w:date="2013-10-14T02:06:00Z">
              <w:r>
                <w:delText xml:space="preserve">        does not exist. If the element already exists, a</w:delText>
              </w:r>
            </w:del>
          </w:p>
          <w:p w14:paraId="65FA4D29" w14:textId="77777777" w:rsidR="00E02224" w:rsidRDefault="00E02224" w:rsidP="00E02224">
            <w:pPr>
              <w:pStyle w:val="XML1"/>
              <w:rPr>
                <w:del w:id="3644" w:author="aas" w:date="2013-10-14T02:06:00Z"/>
              </w:rPr>
            </w:pPr>
            <w:del w:id="3645" w:author="aas" w:date="2013-10-14T02:06:00Z">
              <w:r>
                <w:delText xml:space="preserve">        'data</w:delText>
              </w:r>
              <w:r>
                <w:rPr>
                  <w:rFonts w:ascii="MS Mincho" w:eastAsia="MS Mincho" w:hAnsi="MS Mincho" w:cs="MS Mincho" w:hint="eastAsia"/>
                </w:rPr>
                <w:delText>‑</w:delText>
              </w:r>
              <w:r>
                <w:delText>exists' error is returned.</w:delText>
              </w:r>
            </w:del>
          </w:p>
          <w:p w14:paraId="4E6F085E" w14:textId="77777777" w:rsidR="00E02224" w:rsidRDefault="00E02224" w:rsidP="00E02224">
            <w:pPr>
              <w:pStyle w:val="XML1"/>
              <w:rPr>
                <w:del w:id="3646" w:author="aas" w:date="2013-10-14T02:06:00Z"/>
              </w:rPr>
            </w:pPr>
            <w:del w:id="3647" w:author="aas" w:date="2013-10-14T02:06:00Z">
              <w:r>
                <w:delText xml:space="preserve">        * If the operation is 'delete', the element is deleted if it</w:delText>
              </w:r>
            </w:del>
          </w:p>
          <w:p w14:paraId="14A0DC43" w14:textId="77777777" w:rsidR="00E02224" w:rsidRDefault="00E02224" w:rsidP="00E02224">
            <w:pPr>
              <w:pStyle w:val="XML1"/>
              <w:rPr>
                <w:del w:id="3648" w:author="aas" w:date="2013-10-14T02:06:00Z"/>
              </w:rPr>
            </w:pPr>
            <w:del w:id="3649"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7A2EAF35" w14:textId="77777777" w:rsidR="00E02224" w:rsidRDefault="00E02224" w:rsidP="00E02224">
            <w:pPr>
              <w:pStyle w:val="XML1"/>
              <w:rPr>
                <w:del w:id="3650" w:author="aas" w:date="2013-10-14T02:06:00Z"/>
              </w:rPr>
            </w:pPr>
            <w:del w:id="3651" w:author="aas" w:date="2013-10-14T02:06:00Z">
              <w:r>
                <w:delText xml:space="preserve">        error is returned.</w:delText>
              </w:r>
            </w:del>
          </w:p>
          <w:p w14:paraId="6C047F49" w14:textId="77777777" w:rsidR="00E02224" w:rsidRDefault="00E02224" w:rsidP="00E02224">
            <w:pPr>
              <w:pStyle w:val="XML1"/>
              <w:rPr>
                <w:del w:id="3652" w:author="aas" w:date="2013-10-14T02:06:00Z"/>
              </w:rPr>
            </w:pPr>
            <w:del w:id="3653" w:author="aas" w:date="2013-10-14T02:06:00Z">
              <w:r>
                <w:delText xml:space="preserve">      &lt;/xs:documentation&gt;</w:delText>
              </w:r>
            </w:del>
          </w:p>
          <w:p w14:paraId="0393F741" w14:textId="77777777" w:rsidR="00E02224" w:rsidRDefault="00E02224" w:rsidP="00E02224">
            <w:pPr>
              <w:pStyle w:val="XML1"/>
              <w:rPr>
                <w:del w:id="3654" w:author="aas" w:date="2013-10-14T02:06:00Z"/>
              </w:rPr>
            </w:pPr>
            <w:del w:id="3655" w:author="aas" w:date="2013-10-14T02:06:00Z">
              <w:r>
                <w:delText xml:space="preserve">    &lt;/xs:annotation&gt;</w:delText>
              </w:r>
            </w:del>
          </w:p>
          <w:p w14:paraId="5E812319" w14:textId="77777777" w:rsidR="00E02224" w:rsidRDefault="00E02224" w:rsidP="00E02224">
            <w:pPr>
              <w:pStyle w:val="XML1"/>
              <w:rPr>
                <w:del w:id="3656" w:author="aas" w:date="2013-10-14T02:06:00Z"/>
              </w:rPr>
            </w:pPr>
          </w:p>
          <w:p w14:paraId="1B2C4F8D" w14:textId="77777777" w:rsidR="00E02224" w:rsidRDefault="00E02224" w:rsidP="00E02224">
            <w:pPr>
              <w:pStyle w:val="XML1"/>
              <w:rPr>
                <w:del w:id="3657" w:author="aas" w:date="2013-10-14T02:06:00Z"/>
              </w:rPr>
            </w:pPr>
            <w:del w:id="3658" w:author="aas" w:date="2013-10-14T02:06:00Z">
              <w:r>
                <w:delText xml:space="preserve">    &lt;xs:sequence&gt;</w:delText>
              </w:r>
            </w:del>
          </w:p>
          <w:p w14:paraId="0DF4830E" w14:textId="77777777" w:rsidR="00E02224" w:rsidRDefault="00E02224" w:rsidP="00E02224">
            <w:pPr>
              <w:pStyle w:val="XML1"/>
              <w:rPr>
                <w:del w:id="3659" w:author="aas" w:date="2013-10-14T02:06:00Z"/>
              </w:rPr>
            </w:pPr>
            <w:del w:id="3660" w:author="aas" w:date="2013-10-14T02:06:00Z">
              <w:r>
                <w:delText xml:space="preserve">      &lt;xs:group ref="OFResourceType"/&gt;</w:delText>
              </w:r>
            </w:del>
          </w:p>
          <w:p w14:paraId="785477B7" w14:textId="77777777" w:rsidR="00E02224" w:rsidRDefault="00E02224" w:rsidP="00E02224">
            <w:pPr>
              <w:pStyle w:val="XML1"/>
              <w:rPr>
                <w:del w:id="3661" w:author="aas" w:date="2013-10-14T02:06:00Z"/>
              </w:rPr>
            </w:pPr>
            <w:del w:id="3662" w:author="aas" w:date="2013-10-14T02:06:00Z">
              <w:r>
                <w:delText xml:space="preserve">      &lt;xs:element name="number"  type="xs:unsignedLong"&gt;</w:delText>
              </w:r>
            </w:del>
          </w:p>
          <w:p w14:paraId="5B819A32" w14:textId="77777777" w:rsidR="00E02224" w:rsidRDefault="00E02224" w:rsidP="00E02224">
            <w:pPr>
              <w:pStyle w:val="XML1"/>
              <w:rPr>
                <w:del w:id="3663" w:author="aas" w:date="2013-10-14T02:06:00Z"/>
              </w:rPr>
            </w:pPr>
            <w:del w:id="3664" w:author="aas" w:date="2013-10-14T02:06:00Z">
              <w:r>
                <w:delText xml:space="preserve">        &lt;xs:annotation&gt;</w:delText>
              </w:r>
            </w:del>
          </w:p>
          <w:p w14:paraId="16054D9A" w14:textId="77777777" w:rsidR="00E02224" w:rsidRDefault="00E02224" w:rsidP="00E02224">
            <w:pPr>
              <w:pStyle w:val="XML1"/>
              <w:rPr>
                <w:del w:id="3665" w:author="aas" w:date="2013-10-14T02:06:00Z"/>
              </w:rPr>
            </w:pPr>
            <w:del w:id="3666" w:author="aas" w:date="2013-10-14T02:06:00Z">
              <w:r>
                <w:delText xml:space="preserve">          &lt;xs:documentation&gt;</w:delText>
              </w:r>
            </w:del>
          </w:p>
          <w:p w14:paraId="647ED3D3" w14:textId="77777777" w:rsidR="00E02224" w:rsidRDefault="00E02224" w:rsidP="00E02224">
            <w:pPr>
              <w:pStyle w:val="XML1"/>
              <w:rPr>
                <w:del w:id="3667" w:author="aas" w:date="2013-10-14T02:06:00Z"/>
              </w:rPr>
            </w:pPr>
            <w:del w:id="3668" w:author="aas" w:date="2013-10-14T02:06:00Z">
              <w:r>
                <w:delText xml:space="preserve">            This number identifies the OpenFlow Port to </w:delText>
              </w:r>
            </w:del>
          </w:p>
          <w:p w14:paraId="70913F68" w14:textId="77777777" w:rsidR="00E02224" w:rsidRDefault="00E02224" w:rsidP="00E02224">
            <w:pPr>
              <w:pStyle w:val="XML1"/>
              <w:rPr>
                <w:del w:id="3669" w:author="aas" w:date="2013-10-14T02:06:00Z"/>
              </w:rPr>
            </w:pPr>
            <w:del w:id="3670" w:author="aas" w:date="2013-10-14T02:06:00Z">
              <w:r>
                <w:delText xml:space="preserve">            OpenFlow Controllers. It is assigned to an OpenFlow Port </w:delText>
              </w:r>
            </w:del>
          </w:p>
          <w:p w14:paraId="0F3A7F5B" w14:textId="77777777" w:rsidR="00E02224" w:rsidRDefault="00E02224" w:rsidP="00E02224">
            <w:pPr>
              <w:pStyle w:val="XML1"/>
              <w:rPr>
                <w:del w:id="3671" w:author="aas" w:date="2013-10-14T02:06:00Z"/>
              </w:rPr>
            </w:pPr>
            <w:del w:id="3672" w:author="aas" w:date="2013-10-14T02:06:00Z">
              <w:r>
                <w:delText xml:space="preserve">            latest when the OpenFlow Port is associated with and</w:delText>
              </w:r>
            </w:del>
          </w:p>
          <w:p w14:paraId="5234823A" w14:textId="77777777" w:rsidR="00E02224" w:rsidRDefault="00E02224" w:rsidP="00E02224">
            <w:pPr>
              <w:pStyle w:val="XML1"/>
              <w:rPr>
                <w:del w:id="3673" w:author="aas" w:date="2013-10-14T02:06:00Z"/>
              </w:rPr>
            </w:pPr>
            <w:del w:id="3674" w:author="aas" w:date="2013-10-14T02:06:00Z">
              <w:r>
                <w:delText xml:space="preserve">            OpenFlow Logical Switch.  If the OpenFlow Port is</w:delText>
              </w:r>
            </w:del>
          </w:p>
          <w:p w14:paraId="4374BF71" w14:textId="77777777" w:rsidR="00E02224" w:rsidRDefault="00E02224" w:rsidP="00E02224">
            <w:pPr>
              <w:pStyle w:val="XML1"/>
              <w:rPr>
                <w:del w:id="3675" w:author="aas" w:date="2013-10-14T02:06:00Z"/>
              </w:rPr>
            </w:pPr>
            <w:del w:id="3676" w:author="aas" w:date="2013-10-14T02:06:00Z">
              <w:r>
                <w:delText xml:space="preserve">            associated with an OpenFlow Logical Switch, this element</w:delText>
              </w:r>
            </w:del>
          </w:p>
          <w:p w14:paraId="70E119C1" w14:textId="77777777" w:rsidR="00E02224" w:rsidRDefault="00E02224" w:rsidP="00E02224">
            <w:pPr>
              <w:pStyle w:val="XML1"/>
              <w:rPr>
                <w:del w:id="3677" w:author="aas" w:date="2013-10-14T02:06:00Z"/>
              </w:rPr>
            </w:pPr>
            <w:del w:id="3678" w:author="aas" w:date="2013-10-14T02:06:00Z">
              <w:r>
                <w:delText xml:space="preserve">            MUST be unique within the context of the OpenFlow Logical</w:delText>
              </w:r>
            </w:del>
          </w:p>
          <w:p w14:paraId="06A5FACD" w14:textId="77777777" w:rsidR="00E02224" w:rsidRDefault="00E02224" w:rsidP="00E02224">
            <w:pPr>
              <w:pStyle w:val="XML1"/>
              <w:rPr>
                <w:del w:id="3679" w:author="aas" w:date="2013-10-14T02:06:00Z"/>
              </w:rPr>
            </w:pPr>
            <w:del w:id="3680" w:author="aas" w:date="2013-10-14T02:06:00Z">
              <w:r>
                <w:delText xml:space="preserve">            Switch.  </w:delText>
              </w:r>
            </w:del>
          </w:p>
          <w:p w14:paraId="28933D5A" w14:textId="77777777" w:rsidR="00E02224" w:rsidRDefault="00E02224" w:rsidP="00E02224">
            <w:pPr>
              <w:pStyle w:val="XML1"/>
              <w:rPr>
                <w:del w:id="3681" w:author="aas" w:date="2013-10-14T02:06:00Z"/>
              </w:rPr>
            </w:pPr>
            <w:del w:id="3682" w:author="aas" w:date="2013-10-14T02:06:00Z">
              <w:r>
                <w:delText xml:space="preserve">                  </w:delText>
              </w:r>
            </w:del>
          </w:p>
          <w:p w14:paraId="33A565FC" w14:textId="77777777" w:rsidR="00E02224" w:rsidRDefault="00E02224" w:rsidP="00E02224">
            <w:pPr>
              <w:pStyle w:val="XML1"/>
              <w:rPr>
                <w:del w:id="3683" w:author="aas" w:date="2013-10-14T02:06:00Z"/>
              </w:rPr>
            </w:pPr>
            <w:del w:id="3684" w:author="aas" w:date="2013-10-14T02:06:00Z">
              <w:r>
                <w:delText xml:space="preserve">            OpenFlow Capable Switch implementations may choose to</w:delText>
              </w:r>
            </w:del>
          </w:p>
          <w:p w14:paraId="6B46488A" w14:textId="77777777" w:rsidR="00E02224" w:rsidRDefault="00E02224" w:rsidP="00E02224">
            <w:pPr>
              <w:pStyle w:val="XML1"/>
              <w:rPr>
                <w:del w:id="3685" w:author="aas" w:date="2013-10-14T02:06:00Z"/>
              </w:rPr>
            </w:pPr>
            <w:del w:id="3686" w:author="aas" w:date="2013-10-14T02:06:00Z">
              <w:r>
                <w:delText xml:space="preserve">            assign values to OpenFlow Ports that are unique within the</w:delText>
              </w:r>
            </w:del>
          </w:p>
          <w:p w14:paraId="0259C7BA" w14:textId="77777777" w:rsidR="00E02224" w:rsidRDefault="00E02224" w:rsidP="00E02224">
            <w:pPr>
              <w:pStyle w:val="XML1"/>
              <w:rPr>
                <w:del w:id="3687" w:author="aas" w:date="2013-10-14T02:06:00Z"/>
              </w:rPr>
            </w:pPr>
            <w:del w:id="3688" w:author="aas" w:date="2013-10-14T02:06:00Z">
              <w:r>
                <w:delText xml:space="preserve">            context of the OpenFlow Logical Switch.  These numbers can</w:delText>
              </w:r>
            </w:del>
          </w:p>
          <w:p w14:paraId="494FEC22" w14:textId="77777777" w:rsidR="00E02224" w:rsidRDefault="00E02224" w:rsidP="00E02224">
            <w:pPr>
              <w:pStyle w:val="XML1"/>
              <w:rPr>
                <w:del w:id="3689" w:author="aas" w:date="2013-10-14T02:06:00Z"/>
              </w:rPr>
            </w:pPr>
            <w:del w:id="3690" w:author="aas" w:date="2013-10-14T02:06:00Z">
              <w:r>
                <w:delText xml:space="preserve">            be used independent of assignments to OpenFlow Logical</w:delText>
              </w:r>
            </w:del>
          </w:p>
          <w:p w14:paraId="1A22ABB9" w14:textId="77777777" w:rsidR="00E02224" w:rsidRDefault="00E02224" w:rsidP="00E02224">
            <w:pPr>
              <w:pStyle w:val="XML1"/>
              <w:rPr>
                <w:del w:id="3691" w:author="aas" w:date="2013-10-14T02:06:00Z"/>
              </w:rPr>
            </w:pPr>
            <w:del w:id="3692" w:author="aas" w:date="2013-10-14T02:06:00Z">
              <w:r>
                <w:delText xml:space="preserve">            Switches. </w:delText>
              </w:r>
            </w:del>
          </w:p>
          <w:p w14:paraId="3F229ABE" w14:textId="77777777" w:rsidR="00E02224" w:rsidRDefault="00E02224" w:rsidP="00E02224">
            <w:pPr>
              <w:pStyle w:val="XML1"/>
              <w:rPr>
                <w:del w:id="3693" w:author="aas" w:date="2013-10-14T02:06:00Z"/>
              </w:rPr>
            </w:pPr>
            <w:del w:id="3694" w:author="aas" w:date="2013-10-14T02:06:00Z">
              <w:r>
                <w:delText xml:space="preserve">                  </w:delText>
              </w:r>
            </w:del>
          </w:p>
          <w:p w14:paraId="2D975041" w14:textId="77777777" w:rsidR="00E02224" w:rsidRDefault="00E02224" w:rsidP="00E02224">
            <w:pPr>
              <w:pStyle w:val="XML1"/>
              <w:rPr>
                <w:del w:id="3695" w:author="aas" w:date="2013-10-14T02:06:00Z"/>
              </w:rPr>
            </w:pPr>
            <w:del w:id="3696" w:author="aas" w:date="2013-10-14T02:06:00Z">
              <w:r>
                <w:delText xml:space="preserve">            Other implementations may assign values to this element</w:delText>
              </w:r>
            </w:del>
          </w:p>
          <w:p w14:paraId="20EE904D" w14:textId="77777777" w:rsidR="00E02224" w:rsidRDefault="00E02224" w:rsidP="00E02224">
            <w:pPr>
              <w:pStyle w:val="XML1"/>
              <w:rPr>
                <w:del w:id="3697" w:author="aas" w:date="2013-10-14T02:06:00Z"/>
              </w:rPr>
            </w:pPr>
            <w:del w:id="3698" w:author="aas" w:date="2013-10-14T02:06:00Z">
              <w:r>
                <w:delText xml:space="preserve">            only if the OpenFlow Port is assigned to an OpenFlow</w:delText>
              </w:r>
            </w:del>
          </w:p>
          <w:p w14:paraId="7B22A6C5" w14:textId="77777777" w:rsidR="00E02224" w:rsidRDefault="00E02224" w:rsidP="00E02224">
            <w:pPr>
              <w:pStyle w:val="XML1"/>
              <w:rPr>
                <w:del w:id="3699" w:author="aas" w:date="2013-10-14T02:06:00Z"/>
              </w:rPr>
            </w:pPr>
            <w:del w:id="3700" w:author="aas" w:date="2013-10-14T02:06:00Z">
              <w:r>
                <w:delText xml:space="preserve">            Logical Switch.  If no value is currently assigned to this</w:delText>
              </w:r>
            </w:del>
          </w:p>
          <w:p w14:paraId="7B64DABC" w14:textId="77777777" w:rsidR="00E02224" w:rsidRDefault="00E02224" w:rsidP="00E02224">
            <w:pPr>
              <w:pStyle w:val="XML1"/>
              <w:rPr>
                <w:del w:id="3701" w:author="aas" w:date="2013-10-14T02:06:00Z"/>
              </w:rPr>
            </w:pPr>
            <w:del w:id="3702" w:author="aas" w:date="2013-10-14T02:06:00Z">
              <w:r>
                <w:delText xml:space="preserve">            element then this element MUST NOT be included in replies</w:delText>
              </w:r>
            </w:del>
          </w:p>
          <w:p w14:paraId="67285235" w14:textId="77777777" w:rsidR="00E02224" w:rsidRDefault="00E02224" w:rsidP="00E02224">
            <w:pPr>
              <w:pStyle w:val="XML1"/>
              <w:rPr>
                <w:del w:id="3703" w:author="aas" w:date="2013-10-14T02:06:00Z"/>
              </w:rPr>
            </w:pPr>
            <w:del w:id="3704" w:author="aas" w:date="2013-10-14T02:06:00Z">
              <w:r>
                <w:delText xml:space="preserve">            to NETCONF &amp;lt;get&amp;gt; requests. Since this element is not</w:delText>
              </w:r>
            </w:del>
          </w:p>
          <w:p w14:paraId="10E6BB76" w14:textId="77777777" w:rsidR="00E02224" w:rsidRDefault="00E02224" w:rsidP="00E02224">
            <w:pPr>
              <w:pStyle w:val="XML1"/>
              <w:rPr>
                <w:del w:id="3705" w:author="aas" w:date="2013-10-14T02:06:00Z"/>
              </w:rPr>
            </w:pPr>
            <w:del w:id="3706" w:author="aas" w:date="2013-10-14T02:06:00Z">
              <w:r>
                <w:delText xml:space="preserve">            configurable with the NETCONF protocol it MUST NOT be</w:delText>
              </w:r>
            </w:del>
          </w:p>
          <w:p w14:paraId="7EB2492C" w14:textId="77777777" w:rsidR="00E02224" w:rsidRDefault="00E02224" w:rsidP="00E02224">
            <w:pPr>
              <w:pStyle w:val="XML1"/>
              <w:rPr>
                <w:del w:id="3707" w:author="aas" w:date="2013-10-14T02:06:00Z"/>
              </w:rPr>
            </w:pPr>
            <w:del w:id="3708" w:author="aas" w:date="2013-10-14T02:06:00Z">
              <w:r>
                <w:delText xml:space="preserve">            included in replies to NETCONF &amp;lt;get-config&amp;gt; requests.</w:delText>
              </w:r>
            </w:del>
          </w:p>
          <w:p w14:paraId="18AE1CBD" w14:textId="77777777" w:rsidR="00E02224" w:rsidRDefault="00E02224" w:rsidP="00E02224">
            <w:pPr>
              <w:pStyle w:val="XML1"/>
              <w:rPr>
                <w:del w:id="3709" w:author="aas" w:date="2013-10-14T02:06:00Z"/>
              </w:rPr>
            </w:pPr>
            <w:del w:id="3710" w:author="aas" w:date="2013-10-14T02:06:00Z">
              <w:r>
                <w:delText xml:space="preserve">          &lt;/xs:documentation&gt;</w:delText>
              </w:r>
            </w:del>
          </w:p>
          <w:p w14:paraId="6A914CF5" w14:textId="77777777" w:rsidR="00E02224" w:rsidRDefault="00E02224" w:rsidP="00E02224">
            <w:pPr>
              <w:pStyle w:val="XML1"/>
              <w:rPr>
                <w:del w:id="3711" w:author="aas" w:date="2013-10-14T02:06:00Z"/>
              </w:rPr>
            </w:pPr>
            <w:del w:id="3712" w:author="aas" w:date="2013-10-14T02:06:00Z">
              <w:r>
                <w:delText xml:space="preserve">        &lt;/xs:annotation&gt;</w:delText>
              </w:r>
            </w:del>
          </w:p>
          <w:p w14:paraId="63424C16" w14:textId="77777777" w:rsidR="00E02224" w:rsidRDefault="00E02224" w:rsidP="00E02224">
            <w:pPr>
              <w:pStyle w:val="XML1"/>
              <w:rPr>
                <w:del w:id="3713" w:author="aas" w:date="2013-10-14T02:06:00Z"/>
              </w:rPr>
            </w:pPr>
            <w:del w:id="3714" w:author="aas" w:date="2013-10-14T02:06:00Z">
              <w:r>
                <w:delText xml:space="preserve">      &lt;/xs:element&gt;</w:delText>
              </w:r>
            </w:del>
          </w:p>
          <w:p w14:paraId="016DD637" w14:textId="77777777" w:rsidR="00E02224" w:rsidRDefault="00E02224" w:rsidP="00E02224">
            <w:pPr>
              <w:pStyle w:val="XML1"/>
              <w:rPr>
                <w:del w:id="3715" w:author="aas" w:date="2013-10-14T02:06:00Z"/>
              </w:rPr>
            </w:pPr>
            <w:del w:id="3716" w:author="aas" w:date="2013-10-14T02:06:00Z">
              <w:r>
                <w:delText xml:space="preserve">      &lt;xs:element name="name"&gt;</w:delText>
              </w:r>
            </w:del>
          </w:p>
          <w:p w14:paraId="6DBFB6DF" w14:textId="77777777" w:rsidR="00E02224" w:rsidRDefault="00E02224" w:rsidP="00E02224">
            <w:pPr>
              <w:pStyle w:val="XML1"/>
              <w:rPr>
                <w:del w:id="3717" w:author="aas" w:date="2013-10-14T02:06:00Z"/>
              </w:rPr>
            </w:pPr>
            <w:del w:id="3718" w:author="aas" w:date="2013-10-14T02:06:00Z">
              <w:r>
                <w:delText xml:space="preserve">        &lt;xs:annotation&gt;</w:delText>
              </w:r>
            </w:del>
          </w:p>
          <w:p w14:paraId="6ED7805F" w14:textId="77777777" w:rsidR="00E02224" w:rsidRDefault="00E02224" w:rsidP="00E02224">
            <w:pPr>
              <w:pStyle w:val="XML1"/>
              <w:rPr>
                <w:del w:id="3719" w:author="aas" w:date="2013-10-14T02:06:00Z"/>
              </w:rPr>
            </w:pPr>
            <w:del w:id="3720" w:author="aas" w:date="2013-10-14T02:06:00Z">
              <w:r>
                <w:delText xml:space="preserve">          &lt;xs:documentation&gt;</w:delText>
              </w:r>
            </w:del>
          </w:p>
          <w:p w14:paraId="5C64AF86" w14:textId="77777777" w:rsidR="00E02224" w:rsidRDefault="00E02224" w:rsidP="00E02224">
            <w:pPr>
              <w:pStyle w:val="XML1"/>
              <w:rPr>
                <w:del w:id="3721" w:author="aas" w:date="2013-10-14T02:06:00Z"/>
              </w:rPr>
            </w:pPr>
            <w:del w:id="3722" w:author="aas" w:date="2013-10-14T02:06:00Z">
              <w:r>
                <w:delText xml:space="preserve">            This element assists OpenFlow Controllers in </w:delText>
              </w:r>
            </w:del>
          </w:p>
          <w:p w14:paraId="1DAEA0FE" w14:textId="77777777" w:rsidR="00E02224" w:rsidRDefault="00E02224" w:rsidP="00E02224">
            <w:pPr>
              <w:pStyle w:val="XML1"/>
              <w:rPr>
                <w:del w:id="3723" w:author="aas" w:date="2013-10-14T02:06:00Z"/>
              </w:rPr>
            </w:pPr>
            <w:del w:id="3724" w:author="aas" w:date="2013-10-14T02:06:00Z">
              <w:r>
                <w:delText xml:space="preserve">            identifying OpenFlow Ports.  </w:delText>
              </w:r>
            </w:del>
          </w:p>
          <w:p w14:paraId="4F62E6AC" w14:textId="77777777" w:rsidR="00E02224" w:rsidRDefault="00E02224" w:rsidP="00E02224">
            <w:pPr>
              <w:pStyle w:val="XML1"/>
              <w:rPr>
                <w:del w:id="3725" w:author="aas" w:date="2013-10-14T02:06:00Z"/>
              </w:rPr>
            </w:pPr>
            <w:del w:id="3726" w:author="aas" w:date="2013-10-14T02:06:00Z">
              <w:r>
                <w:delText xml:space="preserve">                  </w:delText>
              </w:r>
            </w:del>
          </w:p>
          <w:p w14:paraId="20382961" w14:textId="77777777" w:rsidR="00E02224" w:rsidRDefault="00E02224" w:rsidP="00E02224">
            <w:pPr>
              <w:pStyle w:val="XML1"/>
              <w:rPr>
                <w:del w:id="3727" w:author="aas" w:date="2013-10-14T02:06:00Z"/>
              </w:rPr>
            </w:pPr>
            <w:del w:id="3728" w:author="aas" w:date="2013-10-14T02:06:00Z">
              <w:r>
                <w:delText xml:space="preserve">            This element is not to be set by the OP-CONFIG protocol,</w:delText>
              </w:r>
            </w:del>
          </w:p>
          <w:p w14:paraId="2598405D" w14:textId="77777777" w:rsidR="00E02224" w:rsidRDefault="00E02224" w:rsidP="00E02224">
            <w:pPr>
              <w:pStyle w:val="XML1"/>
              <w:rPr>
                <w:del w:id="3729" w:author="aas" w:date="2013-10-14T02:06:00Z"/>
              </w:rPr>
            </w:pPr>
            <w:del w:id="3730" w:author="aas" w:date="2013-10-14T02:06:00Z">
              <w:r>
                <w:delText xml:space="preserve">            but it is set by the switch implementation.  It may be set</w:delText>
              </w:r>
            </w:del>
          </w:p>
          <w:p w14:paraId="5CE9E642" w14:textId="77777777" w:rsidR="00E02224" w:rsidRDefault="00E02224" w:rsidP="00E02224">
            <w:pPr>
              <w:pStyle w:val="XML1"/>
              <w:rPr>
                <w:del w:id="3731" w:author="aas" w:date="2013-10-14T02:06:00Z"/>
              </w:rPr>
            </w:pPr>
            <w:del w:id="3732" w:author="aas" w:date="2013-10-14T02:06:00Z">
              <w:r>
                <w:delText xml:space="preserve">            at start-up time of an OpenFlow Capable Switch or when the </w:delText>
              </w:r>
            </w:del>
          </w:p>
          <w:p w14:paraId="14334DD7" w14:textId="77777777" w:rsidR="00E02224" w:rsidRDefault="00E02224" w:rsidP="00E02224">
            <w:pPr>
              <w:pStyle w:val="XML1"/>
              <w:rPr>
                <w:del w:id="3733" w:author="aas" w:date="2013-10-14T02:06:00Z"/>
              </w:rPr>
            </w:pPr>
            <w:del w:id="3734" w:author="aas" w:date="2013-10-14T02:06:00Z">
              <w:r>
                <w:delText xml:space="preserve">            OpenFlow Port is assigned to an OpenFlow Logical Switch.</w:delText>
              </w:r>
            </w:del>
          </w:p>
          <w:p w14:paraId="0F3DFF1C" w14:textId="77777777" w:rsidR="00E02224" w:rsidRDefault="00E02224" w:rsidP="00E02224">
            <w:pPr>
              <w:pStyle w:val="XML1"/>
              <w:rPr>
                <w:del w:id="3735" w:author="aas" w:date="2013-10-14T02:06:00Z"/>
              </w:rPr>
            </w:pPr>
            <w:del w:id="3736" w:author="aas" w:date="2013-10-14T02:06:00Z">
              <w:r>
                <w:delText xml:space="preserve">            It MAY also be not set at all.  If this element is set to a</w:delText>
              </w:r>
            </w:del>
          </w:p>
          <w:p w14:paraId="58708C05" w14:textId="77777777" w:rsidR="00E02224" w:rsidRDefault="00E02224" w:rsidP="00E02224">
            <w:pPr>
              <w:pStyle w:val="XML1"/>
              <w:rPr>
                <w:del w:id="3737" w:author="aas" w:date="2013-10-14T02:06:00Z"/>
              </w:rPr>
            </w:pPr>
            <w:del w:id="3738" w:author="aas" w:date="2013-10-14T02:06:00Z">
              <w:r>
                <w:delText xml:space="preserve">            value other than the empty string when being assigned to an</w:delText>
              </w:r>
            </w:del>
          </w:p>
          <w:p w14:paraId="70B87427" w14:textId="77777777" w:rsidR="00E02224" w:rsidRDefault="00E02224" w:rsidP="00E02224">
            <w:pPr>
              <w:pStyle w:val="XML1"/>
              <w:rPr>
                <w:del w:id="3739" w:author="aas" w:date="2013-10-14T02:06:00Z"/>
              </w:rPr>
            </w:pPr>
            <w:del w:id="3740" w:author="aas" w:date="2013-10-14T02:06:00Z">
              <w:r>
                <w:delText xml:space="preserve">            OpenFlow Logical Switch, then the value of this element</w:delText>
              </w:r>
            </w:del>
          </w:p>
          <w:p w14:paraId="6F4D0249" w14:textId="77777777" w:rsidR="00E02224" w:rsidRDefault="00E02224" w:rsidP="00E02224">
            <w:pPr>
              <w:pStyle w:val="XML1"/>
              <w:rPr>
                <w:del w:id="3741" w:author="aas" w:date="2013-10-14T02:06:00Z"/>
              </w:rPr>
            </w:pPr>
            <w:del w:id="3742" w:author="aas" w:date="2013-10-14T02:06:00Z">
              <w:r>
                <w:delText xml:space="preserve">            MUST be unique within the context of the OpenFlow Logical</w:delText>
              </w:r>
            </w:del>
          </w:p>
          <w:p w14:paraId="785DB01D" w14:textId="77777777" w:rsidR="00E02224" w:rsidRDefault="00E02224" w:rsidP="00E02224">
            <w:pPr>
              <w:pStyle w:val="XML1"/>
              <w:rPr>
                <w:del w:id="3743" w:author="aas" w:date="2013-10-14T02:06:00Z"/>
              </w:rPr>
            </w:pPr>
            <w:del w:id="3744" w:author="aas" w:date="2013-10-14T02:06:00Z">
              <w:r>
                <w:delText xml:space="preserve">            Switch.  </w:delText>
              </w:r>
            </w:del>
          </w:p>
          <w:p w14:paraId="3D3A43A5" w14:textId="77777777" w:rsidR="00E02224" w:rsidRDefault="00E02224" w:rsidP="00E02224">
            <w:pPr>
              <w:pStyle w:val="XML1"/>
              <w:rPr>
                <w:del w:id="3745" w:author="aas" w:date="2013-10-14T02:06:00Z"/>
              </w:rPr>
            </w:pPr>
            <w:del w:id="3746" w:author="aas" w:date="2013-10-14T02:06:00Z">
              <w:r>
                <w:delText xml:space="preserve">                  </w:delText>
              </w:r>
            </w:del>
          </w:p>
          <w:p w14:paraId="7F41D533" w14:textId="77777777" w:rsidR="00E02224" w:rsidRDefault="00E02224" w:rsidP="00E02224">
            <w:pPr>
              <w:pStyle w:val="XML1"/>
              <w:rPr>
                <w:del w:id="3747" w:author="aas" w:date="2013-10-14T02:06:00Z"/>
              </w:rPr>
            </w:pPr>
            <w:del w:id="3748" w:author="aas" w:date="2013-10-14T02:06:00Z">
              <w:r>
                <w:delText xml:space="preserve">            If no value or the empty string is currently assigned to</w:delText>
              </w:r>
            </w:del>
          </w:p>
          <w:p w14:paraId="1B9CF194" w14:textId="77777777" w:rsidR="00E02224" w:rsidRDefault="00E02224" w:rsidP="00E02224">
            <w:pPr>
              <w:pStyle w:val="XML1"/>
              <w:rPr>
                <w:del w:id="3749" w:author="aas" w:date="2013-10-14T02:06:00Z"/>
              </w:rPr>
            </w:pPr>
            <w:del w:id="3750" w:author="aas" w:date="2013-10-14T02:06:00Z">
              <w:r>
                <w:delText xml:space="preserve">            this element then this element MUST not be included in</w:delText>
              </w:r>
            </w:del>
          </w:p>
          <w:p w14:paraId="6EEC6B8B" w14:textId="77777777" w:rsidR="00E02224" w:rsidRDefault="00E02224" w:rsidP="00E02224">
            <w:pPr>
              <w:pStyle w:val="XML1"/>
              <w:rPr>
                <w:del w:id="3751" w:author="aas" w:date="2013-10-14T02:06:00Z"/>
              </w:rPr>
            </w:pPr>
            <w:del w:id="3752" w:author="aas" w:date="2013-10-14T02:06:00Z">
              <w:r>
                <w:delText xml:space="preserve">            replies to NETCONF &amp;lt;get&amp;gt; requests. Since this element is</w:delText>
              </w:r>
            </w:del>
          </w:p>
          <w:p w14:paraId="7EE696D9" w14:textId="77777777" w:rsidR="00E02224" w:rsidRDefault="00E02224" w:rsidP="00E02224">
            <w:pPr>
              <w:pStyle w:val="XML1"/>
              <w:rPr>
                <w:del w:id="3753" w:author="aas" w:date="2013-10-14T02:06:00Z"/>
              </w:rPr>
            </w:pPr>
            <w:del w:id="3754" w:author="aas" w:date="2013-10-14T02:06:00Z">
              <w:r>
                <w:delText xml:space="preserve">            not configurable with the NETCONF protocol it MUST NOT be</w:delText>
              </w:r>
            </w:del>
          </w:p>
          <w:p w14:paraId="6F35FDA3" w14:textId="77777777" w:rsidR="00E02224" w:rsidRDefault="00E02224" w:rsidP="00E02224">
            <w:pPr>
              <w:pStyle w:val="XML1"/>
              <w:rPr>
                <w:del w:id="3755" w:author="aas" w:date="2013-10-14T02:06:00Z"/>
              </w:rPr>
            </w:pPr>
            <w:del w:id="3756" w:author="aas" w:date="2013-10-14T02:06:00Z">
              <w:r>
                <w:delText xml:space="preserve">            included in replies to NETCONF &amp;lt;get-config&amp;gt; requests.</w:delText>
              </w:r>
            </w:del>
          </w:p>
          <w:p w14:paraId="05504B55" w14:textId="77777777" w:rsidR="00E02224" w:rsidRDefault="00E02224" w:rsidP="00E02224">
            <w:pPr>
              <w:pStyle w:val="XML1"/>
              <w:rPr>
                <w:del w:id="3757" w:author="aas" w:date="2013-10-14T02:06:00Z"/>
              </w:rPr>
            </w:pPr>
            <w:del w:id="3758" w:author="aas" w:date="2013-10-14T02:06:00Z">
              <w:r>
                <w:delText xml:space="preserve">          &lt;/xs:documentation&gt;</w:delText>
              </w:r>
            </w:del>
          </w:p>
          <w:p w14:paraId="7466ABC1" w14:textId="77777777" w:rsidR="00E02224" w:rsidRDefault="00E02224" w:rsidP="00E02224">
            <w:pPr>
              <w:pStyle w:val="XML1"/>
              <w:rPr>
                <w:del w:id="3759" w:author="aas" w:date="2013-10-14T02:06:00Z"/>
              </w:rPr>
            </w:pPr>
            <w:del w:id="3760" w:author="aas" w:date="2013-10-14T02:06:00Z">
              <w:r>
                <w:delText xml:space="preserve">        &lt;/xs:annotation&gt;</w:delText>
              </w:r>
            </w:del>
          </w:p>
          <w:p w14:paraId="21D80DF1" w14:textId="77777777" w:rsidR="00E02224" w:rsidRDefault="00E02224" w:rsidP="00E02224">
            <w:pPr>
              <w:pStyle w:val="XML1"/>
              <w:rPr>
                <w:del w:id="3761" w:author="aas" w:date="2013-10-14T02:06:00Z"/>
              </w:rPr>
            </w:pPr>
            <w:del w:id="3762" w:author="aas" w:date="2013-10-14T02:06:00Z">
              <w:r>
                <w:delText xml:space="preserve">        &lt;xs:simpleType&gt;</w:delText>
              </w:r>
            </w:del>
          </w:p>
          <w:p w14:paraId="789B8FB8" w14:textId="77777777" w:rsidR="00E02224" w:rsidRDefault="00E02224" w:rsidP="00E02224">
            <w:pPr>
              <w:pStyle w:val="XML1"/>
              <w:rPr>
                <w:del w:id="3763" w:author="aas" w:date="2013-10-14T02:06:00Z"/>
              </w:rPr>
            </w:pPr>
            <w:del w:id="3764" w:author="aas" w:date="2013-10-14T02:06:00Z">
              <w:r>
                <w:delText xml:space="preserve">          &lt;xs:restriction base="xs:string"&gt;</w:delText>
              </w:r>
            </w:del>
          </w:p>
          <w:p w14:paraId="02E57664" w14:textId="77777777" w:rsidR="00E02224" w:rsidRDefault="00E02224" w:rsidP="00E02224">
            <w:pPr>
              <w:pStyle w:val="XML1"/>
              <w:rPr>
                <w:del w:id="3765" w:author="aas" w:date="2013-10-14T02:06:00Z"/>
              </w:rPr>
            </w:pPr>
            <w:del w:id="3766" w:author="aas" w:date="2013-10-14T02:06:00Z">
              <w:r>
                <w:delText xml:space="preserve">            &lt;xs:minLength value="1"/&gt;</w:delText>
              </w:r>
            </w:del>
          </w:p>
          <w:p w14:paraId="37FB8736" w14:textId="77777777" w:rsidR="00E02224" w:rsidRDefault="00E02224" w:rsidP="00E02224">
            <w:pPr>
              <w:pStyle w:val="XML1"/>
              <w:rPr>
                <w:del w:id="3767" w:author="aas" w:date="2013-10-14T02:06:00Z"/>
              </w:rPr>
            </w:pPr>
            <w:del w:id="3768" w:author="aas" w:date="2013-10-14T02:06:00Z">
              <w:r>
                <w:delText xml:space="preserve">            &lt;xs:maxLength value="16"/&gt;</w:delText>
              </w:r>
            </w:del>
          </w:p>
          <w:p w14:paraId="477EF4E4" w14:textId="77777777" w:rsidR="00E02224" w:rsidRDefault="00E02224" w:rsidP="00E02224">
            <w:pPr>
              <w:pStyle w:val="XML1"/>
              <w:rPr>
                <w:del w:id="3769" w:author="aas" w:date="2013-10-14T02:06:00Z"/>
              </w:rPr>
            </w:pPr>
            <w:del w:id="3770" w:author="aas" w:date="2013-10-14T02:06:00Z">
              <w:r>
                <w:delText xml:space="preserve">          &lt;/xs:restriction&gt;</w:delText>
              </w:r>
            </w:del>
          </w:p>
          <w:p w14:paraId="6C85AA3D" w14:textId="77777777" w:rsidR="00E02224" w:rsidRDefault="00E02224" w:rsidP="00E02224">
            <w:pPr>
              <w:pStyle w:val="XML1"/>
              <w:rPr>
                <w:del w:id="3771" w:author="aas" w:date="2013-10-14T02:06:00Z"/>
              </w:rPr>
            </w:pPr>
            <w:del w:id="3772" w:author="aas" w:date="2013-10-14T02:06:00Z">
              <w:r>
                <w:delText xml:space="preserve">        &lt;/xs:simpleType&gt;</w:delText>
              </w:r>
            </w:del>
          </w:p>
          <w:p w14:paraId="5EE0D713" w14:textId="77777777" w:rsidR="00E02224" w:rsidRDefault="00E02224" w:rsidP="00E02224">
            <w:pPr>
              <w:pStyle w:val="XML1"/>
              <w:rPr>
                <w:del w:id="3773" w:author="aas" w:date="2013-10-14T02:06:00Z"/>
              </w:rPr>
            </w:pPr>
            <w:del w:id="3774" w:author="aas" w:date="2013-10-14T02:06:00Z">
              <w:r>
                <w:delText xml:space="preserve">      &lt;/xs:element&gt;</w:delText>
              </w:r>
            </w:del>
          </w:p>
          <w:p w14:paraId="72A7E9E9" w14:textId="77777777" w:rsidR="00E02224" w:rsidRDefault="00E02224" w:rsidP="00E02224">
            <w:pPr>
              <w:pStyle w:val="XML1"/>
              <w:rPr>
                <w:del w:id="3775" w:author="aas" w:date="2013-10-14T02:06:00Z"/>
              </w:rPr>
            </w:pPr>
            <w:del w:id="3776" w:author="aas" w:date="2013-10-14T02:06:00Z">
              <w:r>
                <w:delText xml:space="preserve">      &lt;xs:element name="current-rate"  type="xs:unsignedInt"&gt;</w:delText>
              </w:r>
            </w:del>
          </w:p>
          <w:p w14:paraId="2EC59312" w14:textId="77777777" w:rsidR="00E02224" w:rsidRDefault="00E02224" w:rsidP="00E02224">
            <w:pPr>
              <w:pStyle w:val="XML1"/>
              <w:rPr>
                <w:del w:id="3777" w:author="aas" w:date="2013-10-14T02:06:00Z"/>
              </w:rPr>
            </w:pPr>
            <w:del w:id="3778" w:author="aas" w:date="2013-10-14T02:06:00Z">
              <w:r>
                <w:delText xml:space="preserve">        &lt;xs:annotation&gt;</w:delText>
              </w:r>
            </w:del>
          </w:p>
          <w:p w14:paraId="6CA7E417" w14:textId="77777777" w:rsidR="00E02224" w:rsidRDefault="00E02224" w:rsidP="00E02224">
            <w:pPr>
              <w:pStyle w:val="XML1"/>
              <w:rPr>
                <w:del w:id="3779" w:author="aas" w:date="2013-10-14T02:06:00Z"/>
              </w:rPr>
            </w:pPr>
            <w:del w:id="3780" w:author="aas" w:date="2013-10-14T02:06:00Z">
              <w:r>
                <w:delText xml:space="preserve">          &lt;xs:documentation&gt;</w:delText>
              </w:r>
            </w:del>
          </w:p>
          <w:p w14:paraId="7FE63C4A" w14:textId="77777777" w:rsidR="00E02224" w:rsidRDefault="00E02224" w:rsidP="00E02224">
            <w:pPr>
              <w:pStyle w:val="XML1"/>
              <w:rPr>
                <w:del w:id="3781" w:author="aas" w:date="2013-10-14T02:06:00Z"/>
              </w:rPr>
            </w:pPr>
            <w:del w:id="3782" w:author="aas" w:date="2013-10-14T02:06:00Z">
              <w:r>
                <w:delText xml:space="preserve">            This element indicates the current bit rate of </w:delText>
              </w:r>
            </w:del>
          </w:p>
          <w:p w14:paraId="3EA3DF7D" w14:textId="77777777" w:rsidR="00E02224" w:rsidRDefault="00E02224" w:rsidP="00E02224">
            <w:pPr>
              <w:pStyle w:val="XML1"/>
              <w:rPr>
                <w:del w:id="3783" w:author="aas" w:date="2013-10-14T02:06:00Z"/>
              </w:rPr>
            </w:pPr>
            <w:del w:id="3784" w:author="aas" w:date="2013-10-14T02:06:00Z">
              <w:r>
                <w:delText xml:space="preserve">            the port. Its values is to be provided in units of kilobit </w:delText>
              </w:r>
            </w:del>
          </w:p>
          <w:p w14:paraId="2FC19AF3" w14:textId="77777777" w:rsidR="00E02224" w:rsidRDefault="00E02224" w:rsidP="00E02224">
            <w:pPr>
              <w:pStyle w:val="XML1"/>
              <w:rPr>
                <w:del w:id="3785" w:author="aas" w:date="2013-10-14T02:06:00Z"/>
              </w:rPr>
            </w:pPr>
            <w:del w:id="3786" w:author="aas" w:date="2013-10-14T02:06:00Z">
              <w:r>
                <w:delText xml:space="preserve">            per second (kbps). This element is only valid if the </w:delText>
              </w:r>
            </w:del>
          </w:p>
          <w:p w14:paraId="31621C44" w14:textId="77777777" w:rsidR="00E02224" w:rsidRDefault="00E02224" w:rsidP="00E02224">
            <w:pPr>
              <w:pStyle w:val="XML1"/>
              <w:rPr>
                <w:del w:id="3787" w:author="aas" w:date="2013-10-14T02:06:00Z"/>
              </w:rPr>
            </w:pPr>
            <w:del w:id="3788" w:author="aas" w:date="2013-10-14T02:06:00Z">
              <w:r>
                <w:delText xml:space="preserve">            element called 'rate' in the current Port Features has a </w:delText>
              </w:r>
            </w:del>
          </w:p>
          <w:p w14:paraId="1BE33B31" w14:textId="77777777" w:rsidR="00E02224" w:rsidRDefault="00E02224" w:rsidP="00E02224">
            <w:pPr>
              <w:pStyle w:val="XML1"/>
              <w:rPr>
                <w:del w:id="3789" w:author="aas" w:date="2013-10-14T02:06:00Z"/>
              </w:rPr>
            </w:pPr>
            <w:del w:id="3790" w:author="aas" w:date="2013-10-14T02:06:00Z">
              <w:r>
                <w:delText xml:space="preserve">            value of 'other'.</w:delText>
              </w:r>
            </w:del>
          </w:p>
          <w:p w14:paraId="77627C26" w14:textId="77777777" w:rsidR="00E02224" w:rsidRDefault="00E02224" w:rsidP="00E02224">
            <w:pPr>
              <w:pStyle w:val="XML1"/>
              <w:rPr>
                <w:del w:id="3791" w:author="aas" w:date="2013-10-14T02:06:00Z"/>
              </w:rPr>
            </w:pPr>
          </w:p>
          <w:p w14:paraId="1841A43C" w14:textId="77777777" w:rsidR="00E02224" w:rsidRDefault="00E02224" w:rsidP="00E02224">
            <w:pPr>
              <w:pStyle w:val="XML1"/>
              <w:rPr>
                <w:del w:id="3792" w:author="aas" w:date="2013-10-14T02:06:00Z"/>
              </w:rPr>
            </w:pPr>
            <w:del w:id="3793" w:author="aas" w:date="2013-10-14T02:06:00Z">
              <w:r>
                <w:delText xml:space="preserve">            Since this element is not configurable with the NETCONF</w:delText>
              </w:r>
            </w:del>
          </w:p>
          <w:p w14:paraId="294650F7" w14:textId="77777777" w:rsidR="00E02224" w:rsidRDefault="00E02224" w:rsidP="00E02224">
            <w:pPr>
              <w:pStyle w:val="XML1"/>
              <w:rPr>
                <w:del w:id="3794" w:author="aas" w:date="2013-10-14T02:06:00Z"/>
              </w:rPr>
            </w:pPr>
            <w:del w:id="3795" w:author="aas" w:date="2013-10-14T02:06:00Z">
              <w:r>
                <w:delText xml:space="preserve">            protocol it MUST NOT be included in replies to NETCONF</w:delText>
              </w:r>
            </w:del>
          </w:p>
          <w:p w14:paraId="099CCBEE" w14:textId="77777777" w:rsidR="00E02224" w:rsidRDefault="00E02224" w:rsidP="00E02224">
            <w:pPr>
              <w:pStyle w:val="XML1"/>
              <w:rPr>
                <w:del w:id="3796" w:author="aas" w:date="2013-10-14T02:06:00Z"/>
              </w:rPr>
            </w:pPr>
            <w:del w:id="3797" w:author="aas" w:date="2013-10-14T02:06:00Z">
              <w:r>
                <w:delText xml:space="preserve">            &amp;lt;get-config&amp;gt; requests.</w:delText>
              </w:r>
            </w:del>
          </w:p>
          <w:p w14:paraId="5F4825C7" w14:textId="77777777" w:rsidR="00E02224" w:rsidRDefault="00E02224" w:rsidP="00E02224">
            <w:pPr>
              <w:pStyle w:val="XML1"/>
              <w:rPr>
                <w:del w:id="3798" w:author="aas" w:date="2013-10-14T02:06:00Z"/>
              </w:rPr>
            </w:pPr>
            <w:del w:id="3799" w:author="aas" w:date="2013-10-14T02:06:00Z">
              <w:r>
                <w:delText xml:space="preserve">          &lt;/xs:documentation&gt;</w:delText>
              </w:r>
            </w:del>
          </w:p>
          <w:p w14:paraId="6DDE2599" w14:textId="77777777" w:rsidR="00E02224" w:rsidRDefault="00E02224" w:rsidP="00E02224">
            <w:pPr>
              <w:pStyle w:val="XML1"/>
              <w:rPr>
                <w:del w:id="3800" w:author="aas" w:date="2013-10-14T02:06:00Z"/>
              </w:rPr>
            </w:pPr>
            <w:del w:id="3801" w:author="aas" w:date="2013-10-14T02:06:00Z">
              <w:r>
                <w:delText xml:space="preserve">        &lt;/xs:annotation&gt;</w:delText>
              </w:r>
            </w:del>
          </w:p>
          <w:p w14:paraId="7E554468" w14:textId="77777777" w:rsidR="00E02224" w:rsidRDefault="00E02224" w:rsidP="00E02224">
            <w:pPr>
              <w:pStyle w:val="XML1"/>
              <w:rPr>
                <w:del w:id="3802" w:author="aas" w:date="2013-10-14T02:06:00Z"/>
              </w:rPr>
            </w:pPr>
            <w:del w:id="3803" w:author="aas" w:date="2013-10-14T02:06:00Z">
              <w:r>
                <w:delText xml:space="preserve">      &lt;/xs:element&gt;</w:delText>
              </w:r>
            </w:del>
          </w:p>
          <w:p w14:paraId="282E444A" w14:textId="77777777" w:rsidR="00E02224" w:rsidRDefault="00E02224" w:rsidP="00E02224">
            <w:pPr>
              <w:pStyle w:val="XML1"/>
              <w:rPr>
                <w:del w:id="3804" w:author="aas" w:date="2013-10-14T02:06:00Z"/>
              </w:rPr>
            </w:pPr>
            <w:del w:id="3805" w:author="aas" w:date="2013-10-14T02:06:00Z">
              <w:r>
                <w:delText xml:space="preserve">      &lt;xs:element name="max-rate"  type="xs:unsignedInt"&gt;</w:delText>
              </w:r>
            </w:del>
          </w:p>
          <w:p w14:paraId="11FEA420" w14:textId="77777777" w:rsidR="00E02224" w:rsidRDefault="00E02224" w:rsidP="00E02224">
            <w:pPr>
              <w:pStyle w:val="XML1"/>
              <w:rPr>
                <w:del w:id="3806" w:author="aas" w:date="2013-10-14T02:06:00Z"/>
              </w:rPr>
            </w:pPr>
            <w:del w:id="3807" w:author="aas" w:date="2013-10-14T02:06:00Z">
              <w:r>
                <w:delText xml:space="preserve">        &lt;xs:annotation&gt;</w:delText>
              </w:r>
            </w:del>
          </w:p>
          <w:p w14:paraId="70EB1FE9" w14:textId="77777777" w:rsidR="00E02224" w:rsidRDefault="00E02224" w:rsidP="00E02224">
            <w:pPr>
              <w:pStyle w:val="XML1"/>
              <w:rPr>
                <w:del w:id="3808" w:author="aas" w:date="2013-10-14T02:06:00Z"/>
              </w:rPr>
            </w:pPr>
            <w:del w:id="3809" w:author="aas" w:date="2013-10-14T02:06:00Z">
              <w:r>
                <w:delText xml:space="preserve">          &lt;xs:documentation&gt;</w:delText>
              </w:r>
            </w:del>
          </w:p>
          <w:p w14:paraId="07342802" w14:textId="77777777" w:rsidR="00E02224" w:rsidRDefault="00E02224" w:rsidP="00E02224">
            <w:pPr>
              <w:pStyle w:val="XML1"/>
              <w:rPr>
                <w:del w:id="3810" w:author="aas" w:date="2013-10-14T02:06:00Z"/>
              </w:rPr>
            </w:pPr>
            <w:del w:id="3811" w:author="aas" w:date="2013-10-14T02:06:00Z">
              <w:r>
                <w:delText xml:space="preserve">            This element indicates the maximum bit rate of </w:delText>
              </w:r>
            </w:del>
          </w:p>
          <w:p w14:paraId="76EF79AA" w14:textId="77777777" w:rsidR="00E02224" w:rsidRDefault="00E02224" w:rsidP="00E02224">
            <w:pPr>
              <w:pStyle w:val="XML1"/>
              <w:rPr>
                <w:del w:id="3812" w:author="aas" w:date="2013-10-14T02:06:00Z"/>
              </w:rPr>
            </w:pPr>
            <w:del w:id="3813" w:author="aas" w:date="2013-10-14T02:06:00Z">
              <w:r>
                <w:delText xml:space="preserve">            the port. Its values is to be provided in units of kilobit </w:delText>
              </w:r>
            </w:del>
          </w:p>
          <w:p w14:paraId="5C1B5DA6" w14:textId="77777777" w:rsidR="00E02224" w:rsidRDefault="00E02224" w:rsidP="00E02224">
            <w:pPr>
              <w:pStyle w:val="XML1"/>
              <w:rPr>
                <w:del w:id="3814" w:author="aas" w:date="2013-10-14T02:06:00Z"/>
              </w:rPr>
            </w:pPr>
            <w:del w:id="3815" w:author="aas" w:date="2013-10-14T02:06:00Z">
              <w:r>
                <w:delText xml:space="preserve">            per second (kbps). This element is only valid if the </w:delText>
              </w:r>
            </w:del>
          </w:p>
          <w:p w14:paraId="20E4A2EA" w14:textId="77777777" w:rsidR="00E02224" w:rsidRDefault="00E02224" w:rsidP="00E02224">
            <w:pPr>
              <w:pStyle w:val="XML1"/>
              <w:rPr>
                <w:del w:id="3816" w:author="aas" w:date="2013-10-14T02:06:00Z"/>
              </w:rPr>
            </w:pPr>
            <w:del w:id="3817" w:author="aas" w:date="2013-10-14T02:06:00Z">
              <w:r>
                <w:delText xml:space="preserve">            element called 'rate' in the current Port Features has a </w:delText>
              </w:r>
            </w:del>
          </w:p>
          <w:p w14:paraId="7E4ABD47" w14:textId="77777777" w:rsidR="00E02224" w:rsidRDefault="00E02224" w:rsidP="00E02224">
            <w:pPr>
              <w:pStyle w:val="XML1"/>
              <w:rPr>
                <w:del w:id="3818" w:author="aas" w:date="2013-10-14T02:06:00Z"/>
              </w:rPr>
            </w:pPr>
            <w:del w:id="3819" w:author="aas" w:date="2013-10-14T02:06:00Z">
              <w:r>
                <w:delText xml:space="preserve">            value of 'other'.</w:delText>
              </w:r>
            </w:del>
          </w:p>
          <w:p w14:paraId="144C3792" w14:textId="77777777" w:rsidR="00E02224" w:rsidRDefault="00E02224" w:rsidP="00E02224">
            <w:pPr>
              <w:pStyle w:val="XML1"/>
              <w:rPr>
                <w:del w:id="3820" w:author="aas" w:date="2013-10-14T02:06:00Z"/>
              </w:rPr>
            </w:pPr>
          </w:p>
          <w:p w14:paraId="4AFC895F" w14:textId="77777777" w:rsidR="00E02224" w:rsidRDefault="00E02224" w:rsidP="00E02224">
            <w:pPr>
              <w:pStyle w:val="XML1"/>
              <w:rPr>
                <w:del w:id="3821" w:author="aas" w:date="2013-10-14T02:06:00Z"/>
              </w:rPr>
            </w:pPr>
            <w:del w:id="3822" w:author="aas" w:date="2013-10-14T02:06:00Z">
              <w:r>
                <w:delText xml:space="preserve">            Since this element is not configurable with the NETCONF</w:delText>
              </w:r>
            </w:del>
          </w:p>
          <w:p w14:paraId="552ED73B" w14:textId="77777777" w:rsidR="00E02224" w:rsidRDefault="00E02224" w:rsidP="00E02224">
            <w:pPr>
              <w:pStyle w:val="XML1"/>
              <w:rPr>
                <w:del w:id="3823" w:author="aas" w:date="2013-10-14T02:06:00Z"/>
              </w:rPr>
            </w:pPr>
            <w:del w:id="3824" w:author="aas" w:date="2013-10-14T02:06:00Z">
              <w:r>
                <w:delText xml:space="preserve">            protocol it MUST NOT be included in replies to NETCONF</w:delText>
              </w:r>
            </w:del>
          </w:p>
          <w:p w14:paraId="0103C47C" w14:textId="77777777" w:rsidR="00E02224" w:rsidRDefault="00E02224" w:rsidP="00E02224">
            <w:pPr>
              <w:pStyle w:val="XML1"/>
              <w:rPr>
                <w:del w:id="3825" w:author="aas" w:date="2013-10-14T02:06:00Z"/>
              </w:rPr>
            </w:pPr>
            <w:del w:id="3826" w:author="aas" w:date="2013-10-14T02:06:00Z">
              <w:r>
                <w:delText xml:space="preserve">            &amp;lt;get-config&amp;gt; requests.</w:delText>
              </w:r>
            </w:del>
          </w:p>
          <w:p w14:paraId="0895788E" w14:textId="77777777" w:rsidR="00E02224" w:rsidRDefault="00E02224" w:rsidP="00E02224">
            <w:pPr>
              <w:pStyle w:val="XML1"/>
              <w:rPr>
                <w:del w:id="3827" w:author="aas" w:date="2013-10-14T02:06:00Z"/>
              </w:rPr>
            </w:pPr>
            <w:del w:id="3828" w:author="aas" w:date="2013-10-14T02:06:00Z">
              <w:r>
                <w:delText xml:space="preserve">          &lt;/xs:documentation&gt;</w:delText>
              </w:r>
            </w:del>
          </w:p>
          <w:p w14:paraId="693E9934" w14:textId="77777777" w:rsidR="00E02224" w:rsidRDefault="00E02224" w:rsidP="00E02224">
            <w:pPr>
              <w:pStyle w:val="XML1"/>
              <w:rPr>
                <w:del w:id="3829" w:author="aas" w:date="2013-10-14T02:06:00Z"/>
              </w:rPr>
            </w:pPr>
            <w:del w:id="3830" w:author="aas" w:date="2013-10-14T02:06:00Z">
              <w:r>
                <w:delText xml:space="preserve">        &lt;/xs:annotation&gt;</w:delText>
              </w:r>
            </w:del>
          </w:p>
          <w:p w14:paraId="21885F62" w14:textId="77777777" w:rsidR="00E02224" w:rsidRDefault="00E02224" w:rsidP="00E02224">
            <w:pPr>
              <w:pStyle w:val="XML1"/>
              <w:rPr>
                <w:del w:id="3831" w:author="aas" w:date="2013-10-14T02:06:00Z"/>
              </w:rPr>
            </w:pPr>
            <w:del w:id="3832" w:author="aas" w:date="2013-10-14T02:06:00Z">
              <w:r>
                <w:delText xml:space="preserve">      &lt;/xs:element&gt;</w:delText>
              </w:r>
            </w:del>
          </w:p>
          <w:p w14:paraId="07BFFB96" w14:textId="77777777" w:rsidR="00E02224" w:rsidRDefault="00E02224" w:rsidP="00E02224">
            <w:pPr>
              <w:pStyle w:val="XML1"/>
              <w:rPr>
                <w:del w:id="3833" w:author="aas" w:date="2013-10-14T02:06:00Z"/>
              </w:rPr>
            </w:pPr>
            <w:del w:id="3834" w:author="aas" w:date="2013-10-14T02:06:00Z">
              <w:r>
                <w:delText xml:space="preserve">      &lt;xs:element name="configuration"&gt;</w:delText>
              </w:r>
            </w:del>
          </w:p>
          <w:p w14:paraId="6B2359D2" w14:textId="77777777" w:rsidR="00E02224" w:rsidRDefault="00E02224" w:rsidP="00E02224">
            <w:pPr>
              <w:pStyle w:val="XML1"/>
              <w:rPr>
                <w:del w:id="3835" w:author="aas" w:date="2013-10-14T02:06:00Z"/>
              </w:rPr>
            </w:pPr>
            <w:del w:id="3836" w:author="aas" w:date="2013-10-14T02:06:00Z">
              <w:r>
                <w:delText xml:space="preserve">        &lt;xs:annotation&gt;</w:delText>
              </w:r>
            </w:del>
          </w:p>
          <w:p w14:paraId="4639AD32" w14:textId="77777777" w:rsidR="00E02224" w:rsidRDefault="00E02224" w:rsidP="00E02224">
            <w:pPr>
              <w:pStyle w:val="XML1"/>
              <w:rPr>
                <w:del w:id="3837" w:author="aas" w:date="2013-10-14T02:06:00Z"/>
              </w:rPr>
            </w:pPr>
            <w:del w:id="3838" w:author="aas" w:date="2013-10-14T02:06:00Z">
              <w:r>
                <w:delText xml:space="preserve">          &lt;xs:documentation&gt;</w:delText>
              </w:r>
            </w:del>
          </w:p>
          <w:p w14:paraId="2DB64430" w14:textId="77777777" w:rsidR="00E02224" w:rsidRDefault="00E02224" w:rsidP="00E02224">
            <w:pPr>
              <w:pStyle w:val="XML1"/>
              <w:rPr>
                <w:del w:id="3839" w:author="aas" w:date="2013-10-14T02:06:00Z"/>
              </w:rPr>
            </w:pPr>
            <w:del w:id="3840" w:author="aas" w:date="2013-10-14T02:06:00Z">
              <w:r>
                <w:delText xml:space="preserve">            This element represents the general</w:delText>
              </w:r>
            </w:del>
          </w:p>
          <w:p w14:paraId="4462A3EE" w14:textId="77777777" w:rsidR="00E02224" w:rsidRDefault="00E02224" w:rsidP="00E02224">
            <w:pPr>
              <w:pStyle w:val="XML1"/>
              <w:rPr>
                <w:del w:id="3841" w:author="aas" w:date="2013-10-14T02:06:00Z"/>
              </w:rPr>
            </w:pPr>
            <w:del w:id="3842" w:author="aas" w:date="2013-10-14T02:06:00Z">
              <w:r>
                <w:delText xml:space="preserve">            adminitrative configuration of the OpenFlow Port.</w:delText>
              </w:r>
            </w:del>
          </w:p>
          <w:p w14:paraId="1737A7AC" w14:textId="77777777" w:rsidR="00E02224" w:rsidRDefault="00E02224" w:rsidP="00E02224">
            <w:pPr>
              <w:pStyle w:val="XML1"/>
              <w:rPr>
                <w:del w:id="3843" w:author="aas" w:date="2013-10-14T02:06:00Z"/>
              </w:rPr>
            </w:pPr>
            <w:del w:id="3844" w:author="aas" w:date="2013-10-14T02:06:00Z">
              <w:r>
                <w:delText xml:space="preserve">          &lt;/xs:documentation&gt;</w:delText>
              </w:r>
            </w:del>
          </w:p>
          <w:p w14:paraId="4D282C87" w14:textId="77777777" w:rsidR="00E02224" w:rsidRDefault="00E02224" w:rsidP="00E02224">
            <w:pPr>
              <w:pStyle w:val="XML1"/>
              <w:rPr>
                <w:del w:id="3845" w:author="aas" w:date="2013-10-14T02:06:00Z"/>
              </w:rPr>
            </w:pPr>
            <w:del w:id="3846" w:author="aas" w:date="2013-10-14T02:06:00Z">
              <w:r>
                <w:delText xml:space="preserve">        &lt;/xs:annotation&gt;</w:delText>
              </w:r>
            </w:del>
          </w:p>
          <w:p w14:paraId="194115FB" w14:textId="77777777" w:rsidR="00E02224" w:rsidRDefault="00E02224" w:rsidP="00E02224">
            <w:pPr>
              <w:pStyle w:val="XML1"/>
              <w:rPr>
                <w:del w:id="3847" w:author="aas" w:date="2013-10-14T02:06:00Z"/>
              </w:rPr>
            </w:pPr>
            <w:del w:id="3848" w:author="aas" w:date="2013-10-14T02:06:00Z">
              <w:r>
                <w:delText xml:space="preserve">        &lt;xs:complexType&gt;</w:delText>
              </w:r>
            </w:del>
          </w:p>
          <w:p w14:paraId="70F4F6FA" w14:textId="77777777" w:rsidR="00E02224" w:rsidRDefault="00E02224" w:rsidP="00E02224">
            <w:pPr>
              <w:pStyle w:val="XML1"/>
              <w:rPr>
                <w:del w:id="3849" w:author="aas" w:date="2013-10-14T02:06:00Z"/>
              </w:rPr>
            </w:pPr>
            <w:del w:id="3850" w:author="aas" w:date="2013-10-14T02:06:00Z">
              <w:r>
                <w:delText xml:space="preserve">          &lt;xs:sequence&gt;</w:delText>
              </w:r>
            </w:del>
          </w:p>
          <w:p w14:paraId="00B3C8E3" w14:textId="77777777" w:rsidR="00E02224" w:rsidRDefault="00E02224" w:rsidP="00E02224">
            <w:pPr>
              <w:pStyle w:val="XML1"/>
              <w:rPr>
                <w:del w:id="3851" w:author="aas" w:date="2013-10-14T02:06:00Z"/>
              </w:rPr>
            </w:pPr>
            <w:del w:id="3852" w:author="aas" w:date="2013-10-14T02:06:00Z">
              <w:r>
                <w:delText xml:space="preserve">            &lt;xs:element name="admin-state" minOccurs="0"  type="OFUpDownStateType"&gt;</w:delText>
              </w:r>
            </w:del>
          </w:p>
          <w:p w14:paraId="0C2E6DE1" w14:textId="77777777" w:rsidR="00E02224" w:rsidRDefault="00E02224" w:rsidP="00E02224">
            <w:pPr>
              <w:pStyle w:val="XML1"/>
              <w:rPr>
                <w:del w:id="3853" w:author="aas" w:date="2013-10-14T02:06:00Z"/>
              </w:rPr>
            </w:pPr>
            <w:del w:id="3854" w:author="aas" w:date="2013-10-14T02:06:00Z">
              <w:r>
                <w:delText xml:space="preserve">              &lt;xs:annotation&gt;</w:delText>
              </w:r>
            </w:del>
          </w:p>
          <w:p w14:paraId="6C3A1A2B" w14:textId="77777777" w:rsidR="00E02224" w:rsidRDefault="00E02224" w:rsidP="00E02224">
            <w:pPr>
              <w:pStyle w:val="XML1"/>
              <w:rPr>
                <w:del w:id="3855" w:author="aas" w:date="2013-10-14T02:06:00Z"/>
              </w:rPr>
            </w:pPr>
            <w:del w:id="3856" w:author="aas" w:date="2013-10-14T02:06:00Z">
              <w:r>
                <w:delText xml:space="preserve">                &lt;xs:documentation&gt;</w:delText>
              </w:r>
            </w:del>
          </w:p>
          <w:p w14:paraId="0C0AC944" w14:textId="77777777" w:rsidR="00E02224" w:rsidRDefault="00E02224" w:rsidP="00E02224">
            <w:pPr>
              <w:pStyle w:val="XML1"/>
              <w:rPr>
                <w:del w:id="3857" w:author="aas" w:date="2013-10-14T02:06:00Z"/>
              </w:rPr>
            </w:pPr>
            <w:del w:id="3858" w:author="aas" w:date="2013-10-14T02:06:00Z">
              <w:r>
                <w:delText xml:space="preserve">                  The administrative state of the port.  If</w:delText>
              </w:r>
            </w:del>
          </w:p>
          <w:p w14:paraId="14D7E549" w14:textId="77777777" w:rsidR="00E02224" w:rsidRDefault="00E02224" w:rsidP="00E02224">
            <w:pPr>
              <w:pStyle w:val="XML1"/>
              <w:rPr>
                <w:del w:id="3859" w:author="aas" w:date="2013-10-14T02:06:00Z"/>
              </w:rPr>
            </w:pPr>
            <w:del w:id="3860" w:author="aas" w:date="2013-10-14T02:06:00Z">
              <w:r>
                <w:delText xml:space="preserve">                  true, the port has been administratively brought down and</w:delText>
              </w:r>
            </w:del>
          </w:p>
          <w:p w14:paraId="3983E21C" w14:textId="77777777" w:rsidR="00E02224" w:rsidRDefault="00E02224" w:rsidP="00E02224">
            <w:pPr>
              <w:pStyle w:val="XML1"/>
              <w:rPr>
                <w:del w:id="3861" w:author="aas" w:date="2013-10-14T02:06:00Z"/>
              </w:rPr>
            </w:pPr>
            <w:del w:id="3862" w:author="aas" w:date="2013-10-14T02:06:00Z">
              <w:r>
                <w:delText xml:space="preserve">                  SHOULD not be used by OpenFlow.</w:delText>
              </w:r>
            </w:del>
          </w:p>
          <w:p w14:paraId="138615AE" w14:textId="77777777" w:rsidR="00E02224" w:rsidRDefault="00E02224" w:rsidP="00E02224">
            <w:pPr>
              <w:pStyle w:val="XML1"/>
              <w:rPr>
                <w:del w:id="3863" w:author="aas" w:date="2013-10-14T02:06:00Z"/>
              </w:rPr>
            </w:pPr>
          </w:p>
          <w:p w14:paraId="19FA6EF5" w14:textId="77777777" w:rsidR="00E02224" w:rsidRDefault="00E02224" w:rsidP="00E02224">
            <w:pPr>
              <w:pStyle w:val="XML1"/>
              <w:rPr>
                <w:del w:id="3864" w:author="aas" w:date="2013-10-14T02:06:00Z"/>
              </w:rPr>
            </w:pPr>
            <w:del w:id="3865" w:author="aas" w:date="2013-10-14T02:06:00Z">
              <w:r>
                <w:delText xml:space="preserve">                  This element is optional. If this element is not present</w:delText>
              </w:r>
            </w:del>
          </w:p>
          <w:p w14:paraId="377F7011" w14:textId="77777777" w:rsidR="00E02224" w:rsidRDefault="00E02224" w:rsidP="00E02224">
            <w:pPr>
              <w:pStyle w:val="XML1"/>
              <w:rPr>
                <w:del w:id="3866" w:author="aas" w:date="2013-10-14T02:06:00Z"/>
              </w:rPr>
            </w:pPr>
            <w:del w:id="3867" w:author="aas" w:date="2013-10-14T02:06:00Z">
              <w:r>
                <w:delText xml:space="preserve">                  it defaults to 'up'.</w:delText>
              </w:r>
            </w:del>
          </w:p>
          <w:p w14:paraId="2EFB0575" w14:textId="77777777" w:rsidR="00E02224" w:rsidRDefault="00E02224" w:rsidP="00E02224">
            <w:pPr>
              <w:pStyle w:val="XML1"/>
              <w:rPr>
                <w:del w:id="3868" w:author="aas" w:date="2013-10-14T02:06:00Z"/>
              </w:rPr>
            </w:pPr>
            <w:del w:id="3869" w:author="aas" w:date="2013-10-14T02:06:00Z">
              <w:r>
                <w:delText xml:space="preserve">                &lt;/xs:documentation&gt;</w:delText>
              </w:r>
            </w:del>
          </w:p>
          <w:p w14:paraId="6F0D25B4" w14:textId="77777777" w:rsidR="00E02224" w:rsidRDefault="00E02224" w:rsidP="00E02224">
            <w:pPr>
              <w:pStyle w:val="XML1"/>
              <w:rPr>
                <w:del w:id="3870" w:author="aas" w:date="2013-10-14T02:06:00Z"/>
              </w:rPr>
            </w:pPr>
            <w:del w:id="3871" w:author="aas" w:date="2013-10-14T02:06:00Z">
              <w:r>
                <w:delText xml:space="preserve">              &lt;/xs:annotation&gt;</w:delText>
              </w:r>
            </w:del>
          </w:p>
          <w:p w14:paraId="666C602D" w14:textId="77777777" w:rsidR="00E02224" w:rsidRDefault="00E02224" w:rsidP="00E02224">
            <w:pPr>
              <w:pStyle w:val="XML1"/>
              <w:rPr>
                <w:del w:id="3872" w:author="aas" w:date="2013-10-14T02:06:00Z"/>
              </w:rPr>
            </w:pPr>
            <w:del w:id="3873" w:author="aas" w:date="2013-10-14T02:06:00Z">
              <w:r>
                <w:delText xml:space="preserve">            &lt;/xs:element&gt;</w:delText>
              </w:r>
            </w:del>
          </w:p>
          <w:p w14:paraId="66B28CDD" w14:textId="77777777" w:rsidR="00E02224" w:rsidRDefault="00E02224" w:rsidP="00E02224">
            <w:pPr>
              <w:pStyle w:val="XML1"/>
              <w:rPr>
                <w:del w:id="3874" w:author="aas" w:date="2013-10-14T02:06:00Z"/>
              </w:rPr>
            </w:pPr>
            <w:del w:id="3875" w:author="aas" w:date="2013-10-14T02:06:00Z">
              <w:r>
                <w:delText xml:space="preserve">            &lt;xs:element name="no-receive" minOccurs="0"  type="xs:boolean"&gt;</w:delText>
              </w:r>
            </w:del>
          </w:p>
          <w:p w14:paraId="6AD2F76A" w14:textId="77777777" w:rsidR="00E02224" w:rsidRDefault="00E02224" w:rsidP="00E02224">
            <w:pPr>
              <w:pStyle w:val="XML1"/>
              <w:rPr>
                <w:del w:id="3876" w:author="aas" w:date="2013-10-14T02:06:00Z"/>
              </w:rPr>
            </w:pPr>
            <w:del w:id="3877" w:author="aas" w:date="2013-10-14T02:06:00Z">
              <w:r>
                <w:delText xml:space="preserve">              &lt;xs:annotation&gt;</w:delText>
              </w:r>
            </w:del>
          </w:p>
          <w:p w14:paraId="3A6A8463" w14:textId="77777777" w:rsidR="00E02224" w:rsidRDefault="00E02224" w:rsidP="00E02224">
            <w:pPr>
              <w:pStyle w:val="XML1"/>
              <w:rPr>
                <w:del w:id="3878" w:author="aas" w:date="2013-10-14T02:06:00Z"/>
              </w:rPr>
            </w:pPr>
            <w:del w:id="3879" w:author="aas" w:date="2013-10-14T02:06:00Z">
              <w:r>
                <w:delText xml:space="preserve">                &lt;xs:documentation&gt;</w:delText>
              </w:r>
            </w:del>
          </w:p>
          <w:p w14:paraId="23658C94" w14:textId="77777777" w:rsidR="00E02224" w:rsidRDefault="00E02224" w:rsidP="00E02224">
            <w:pPr>
              <w:pStyle w:val="XML1"/>
              <w:rPr>
                <w:del w:id="3880" w:author="aas" w:date="2013-10-14T02:06:00Z"/>
              </w:rPr>
            </w:pPr>
            <w:del w:id="3881" w:author="aas" w:date="2013-10-14T02:06:00Z">
              <w:r>
                <w:delText xml:space="preserve">                  If true, packets received at this OpenFlow</w:delText>
              </w:r>
            </w:del>
          </w:p>
          <w:p w14:paraId="09CECF9A" w14:textId="77777777" w:rsidR="00E02224" w:rsidRDefault="00E02224" w:rsidP="00E02224">
            <w:pPr>
              <w:pStyle w:val="XML1"/>
              <w:rPr>
                <w:del w:id="3882" w:author="aas" w:date="2013-10-14T02:06:00Z"/>
              </w:rPr>
            </w:pPr>
            <w:del w:id="3883" w:author="aas" w:date="2013-10-14T02:06:00Z">
              <w:r>
                <w:delText xml:space="preserve">                  port SHOULD be dropped.</w:delText>
              </w:r>
            </w:del>
          </w:p>
          <w:p w14:paraId="5DFF0582" w14:textId="77777777" w:rsidR="00E02224" w:rsidRDefault="00E02224" w:rsidP="00E02224">
            <w:pPr>
              <w:pStyle w:val="XML1"/>
              <w:rPr>
                <w:del w:id="3884" w:author="aas" w:date="2013-10-14T02:06:00Z"/>
              </w:rPr>
            </w:pPr>
          </w:p>
          <w:p w14:paraId="1B833FC5" w14:textId="77777777" w:rsidR="00E02224" w:rsidRDefault="00E02224" w:rsidP="00E02224">
            <w:pPr>
              <w:pStyle w:val="XML1"/>
              <w:rPr>
                <w:del w:id="3885" w:author="aas" w:date="2013-10-14T02:06:00Z"/>
              </w:rPr>
            </w:pPr>
            <w:del w:id="3886" w:author="aas" w:date="2013-10-14T02:06:00Z">
              <w:r>
                <w:delText xml:space="preserve">                  This element is optional. If this element is not present</w:delText>
              </w:r>
            </w:del>
          </w:p>
          <w:p w14:paraId="15321F7E" w14:textId="77777777" w:rsidR="00E02224" w:rsidRDefault="00E02224" w:rsidP="00E02224">
            <w:pPr>
              <w:pStyle w:val="XML1"/>
              <w:rPr>
                <w:del w:id="3887" w:author="aas" w:date="2013-10-14T02:06:00Z"/>
              </w:rPr>
            </w:pPr>
            <w:del w:id="3888" w:author="aas" w:date="2013-10-14T02:06:00Z">
              <w:r>
                <w:delText xml:space="preserve">                  it defaults to 'false'.</w:delText>
              </w:r>
            </w:del>
          </w:p>
          <w:p w14:paraId="3EEEDDB8" w14:textId="77777777" w:rsidR="00E02224" w:rsidRDefault="00E02224" w:rsidP="00E02224">
            <w:pPr>
              <w:pStyle w:val="XML1"/>
              <w:rPr>
                <w:del w:id="3889" w:author="aas" w:date="2013-10-14T02:06:00Z"/>
              </w:rPr>
            </w:pPr>
            <w:del w:id="3890" w:author="aas" w:date="2013-10-14T02:06:00Z">
              <w:r>
                <w:delText xml:space="preserve">                &lt;/xs:documentation&gt;</w:delText>
              </w:r>
            </w:del>
          </w:p>
          <w:p w14:paraId="6CBCB77B" w14:textId="77777777" w:rsidR="00E02224" w:rsidRDefault="00E02224" w:rsidP="00E02224">
            <w:pPr>
              <w:pStyle w:val="XML1"/>
              <w:rPr>
                <w:del w:id="3891" w:author="aas" w:date="2013-10-14T02:06:00Z"/>
              </w:rPr>
            </w:pPr>
            <w:del w:id="3892" w:author="aas" w:date="2013-10-14T02:06:00Z">
              <w:r>
                <w:delText xml:space="preserve">              &lt;/xs:annotation&gt;</w:delText>
              </w:r>
            </w:del>
          </w:p>
          <w:p w14:paraId="1ED7C925" w14:textId="77777777" w:rsidR="00E02224" w:rsidRDefault="00E02224" w:rsidP="00E02224">
            <w:pPr>
              <w:pStyle w:val="XML1"/>
              <w:rPr>
                <w:del w:id="3893" w:author="aas" w:date="2013-10-14T02:06:00Z"/>
              </w:rPr>
            </w:pPr>
            <w:del w:id="3894" w:author="aas" w:date="2013-10-14T02:06:00Z">
              <w:r>
                <w:delText xml:space="preserve">            &lt;/xs:element&gt;</w:delText>
              </w:r>
            </w:del>
          </w:p>
          <w:p w14:paraId="574C53CD" w14:textId="77777777" w:rsidR="00E02224" w:rsidRDefault="00E02224" w:rsidP="00E02224">
            <w:pPr>
              <w:pStyle w:val="XML1"/>
              <w:rPr>
                <w:del w:id="3895" w:author="aas" w:date="2013-10-14T02:06:00Z"/>
              </w:rPr>
            </w:pPr>
            <w:del w:id="3896" w:author="aas" w:date="2013-10-14T02:06:00Z">
              <w:r>
                <w:delText xml:space="preserve">            &lt;xs:element name="no-forward" minOccurs="0"  type="xs:boolean"&gt;</w:delText>
              </w:r>
            </w:del>
          </w:p>
          <w:p w14:paraId="2637C4A1" w14:textId="77777777" w:rsidR="00E02224" w:rsidRDefault="00E02224" w:rsidP="00E02224">
            <w:pPr>
              <w:pStyle w:val="XML1"/>
              <w:rPr>
                <w:del w:id="3897" w:author="aas" w:date="2013-10-14T02:06:00Z"/>
              </w:rPr>
            </w:pPr>
            <w:del w:id="3898" w:author="aas" w:date="2013-10-14T02:06:00Z">
              <w:r>
                <w:delText xml:space="preserve">              &lt;xs:annotation&gt;</w:delText>
              </w:r>
            </w:del>
          </w:p>
          <w:p w14:paraId="447F1035" w14:textId="77777777" w:rsidR="00E02224" w:rsidRDefault="00E02224" w:rsidP="00E02224">
            <w:pPr>
              <w:pStyle w:val="XML1"/>
              <w:rPr>
                <w:del w:id="3899" w:author="aas" w:date="2013-10-14T02:06:00Z"/>
              </w:rPr>
            </w:pPr>
            <w:del w:id="3900" w:author="aas" w:date="2013-10-14T02:06:00Z">
              <w:r>
                <w:delText xml:space="preserve">                &lt;xs:documentation&gt;</w:delText>
              </w:r>
            </w:del>
          </w:p>
          <w:p w14:paraId="599D922D" w14:textId="77777777" w:rsidR="00E02224" w:rsidRDefault="00E02224" w:rsidP="00E02224">
            <w:pPr>
              <w:pStyle w:val="XML1"/>
              <w:rPr>
                <w:del w:id="3901" w:author="aas" w:date="2013-10-14T02:06:00Z"/>
              </w:rPr>
            </w:pPr>
            <w:del w:id="3902" w:author="aas" w:date="2013-10-14T02:06:00Z">
              <w:r>
                <w:delText xml:space="preserve">                  If true, packets forwarded to this OpenFlow</w:delText>
              </w:r>
            </w:del>
          </w:p>
          <w:p w14:paraId="0CFDA8C9" w14:textId="77777777" w:rsidR="00E02224" w:rsidRDefault="00E02224" w:rsidP="00E02224">
            <w:pPr>
              <w:pStyle w:val="XML1"/>
              <w:rPr>
                <w:del w:id="3903" w:author="aas" w:date="2013-10-14T02:06:00Z"/>
              </w:rPr>
            </w:pPr>
            <w:del w:id="3904" w:author="aas" w:date="2013-10-14T02:06:00Z">
              <w:r>
                <w:delText xml:space="preserve">                  port SHOULD be dropped.</w:delText>
              </w:r>
            </w:del>
          </w:p>
          <w:p w14:paraId="7A40D1BA" w14:textId="77777777" w:rsidR="00E02224" w:rsidRDefault="00E02224" w:rsidP="00E02224">
            <w:pPr>
              <w:pStyle w:val="XML1"/>
              <w:rPr>
                <w:del w:id="3905" w:author="aas" w:date="2013-10-14T02:06:00Z"/>
              </w:rPr>
            </w:pPr>
          </w:p>
          <w:p w14:paraId="23BABAF1" w14:textId="77777777" w:rsidR="00E02224" w:rsidRDefault="00E02224" w:rsidP="00E02224">
            <w:pPr>
              <w:pStyle w:val="XML1"/>
              <w:rPr>
                <w:del w:id="3906" w:author="aas" w:date="2013-10-14T02:06:00Z"/>
              </w:rPr>
            </w:pPr>
            <w:del w:id="3907" w:author="aas" w:date="2013-10-14T02:06:00Z">
              <w:r>
                <w:delText xml:space="preserve">                  This element is optional. If this element is not present</w:delText>
              </w:r>
            </w:del>
          </w:p>
          <w:p w14:paraId="4DA27875" w14:textId="77777777" w:rsidR="00E02224" w:rsidRDefault="00E02224" w:rsidP="00E02224">
            <w:pPr>
              <w:pStyle w:val="XML1"/>
              <w:rPr>
                <w:del w:id="3908" w:author="aas" w:date="2013-10-14T02:06:00Z"/>
              </w:rPr>
            </w:pPr>
            <w:del w:id="3909" w:author="aas" w:date="2013-10-14T02:06:00Z">
              <w:r>
                <w:delText xml:space="preserve">                  it defaults to 'false'.</w:delText>
              </w:r>
            </w:del>
          </w:p>
          <w:p w14:paraId="6CF3F03A" w14:textId="77777777" w:rsidR="00E02224" w:rsidRDefault="00E02224" w:rsidP="00E02224">
            <w:pPr>
              <w:pStyle w:val="XML1"/>
              <w:rPr>
                <w:del w:id="3910" w:author="aas" w:date="2013-10-14T02:06:00Z"/>
              </w:rPr>
            </w:pPr>
            <w:del w:id="3911" w:author="aas" w:date="2013-10-14T02:06:00Z">
              <w:r>
                <w:delText xml:space="preserve">                &lt;/xs:documentation&gt;</w:delText>
              </w:r>
            </w:del>
          </w:p>
          <w:p w14:paraId="6553C519" w14:textId="77777777" w:rsidR="00E02224" w:rsidRDefault="00E02224" w:rsidP="00E02224">
            <w:pPr>
              <w:pStyle w:val="XML1"/>
              <w:rPr>
                <w:del w:id="3912" w:author="aas" w:date="2013-10-14T02:06:00Z"/>
              </w:rPr>
            </w:pPr>
            <w:del w:id="3913" w:author="aas" w:date="2013-10-14T02:06:00Z">
              <w:r>
                <w:delText xml:space="preserve">              &lt;/xs:annotation&gt;</w:delText>
              </w:r>
            </w:del>
          </w:p>
          <w:p w14:paraId="59BD3CCD" w14:textId="77777777" w:rsidR="00E02224" w:rsidRDefault="00E02224" w:rsidP="00E02224">
            <w:pPr>
              <w:pStyle w:val="XML1"/>
              <w:rPr>
                <w:del w:id="3914" w:author="aas" w:date="2013-10-14T02:06:00Z"/>
              </w:rPr>
            </w:pPr>
            <w:del w:id="3915" w:author="aas" w:date="2013-10-14T02:06:00Z">
              <w:r>
                <w:delText xml:space="preserve">            &lt;/xs:element&gt;</w:delText>
              </w:r>
            </w:del>
          </w:p>
          <w:p w14:paraId="4BD273D1" w14:textId="77777777" w:rsidR="00E02224" w:rsidRDefault="00E02224" w:rsidP="00E02224">
            <w:pPr>
              <w:pStyle w:val="XML1"/>
              <w:rPr>
                <w:del w:id="3916" w:author="aas" w:date="2013-10-14T02:06:00Z"/>
              </w:rPr>
            </w:pPr>
            <w:del w:id="3917" w:author="aas" w:date="2013-10-14T02:06:00Z">
              <w:r>
                <w:delText xml:space="preserve">            &lt;xs:element name="no-packet-in" minOccurs="0"  type="xs:boolean"&gt;</w:delText>
              </w:r>
            </w:del>
          </w:p>
          <w:p w14:paraId="63B1EF9E" w14:textId="77777777" w:rsidR="00E02224" w:rsidRDefault="00E02224" w:rsidP="00E02224">
            <w:pPr>
              <w:pStyle w:val="XML1"/>
              <w:rPr>
                <w:del w:id="3918" w:author="aas" w:date="2013-10-14T02:06:00Z"/>
              </w:rPr>
            </w:pPr>
            <w:del w:id="3919" w:author="aas" w:date="2013-10-14T02:06:00Z">
              <w:r>
                <w:delText xml:space="preserve">              &lt;xs:annotation&gt;</w:delText>
              </w:r>
            </w:del>
          </w:p>
          <w:p w14:paraId="3C42604F" w14:textId="77777777" w:rsidR="00E02224" w:rsidRDefault="00E02224" w:rsidP="00E02224">
            <w:pPr>
              <w:pStyle w:val="XML1"/>
              <w:rPr>
                <w:del w:id="3920" w:author="aas" w:date="2013-10-14T02:06:00Z"/>
              </w:rPr>
            </w:pPr>
            <w:del w:id="3921" w:author="aas" w:date="2013-10-14T02:06:00Z">
              <w:r>
                <w:delText xml:space="preserve">                &lt;xs:documentation&gt;</w:delText>
              </w:r>
            </w:del>
          </w:p>
          <w:p w14:paraId="59757D5B" w14:textId="77777777" w:rsidR="00E02224" w:rsidRDefault="00E02224" w:rsidP="00E02224">
            <w:pPr>
              <w:pStyle w:val="XML1"/>
              <w:rPr>
                <w:del w:id="3922" w:author="aas" w:date="2013-10-14T02:06:00Z"/>
              </w:rPr>
            </w:pPr>
            <w:del w:id="3923" w:author="aas" w:date="2013-10-14T02:06:00Z">
              <w:r>
                <w:delText xml:space="preserve">                  If true, packets received on that port that </w:delText>
              </w:r>
            </w:del>
          </w:p>
          <w:p w14:paraId="0B56F0EA" w14:textId="77777777" w:rsidR="00E02224" w:rsidRDefault="00E02224" w:rsidP="00E02224">
            <w:pPr>
              <w:pStyle w:val="XML1"/>
              <w:rPr>
                <w:del w:id="3924" w:author="aas" w:date="2013-10-14T02:06:00Z"/>
              </w:rPr>
            </w:pPr>
            <w:del w:id="3925" w:author="aas" w:date="2013-10-14T02:06:00Z">
              <w:r>
                <w:delText xml:space="preserve">                  generate a table miss should never trigger a packet-in </w:delText>
              </w:r>
            </w:del>
          </w:p>
          <w:p w14:paraId="21650738" w14:textId="77777777" w:rsidR="00E02224" w:rsidRDefault="00E02224" w:rsidP="00E02224">
            <w:pPr>
              <w:pStyle w:val="XML1"/>
              <w:rPr>
                <w:del w:id="3926" w:author="aas" w:date="2013-10-14T02:06:00Z"/>
              </w:rPr>
            </w:pPr>
            <w:del w:id="3927" w:author="aas" w:date="2013-10-14T02:06:00Z">
              <w:r>
                <w:delText xml:space="preserve">                  message to the OpenFlow Controller.</w:delText>
              </w:r>
            </w:del>
          </w:p>
          <w:p w14:paraId="3BD2AA63" w14:textId="77777777" w:rsidR="00E02224" w:rsidRDefault="00E02224" w:rsidP="00E02224">
            <w:pPr>
              <w:pStyle w:val="XML1"/>
              <w:rPr>
                <w:del w:id="3928" w:author="aas" w:date="2013-10-14T02:06:00Z"/>
              </w:rPr>
            </w:pPr>
          </w:p>
          <w:p w14:paraId="1BDF76E7" w14:textId="77777777" w:rsidR="00E02224" w:rsidRDefault="00E02224" w:rsidP="00E02224">
            <w:pPr>
              <w:pStyle w:val="XML1"/>
              <w:rPr>
                <w:del w:id="3929" w:author="aas" w:date="2013-10-14T02:06:00Z"/>
              </w:rPr>
            </w:pPr>
            <w:del w:id="3930" w:author="aas" w:date="2013-10-14T02:06:00Z">
              <w:r>
                <w:delText xml:space="preserve">                  This element is optional. If this element is not present</w:delText>
              </w:r>
            </w:del>
          </w:p>
          <w:p w14:paraId="66E134B6" w14:textId="77777777" w:rsidR="00E02224" w:rsidRDefault="00E02224" w:rsidP="00E02224">
            <w:pPr>
              <w:pStyle w:val="XML1"/>
              <w:rPr>
                <w:del w:id="3931" w:author="aas" w:date="2013-10-14T02:06:00Z"/>
              </w:rPr>
            </w:pPr>
            <w:del w:id="3932" w:author="aas" w:date="2013-10-14T02:06:00Z">
              <w:r>
                <w:delText xml:space="preserve">                  it defaults to 'false'.</w:delText>
              </w:r>
            </w:del>
          </w:p>
          <w:p w14:paraId="68B01E2E" w14:textId="77777777" w:rsidR="00E02224" w:rsidRDefault="00E02224" w:rsidP="00E02224">
            <w:pPr>
              <w:pStyle w:val="XML1"/>
              <w:rPr>
                <w:del w:id="3933" w:author="aas" w:date="2013-10-14T02:06:00Z"/>
              </w:rPr>
            </w:pPr>
            <w:del w:id="3934" w:author="aas" w:date="2013-10-14T02:06:00Z">
              <w:r>
                <w:delText xml:space="preserve">                &lt;/xs:documentation&gt;</w:delText>
              </w:r>
            </w:del>
          </w:p>
          <w:p w14:paraId="4782B269" w14:textId="77777777" w:rsidR="00E02224" w:rsidRDefault="00E02224" w:rsidP="00E02224">
            <w:pPr>
              <w:pStyle w:val="XML1"/>
              <w:rPr>
                <w:del w:id="3935" w:author="aas" w:date="2013-10-14T02:06:00Z"/>
              </w:rPr>
            </w:pPr>
            <w:del w:id="3936" w:author="aas" w:date="2013-10-14T02:06:00Z">
              <w:r>
                <w:delText xml:space="preserve">              &lt;/xs:annotation&gt;</w:delText>
              </w:r>
            </w:del>
          </w:p>
          <w:p w14:paraId="7C034EF7" w14:textId="77777777" w:rsidR="00E02224" w:rsidRDefault="00E02224" w:rsidP="00E02224">
            <w:pPr>
              <w:pStyle w:val="XML1"/>
              <w:rPr>
                <w:del w:id="3937" w:author="aas" w:date="2013-10-14T02:06:00Z"/>
              </w:rPr>
            </w:pPr>
            <w:del w:id="3938" w:author="aas" w:date="2013-10-14T02:06:00Z">
              <w:r>
                <w:delText xml:space="preserve">            &lt;/xs:element&gt;</w:delText>
              </w:r>
            </w:del>
          </w:p>
          <w:p w14:paraId="25F95E5B" w14:textId="77777777" w:rsidR="00E02224" w:rsidRDefault="00E02224" w:rsidP="00E02224">
            <w:pPr>
              <w:pStyle w:val="XML1"/>
              <w:rPr>
                <w:del w:id="3939" w:author="aas" w:date="2013-10-14T02:06:00Z"/>
              </w:rPr>
            </w:pPr>
            <w:del w:id="3940" w:author="aas" w:date="2013-10-14T02:06:00Z">
              <w:r>
                <w:delText xml:space="preserve">          &lt;/xs:sequence&gt;</w:delText>
              </w:r>
            </w:del>
          </w:p>
          <w:p w14:paraId="6AA59003" w14:textId="77777777" w:rsidR="00E02224" w:rsidRDefault="00E02224" w:rsidP="00E02224">
            <w:pPr>
              <w:pStyle w:val="XML1"/>
              <w:rPr>
                <w:del w:id="3941" w:author="aas" w:date="2013-10-14T02:06:00Z"/>
              </w:rPr>
            </w:pPr>
            <w:del w:id="3942" w:author="aas" w:date="2013-10-14T02:06:00Z">
              <w:r>
                <w:delText xml:space="preserve">        &lt;/xs:complexType&gt;</w:delText>
              </w:r>
            </w:del>
          </w:p>
          <w:p w14:paraId="6C92C3D0" w14:textId="77777777" w:rsidR="00E02224" w:rsidRDefault="00E02224" w:rsidP="00E02224">
            <w:pPr>
              <w:pStyle w:val="XML1"/>
              <w:rPr>
                <w:del w:id="3943" w:author="aas" w:date="2013-10-14T02:06:00Z"/>
              </w:rPr>
            </w:pPr>
            <w:del w:id="3944" w:author="aas" w:date="2013-10-14T02:06:00Z">
              <w:r>
                <w:delText xml:space="preserve">      &lt;/xs:element&gt;</w:delText>
              </w:r>
            </w:del>
          </w:p>
          <w:p w14:paraId="556F0503" w14:textId="77777777" w:rsidR="00E02224" w:rsidRDefault="00E02224" w:rsidP="00E02224">
            <w:pPr>
              <w:pStyle w:val="XML1"/>
              <w:rPr>
                <w:del w:id="3945" w:author="aas" w:date="2013-10-14T02:06:00Z"/>
              </w:rPr>
            </w:pPr>
            <w:del w:id="3946" w:author="aas" w:date="2013-10-14T02:06:00Z">
              <w:r>
                <w:delText xml:space="preserve">      &lt;xs:element name="state"&gt;</w:delText>
              </w:r>
            </w:del>
          </w:p>
          <w:p w14:paraId="1F202713" w14:textId="77777777" w:rsidR="00E02224" w:rsidRDefault="00E02224" w:rsidP="00E02224">
            <w:pPr>
              <w:pStyle w:val="XML1"/>
              <w:rPr>
                <w:del w:id="3947" w:author="aas" w:date="2013-10-14T02:06:00Z"/>
              </w:rPr>
            </w:pPr>
            <w:del w:id="3948" w:author="aas" w:date="2013-10-14T02:06:00Z">
              <w:r>
                <w:delText xml:space="preserve">        &lt;xs:annotation&gt;</w:delText>
              </w:r>
            </w:del>
          </w:p>
          <w:p w14:paraId="2F87B55B" w14:textId="77777777" w:rsidR="00E02224" w:rsidRDefault="00E02224" w:rsidP="00E02224">
            <w:pPr>
              <w:pStyle w:val="XML1"/>
              <w:rPr>
                <w:del w:id="3949" w:author="aas" w:date="2013-10-14T02:06:00Z"/>
              </w:rPr>
            </w:pPr>
            <w:del w:id="3950" w:author="aas" w:date="2013-10-14T02:06:00Z">
              <w:r>
                <w:delText xml:space="preserve">          &lt;xs:documentation&gt;</w:delText>
              </w:r>
            </w:del>
          </w:p>
          <w:p w14:paraId="04453968" w14:textId="77777777" w:rsidR="00E02224" w:rsidRDefault="00E02224" w:rsidP="00E02224">
            <w:pPr>
              <w:pStyle w:val="XML1"/>
              <w:rPr>
                <w:del w:id="3951" w:author="aas" w:date="2013-10-14T02:06:00Z"/>
              </w:rPr>
            </w:pPr>
            <w:del w:id="3952" w:author="aas" w:date="2013-10-14T02:06:00Z">
              <w:r>
                <w:delText xml:space="preserve">            This element represents the general operational </w:delText>
              </w:r>
            </w:del>
          </w:p>
          <w:p w14:paraId="6EB7F9FC" w14:textId="77777777" w:rsidR="00E02224" w:rsidRDefault="00E02224" w:rsidP="00E02224">
            <w:pPr>
              <w:pStyle w:val="XML1"/>
              <w:rPr>
                <w:del w:id="3953" w:author="aas" w:date="2013-10-14T02:06:00Z"/>
              </w:rPr>
            </w:pPr>
            <w:del w:id="3954" w:author="aas" w:date="2013-10-14T02:06:00Z">
              <w:r>
                <w:delText xml:space="preserve">            state of the OpenFlow Port.</w:delText>
              </w:r>
            </w:del>
          </w:p>
          <w:p w14:paraId="22FE2306" w14:textId="77777777" w:rsidR="00E02224" w:rsidRDefault="00E02224" w:rsidP="00E02224">
            <w:pPr>
              <w:pStyle w:val="XML1"/>
              <w:rPr>
                <w:del w:id="3955" w:author="aas" w:date="2013-10-14T02:06:00Z"/>
              </w:rPr>
            </w:pPr>
          </w:p>
          <w:p w14:paraId="0A925501" w14:textId="77777777" w:rsidR="00E02224" w:rsidRDefault="00E02224" w:rsidP="00E02224">
            <w:pPr>
              <w:pStyle w:val="XML1"/>
              <w:rPr>
                <w:del w:id="3956" w:author="aas" w:date="2013-10-14T02:06:00Z"/>
              </w:rPr>
            </w:pPr>
            <w:del w:id="3957" w:author="aas" w:date="2013-10-14T02:06:00Z">
              <w:r>
                <w:delText xml:space="preserve">            Children of this element are not configurable and can only be</w:delText>
              </w:r>
            </w:del>
          </w:p>
          <w:p w14:paraId="2AD3C734" w14:textId="77777777" w:rsidR="00E02224" w:rsidRDefault="00E02224" w:rsidP="00E02224">
            <w:pPr>
              <w:pStyle w:val="XML1"/>
              <w:rPr>
                <w:del w:id="3958" w:author="aas" w:date="2013-10-14T02:06:00Z"/>
              </w:rPr>
            </w:pPr>
            <w:del w:id="3959" w:author="aas" w:date="2013-10-14T02:06:00Z">
              <w:r>
                <w:delText xml:space="preserve">            retrieved by NETCONF &amp;lt;get&amp;gt; operations. Attemps to modify this</w:delText>
              </w:r>
            </w:del>
          </w:p>
          <w:p w14:paraId="198DE671" w14:textId="77777777" w:rsidR="00E02224" w:rsidRDefault="00E02224" w:rsidP="00E02224">
            <w:pPr>
              <w:pStyle w:val="XML1"/>
              <w:rPr>
                <w:del w:id="3960" w:author="aas" w:date="2013-10-14T02:06:00Z"/>
              </w:rPr>
            </w:pPr>
            <w:del w:id="3961" w:author="aas" w:date="2013-10-14T02:06:00Z">
              <w:r>
                <w:delText xml:space="preserve">            element and its children with a NETCONF &amp;lt;edit-config&amp;gt;</w:delText>
              </w:r>
            </w:del>
          </w:p>
          <w:p w14:paraId="73CE3AA4" w14:textId="77777777" w:rsidR="00E02224" w:rsidRDefault="00E02224" w:rsidP="00E02224">
            <w:pPr>
              <w:pStyle w:val="XML1"/>
              <w:rPr>
                <w:del w:id="3962" w:author="aas" w:date="2013-10-14T02:06:00Z"/>
              </w:rPr>
            </w:pPr>
            <w:del w:id="3963" w:author="aas" w:date="2013-10-14T02:06:00Z">
              <w:r>
                <w:delText xml:space="preserve">            operation MUST result in an 'operation-not-supported' error</w:delText>
              </w:r>
            </w:del>
          </w:p>
          <w:p w14:paraId="49AC8B41" w14:textId="77777777" w:rsidR="00E02224" w:rsidRDefault="00E02224" w:rsidP="00E02224">
            <w:pPr>
              <w:pStyle w:val="XML1"/>
              <w:rPr>
                <w:del w:id="3964" w:author="aas" w:date="2013-10-14T02:06:00Z"/>
              </w:rPr>
            </w:pPr>
            <w:del w:id="3965" w:author="aas" w:date="2013-10-14T02:06:00Z">
              <w:r>
                <w:delText xml:space="preserve">            with type 'application'.</w:delText>
              </w:r>
            </w:del>
          </w:p>
          <w:p w14:paraId="7B67292E" w14:textId="77777777" w:rsidR="00E02224" w:rsidRDefault="00E02224" w:rsidP="00E02224">
            <w:pPr>
              <w:pStyle w:val="XML1"/>
              <w:rPr>
                <w:del w:id="3966" w:author="aas" w:date="2013-10-14T02:06:00Z"/>
              </w:rPr>
            </w:pPr>
            <w:del w:id="3967" w:author="aas" w:date="2013-10-14T02:06:00Z">
              <w:r>
                <w:delText xml:space="preserve">          &lt;/xs:documentation&gt;</w:delText>
              </w:r>
            </w:del>
          </w:p>
          <w:p w14:paraId="3FA3D17B" w14:textId="77777777" w:rsidR="00E02224" w:rsidRDefault="00E02224" w:rsidP="00E02224">
            <w:pPr>
              <w:pStyle w:val="XML1"/>
              <w:rPr>
                <w:del w:id="3968" w:author="aas" w:date="2013-10-14T02:06:00Z"/>
              </w:rPr>
            </w:pPr>
            <w:del w:id="3969" w:author="aas" w:date="2013-10-14T02:06:00Z">
              <w:r>
                <w:delText xml:space="preserve">        &lt;/xs:annotation&gt;</w:delText>
              </w:r>
            </w:del>
          </w:p>
          <w:p w14:paraId="0AA83A9F" w14:textId="77777777" w:rsidR="00E02224" w:rsidRDefault="00E02224" w:rsidP="00E02224">
            <w:pPr>
              <w:pStyle w:val="XML1"/>
              <w:rPr>
                <w:del w:id="3970" w:author="aas" w:date="2013-10-14T02:06:00Z"/>
              </w:rPr>
            </w:pPr>
            <w:del w:id="3971" w:author="aas" w:date="2013-10-14T02:06:00Z">
              <w:r>
                <w:delText xml:space="preserve">        &lt;xs:complexType&gt;</w:delText>
              </w:r>
            </w:del>
          </w:p>
          <w:p w14:paraId="72DD9E8E" w14:textId="77777777" w:rsidR="00E02224" w:rsidRDefault="00E02224" w:rsidP="00E02224">
            <w:pPr>
              <w:pStyle w:val="XML1"/>
              <w:rPr>
                <w:del w:id="3972" w:author="aas" w:date="2013-10-14T02:06:00Z"/>
              </w:rPr>
            </w:pPr>
            <w:del w:id="3973" w:author="aas" w:date="2013-10-14T02:06:00Z">
              <w:r>
                <w:delText xml:space="preserve">          &lt;xs:sequence&gt;</w:delText>
              </w:r>
            </w:del>
          </w:p>
          <w:p w14:paraId="3B18A1A7" w14:textId="77777777" w:rsidR="00E02224" w:rsidRDefault="00E02224" w:rsidP="00E02224">
            <w:pPr>
              <w:pStyle w:val="XML1"/>
              <w:rPr>
                <w:del w:id="3974" w:author="aas" w:date="2013-10-14T02:06:00Z"/>
              </w:rPr>
            </w:pPr>
            <w:del w:id="3975" w:author="aas" w:date="2013-10-14T02:06:00Z">
              <w:r>
                <w:delText xml:space="preserve">            &lt;xs:element name="oper-state" minOccurs="0"  type="OFUpDownStateType"&gt;</w:delText>
              </w:r>
            </w:del>
          </w:p>
          <w:p w14:paraId="3AFE4515" w14:textId="77777777" w:rsidR="00E02224" w:rsidRDefault="00E02224" w:rsidP="00E02224">
            <w:pPr>
              <w:pStyle w:val="XML1"/>
              <w:rPr>
                <w:del w:id="3976" w:author="aas" w:date="2013-10-14T02:06:00Z"/>
              </w:rPr>
            </w:pPr>
            <w:del w:id="3977" w:author="aas" w:date="2013-10-14T02:06:00Z">
              <w:r>
                <w:delText xml:space="preserve">              &lt;xs:annotation&gt;</w:delText>
              </w:r>
            </w:del>
          </w:p>
          <w:p w14:paraId="47AD000F" w14:textId="77777777" w:rsidR="00E02224" w:rsidRDefault="00E02224" w:rsidP="00E02224">
            <w:pPr>
              <w:pStyle w:val="XML1"/>
              <w:rPr>
                <w:del w:id="3978" w:author="aas" w:date="2013-10-14T02:06:00Z"/>
              </w:rPr>
            </w:pPr>
            <w:del w:id="3979" w:author="aas" w:date="2013-10-14T02:06:00Z">
              <w:r>
                <w:delText xml:space="preserve">                &lt;xs:documentation&gt;</w:delText>
              </w:r>
            </w:del>
          </w:p>
          <w:p w14:paraId="52E81996" w14:textId="77777777" w:rsidR="00E02224" w:rsidRDefault="00E02224" w:rsidP="00E02224">
            <w:pPr>
              <w:pStyle w:val="XML1"/>
              <w:rPr>
                <w:del w:id="3980" w:author="aas" w:date="2013-10-14T02:06:00Z"/>
              </w:rPr>
            </w:pPr>
            <w:del w:id="3981" w:author="aas" w:date="2013-10-14T02:06:00Z">
              <w:r>
                <w:delText xml:space="preserve">                  If the value of this element is 'down', it </w:delText>
              </w:r>
            </w:del>
          </w:p>
          <w:p w14:paraId="2D2A7D0A" w14:textId="77777777" w:rsidR="00E02224" w:rsidRDefault="00E02224" w:rsidP="00E02224">
            <w:pPr>
              <w:pStyle w:val="XML1"/>
              <w:rPr>
                <w:del w:id="3982" w:author="aas" w:date="2013-10-14T02:06:00Z"/>
              </w:rPr>
            </w:pPr>
            <w:del w:id="3983" w:author="aas" w:date="2013-10-14T02:06:00Z">
              <w:r>
                <w:delText xml:space="preserve">                  indicates that there is no physical link present.</w:delText>
              </w:r>
            </w:del>
          </w:p>
          <w:p w14:paraId="520BB18A" w14:textId="77777777" w:rsidR="00E02224" w:rsidRDefault="00E02224" w:rsidP="00E02224">
            <w:pPr>
              <w:pStyle w:val="XML1"/>
              <w:rPr>
                <w:del w:id="3984" w:author="aas" w:date="2013-10-14T02:06:00Z"/>
              </w:rPr>
            </w:pPr>
            <w:del w:id="3985" w:author="aas" w:date="2013-10-14T02:06:00Z">
              <w:r>
                <w:delText xml:space="preserve">                &lt;/xs:documentation&gt;</w:delText>
              </w:r>
            </w:del>
          </w:p>
          <w:p w14:paraId="25A6CADC" w14:textId="77777777" w:rsidR="00E02224" w:rsidRDefault="00E02224" w:rsidP="00E02224">
            <w:pPr>
              <w:pStyle w:val="XML1"/>
              <w:rPr>
                <w:del w:id="3986" w:author="aas" w:date="2013-10-14T02:06:00Z"/>
              </w:rPr>
            </w:pPr>
            <w:del w:id="3987" w:author="aas" w:date="2013-10-14T02:06:00Z">
              <w:r>
                <w:delText xml:space="preserve">              &lt;/xs:annotation&gt;</w:delText>
              </w:r>
            </w:del>
          </w:p>
          <w:p w14:paraId="0AC11797" w14:textId="77777777" w:rsidR="00E02224" w:rsidRDefault="00E02224" w:rsidP="00E02224">
            <w:pPr>
              <w:pStyle w:val="XML1"/>
              <w:rPr>
                <w:del w:id="3988" w:author="aas" w:date="2013-10-14T02:06:00Z"/>
              </w:rPr>
            </w:pPr>
            <w:del w:id="3989" w:author="aas" w:date="2013-10-14T02:06:00Z">
              <w:r>
                <w:delText xml:space="preserve">            &lt;/xs:element&gt;</w:delText>
              </w:r>
            </w:del>
          </w:p>
          <w:p w14:paraId="2CB2C224" w14:textId="77777777" w:rsidR="00E02224" w:rsidRDefault="00E02224" w:rsidP="00E02224">
            <w:pPr>
              <w:pStyle w:val="XML1"/>
              <w:rPr>
                <w:del w:id="3990" w:author="aas" w:date="2013-10-14T02:06:00Z"/>
              </w:rPr>
            </w:pPr>
            <w:del w:id="3991" w:author="aas" w:date="2013-10-14T02:06:00Z">
              <w:r>
                <w:delText xml:space="preserve">            &lt;xs:element name="blocked" minOccurs="0"  type="xs:boolean"&gt;</w:delText>
              </w:r>
            </w:del>
          </w:p>
          <w:p w14:paraId="60CEA117" w14:textId="77777777" w:rsidR="00E02224" w:rsidRDefault="00E02224" w:rsidP="00E02224">
            <w:pPr>
              <w:pStyle w:val="XML1"/>
              <w:rPr>
                <w:del w:id="3992" w:author="aas" w:date="2013-10-14T02:06:00Z"/>
              </w:rPr>
            </w:pPr>
            <w:del w:id="3993" w:author="aas" w:date="2013-10-14T02:06:00Z">
              <w:r>
                <w:delText xml:space="preserve">              &lt;xs:annotation&gt;</w:delText>
              </w:r>
            </w:del>
          </w:p>
          <w:p w14:paraId="7206CA2A" w14:textId="77777777" w:rsidR="00E02224" w:rsidRDefault="00E02224" w:rsidP="00E02224">
            <w:pPr>
              <w:pStyle w:val="XML1"/>
              <w:rPr>
                <w:del w:id="3994" w:author="aas" w:date="2013-10-14T02:06:00Z"/>
              </w:rPr>
            </w:pPr>
            <w:del w:id="3995" w:author="aas" w:date="2013-10-14T02:06:00Z">
              <w:r>
                <w:delText xml:space="preserve">                &lt;xs:documentation&gt;</w:delText>
              </w:r>
            </w:del>
          </w:p>
          <w:p w14:paraId="0986B329" w14:textId="77777777" w:rsidR="00E02224" w:rsidRDefault="00E02224" w:rsidP="00E02224">
            <w:pPr>
              <w:pStyle w:val="XML1"/>
              <w:rPr>
                <w:del w:id="3996" w:author="aas" w:date="2013-10-14T02:06:00Z"/>
              </w:rPr>
            </w:pPr>
            <w:del w:id="3997" w:author="aas" w:date="2013-10-14T02:06:00Z">
              <w:r>
                <w:delText xml:space="preserve">                  If the value of this element is 'true', it </w:delText>
              </w:r>
            </w:del>
          </w:p>
          <w:p w14:paraId="0F93CFCA" w14:textId="77777777" w:rsidR="00E02224" w:rsidRDefault="00E02224" w:rsidP="00E02224">
            <w:pPr>
              <w:pStyle w:val="XML1"/>
              <w:rPr>
                <w:del w:id="3998" w:author="aas" w:date="2013-10-14T02:06:00Z"/>
              </w:rPr>
            </w:pPr>
            <w:del w:id="3999" w:author="aas" w:date="2013-10-14T02:06:00Z">
              <w:r>
                <w:delText xml:space="preserve">                  indicates that a switch protocol outside of OpenFlow,</w:delText>
              </w:r>
            </w:del>
          </w:p>
          <w:p w14:paraId="34972C16" w14:textId="77777777" w:rsidR="00E02224" w:rsidRDefault="00E02224" w:rsidP="00E02224">
            <w:pPr>
              <w:pStyle w:val="XML1"/>
              <w:rPr>
                <w:del w:id="4000" w:author="aas" w:date="2013-10-14T02:06:00Z"/>
              </w:rPr>
            </w:pPr>
            <w:del w:id="4001" w:author="aas" w:date="2013-10-14T02:06:00Z">
              <w:r>
                <w:delText xml:space="preserve">                  such as 802.1D Spanning Tree, is preventing the use of</w:delText>
              </w:r>
            </w:del>
          </w:p>
          <w:p w14:paraId="26830835" w14:textId="77777777" w:rsidR="00E02224" w:rsidRDefault="00E02224" w:rsidP="00E02224">
            <w:pPr>
              <w:pStyle w:val="XML1"/>
              <w:rPr>
                <w:del w:id="4002" w:author="aas" w:date="2013-10-14T02:06:00Z"/>
              </w:rPr>
            </w:pPr>
            <w:del w:id="4003" w:author="aas" w:date="2013-10-14T02:06:00Z">
              <w:r>
                <w:delText xml:space="preserve">                  this OpenFlow port for OpenFlow flooding.</w:delText>
              </w:r>
            </w:del>
          </w:p>
          <w:p w14:paraId="0BDEA649" w14:textId="77777777" w:rsidR="00E02224" w:rsidRDefault="00E02224" w:rsidP="00E02224">
            <w:pPr>
              <w:pStyle w:val="XML1"/>
              <w:rPr>
                <w:del w:id="4004" w:author="aas" w:date="2013-10-14T02:06:00Z"/>
              </w:rPr>
            </w:pPr>
            <w:del w:id="4005" w:author="aas" w:date="2013-10-14T02:06:00Z">
              <w:r>
                <w:delText xml:space="preserve">                &lt;/xs:documentation&gt;</w:delText>
              </w:r>
            </w:del>
          </w:p>
          <w:p w14:paraId="779DE781" w14:textId="77777777" w:rsidR="00E02224" w:rsidRDefault="00E02224" w:rsidP="00E02224">
            <w:pPr>
              <w:pStyle w:val="XML1"/>
              <w:rPr>
                <w:del w:id="4006" w:author="aas" w:date="2013-10-14T02:06:00Z"/>
              </w:rPr>
            </w:pPr>
            <w:del w:id="4007" w:author="aas" w:date="2013-10-14T02:06:00Z">
              <w:r>
                <w:delText xml:space="preserve">              &lt;/xs:annotation&gt;</w:delText>
              </w:r>
            </w:del>
          </w:p>
          <w:p w14:paraId="7FC72769" w14:textId="77777777" w:rsidR="00E02224" w:rsidRDefault="00E02224" w:rsidP="00E02224">
            <w:pPr>
              <w:pStyle w:val="XML1"/>
              <w:rPr>
                <w:del w:id="4008" w:author="aas" w:date="2013-10-14T02:06:00Z"/>
              </w:rPr>
            </w:pPr>
            <w:del w:id="4009" w:author="aas" w:date="2013-10-14T02:06:00Z">
              <w:r>
                <w:delText xml:space="preserve">            &lt;/xs:element&gt;</w:delText>
              </w:r>
            </w:del>
          </w:p>
          <w:p w14:paraId="163FE88C" w14:textId="77777777" w:rsidR="00E02224" w:rsidRDefault="00E02224" w:rsidP="00E02224">
            <w:pPr>
              <w:pStyle w:val="XML1"/>
              <w:rPr>
                <w:del w:id="4010" w:author="aas" w:date="2013-10-14T02:06:00Z"/>
              </w:rPr>
            </w:pPr>
            <w:del w:id="4011" w:author="aas" w:date="2013-10-14T02:06:00Z">
              <w:r>
                <w:delText xml:space="preserve">            &lt;xs:element name="live" minOccurs="0"  type="xs:boolean"&gt;</w:delText>
              </w:r>
            </w:del>
          </w:p>
          <w:p w14:paraId="2CC91103" w14:textId="77777777" w:rsidR="00E02224" w:rsidRDefault="00E02224" w:rsidP="00E02224">
            <w:pPr>
              <w:pStyle w:val="XML1"/>
              <w:rPr>
                <w:del w:id="4012" w:author="aas" w:date="2013-10-14T02:06:00Z"/>
              </w:rPr>
            </w:pPr>
            <w:del w:id="4013" w:author="aas" w:date="2013-10-14T02:06:00Z">
              <w:r>
                <w:delText xml:space="preserve">              &lt;xs:annotation&gt;</w:delText>
              </w:r>
            </w:del>
          </w:p>
          <w:p w14:paraId="389E64E0" w14:textId="77777777" w:rsidR="00E02224" w:rsidRDefault="00E02224" w:rsidP="00E02224">
            <w:pPr>
              <w:pStyle w:val="XML1"/>
              <w:rPr>
                <w:del w:id="4014" w:author="aas" w:date="2013-10-14T02:06:00Z"/>
              </w:rPr>
            </w:pPr>
            <w:del w:id="4015" w:author="aas" w:date="2013-10-14T02:06:00Z">
              <w:r>
                <w:delText xml:space="preserve">                &lt;xs:documentation&gt;</w:delText>
              </w:r>
            </w:del>
          </w:p>
          <w:p w14:paraId="2F90B57A" w14:textId="77777777" w:rsidR="00E02224" w:rsidRDefault="00E02224" w:rsidP="00E02224">
            <w:pPr>
              <w:pStyle w:val="XML1"/>
              <w:rPr>
                <w:del w:id="4016" w:author="aas" w:date="2013-10-14T02:06:00Z"/>
              </w:rPr>
            </w:pPr>
            <w:del w:id="4017" w:author="aas" w:date="2013-10-14T02:06:00Z">
              <w:r>
                <w:delText xml:space="preserve">                  If the value of this element is 'true', it </w:delText>
              </w:r>
            </w:del>
          </w:p>
          <w:p w14:paraId="5D8EC377" w14:textId="77777777" w:rsidR="00E02224" w:rsidRDefault="00E02224" w:rsidP="00E02224">
            <w:pPr>
              <w:pStyle w:val="XML1"/>
              <w:rPr>
                <w:del w:id="4018" w:author="aas" w:date="2013-10-14T02:06:00Z"/>
              </w:rPr>
            </w:pPr>
            <w:del w:id="4019" w:author="aas" w:date="2013-10-14T02:06:00Z">
              <w:r>
                <w:delText xml:space="preserve">                  indicates that this OpenFlow Port is live and can be used</w:delText>
              </w:r>
            </w:del>
          </w:p>
          <w:p w14:paraId="48ED8445" w14:textId="77777777" w:rsidR="00E02224" w:rsidRDefault="00E02224" w:rsidP="00E02224">
            <w:pPr>
              <w:pStyle w:val="XML1"/>
              <w:rPr>
                <w:del w:id="4020" w:author="aas" w:date="2013-10-14T02:06:00Z"/>
              </w:rPr>
            </w:pPr>
            <w:del w:id="4021" w:author="aas" w:date="2013-10-14T02:06:00Z">
              <w:r>
                <w:delText xml:space="preserve">                  for fast failover.</w:delText>
              </w:r>
            </w:del>
          </w:p>
          <w:p w14:paraId="5AF83550" w14:textId="77777777" w:rsidR="00E02224" w:rsidRDefault="00E02224" w:rsidP="00E02224">
            <w:pPr>
              <w:pStyle w:val="XML1"/>
              <w:rPr>
                <w:del w:id="4022" w:author="aas" w:date="2013-10-14T02:06:00Z"/>
              </w:rPr>
            </w:pPr>
            <w:del w:id="4023" w:author="aas" w:date="2013-10-14T02:06:00Z">
              <w:r>
                <w:delText xml:space="preserve">                &lt;/xs:documentation&gt;</w:delText>
              </w:r>
            </w:del>
          </w:p>
          <w:p w14:paraId="7F222DA1" w14:textId="77777777" w:rsidR="00E02224" w:rsidRDefault="00E02224" w:rsidP="00E02224">
            <w:pPr>
              <w:pStyle w:val="XML1"/>
              <w:rPr>
                <w:del w:id="4024" w:author="aas" w:date="2013-10-14T02:06:00Z"/>
              </w:rPr>
            </w:pPr>
            <w:del w:id="4025" w:author="aas" w:date="2013-10-14T02:06:00Z">
              <w:r>
                <w:delText xml:space="preserve">              &lt;/xs:annotation&gt;</w:delText>
              </w:r>
            </w:del>
          </w:p>
          <w:p w14:paraId="5D3D6515" w14:textId="77777777" w:rsidR="00E02224" w:rsidRDefault="00E02224" w:rsidP="00E02224">
            <w:pPr>
              <w:pStyle w:val="XML1"/>
              <w:rPr>
                <w:del w:id="4026" w:author="aas" w:date="2013-10-14T02:06:00Z"/>
              </w:rPr>
            </w:pPr>
            <w:del w:id="4027" w:author="aas" w:date="2013-10-14T02:06:00Z">
              <w:r>
                <w:delText xml:space="preserve">            &lt;/xs:element&gt;</w:delText>
              </w:r>
            </w:del>
          </w:p>
          <w:p w14:paraId="175BD08A" w14:textId="77777777" w:rsidR="00E02224" w:rsidRDefault="00E02224" w:rsidP="00E02224">
            <w:pPr>
              <w:pStyle w:val="XML1"/>
              <w:rPr>
                <w:del w:id="4028" w:author="aas" w:date="2013-10-14T02:06:00Z"/>
              </w:rPr>
            </w:pPr>
            <w:del w:id="4029" w:author="aas" w:date="2013-10-14T02:06:00Z">
              <w:r>
                <w:delText xml:space="preserve">          &lt;/xs:sequence&gt;</w:delText>
              </w:r>
            </w:del>
          </w:p>
          <w:p w14:paraId="385C05EA" w14:textId="77777777" w:rsidR="00E02224" w:rsidRDefault="00E02224" w:rsidP="00E02224">
            <w:pPr>
              <w:pStyle w:val="XML1"/>
              <w:rPr>
                <w:del w:id="4030" w:author="aas" w:date="2013-10-14T02:06:00Z"/>
              </w:rPr>
            </w:pPr>
            <w:del w:id="4031" w:author="aas" w:date="2013-10-14T02:06:00Z">
              <w:r>
                <w:delText xml:space="preserve">        &lt;/xs:complexType&gt;</w:delText>
              </w:r>
            </w:del>
          </w:p>
          <w:p w14:paraId="3D5BBC4C" w14:textId="77777777" w:rsidR="00E02224" w:rsidRDefault="00E02224" w:rsidP="00E02224">
            <w:pPr>
              <w:pStyle w:val="XML1"/>
              <w:rPr>
                <w:del w:id="4032" w:author="aas" w:date="2013-10-14T02:06:00Z"/>
              </w:rPr>
            </w:pPr>
            <w:del w:id="4033" w:author="aas" w:date="2013-10-14T02:06:00Z">
              <w:r>
                <w:delText xml:space="preserve">      &lt;/xs:element&gt;</w:delText>
              </w:r>
            </w:del>
          </w:p>
          <w:p w14:paraId="035384BB" w14:textId="77777777" w:rsidR="00E02224" w:rsidRDefault="00E02224" w:rsidP="00E02224">
            <w:pPr>
              <w:pStyle w:val="XML1"/>
              <w:rPr>
                <w:del w:id="4034" w:author="aas" w:date="2013-10-14T02:06:00Z"/>
              </w:rPr>
            </w:pPr>
            <w:del w:id="4035" w:author="aas" w:date="2013-10-14T02:06:00Z">
              <w:r>
                <w:delText xml:space="preserve">      &lt;xs:element name="features"&gt;</w:delText>
              </w:r>
            </w:del>
          </w:p>
          <w:p w14:paraId="3617BA99" w14:textId="77777777" w:rsidR="00E02224" w:rsidRDefault="00E02224" w:rsidP="00E02224">
            <w:pPr>
              <w:pStyle w:val="XML1"/>
              <w:rPr>
                <w:del w:id="4036" w:author="aas" w:date="2013-10-14T02:06:00Z"/>
              </w:rPr>
            </w:pPr>
            <w:del w:id="4037" w:author="aas" w:date="2013-10-14T02:06:00Z">
              <w:r>
                <w:delText xml:space="preserve">        &lt;xs:complexType&gt;</w:delText>
              </w:r>
            </w:del>
          </w:p>
          <w:p w14:paraId="475E500F" w14:textId="77777777" w:rsidR="00E02224" w:rsidRDefault="00E02224" w:rsidP="00E02224">
            <w:pPr>
              <w:pStyle w:val="XML1"/>
              <w:rPr>
                <w:del w:id="4038" w:author="aas" w:date="2013-10-14T02:06:00Z"/>
              </w:rPr>
            </w:pPr>
            <w:del w:id="4039" w:author="aas" w:date="2013-10-14T02:06:00Z">
              <w:r>
                <w:delText xml:space="preserve">          &lt;xs:sequence&gt;</w:delText>
              </w:r>
            </w:del>
          </w:p>
          <w:p w14:paraId="08321D14" w14:textId="77777777" w:rsidR="00E02224" w:rsidRDefault="00E02224" w:rsidP="00E02224">
            <w:pPr>
              <w:pStyle w:val="XML1"/>
              <w:rPr>
                <w:del w:id="4040" w:author="aas" w:date="2013-10-14T02:06:00Z"/>
              </w:rPr>
            </w:pPr>
            <w:del w:id="4041" w:author="aas" w:date="2013-10-14T02:06:00Z">
              <w:r>
                <w:delText xml:space="preserve">            &lt;xs:element name="current" minOccurs="0"&gt;</w:delText>
              </w:r>
            </w:del>
          </w:p>
          <w:p w14:paraId="059242A3" w14:textId="77777777" w:rsidR="00E02224" w:rsidRDefault="00E02224" w:rsidP="00E02224">
            <w:pPr>
              <w:pStyle w:val="XML1"/>
              <w:rPr>
                <w:del w:id="4042" w:author="aas" w:date="2013-10-14T02:06:00Z"/>
              </w:rPr>
            </w:pPr>
            <w:del w:id="4043" w:author="aas" w:date="2013-10-14T02:06:00Z">
              <w:r>
                <w:delText xml:space="preserve">              &lt;xs:annotation&gt;</w:delText>
              </w:r>
            </w:del>
          </w:p>
          <w:p w14:paraId="57132DCC" w14:textId="77777777" w:rsidR="00E02224" w:rsidRDefault="00E02224" w:rsidP="00E02224">
            <w:pPr>
              <w:pStyle w:val="XML1"/>
              <w:rPr>
                <w:del w:id="4044" w:author="aas" w:date="2013-10-14T02:06:00Z"/>
              </w:rPr>
            </w:pPr>
            <w:del w:id="4045" w:author="aas" w:date="2013-10-14T02:06:00Z">
              <w:r>
                <w:delText xml:space="preserve">                &lt;xs:documentation&gt;</w:delText>
              </w:r>
            </w:del>
          </w:p>
          <w:p w14:paraId="15D0C8FF" w14:textId="77777777" w:rsidR="00E02224" w:rsidRDefault="00E02224" w:rsidP="00E02224">
            <w:pPr>
              <w:pStyle w:val="XML1"/>
              <w:rPr>
                <w:del w:id="4046" w:author="aas" w:date="2013-10-14T02:06:00Z"/>
              </w:rPr>
            </w:pPr>
            <w:del w:id="4047" w:author="aas" w:date="2013-10-14T02:06:00Z">
              <w:r>
                <w:delText xml:space="preserve">                  The features (rates, duplex, etc.) of the</w:delText>
              </w:r>
            </w:del>
          </w:p>
          <w:p w14:paraId="05BBA8F8" w14:textId="77777777" w:rsidR="00E02224" w:rsidRDefault="00E02224" w:rsidP="00E02224">
            <w:pPr>
              <w:pStyle w:val="XML1"/>
              <w:rPr>
                <w:del w:id="4048" w:author="aas" w:date="2013-10-14T02:06:00Z"/>
              </w:rPr>
            </w:pPr>
            <w:del w:id="4049" w:author="aas" w:date="2013-10-14T02:06:00Z">
              <w:r>
                <w:delText xml:space="preserve">                  port, that are currently in use.</w:delText>
              </w:r>
            </w:del>
          </w:p>
          <w:p w14:paraId="0B4DECC4" w14:textId="77777777" w:rsidR="00E02224" w:rsidRDefault="00E02224" w:rsidP="00E02224">
            <w:pPr>
              <w:pStyle w:val="XML1"/>
              <w:rPr>
                <w:del w:id="4050" w:author="aas" w:date="2013-10-14T02:06:00Z"/>
              </w:rPr>
            </w:pPr>
          </w:p>
          <w:p w14:paraId="4780D74C" w14:textId="77777777" w:rsidR="00E02224" w:rsidRDefault="00E02224" w:rsidP="00E02224">
            <w:pPr>
              <w:pStyle w:val="XML1"/>
              <w:rPr>
                <w:del w:id="4051" w:author="aas" w:date="2013-10-14T02:06:00Z"/>
              </w:rPr>
            </w:pPr>
            <w:del w:id="4052" w:author="aas" w:date="2013-10-14T02:06:00Z">
              <w:r>
                <w:delText xml:space="preserve">                  Children of this element are not configurable and can</w:delText>
              </w:r>
            </w:del>
          </w:p>
          <w:p w14:paraId="34D04C03" w14:textId="77777777" w:rsidR="00E02224" w:rsidRDefault="00E02224" w:rsidP="00E02224">
            <w:pPr>
              <w:pStyle w:val="XML1"/>
              <w:rPr>
                <w:del w:id="4053" w:author="aas" w:date="2013-10-14T02:06:00Z"/>
              </w:rPr>
            </w:pPr>
            <w:del w:id="4054" w:author="aas" w:date="2013-10-14T02:06:00Z">
              <w:r>
                <w:delText xml:space="preserve">                  only be retrieved by NETCONF &amp;lt;get&amp;gt; operations. Attemps to</w:delText>
              </w:r>
            </w:del>
          </w:p>
          <w:p w14:paraId="3600DAEB" w14:textId="77777777" w:rsidR="00E02224" w:rsidRDefault="00E02224" w:rsidP="00E02224">
            <w:pPr>
              <w:pStyle w:val="XML1"/>
              <w:rPr>
                <w:del w:id="4055" w:author="aas" w:date="2013-10-14T02:06:00Z"/>
              </w:rPr>
            </w:pPr>
            <w:del w:id="4056" w:author="aas" w:date="2013-10-14T02:06:00Z">
              <w:r>
                <w:delText xml:space="preserve">                  modify this element and its children with a NETCONF</w:delText>
              </w:r>
            </w:del>
          </w:p>
          <w:p w14:paraId="59DB3C51" w14:textId="77777777" w:rsidR="00E02224" w:rsidRDefault="00E02224" w:rsidP="00E02224">
            <w:pPr>
              <w:pStyle w:val="XML1"/>
              <w:rPr>
                <w:del w:id="4057" w:author="aas" w:date="2013-10-14T02:06:00Z"/>
              </w:rPr>
            </w:pPr>
            <w:del w:id="4058" w:author="aas" w:date="2013-10-14T02:06:00Z">
              <w:r>
                <w:delText xml:space="preserve">                  &amp;lt;edit-config&amp;gt; operation MUST result in an</w:delText>
              </w:r>
            </w:del>
          </w:p>
          <w:p w14:paraId="4AA5CC30" w14:textId="77777777" w:rsidR="00E02224" w:rsidRDefault="00E02224" w:rsidP="00E02224">
            <w:pPr>
              <w:pStyle w:val="XML1"/>
              <w:rPr>
                <w:del w:id="4059" w:author="aas" w:date="2013-10-14T02:06:00Z"/>
              </w:rPr>
            </w:pPr>
            <w:del w:id="4060" w:author="aas" w:date="2013-10-14T02:06:00Z">
              <w:r>
                <w:delText xml:space="preserve">                  'operation-not-supported' error with type</w:delText>
              </w:r>
            </w:del>
          </w:p>
          <w:p w14:paraId="55972255" w14:textId="77777777" w:rsidR="00E02224" w:rsidRDefault="00E02224" w:rsidP="00E02224">
            <w:pPr>
              <w:pStyle w:val="XML1"/>
              <w:rPr>
                <w:del w:id="4061" w:author="aas" w:date="2013-10-14T02:06:00Z"/>
              </w:rPr>
            </w:pPr>
            <w:del w:id="4062" w:author="aas" w:date="2013-10-14T02:06:00Z">
              <w:r>
                <w:delText xml:space="preserve">                  'application'.</w:delText>
              </w:r>
            </w:del>
          </w:p>
          <w:p w14:paraId="220CE901" w14:textId="77777777" w:rsidR="00E02224" w:rsidRDefault="00E02224" w:rsidP="00E02224">
            <w:pPr>
              <w:pStyle w:val="XML1"/>
              <w:rPr>
                <w:del w:id="4063" w:author="aas" w:date="2013-10-14T02:06:00Z"/>
              </w:rPr>
            </w:pPr>
            <w:del w:id="4064" w:author="aas" w:date="2013-10-14T02:06:00Z">
              <w:r>
                <w:delText xml:space="preserve">                &lt;/xs:documentation&gt;</w:delText>
              </w:r>
            </w:del>
          </w:p>
          <w:p w14:paraId="645381D6" w14:textId="77777777" w:rsidR="00E02224" w:rsidRDefault="00E02224" w:rsidP="00E02224">
            <w:pPr>
              <w:pStyle w:val="XML1"/>
              <w:rPr>
                <w:del w:id="4065" w:author="aas" w:date="2013-10-14T02:06:00Z"/>
              </w:rPr>
            </w:pPr>
            <w:del w:id="4066" w:author="aas" w:date="2013-10-14T02:06:00Z">
              <w:r>
                <w:delText xml:space="preserve">              &lt;/xs:annotation&gt;</w:delText>
              </w:r>
            </w:del>
          </w:p>
          <w:p w14:paraId="72A8CA9A" w14:textId="77777777" w:rsidR="00E02224" w:rsidRDefault="00E02224" w:rsidP="00E02224">
            <w:pPr>
              <w:pStyle w:val="XML1"/>
              <w:rPr>
                <w:del w:id="4067" w:author="aas" w:date="2013-10-14T02:06:00Z"/>
              </w:rPr>
            </w:pPr>
            <w:del w:id="4068" w:author="aas" w:date="2013-10-14T02:06:00Z">
              <w:r>
                <w:delText xml:space="preserve">              &lt;xs:complexType&gt;</w:delText>
              </w:r>
            </w:del>
          </w:p>
          <w:p w14:paraId="50716A4F" w14:textId="77777777" w:rsidR="00E02224" w:rsidRDefault="00E02224" w:rsidP="00E02224">
            <w:pPr>
              <w:pStyle w:val="XML1"/>
              <w:rPr>
                <w:del w:id="4069" w:author="aas" w:date="2013-10-14T02:06:00Z"/>
              </w:rPr>
            </w:pPr>
            <w:del w:id="4070" w:author="aas" w:date="2013-10-14T02:06:00Z">
              <w:r>
                <w:delText xml:space="preserve">                &lt;xs:sequence&gt;</w:delText>
              </w:r>
            </w:del>
          </w:p>
          <w:p w14:paraId="2A0835FD" w14:textId="77777777" w:rsidR="00E02224" w:rsidRDefault="00E02224" w:rsidP="00E02224">
            <w:pPr>
              <w:pStyle w:val="XML1"/>
              <w:rPr>
                <w:del w:id="4071" w:author="aas" w:date="2013-10-14T02:06:00Z"/>
              </w:rPr>
            </w:pPr>
            <w:del w:id="4072" w:author="aas" w:date="2013-10-14T02:06:00Z">
              <w:r>
                <w:delText xml:space="preserve">                  &lt;xs:group ref="OFPortCurrentFeatureListType"/&gt;</w:delText>
              </w:r>
            </w:del>
          </w:p>
          <w:p w14:paraId="180BE3DC" w14:textId="77777777" w:rsidR="00E02224" w:rsidRDefault="00E02224" w:rsidP="00E02224">
            <w:pPr>
              <w:pStyle w:val="XML1"/>
              <w:rPr>
                <w:del w:id="4073" w:author="aas" w:date="2013-10-14T02:06:00Z"/>
              </w:rPr>
            </w:pPr>
            <w:del w:id="4074" w:author="aas" w:date="2013-10-14T02:06:00Z">
              <w:r>
                <w:delText xml:space="preserve">                &lt;/xs:sequence&gt;</w:delText>
              </w:r>
            </w:del>
          </w:p>
          <w:p w14:paraId="1B312433" w14:textId="77777777" w:rsidR="00E02224" w:rsidRDefault="00E02224" w:rsidP="00E02224">
            <w:pPr>
              <w:pStyle w:val="XML1"/>
              <w:rPr>
                <w:del w:id="4075" w:author="aas" w:date="2013-10-14T02:06:00Z"/>
              </w:rPr>
            </w:pPr>
            <w:del w:id="4076" w:author="aas" w:date="2013-10-14T02:06:00Z">
              <w:r>
                <w:delText xml:space="preserve">              &lt;/xs:complexType&gt;</w:delText>
              </w:r>
            </w:del>
          </w:p>
          <w:p w14:paraId="4746719F" w14:textId="77777777" w:rsidR="00E02224" w:rsidRDefault="00E02224" w:rsidP="00E02224">
            <w:pPr>
              <w:pStyle w:val="XML1"/>
              <w:rPr>
                <w:del w:id="4077" w:author="aas" w:date="2013-10-14T02:06:00Z"/>
              </w:rPr>
            </w:pPr>
            <w:del w:id="4078" w:author="aas" w:date="2013-10-14T02:06:00Z">
              <w:r>
                <w:delText xml:space="preserve">            &lt;/xs:element&gt;</w:delText>
              </w:r>
            </w:del>
          </w:p>
          <w:p w14:paraId="7481CA55" w14:textId="77777777" w:rsidR="00E02224" w:rsidRDefault="00E02224" w:rsidP="00E02224">
            <w:pPr>
              <w:pStyle w:val="XML1"/>
              <w:rPr>
                <w:del w:id="4079" w:author="aas" w:date="2013-10-14T02:06:00Z"/>
              </w:rPr>
            </w:pPr>
            <w:del w:id="4080" w:author="aas" w:date="2013-10-14T02:06:00Z">
              <w:r>
                <w:delText xml:space="preserve">            &lt;xs:element name="advertised" minOccurs="0"&gt;</w:delText>
              </w:r>
            </w:del>
          </w:p>
          <w:p w14:paraId="323C1C76" w14:textId="77777777" w:rsidR="00E02224" w:rsidRDefault="00E02224" w:rsidP="00E02224">
            <w:pPr>
              <w:pStyle w:val="XML1"/>
              <w:rPr>
                <w:del w:id="4081" w:author="aas" w:date="2013-10-14T02:06:00Z"/>
              </w:rPr>
            </w:pPr>
            <w:del w:id="4082" w:author="aas" w:date="2013-10-14T02:06:00Z">
              <w:r>
                <w:delText xml:space="preserve">              &lt;xs:annotation&gt;</w:delText>
              </w:r>
            </w:del>
          </w:p>
          <w:p w14:paraId="471C9ED4" w14:textId="77777777" w:rsidR="00E02224" w:rsidRDefault="00E02224" w:rsidP="00E02224">
            <w:pPr>
              <w:pStyle w:val="XML1"/>
              <w:rPr>
                <w:del w:id="4083" w:author="aas" w:date="2013-10-14T02:06:00Z"/>
              </w:rPr>
            </w:pPr>
            <w:del w:id="4084" w:author="aas" w:date="2013-10-14T02:06:00Z">
              <w:r>
                <w:delText xml:space="preserve">                &lt;xs:documentation&gt;</w:delText>
              </w:r>
            </w:del>
          </w:p>
          <w:p w14:paraId="3005FB31" w14:textId="77777777" w:rsidR="00E02224" w:rsidRDefault="00E02224" w:rsidP="00E02224">
            <w:pPr>
              <w:pStyle w:val="XML1"/>
              <w:rPr>
                <w:del w:id="4085" w:author="aas" w:date="2013-10-14T02:06:00Z"/>
              </w:rPr>
            </w:pPr>
            <w:del w:id="4086" w:author="aas" w:date="2013-10-14T02:06:00Z">
              <w:r>
                <w:delText xml:space="preserve">                  The features (rates, duplex, etc.) of the</w:delText>
              </w:r>
            </w:del>
          </w:p>
          <w:p w14:paraId="708247E9" w14:textId="77777777" w:rsidR="00E02224" w:rsidRDefault="00E02224" w:rsidP="00E02224">
            <w:pPr>
              <w:pStyle w:val="XML1"/>
              <w:rPr>
                <w:del w:id="4087" w:author="aas" w:date="2013-10-14T02:06:00Z"/>
              </w:rPr>
            </w:pPr>
            <w:del w:id="4088" w:author="aas" w:date="2013-10-14T02:06:00Z">
              <w:r>
                <w:delText xml:space="preserve">                  port, that are advertised to the peer port.</w:delText>
              </w:r>
            </w:del>
          </w:p>
          <w:p w14:paraId="510DAFED" w14:textId="77777777" w:rsidR="00E02224" w:rsidRDefault="00E02224" w:rsidP="00E02224">
            <w:pPr>
              <w:pStyle w:val="XML1"/>
              <w:rPr>
                <w:del w:id="4089" w:author="aas" w:date="2013-10-14T02:06:00Z"/>
              </w:rPr>
            </w:pPr>
          </w:p>
          <w:p w14:paraId="152301B9" w14:textId="77777777" w:rsidR="00E02224" w:rsidRDefault="00E02224" w:rsidP="00E02224">
            <w:pPr>
              <w:pStyle w:val="XML1"/>
              <w:rPr>
                <w:del w:id="4090" w:author="aas" w:date="2013-10-14T02:06:00Z"/>
              </w:rPr>
            </w:pPr>
            <w:del w:id="4091" w:author="aas" w:date="2013-10-14T02:06:00Z">
              <w:r>
                <w:delText xml:space="preserve">                  NETCONF &amp;lt;edit-config&amp;gt; operations MUST be implemented as </w:delText>
              </w:r>
            </w:del>
          </w:p>
          <w:p w14:paraId="7B05DBE3" w14:textId="77777777" w:rsidR="00E02224" w:rsidRDefault="00E02224" w:rsidP="00E02224">
            <w:pPr>
              <w:pStyle w:val="XML1"/>
              <w:rPr>
                <w:del w:id="4092" w:author="aas" w:date="2013-10-14T02:06:00Z"/>
              </w:rPr>
            </w:pPr>
            <w:del w:id="4093" w:author="aas" w:date="2013-10-14T02:06:00Z">
              <w:r>
                <w:delText xml:space="preserve">                  follows: </w:delText>
              </w:r>
            </w:del>
          </w:p>
          <w:p w14:paraId="2AD190D2" w14:textId="77777777" w:rsidR="00E02224" w:rsidRDefault="00E02224" w:rsidP="00E02224">
            <w:pPr>
              <w:pStyle w:val="XML1"/>
              <w:rPr>
                <w:del w:id="4094" w:author="aas" w:date="2013-10-14T02:06:00Z"/>
              </w:rPr>
            </w:pPr>
          </w:p>
          <w:p w14:paraId="44AD9DC8" w14:textId="77777777" w:rsidR="00E02224" w:rsidRDefault="00E02224" w:rsidP="00E02224">
            <w:pPr>
              <w:pStyle w:val="XML1"/>
              <w:rPr>
                <w:del w:id="4095" w:author="aas" w:date="2013-10-14T02:06:00Z"/>
              </w:rPr>
            </w:pPr>
            <w:del w:id="4096" w:author="aas" w:date="2013-10-14T02:06:00Z">
              <w:r>
                <w:delText xml:space="preserve">                  * The 'resource-id' element of OFResoureType MUST be</w:delText>
              </w:r>
            </w:del>
          </w:p>
          <w:p w14:paraId="538AE529" w14:textId="77777777" w:rsidR="00E02224" w:rsidRDefault="00E02224" w:rsidP="00E02224">
            <w:pPr>
              <w:pStyle w:val="XML1"/>
              <w:rPr>
                <w:del w:id="4097" w:author="aas" w:date="2013-10-14T02:06:00Z"/>
              </w:rPr>
            </w:pPr>
            <w:del w:id="4098" w:author="aas" w:date="2013-10-14T02:06:00Z">
              <w:r>
                <w:delText xml:space="preserve">                  present in the path or in the filter at all</w:delText>
              </w:r>
            </w:del>
          </w:p>
          <w:p w14:paraId="12863821" w14:textId="77777777" w:rsidR="00E02224" w:rsidRDefault="00E02224" w:rsidP="00E02224">
            <w:pPr>
              <w:pStyle w:val="XML1"/>
              <w:rPr>
                <w:del w:id="4099" w:author="aas" w:date="2013-10-14T02:06:00Z"/>
              </w:rPr>
            </w:pPr>
            <w:del w:id="4100" w:author="aas" w:date="2013-10-14T02:06:00Z">
              <w:r>
                <w:delText xml:space="preserve">                  &amp;lt;edit-config&amp;gt; operations to identify the port.</w:delText>
              </w:r>
            </w:del>
          </w:p>
          <w:p w14:paraId="4224027C" w14:textId="77777777" w:rsidR="00E02224" w:rsidRDefault="00E02224" w:rsidP="00E02224">
            <w:pPr>
              <w:pStyle w:val="XML1"/>
              <w:rPr>
                <w:del w:id="4101" w:author="aas" w:date="2013-10-14T02:06:00Z"/>
              </w:rPr>
            </w:pPr>
            <w:del w:id="4102" w:author="aas" w:date="2013-10-14T02:06:00Z">
              <w:r>
                <w:delText xml:space="preserve">                  * If the operation is 'merge' or 'replace', the element</w:delText>
              </w:r>
            </w:del>
          </w:p>
          <w:p w14:paraId="7A80273C" w14:textId="77777777" w:rsidR="00E02224" w:rsidRDefault="00E02224" w:rsidP="00E02224">
            <w:pPr>
              <w:pStyle w:val="XML1"/>
              <w:rPr>
                <w:del w:id="4103" w:author="aas" w:date="2013-10-14T02:06:00Z"/>
              </w:rPr>
            </w:pPr>
            <w:del w:id="4104" w:author="aas" w:date="2013-10-14T02:06:00Z">
              <w:r>
                <w:delText xml:space="preserve">                  is created if it does not exist, and its value is set</w:delText>
              </w:r>
            </w:del>
          </w:p>
          <w:p w14:paraId="216E20FC" w14:textId="77777777" w:rsidR="00E02224" w:rsidRDefault="00E02224" w:rsidP="00E02224">
            <w:pPr>
              <w:pStyle w:val="XML1"/>
              <w:rPr>
                <w:del w:id="4105" w:author="aas" w:date="2013-10-14T02:06:00Z"/>
              </w:rPr>
            </w:pPr>
            <w:del w:id="4106" w:author="aas" w:date="2013-10-14T02:06:00Z">
              <w:r>
                <w:delText xml:space="preserve">                  to the value found in the XML RPC data.</w:delText>
              </w:r>
            </w:del>
          </w:p>
          <w:p w14:paraId="18F42483" w14:textId="77777777" w:rsidR="00E02224" w:rsidRDefault="00E02224" w:rsidP="00E02224">
            <w:pPr>
              <w:pStyle w:val="XML1"/>
              <w:rPr>
                <w:del w:id="4107" w:author="aas" w:date="2013-10-14T02:06:00Z"/>
              </w:rPr>
            </w:pPr>
            <w:del w:id="4108" w:author="aas" w:date="2013-10-14T02:06:00Z">
              <w:r>
                <w:delText xml:space="preserve">                  * If the operation is 'create', the element is created if</w:delText>
              </w:r>
            </w:del>
          </w:p>
          <w:p w14:paraId="69297B92" w14:textId="77777777" w:rsidR="00E02224" w:rsidRDefault="00E02224" w:rsidP="00E02224">
            <w:pPr>
              <w:pStyle w:val="XML1"/>
              <w:rPr>
                <w:del w:id="4109" w:author="aas" w:date="2013-10-14T02:06:00Z"/>
              </w:rPr>
            </w:pPr>
            <w:del w:id="4110" w:author="aas" w:date="2013-10-14T02:06:00Z">
              <w:r>
                <w:delText xml:space="preserve">                  it does not exist. If the element already exists, a</w:delText>
              </w:r>
            </w:del>
          </w:p>
          <w:p w14:paraId="777682E7" w14:textId="77777777" w:rsidR="00E02224" w:rsidRDefault="00E02224" w:rsidP="00E02224">
            <w:pPr>
              <w:pStyle w:val="XML1"/>
              <w:rPr>
                <w:del w:id="4111" w:author="aas" w:date="2013-10-14T02:06:00Z"/>
              </w:rPr>
            </w:pPr>
            <w:del w:id="4112" w:author="aas" w:date="2013-10-14T02:06:00Z">
              <w:r>
                <w:delText xml:space="preserve">                  'data</w:delText>
              </w:r>
              <w:r>
                <w:rPr>
                  <w:rFonts w:ascii="MS Mincho" w:eastAsia="MS Mincho" w:hAnsi="MS Mincho" w:cs="MS Mincho" w:hint="eastAsia"/>
                </w:rPr>
                <w:delText>‑</w:delText>
              </w:r>
              <w:r>
                <w:delText>exists' error is returned.</w:delText>
              </w:r>
            </w:del>
          </w:p>
          <w:p w14:paraId="1888C338" w14:textId="77777777" w:rsidR="00E02224" w:rsidRDefault="00E02224" w:rsidP="00E02224">
            <w:pPr>
              <w:pStyle w:val="XML1"/>
              <w:rPr>
                <w:del w:id="4113" w:author="aas" w:date="2013-10-14T02:06:00Z"/>
              </w:rPr>
            </w:pPr>
            <w:del w:id="4114" w:author="aas" w:date="2013-10-14T02:06:00Z">
              <w:r>
                <w:delText xml:space="preserve">                  * If the operation is 'delete', the element is deleted if</w:delText>
              </w:r>
            </w:del>
          </w:p>
          <w:p w14:paraId="51B5F304" w14:textId="77777777" w:rsidR="00E02224" w:rsidRDefault="00E02224" w:rsidP="00E02224">
            <w:pPr>
              <w:pStyle w:val="XML1"/>
              <w:rPr>
                <w:del w:id="4115" w:author="aas" w:date="2013-10-14T02:06:00Z"/>
              </w:rPr>
            </w:pPr>
            <w:del w:id="4116" w:author="aas" w:date="2013-10-14T02:06:00Z">
              <w:r>
                <w:delText xml:space="preserve">                  it exists. If the element does not exist, a</w:delText>
              </w:r>
            </w:del>
          </w:p>
          <w:p w14:paraId="4C38B8B8" w14:textId="77777777" w:rsidR="00E02224" w:rsidRDefault="00E02224" w:rsidP="00E02224">
            <w:pPr>
              <w:pStyle w:val="XML1"/>
              <w:rPr>
                <w:del w:id="4117" w:author="aas" w:date="2013-10-14T02:06:00Z"/>
              </w:rPr>
            </w:pPr>
            <w:del w:id="4118" w:author="aas" w:date="2013-10-14T02:06:00Z">
              <w:r>
                <w:delText xml:space="preserve">                  'data</w:delText>
              </w:r>
              <w:r>
                <w:rPr>
                  <w:rFonts w:ascii="MS Mincho" w:eastAsia="MS Mincho" w:hAnsi="MS Mincho" w:cs="MS Mincho" w:hint="eastAsia"/>
                </w:rPr>
                <w:delText>‑</w:delText>
              </w:r>
              <w:r>
                <w:delText>missing' error is returned.</w:delText>
              </w:r>
            </w:del>
          </w:p>
          <w:p w14:paraId="371343A2" w14:textId="77777777" w:rsidR="00E02224" w:rsidRDefault="00E02224" w:rsidP="00E02224">
            <w:pPr>
              <w:pStyle w:val="XML1"/>
              <w:rPr>
                <w:del w:id="4119" w:author="aas" w:date="2013-10-14T02:06:00Z"/>
              </w:rPr>
            </w:pPr>
            <w:del w:id="4120" w:author="aas" w:date="2013-10-14T02:06:00Z">
              <w:r>
                <w:delText xml:space="preserve">                &lt;/xs:documentation&gt;</w:delText>
              </w:r>
            </w:del>
          </w:p>
          <w:p w14:paraId="7916810E" w14:textId="77777777" w:rsidR="00E02224" w:rsidRDefault="00E02224" w:rsidP="00E02224">
            <w:pPr>
              <w:pStyle w:val="XML1"/>
              <w:rPr>
                <w:del w:id="4121" w:author="aas" w:date="2013-10-14T02:06:00Z"/>
              </w:rPr>
            </w:pPr>
            <w:del w:id="4122" w:author="aas" w:date="2013-10-14T02:06:00Z">
              <w:r>
                <w:delText xml:space="preserve">              &lt;/xs:annotation&gt;</w:delText>
              </w:r>
            </w:del>
          </w:p>
          <w:p w14:paraId="6F61E2CE" w14:textId="77777777" w:rsidR="00E02224" w:rsidRDefault="00E02224" w:rsidP="00E02224">
            <w:pPr>
              <w:pStyle w:val="XML1"/>
              <w:rPr>
                <w:del w:id="4123" w:author="aas" w:date="2013-10-14T02:06:00Z"/>
              </w:rPr>
            </w:pPr>
            <w:del w:id="4124" w:author="aas" w:date="2013-10-14T02:06:00Z">
              <w:r>
                <w:delText xml:space="preserve">              &lt;xs:complexType&gt;</w:delText>
              </w:r>
            </w:del>
          </w:p>
          <w:p w14:paraId="1946E842" w14:textId="77777777" w:rsidR="00E02224" w:rsidRDefault="00E02224" w:rsidP="00E02224">
            <w:pPr>
              <w:pStyle w:val="XML1"/>
              <w:rPr>
                <w:del w:id="4125" w:author="aas" w:date="2013-10-14T02:06:00Z"/>
              </w:rPr>
            </w:pPr>
            <w:del w:id="4126" w:author="aas" w:date="2013-10-14T02:06:00Z">
              <w:r>
                <w:delText xml:space="preserve">                &lt;xs:sequence&gt;</w:delText>
              </w:r>
            </w:del>
          </w:p>
          <w:p w14:paraId="5048E359" w14:textId="77777777" w:rsidR="00E02224" w:rsidRDefault="00E02224" w:rsidP="00E02224">
            <w:pPr>
              <w:pStyle w:val="XML1"/>
              <w:rPr>
                <w:del w:id="4127" w:author="aas" w:date="2013-10-14T02:06:00Z"/>
              </w:rPr>
            </w:pPr>
            <w:del w:id="4128" w:author="aas" w:date="2013-10-14T02:06:00Z">
              <w:r>
                <w:delText xml:space="preserve">                  &lt;xs:group ref="OFPortOtherFeatureListType"/&gt;</w:delText>
              </w:r>
            </w:del>
          </w:p>
          <w:p w14:paraId="1746B017" w14:textId="77777777" w:rsidR="00E02224" w:rsidRDefault="00E02224" w:rsidP="00E02224">
            <w:pPr>
              <w:pStyle w:val="XML1"/>
              <w:rPr>
                <w:del w:id="4129" w:author="aas" w:date="2013-10-14T02:06:00Z"/>
              </w:rPr>
            </w:pPr>
            <w:del w:id="4130" w:author="aas" w:date="2013-10-14T02:06:00Z">
              <w:r>
                <w:delText xml:space="preserve">                &lt;/xs:sequence&gt;</w:delText>
              </w:r>
            </w:del>
          </w:p>
          <w:p w14:paraId="0DDE2545" w14:textId="77777777" w:rsidR="00E02224" w:rsidRDefault="00E02224" w:rsidP="00E02224">
            <w:pPr>
              <w:pStyle w:val="XML1"/>
              <w:rPr>
                <w:del w:id="4131" w:author="aas" w:date="2013-10-14T02:06:00Z"/>
              </w:rPr>
            </w:pPr>
            <w:del w:id="4132" w:author="aas" w:date="2013-10-14T02:06:00Z">
              <w:r>
                <w:delText xml:space="preserve">              &lt;/xs:complexType&gt;</w:delText>
              </w:r>
            </w:del>
          </w:p>
          <w:p w14:paraId="1E488369" w14:textId="77777777" w:rsidR="00E02224" w:rsidRDefault="00E02224" w:rsidP="00E02224">
            <w:pPr>
              <w:pStyle w:val="XML1"/>
              <w:rPr>
                <w:del w:id="4133" w:author="aas" w:date="2013-10-14T02:06:00Z"/>
              </w:rPr>
            </w:pPr>
            <w:del w:id="4134" w:author="aas" w:date="2013-10-14T02:06:00Z">
              <w:r>
                <w:delText xml:space="preserve">            &lt;/xs:element&gt;</w:delText>
              </w:r>
            </w:del>
          </w:p>
          <w:p w14:paraId="5EE62796" w14:textId="77777777" w:rsidR="00E02224" w:rsidRDefault="00E02224" w:rsidP="00E02224">
            <w:pPr>
              <w:pStyle w:val="XML1"/>
              <w:rPr>
                <w:del w:id="4135" w:author="aas" w:date="2013-10-14T02:06:00Z"/>
              </w:rPr>
            </w:pPr>
            <w:del w:id="4136" w:author="aas" w:date="2013-10-14T02:06:00Z">
              <w:r>
                <w:delText xml:space="preserve">            &lt;xs:element name="supported" minOccurs="0"&gt;</w:delText>
              </w:r>
            </w:del>
          </w:p>
          <w:p w14:paraId="3E899A88" w14:textId="77777777" w:rsidR="00E02224" w:rsidRDefault="00E02224" w:rsidP="00E02224">
            <w:pPr>
              <w:pStyle w:val="XML1"/>
              <w:rPr>
                <w:del w:id="4137" w:author="aas" w:date="2013-10-14T02:06:00Z"/>
              </w:rPr>
            </w:pPr>
            <w:del w:id="4138" w:author="aas" w:date="2013-10-14T02:06:00Z">
              <w:r>
                <w:delText xml:space="preserve">              &lt;xs:annotation&gt;</w:delText>
              </w:r>
            </w:del>
          </w:p>
          <w:p w14:paraId="3FFA229B" w14:textId="77777777" w:rsidR="00E02224" w:rsidRDefault="00E02224" w:rsidP="00E02224">
            <w:pPr>
              <w:pStyle w:val="XML1"/>
              <w:rPr>
                <w:del w:id="4139" w:author="aas" w:date="2013-10-14T02:06:00Z"/>
              </w:rPr>
            </w:pPr>
            <w:del w:id="4140" w:author="aas" w:date="2013-10-14T02:06:00Z">
              <w:r>
                <w:delText xml:space="preserve">                &lt;xs:documentation&gt;</w:delText>
              </w:r>
            </w:del>
          </w:p>
          <w:p w14:paraId="7A0E6DEB" w14:textId="77777777" w:rsidR="00E02224" w:rsidRDefault="00E02224" w:rsidP="00E02224">
            <w:pPr>
              <w:pStyle w:val="XML1"/>
              <w:rPr>
                <w:del w:id="4141" w:author="aas" w:date="2013-10-14T02:06:00Z"/>
              </w:rPr>
            </w:pPr>
            <w:del w:id="4142" w:author="aas" w:date="2013-10-14T02:06:00Z">
              <w:r>
                <w:delText xml:space="preserve">                  The features (rates, duplex, etc.) of the</w:delText>
              </w:r>
            </w:del>
          </w:p>
          <w:p w14:paraId="169BD9DE" w14:textId="77777777" w:rsidR="00E02224" w:rsidRDefault="00E02224" w:rsidP="00E02224">
            <w:pPr>
              <w:pStyle w:val="XML1"/>
              <w:rPr>
                <w:del w:id="4143" w:author="aas" w:date="2013-10-14T02:06:00Z"/>
              </w:rPr>
            </w:pPr>
            <w:del w:id="4144" w:author="aas" w:date="2013-10-14T02:06:00Z">
              <w:r>
                <w:delText xml:space="preserve">                  port, that are supported on the port.</w:delText>
              </w:r>
            </w:del>
          </w:p>
          <w:p w14:paraId="7401D91C" w14:textId="77777777" w:rsidR="00E02224" w:rsidRDefault="00E02224" w:rsidP="00E02224">
            <w:pPr>
              <w:pStyle w:val="XML1"/>
              <w:rPr>
                <w:del w:id="4145" w:author="aas" w:date="2013-10-14T02:06:00Z"/>
              </w:rPr>
            </w:pPr>
          </w:p>
          <w:p w14:paraId="05F3019C" w14:textId="77777777" w:rsidR="00E02224" w:rsidRDefault="00E02224" w:rsidP="00E02224">
            <w:pPr>
              <w:pStyle w:val="XML1"/>
              <w:rPr>
                <w:del w:id="4146" w:author="aas" w:date="2013-10-14T02:06:00Z"/>
              </w:rPr>
            </w:pPr>
            <w:del w:id="4147" w:author="aas" w:date="2013-10-14T02:06:00Z">
              <w:r>
                <w:delText xml:space="preserve">                  Children of this element are not configurable and can</w:delText>
              </w:r>
            </w:del>
          </w:p>
          <w:p w14:paraId="569169A7" w14:textId="77777777" w:rsidR="00E02224" w:rsidRDefault="00E02224" w:rsidP="00E02224">
            <w:pPr>
              <w:pStyle w:val="XML1"/>
              <w:rPr>
                <w:del w:id="4148" w:author="aas" w:date="2013-10-14T02:06:00Z"/>
              </w:rPr>
            </w:pPr>
            <w:del w:id="4149" w:author="aas" w:date="2013-10-14T02:06:00Z">
              <w:r>
                <w:delText xml:space="preserve">                  only be retrieved by NETCONF &amp;lt;get&amp;gt; operations. Attemps to</w:delText>
              </w:r>
            </w:del>
          </w:p>
          <w:p w14:paraId="238F1D69" w14:textId="77777777" w:rsidR="00E02224" w:rsidRDefault="00E02224" w:rsidP="00E02224">
            <w:pPr>
              <w:pStyle w:val="XML1"/>
              <w:rPr>
                <w:del w:id="4150" w:author="aas" w:date="2013-10-14T02:06:00Z"/>
              </w:rPr>
            </w:pPr>
            <w:del w:id="4151" w:author="aas" w:date="2013-10-14T02:06:00Z">
              <w:r>
                <w:delText xml:space="preserve">                  modify this element and its children with a NETCONF</w:delText>
              </w:r>
            </w:del>
          </w:p>
          <w:p w14:paraId="446814A5" w14:textId="77777777" w:rsidR="00E02224" w:rsidRDefault="00E02224" w:rsidP="00E02224">
            <w:pPr>
              <w:pStyle w:val="XML1"/>
              <w:rPr>
                <w:del w:id="4152" w:author="aas" w:date="2013-10-14T02:06:00Z"/>
              </w:rPr>
            </w:pPr>
            <w:del w:id="4153" w:author="aas" w:date="2013-10-14T02:06:00Z">
              <w:r>
                <w:delText xml:space="preserve">                  &amp;lt;edit-config&amp;gt; operation MUST result in an</w:delText>
              </w:r>
            </w:del>
          </w:p>
          <w:p w14:paraId="67ECCD10" w14:textId="77777777" w:rsidR="00E02224" w:rsidRDefault="00E02224" w:rsidP="00E02224">
            <w:pPr>
              <w:pStyle w:val="XML1"/>
              <w:rPr>
                <w:del w:id="4154" w:author="aas" w:date="2013-10-14T02:06:00Z"/>
              </w:rPr>
            </w:pPr>
            <w:del w:id="4155" w:author="aas" w:date="2013-10-14T02:06:00Z">
              <w:r>
                <w:delText xml:space="preserve">                  'operation-not-supported' error with type</w:delText>
              </w:r>
            </w:del>
          </w:p>
          <w:p w14:paraId="0283D7D3" w14:textId="77777777" w:rsidR="00E02224" w:rsidRDefault="00E02224" w:rsidP="00E02224">
            <w:pPr>
              <w:pStyle w:val="XML1"/>
              <w:rPr>
                <w:del w:id="4156" w:author="aas" w:date="2013-10-14T02:06:00Z"/>
              </w:rPr>
            </w:pPr>
            <w:del w:id="4157" w:author="aas" w:date="2013-10-14T02:06:00Z">
              <w:r>
                <w:delText xml:space="preserve">                  'application'.</w:delText>
              </w:r>
            </w:del>
          </w:p>
          <w:p w14:paraId="16FB7A8B" w14:textId="77777777" w:rsidR="00E02224" w:rsidRDefault="00E02224" w:rsidP="00E02224">
            <w:pPr>
              <w:pStyle w:val="XML1"/>
              <w:rPr>
                <w:del w:id="4158" w:author="aas" w:date="2013-10-14T02:06:00Z"/>
              </w:rPr>
            </w:pPr>
            <w:del w:id="4159" w:author="aas" w:date="2013-10-14T02:06:00Z">
              <w:r>
                <w:delText xml:space="preserve">                &lt;/xs:documentation&gt;</w:delText>
              </w:r>
            </w:del>
          </w:p>
          <w:p w14:paraId="4898E583" w14:textId="77777777" w:rsidR="00E02224" w:rsidRDefault="00E02224" w:rsidP="00E02224">
            <w:pPr>
              <w:pStyle w:val="XML1"/>
              <w:rPr>
                <w:del w:id="4160" w:author="aas" w:date="2013-10-14T02:06:00Z"/>
              </w:rPr>
            </w:pPr>
            <w:del w:id="4161" w:author="aas" w:date="2013-10-14T02:06:00Z">
              <w:r>
                <w:delText xml:space="preserve">              &lt;/xs:annotation&gt;</w:delText>
              </w:r>
            </w:del>
          </w:p>
          <w:p w14:paraId="2CA9BA38" w14:textId="77777777" w:rsidR="00E02224" w:rsidRDefault="00E02224" w:rsidP="00E02224">
            <w:pPr>
              <w:pStyle w:val="XML1"/>
              <w:rPr>
                <w:del w:id="4162" w:author="aas" w:date="2013-10-14T02:06:00Z"/>
              </w:rPr>
            </w:pPr>
            <w:del w:id="4163" w:author="aas" w:date="2013-10-14T02:06:00Z">
              <w:r>
                <w:delText xml:space="preserve">              &lt;xs:complexType&gt;</w:delText>
              </w:r>
            </w:del>
          </w:p>
          <w:p w14:paraId="0659B1D7" w14:textId="77777777" w:rsidR="00E02224" w:rsidRDefault="00E02224" w:rsidP="00E02224">
            <w:pPr>
              <w:pStyle w:val="XML1"/>
              <w:rPr>
                <w:del w:id="4164" w:author="aas" w:date="2013-10-14T02:06:00Z"/>
              </w:rPr>
            </w:pPr>
            <w:del w:id="4165" w:author="aas" w:date="2013-10-14T02:06:00Z">
              <w:r>
                <w:delText xml:space="preserve">                &lt;xs:sequence&gt;</w:delText>
              </w:r>
            </w:del>
          </w:p>
          <w:p w14:paraId="3A084120" w14:textId="77777777" w:rsidR="00E02224" w:rsidRDefault="00E02224" w:rsidP="00E02224">
            <w:pPr>
              <w:pStyle w:val="XML1"/>
              <w:rPr>
                <w:del w:id="4166" w:author="aas" w:date="2013-10-14T02:06:00Z"/>
              </w:rPr>
            </w:pPr>
            <w:del w:id="4167" w:author="aas" w:date="2013-10-14T02:06:00Z">
              <w:r>
                <w:delText xml:space="preserve">                  &lt;xs:group ref="OFPortOtherFeatureListType"/&gt;</w:delText>
              </w:r>
            </w:del>
          </w:p>
          <w:p w14:paraId="69B72F0E" w14:textId="77777777" w:rsidR="00E02224" w:rsidRDefault="00E02224" w:rsidP="00E02224">
            <w:pPr>
              <w:pStyle w:val="XML1"/>
              <w:rPr>
                <w:del w:id="4168" w:author="aas" w:date="2013-10-14T02:06:00Z"/>
              </w:rPr>
            </w:pPr>
            <w:del w:id="4169" w:author="aas" w:date="2013-10-14T02:06:00Z">
              <w:r>
                <w:delText xml:space="preserve">                &lt;/xs:sequence&gt;</w:delText>
              </w:r>
            </w:del>
          </w:p>
          <w:p w14:paraId="33952266" w14:textId="77777777" w:rsidR="00E02224" w:rsidRDefault="00E02224" w:rsidP="00E02224">
            <w:pPr>
              <w:pStyle w:val="XML1"/>
              <w:rPr>
                <w:del w:id="4170" w:author="aas" w:date="2013-10-14T02:06:00Z"/>
              </w:rPr>
            </w:pPr>
            <w:del w:id="4171" w:author="aas" w:date="2013-10-14T02:06:00Z">
              <w:r>
                <w:delText xml:space="preserve">              &lt;/xs:complexType&gt;</w:delText>
              </w:r>
            </w:del>
          </w:p>
          <w:p w14:paraId="7B55759F" w14:textId="77777777" w:rsidR="00E02224" w:rsidRDefault="00E02224" w:rsidP="00E02224">
            <w:pPr>
              <w:pStyle w:val="XML1"/>
              <w:rPr>
                <w:del w:id="4172" w:author="aas" w:date="2013-10-14T02:06:00Z"/>
              </w:rPr>
            </w:pPr>
            <w:del w:id="4173" w:author="aas" w:date="2013-10-14T02:06:00Z">
              <w:r>
                <w:delText xml:space="preserve">            &lt;/xs:element&gt;</w:delText>
              </w:r>
            </w:del>
          </w:p>
          <w:p w14:paraId="188E5B69" w14:textId="77777777" w:rsidR="00E02224" w:rsidRDefault="00E02224" w:rsidP="00E02224">
            <w:pPr>
              <w:pStyle w:val="XML1"/>
              <w:rPr>
                <w:del w:id="4174" w:author="aas" w:date="2013-10-14T02:06:00Z"/>
              </w:rPr>
            </w:pPr>
            <w:del w:id="4175" w:author="aas" w:date="2013-10-14T02:06:00Z">
              <w:r>
                <w:delText xml:space="preserve">            &lt;xs:element name="advertised-peer" minOccurs="0"&gt;</w:delText>
              </w:r>
            </w:del>
          </w:p>
          <w:p w14:paraId="28558E5B" w14:textId="77777777" w:rsidR="00E02224" w:rsidRDefault="00E02224" w:rsidP="00E02224">
            <w:pPr>
              <w:pStyle w:val="XML1"/>
              <w:rPr>
                <w:del w:id="4176" w:author="aas" w:date="2013-10-14T02:06:00Z"/>
              </w:rPr>
            </w:pPr>
            <w:del w:id="4177" w:author="aas" w:date="2013-10-14T02:06:00Z">
              <w:r>
                <w:delText xml:space="preserve">              &lt;xs:annotation&gt;</w:delText>
              </w:r>
            </w:del>
          </w:p>
          <w:p w14:paraId="75431046" w14:textId="77777777" w:rsidR="00E02224" w:rsidRDefault="00E02224" w:rsidP="00E02224">
            <w:pPr>
              <w:pStyle w:val="XML1"/>
              <w:rPr>
                <w:del w:id="4178" w:author="aas" w:date="2013-10-14T02:06:00Z"/>
              </w:rPr>
            </w:pPr>
            <w:del w:id="4179" w:author="aas" w:date="2013-10-14T02:06:00Z">
              <w:r>
                <w:delText xml:space="preserve">                &lt;xs:documentation&gt;</w:delText>
              </w:r>
            </w:del>
          </w:p>
          <w:p w14:paraId="28D437C1" w14:textId="77777777" w:rsidR="00E02224" w:rsidRDefault="00E02224" w:rsidP="00E02224">
            <w:pPr>
              <w:pStyle w:val="XML1"/>
              <w:rPr>
                <w:del w:id="4180" w:author="aas" w:date="2013-10-14T02:06:00Z"/>
              </w:rPr>
            </w:pPr>
            <w:del w:id="4181" w:author="aas" w:date="2013-10-14T02:06:00Z">
              <w:r>
                <w:delText xml:space="preserve">                  The features (rates, duplex, etc.) that are</w:delText>
              </w:r>
            </w:del>
          </w:p>
          <w:p w14:paraId="706BB75C" w14:textId="77777777" w:rsidR="00E02224" w:rsidRDefault="00E02224" w:rsidP="00E02224">
            <w:pPr>
              <w:pStyle w:val="XML1"/>
              <w:rPr>
                <w:del w:id="4182" w:author="aas" w:date="2013-10-14T02:06:00Z"/>
              </w:rPr>
            </w:pPr>
            <w:del w:id="4183" w:author="aas" w:date="2013-10-14T02:06:00Z">
              <w:r>
                <w:delText xml:space="preserve">                  currently advertised by the peer port.</w:delText>
              </w:r>
            </w:del>
          </w:p>
          <w:p w14:paraId="6F6632DD" w14:textId="77777777" w:rsidR="00E02224" w:rsidRDefault="00E02224" w:rsidP="00E02224">
            <w:pPr>
              <w:pStyle w:val="XML1"/>
              <w:rPr>
                <w:del w:id="4184" w:author="aas" w:date="2013-10-14T02:06:00Z"/>
              </w:rPr>
            </w:pPr>
          </w:p>
          <w:p w14:paraId="3EBA3E99" w14:textId="77777777" w:rsidR="00E02224" w:rsidRDefault="00E02224" w:rsidP="00E02224">
            <w:pPr>
              <w:pStyle w:val="XML1"/>
              <w:rPr>
                <w:del w:id="4185" w:author="aas" w:date="2013-10-14T02:06:00Z"/>
              </w:rPr>
            </w:pPr>
            <w:del w:id="4186" w:author="aas" w:date="2013-10-14T02:06:00Z">
              <w:r>
                <w:delText xml:space="preserve">                  Children of this element are not configurable and can</w:delText>
              </w:r>
            </w:del>
          </w:p>
          <w:p w14:paraId="0A00463B" w14:textId="77777777" w:rsidR="00E02224" w:rsidRDefault="00E02224" w:rsidP="00E02224">
            <w:pPr>
              <w:pStyle w:val="XML1"/>
              <w:rPr>
                <w:del w:id="4187" w:author="aas" w:date="2013-10-14T02:06:00Z"/>
              </w:rPr>
            </w:pPr>
            <w:del w:id="4188" w:author="aas" w:date="2013-10-14T02:06:00Z">
              <w:r>
                <w:delText xml:space="preserve">                  only be retrieved by NETCONF &amp;lt;get&amp;gt; operations. Attemps to</w:delText>
              </w:r>
            </w:del>
          </w:p>
          <w:p w14:paraId="47930652" w14:textId="77777777" w:rsidR="00E02224" w:rsidRDefault="00E02224" w:rsidP="00E02224">
            <w:pPr>
              <w:pStyle w:val="XML1"/>
              <w:rPr>
                <w:del w:id="4189" w:author="aas" w:date="2013-10-14T02:06:00Z"/>
              </w:rPr>
            </w:pPr>
            <w:del w:id="4190" w:author="aas" w:date="2013-10-14T02:06:00Z">
              <w:r>
                <w:delText xml:space="preserve">                  modify this element and its children with a NETCONF</w:delText>
              </w:r>
            </w:del>
          </w:p>
          <w:p w14:paraId="6E665D2A" w14:textId="77777777" w:rsidR="00E02224" w:rsidRDefault="00E02224" w:rsidP="00E02224">
            <w:pPr>
              <w:pStyle w:val="XML1"/>
              <w:rPr>
                <w:del w:id="4191" w:author="aas" w:date="2013-10-14T02:06:00Z"/>
              </w:rPr>
            </w:pPr>
            <w:del w:id="4192" w:author="aas" w:date="2013-10-14T02:06:00Z">
              <w:r>
                <w:delText xml:space="preserve">                  &amp;lt;edit-config&amp;gt; operation MUST result in an</w:delText>
              </w:r>
            </w:del>
          </w:p>
          <w:p w14:paraId="68110B3E" w14:textId="77777777" w:rsidR="00E02224" w:rsidRDefault="00E02224" w:rsidP="00E02224">
            <w:pPr>
              <w:pStyle w:val="XML1"/>
              <w:rPr>
                <w:del w:id="4193" w:author="aas" w:date="2013-10-14T02:06:00Z"/>
              </w:rPr>
            </w:pPr>
            <w:del w:id="4194" w:author="aas" w:date="2013-10-14T02:06:00Z">
              <w:r>
                <w:delText xml:space="preserve">                  'operation-not-supported' error with type</w:delText>
              </w:r>
            </w:del>
          </w:p>
          <w:p w14:paraId="70E93472" w14:textId="77777777" w:rsidR="00E02224" w:rsidRDefault="00E02224" w:rsidP="00E02224">
            <w:pPr>
              <w:pStyle w:val="XML1"/>
              <w:rPr>
                <w:del w:id="4195" w:author="aas" w:date="2013-10-14T02:06:00Z"/>
              </w:rPr>
            </w:pPr>
            <w:del w:id="4196" w:author="aas" w:date="2013-10-14T02:06:00Z">
              <w:r>
                <w:delText xml:space="preserve">                  'application'.</w:delText>
              </w:r>
            </w:del>
          </w:p>
          <w:p w14:paraId="3D8DDAF9" w14:textId="77777777" w:rsidR="00E02224" w:rsidRDefault="00E02224" w:rsidP="00E02224">
            <w:pPr>
              <w:pStyle w:val="XML1"/>
              <w:rPr>
                <w:del w:id="4197" w:author="aas" w:date="2013-10-14T02:06:00Z"/>
              </w:rPr>
            </w:pPr>
            <w:del w:id="4198" w:author="aas" w:date="2013-10-14T02:06:00Z">
              <w:r>
                <w:delText xml:space="preserve">                &lt;/xs:documentation&gt;</w:delText>
              </w:r>
            </w:del>
          </w:p>
          <w:p w14:paraId="0616491E" w14:textId="77777777" w:rsidR="00E02224" w:rsidRDefault="00E02224" w:rsidP="00E02224">
            <w:pPr>
              <w:pStyle w:val="XML1"/>
              <w:rPr>
                <w:del w:id="4199" w:author="aas" w:date="2013-10-14T02:06:00Z"/>
              </w:rPr>
            </w:pPr>
            <w:del w:id="4200" w:author="aas" w:date="2013-10-14T02:06:00Z">
              <w:r>
                <w:delText xml:space="preserve">              &lt;/xs:annotation&gt;</w:delText>
              </w:r>
            </w:del>
          </w:p>
          <w:p w14:paraId="1FFFC264" w14:textId="77777777" w:rsidR="00E02224" w:rsidRDefault="00E02224" w:rsidP="00E02224">
            <w:pPr>
              <w:pStyle w:val="XML1"/>
              <w:rPr>
                <w:del w:id="4201" w:author="aas" w:date="2013-10-14T02:06:00Z"/>
              </w:rPr>
            </w:pPr>
            <w:del w:id="4202" w:author="aas" w:date="2013-10-14T02:06:00Z">
              <w:r>
                <w:delText xml:space="preserve">              &lt;xs:complexType&gt;</w:delText>
              </w:r>
            </w:del>
          </w:p>
          <w:p w14:paraId="31D13C8A" w14:textId="77777777" w:rsidR="00E02224" w:rsidRDefault="00E02224" w:rsidP="00E02224">
            <w:pPr>
              <w:pStyle w:val="XML1"/>
              <w:rPr>
                <w:del w:id="4203" w:author="aas" w:date="2013-10-14T02:06:00Z"/>
              </w:rPr>
            </w:pPr>
            <w:del w:id="4204" w:author="aas" w:date="2013-10-14T02:06:00Z">
              <w:r>
                <w:delText xml:space="preserve">                &lt;xs:sequence&gt;</w:delText>
              </w:r>
            </w:del>
          </w:p>
          <w:p w14:paraId="430C352D" w14:textId="77777777" w:rsidR="00E02224" w:rsidRDefault="00E02224" w:rsidP="00E02224">
            <w:pPr>
              <w:pStyle w:val="XML1"/>
              <w:rPr>
                <w:del w:id="4205" w:author="aas" w:date="2013-10-14T02:06:00Z"/>
              </w:rPr>
            </w:pPr>
            <w:del w:id="4206" w:author="aas" w:date="2013-10-14T02:06:00Z">
              <w:r>
                <w:delText xml:space="preserve">                  &lt;xs:group ref="OFPortOtherFeatureListType"/&gt;</w:delText>
              </w:r>
            </w:del>
          </w:p>
          <w:p w14:paraId="4660DE48" w14:textId="77777777" w:rsidR="00E02224" w:rsidRDefault="00E02224" w:rsidP="00E02224">
            <w:pPr>
              <w:pStyle w:val="XML1"/>
              <w:rPr>
                <w:del w:id="4207" w:author="aas" w:date="2013-10-14T02:06:00Z"/>
              </w:rPr>
            </w:pPr>
            <w:del w:id="4208" w:author="aas" w:date="2013-10-14T02:06:00Z">
              <w:r>
                <w:delText xml:space="preserve">                &lt;/xs:sequence&gt;</w:delText>
              </w:r>
            </w:del>
          </w:p>
          <w:p w14:paraId="0D3C4F52" w14:textId="77777777" w:rsidR="00E02224" w:rsidRDefault="00E02224" w:rsidP="00E02224">
            <w:pPr>
              <w:pStyle w:val="XML1"/>
              <w:rPr>
                <w:del w:id="4209" w:author="aas" w:date="2013-10-14T02:06:00Z"/>
              </w:rPr>
            </w:pPr>
            <w:del w:id="4210" w:author="aas" w:date="2013-10-14T02:06:00Z">
              <w:r>
                <w:delText xml:space="preserve">              &lt;/xs:complexType&gt;</w:delText>
              </w:r>
            </w:del>
          </w:p>
          <w:p w14:paraId="5DBBA420" w14:textId="77777777" w:rsidR="00E02224" w:rsidRDefault="00E02224" w:rsidP="00E02224">
            <w:pPr>
              <w:pStyle w:val="XML1"/>
              <w:rPr>
                <w:del w:id="4211" w:author="aas" w:date="2013-10-14T02:06:00Z"/>
              </w:rPr>
            </w:pPr>
            <w:del w:id="4212" w:author="aas" w:date="2013-10-14T02:06:00Z">
              <w:r>
                <w:delText xml:space="preserve">            &lt;/xs:element&gt;</w:delText>
              </w:r>
            </w:del>
          </w:p>
          <w:p w14:paraId="02944754" w14:textId="77777777" w:rsidR="00E02224" w:rsidRDefault="00E02224" w:rsidP="00E02224">
            <w:pPr>
              <w:pStyle w:val="XML1"/>
              <w:rPr>
                <w:del w:id="4213" w:author="aas" w:date="2013-10-14T02:06:00Z"/>
              </w:rPr>
            </w:pPr>
            <w:del w:id="4214" w:author="aas" w:date="2013-10-14T02:06:00Z">
              <w:r>
                <w:delText xml:space="preserve">          &lt;/xs:sequence&gt;</w:delText>
              </w:r>
            </w:del>
          </w:p>
          <w:p w14:paraId="0D8123FB" w14:textId="77777777" w:rsidR="00E02224" w:rsidRDefault="00E02224" w:rsidP="00E02224">
            <w:pPr>
              <w:pStyle w:val="XML1"/>
              <w:rPr>
                <w:del w:id="4215" w:author="aas" w:date="2013-10-14T02:06:00Z"/>
              </w:rPr>
            </w:pPr>
            <w:del w:id="4216" w:author="aas" w:date="2013-10-14T02:06:00Z">
              <w:r>
                <w:delText xml:space="preserve">        &lt;/xs:complexType&gt;</w:delText>
              </w:r>
            </w:del>
          </w:p>
          <w:p w14:paraId="2E4E0C15" w14:textId="77777777" w:rsidR="00E02224" w:rsidRDefault="00E02224" w:rsidP="00E02224">
            <w:pPr>
              <w:pStyle w:val="XML1"/>
              <w:rPr>
                <w:del w:id="4217" w:author="aas" w:date="2013-10-14T02:06:00Z"/>
              </w:rPr>
            </w:pPr>
            <w:del w:id="4218" w:author="aas" w:date="2013-10-14T02:06:00Z">
              <w:r>
                <w:delText xml:space="preserve">      &lt;/xs:element&gt;</w:delText>
              </w:r>
            </w:del>
          </w:p>
          <w:p w14:paraId="03325F71" w14:textId="77777777" w:rsidR="00E02224" w:rsidRDefault="00E02224" w:rsidP="00E02224">
            <w:pPr>
              <w:pStyle w:val="XML1"/>
              <w:rPr>
                <w:del w:id="4219" w:author="aas" w:date="2013-10-14T02:06:00Z"/>
              </w:rPr>
            </w:pPr>
            <w:del w:id="4220" w:author="aas" w:date="2013-10-14T02:06:00Z">
              <w:r>
                <w:delText xml:space="preserve">      &lt;xs:choice&gt;</w:delText>
              </w:r>
            </w:del>
          </w:p>
          <w:p w14:paraId="3E843569" w14:textId="77777777" w:rsidR="00E02224" w:rsidRDefault="00E02224" w:rsidP="00E02224">
            <w:pPr>
              <w:pStyle w:val="XML1"/>
              <w:rPr>
                <w:del w:id="4221" w:author="aas" w:date="2013-10-14T02:06:00Z"/>
              </w:rPr>
            </w:pPr>
            <w:del w:id="4222" w:author="aas" w:date="2013-10-14T02:06:00Z">
              <w:r>
                <w:delText xml:space="preserve">        &lt;xs:annotation&gt;</w:delText>
              </w:r>
            </w:del>
          </w:p>
          <w:p w14:paraId="7101E24C" w14:textId="77777777" w:rsidR="00E02224" w:rsidRDefault="00E02224" w:rsidP="00E02224">
            <w:pPr>
              <w:pStyle w:val="XML1"/>
              <w:rPr>
                <w:del w:id="4223" w:author="aas" w:date="2013-10-14T02:06:00Z"/>
              </w:rPr>
            </w:pPr>
            <w:del w:id="4224" w:author="aas" w:date="2013-10-14T02:06:00Z">
              <w:r>
                <w:delText xml:space="preserve">          &lt;xs:documentation&gt;</w:delText>
              </w:r>
            </w:del>
          </w:p>
          <w:p w14:paraId="705376B1" w14:textId="77777777" w:rsidR="00E02224" w:rsidRDefault="00E02224" w:rsidP="00E02224">
            <w:pPr>
              <w:pStyle w:val="XML1"/>
              <w:rPr>
                <w:del w:id="4225" w:author="aas" w:date="2013-10-14T02:06:00Z"/>
              </w:rPr>
            </w:pPr>
            <w:del w:id="4226" w:author="aas" w:date="2013-10-14T02:06:00Z">
              <w:r>
                <w:delText xml:space="preserve">            Tunnels are modeled as logical ports.</w:delText>
              </w:r>
            </w:del>
          </w:p>
          <w:p w14:paraId="4CFD5285" w14:textId="77777777" w:rsidR="00E02224" w:rsidRDefault="00E02224" w:rsidP="00E02224">
            <w:pPr>
              <w:pStyle w:val="XML1"/>
              <w:rPr>
                <w:del w:id="4227" w:author="aas" w:date="2013-10-14T02:06:00Z"/>
              </w:rPr>
            </w:pPr>
          </w:p>
          <w:p w14:paraId="2D5399A6" w14:textId="77777777" w:rsidR="00E02224" w:rsidRDefault="00E02224" w:rsidP="00E02224">
            <w:pPr>
              <w:pStyle w:val="XML1"/>
              <w:rPr>
                <w:del w:id="4228" w:author="aas" w:date="2013-10-14T02:06:00Z"/>
              </w:rPr>
            </w:pPr>
            <w:del w:id="4229" w:author="aas" w:date="2013-10-14T02:06:00Z">
              <w:r>
                <w:delText xml:space="preserve">            Elements in this choice are not configurable and can only</w:delText>
              </w:r>
            </w:del>
          </w:p>
          <w:p w14:paraId="7B3A4D44" w14:textId="77777777" w:rsidR="00E02224" w:rsidRDefault="00E02224" w:rsidP="00E02224">
            <w:pPr>
              <w:pStyle w:val="XML1"/>
              <w:rPr>
                <w:del w:id="4230" w:author="aas" w:date="2013-10-14T02:06:00Z"/>
              </w:rPr>
            </w:pPr>
            <w:del w:id="4231" w:author="aas" w:date="2013-10-14T02:06:00Z">
              <w:r>
                <w:delText xml:space="preserve">            be retrieved by NETCONF &amp;lt;get&amp;gt; operations. Attemps to modify</w:delText>
              </w:r>
            </w:del>
          </w:p>
          <w:p w14:paraId="06B3335A" w14:textId="77777777" w:rsidR="00E02224" w:rsidRDefault="00E02224" w:rsidP="00E02224">
            <w:pPr>
              <w:pStyle w:val="XML1"/>
              <w:rPr>
                <w:del w:id="4232" w:author="aas" w:date="2013-10-14T02:06:00Z"/>
              </w:rPr>
            </w:pPr>
            <w:del w:id="4233" w:author="aas" w:date="2013-10-14T02:06:00Z">
              <w:r>
                <w:delText xml:space="preserve">            this element and its children with a NETCONF &amp;lt;edit-config&amp;gt;</w:delText>
              </w:r>
            </w:del>
          </w:p>
          <w:p w14:paraId="23C5AABC" w14:textId="77777777" w:rsidR="00E02224" w:rsidRDefault="00E02224" w:rsidP="00E02224">
            <w:pPr>
              <w:pStyle w:val="XML1"/>
              <w:rPr>
                <w:del w:id="4234" w:author="aas" w:date="2013-10-14T02:06:00Z"/>
              </w:rPr>
            </w:pPr>
            <w:del w:id="4235" w:author="aas" w:date="2013-10-14T02:06:00Z">
              <w:r>
                <w:delText xml:space="preserve">            operation MUST result in an 'operation-not-supported' error</w:delText>
              </w:r>
            </w:del>
          </w:p>
          <w:p w14:paraId="7133BA1F" w14:textId="77777777" w:rsidR="00E02224" w:rsidRDefault="00E02224" w:rsidP="00E02224">
            <w:pPr>
              <w:pStyle w:val="XML1"/>
              <w:rPr>
                <w:del w:id="4236" w:author="aas" w:date="2013-10-14T02:06:00Z"/>
              </w:rPr>
            </w:pPr>
            <w:del w:id="4237" w:author="aas" w:date="2013-10-14T02:06:00Z">
              <w:r>
                <w:delText xml:space="preserve">            with type 'application'.</w:delText>
              </w:r>
            </w:del>
          </w:p>
          <w:p w14:paraId="68783092" w14:textId="77777777" w:rsidR="00E02224" w:rsidRDefault="00E02224" w:rsidP="00E02224">
            <w:pPr>
              <w:pStyle w:val="XML1"/>
              <w:rPr>
                <w:del w:id="4238" w:author="aas" w:date="2013-10-14T02:06:00Z"/>
              </w:rPr>
            </w:pPr>
          </w:p>
          <w:p w14:paraId="65EC2DE0" w14:textId="77777777" w:rsidR="00E02224" w:rsidRDefault="00E02224" w:rsidP="00E02224">
            <w:pPr>
              <w:pStyle w:val="XML1"/>
              <w:rPr>
                <w:del w:id="4239" w:author="aas" w:date="2013-10-14T02:06:00Z"/>
              </w:rPr>
            </w:pPr>
            <w:del w:id="4240" w:author="aas" w:date="2013-10-14T02:06:00Z">
              <w:r>
                <w:delText xml:space="preserve">            Only elements from one choice must exist at a time.</w:delText>
              </w:r>
            </w:del>
          </w:p>
          <w:p w14:paraId="30A8C63D" w14:textId="77777777" w:rsidR="00E02224" w:rsidRDefault="00E02224" w:rsidP="00E02224">
            <w:pPr>
              <w:pStyle w:val="XML1"/>
              <w:rPr>
                <w:del w:id="4241" w:author="aas" w:date="2013-10-14T02:06:00Z"/>
              </w:rPr>
            </w:pPr>
            <w:del w:id="4242" w:author="aas" w:date="2013-10-14T02:06:00Z">
              <w:r>
                <w:delText xml:space="preserve">          &lt;/xs:documentation&gt;</w:delText>
              </w:r>
            </w:del>
          </w:p>
          <w:p w14:paraId="55C9E029" w14:textId="77777777" w:rsidR="00E02224" w:rsidRDefault="00E02224" w:rsidP="00E02224">
            <w:pPr>
              <w:pStyle w:val="XML1"/>
              <w:rPr>
                <w:del w:id="4243" w:author="aas" w:date="2013-10-14T02:06:00Z"/>
              </w:rPr>
            </w:pPr>
            <w:del w:id="4244" w:author="aas" w:date="2013-10-14T02:06:00Z">
              <w:r>
                <w:delText xml:space="preserve">        &lt;/xs:annotation&gt;</w:delText>
              </w:r>
            </w:del>
          </w:p>
          <w:p w14:paraId="3CA9621B" w14:textId="77777777" w:rsidR="00E02224" w:rsidRDefault="00E02224" w:rsidP="00E02224">
            <w:pPr>
              <w:pStyle w:val="XML1"/>
              <w:rPr>
                <w:del w:id="4245" w:author="aas" w:date="2013-10-14T02:06:00Z"/>
              </w:rPr>
            </w:pPr>
          </w:p>
          <w:p w14:paraId="49257E26" w14:textId="77777777" w:rsidR="00E02224" w:rsidRDefault="00E02224" w:rsidP="00E02224">
            <w:pPr>
              <w:pStyle w:val="XML1"/>
              <w:rPr>
                <w:del w:id="4246" w:author="aas" w:date="2013-10-14T02:06:00Z"/>
              </w:rPr>
            </w:pPr>
            <w:del w:id="4247" w:author="aas" w:date="2013-10-14T02:06:00Z">
              <w:r>
                <w:delText xml:space="preserve">        &lt;xs:sequence&gt;</w:delText>
              </w:r>
            </w:del>
          </w:p>
          <w:p w14:paraId="3E655790" w14:textId="77777777" w:rsidR="00E02224" w:rsidRDefault="00E02224" w:rsidP="00E02224">
            <w:pPr>
              <w:pStyle w:val="XML1"/>
              <w:rPr>
                <w:del w:id="4248" w:author="aas" w:date="2013-10-14T02:06:00Z"/>
              </w:rPr>
            </w:pPr>
            <w:del w:id="4249" w:author="aas" w:date="2013-10-14T02:06:00Z">
              <w:r>
                <w:delText xml:space="preserve">          &lt;xs:element name="tunnel"&gt;</w:delText>
              </w:r>
            </w:del>
          </w:p>
          <w:p w14:paraId="50DD0E65" w14:textId="77777777" w:rsidR="00E02224" w:rsidRDefault="00E02224" w:rsidP="00E02224">
            <w:pPr>
              <w:pStyle w:val="XML1"/>
              <w:rPr>
                <w:del w:id="4250" w:author="aas" w:date="2013-10-14T02:06:00Z"/>
              </w:rPr>
            </w:pPr>
            <w:del w:id="4251" w:author="aas" w:date="2013-10-14T02:06:00Z">
              <w:r>
                <w:delText xml:space="preserve">            &lt;xs:annotation&gt;</w:delText>
              </w:r>
            </w:del>
          </w:p>
          <w:p w14:paraId="4B7E25C9" w14:textId="77777777" w:rsidR="00E02224" w:rsidRDefault="00E02224" w:rsidP="00E02224">
            <w:pPr>
              <w:pStyle w:val="XML1"/>
              <w:rPr>
                <w:del w:id="4252" w:author="aas" w:date="2013-10-14T02:06:00Z"/>
              </w:rPr>
            </w:pPr>
            <w:del w:id="4253" w:author="aas" w:date="2013-10-14T02:06:00Z">
              <w:r>
                <w:delText xml:space="preserve">              &lt;xs:documentation&gt;</w:delText>
              </w:r>
            </w:del>
          </w:p>
          <w:p w14:paraId="417C7BD7" w14:textId="77777777" w:rsidR="00E02224" w:rsidRDefault="00E02224" w:rsidP="00E02224">
            <w:pPr>
              <w:pStyle w:val="XML1"/>
              <w:rPr>
                <w:del w:id="4254" w:author="aas" w:date="2013-10-14T02:06:00Z"/>
              </w:rPr>
            </w:pPr>
            <w:del w:id="4255" w:author="aas" w:date="2013-10-14T02:06:00Z">
              <w:r>
                <w:delText xml:space="preserve">                Properties of a basic IP-in-GRE tunnel.</w:delText>
              </w:r>
            </w:del>
          </w:p>
          <w:p w14:paraId="5FA7CF8E" w14:textId="77777777" w:rsidR="00E02224" w:rsidRDefault="00E02224" w:rsidP="00E02224">
            <w:pPr>
              <w:pStyle w:val="XML1"/>
              <w:rPr>
                <w:del w:id="4256" w:author="aas" w:date="2013-10-14T02:06:00Z"/>
              </w:rPr>
            </w:pPr>
            <w:del w:id="4257" w:author="aas" w:date="2013-10-14T02:06:00Z">
              <w:r>
                <w:delText xml:space="preserve">              &lt;/xs:documentation&gt;</w:delText>
              </w:r>
            </w:del>
          </w:p>
          <w:p w14:paraId="43D25C5E" w14:textId="77777777" w:rsidR="00E02224" w:rsidRDefault="00E02224" w:rsidP="00E02224">
            <w:pPr>
              <w:pStyle w:val="XML1"/>
              <w:rPr>
                <w:del w:id="4258" w:author="aas" w:date="2013-10-14T02:06:00Z"/>
              </w:rPr>
            </w:pPr>
            <w:del w:id="4259" w:author="aas" w:date="2013-10-14T02:06:00Z">
              <w:r>
                <w:delText xml:space="preserve">            &lt;/xs:annotation&gt;</w:delText>
              </w:r>
            </w:del>
          </w:p>
          <w:p w14:paraId="782E5D8F" w14:textId="77777777" w:rsidR="00E02224" w:rsidRDefault="00E02224" w:rsidP="00E02224">
            <w:pPr>
              <w:pStyle w:val="XML1"/>
              <w:rPr>
                <w:del w:id="4260" w:author="aas" w:date="2013-10-14T02:06:00Z"/>
              </w:rPr>
            </w:pPr>
            <w:del w:id="4261" w:author="aas" w:date="2013-10-14T02:06:00Z">
              <w:r>
                <w:delText xml:space="preserve">            &lt;xs:complexType&gt;</w:delText>
              </w:r>
            </w:del>
          </w:p>
          <w:p w14:paraId="25C827DE" w14:textId="77777777" w:rsidR="00E02224" w:rsidRDefault="00E02224" w:rsidP="00E02224">
            <w:pPr>
              <w:pStyle w:val="XML1"/>
              <w:rPr>
                <w:del w:id="4262" w:author="aas" w:date="2013-10-14T02:06:00Z"/>
              </w:rPr>
            </w:pPr>
            <w:del w:id="4263" w:author="aas" w:date="2013-10-14T02:06:00Z">
              <w:r>
                <w:delText xml:space="preserve">              &lt;xs:sequence&gt;</w:delText>
              </w:r>
            </w:del>
          </w:p>
          <w:p w14:paraId="0AAE3F4D" w14:textId="77777777" w:rsidR="00E02224" w:rsidRDefault="00E02224" w:rsidP="00E02224">
            <w:pPr>
              <w:pStyle w:val="XML1"/>
              <w:rPr>
                <w:del w:id="4264" w:author="aas" w:date="2013-10-14T02:06:00Z"/>
              </w:rPr>
            </w:pPr>
            <w:del w:id="4265" w:author="aas" w:date="2013-10-14T02:06:00Z">
              <w:r>
                <w:delText xml:space="preserve">                &lt;xs:group ref="OFPortBaseTunnelType"/&gt;</w:delText>
              </w:r>
            </w:del>
          </w:p>
          <w:p w14:paraId="59BF23AB" w14:textId="77777777" w:rsidR="00E02224" w:rsidRDefault="00E02224" w:rsidP="00E02224">
            <w:pPr>
              <w:pStyle w:val="XML1"/>
              <w:rPr>
                <w:del w:id="4266" w:author="aas" w:date="2013-10-14T02:06:00Z"/>
              </w:rPr>
            </w:pPr>
            <w:del w:id="4267" w:author="aas" w:date="2013-10-14T02:06:00Z">
              <w:r>
                <w:delText xml:space="preserve">              &lt;/xs:sequence&gt;</w:delText>
              </w:r>
            </w:del>
          </w:p>
          <w:p w14:paraId="14C847E4" w14:textId="77777777" w:rsidR="00E02224" w:rsidRDefault="00E02224" w:rsidP="00E02224">
            <w:pPr>
              <w:pStyle w:val="XML1"/>
              <w:rPr>
                <w:del w:id="4268" w:author="aas" w:date="2013-10-14T02:06:00Z"/>
              </w:rPr>
            </w:pPr>
            <w:del w:id="4269" w:author="aas" w:date="2013-10-14T02:06:00Z">
              <w:r>
                <w:delText xml:space="preserve">            &lt;/xs:complexType&gt;</w:delText>
              </w:r>
            </w:del>
          </w:p>
          <w:p w14:paraId="627AB777" w14:textId="77777777" w:rsidR="00E02224" w:rsidRDefault="00E02224" w:rsidP="00E02224">
            <w:pPr>
              <w:pStyle w:val="XML1"/>
              <w:rPr>
                <w:del w:id="4270" w:author="aas" w:date="2013-10-14T02:06:00Z"/>
              </w:rPr>
            </w:pPr>
            <w:del w:id="4271" w:author="aas" w:date="2013-10-14T02:06:00Z">
              <w:r>
                <w:delText xml:space="preserve">          &lt;/xs:element&gt;</w:delText>
              </w:r>
            </w:del>
          </w:p>
          <w:p w14:paraId="18DD2E91" w14:textId="77777777" w:rsidR="00E02224" w:rsidRDefault="00E02224" w:rsidP="00E02224">
            <w:pPr>
              <w:pStyle w:val="XML1"/>
              <w:rPr>
                <w:del w:id="4272" w:author="aas" w:date="2013-10-14T02:06:00Z"/>
              </w:rPr>
            </w:pPr>
            <w:del w:id="4273" w:author="aas" w:date="2013-10-14T02:06:00Z">
              <w:r>
                <w:delText xml:space="preserve">        &lt;/xs:sequence&gt;</w:delText>
              </w:r>
            </w:del>
          </w:p>
          <w:p w14:paraId="78503E73" w14:textId="77777777" w:rsidR="00E02224" w:rsidRDefault="00E02224" w:rsidP="00E02224">
            <w:pPr>
              <w:pStyle w:val="XML1"/>
              <w:rPr>
                <w:del w:id="4274" w:author="aas" w:date="2013-10-14T02:06:00Z"/>
              </w:rPr>
            </w:pPr>
            <w:del w:id="4275" w:author="aas" w:date="2013-10-14T02:06:00Z">
              <w:r>
                <w:delText xml:space="preserve">        &lt;xs:sequence&gt;</w:delText>
              </w:r>
            </w:del>
          </w:p>
          <w:p w14:paraId="3978B072" w14:textId="77777777" w:rsidR="00E02224" w:rsidRDefault="00E02224" w:rsidP="00E02224">
            <w:pPr>
              <w:pStyle w:val="XML1"/>
              <w:rPr>
                <w:del w:id="4276" w:author="aas" w:date="2013-10-14T02:06:00Z"/>
              </w:rPr>
            </w:pPr>
            <w:del w:id="4277" w:author="aas" w:date="2013-10-14T02:06:00Z">
              <w:r>
                <w:delText xml:space="preserve">          &lt;xs:element name="ipgre-tunnel"&gt;</w:delText>
              </w:r>
            </w:del>
          </w:p>
          <w:p w14:paraId="6615EA31" w14:textId="77777777" w:rsidR="00E02224" w:rsidRDefault="00E02224" w:rsidP="00E02224">
            <w:pPr>
              <w:pStyle w:val="XML1"/>
              <w:rPr>
                <w:del w:id="4278" w:author="aas" w:date="2013-10-14T02:06:00Z"/>
              </w:rPr>
            </w:pPr>
            <w:del w:id="4279" w:author="aas" w:date="2013-10-14T02:06:00Z">
              <w:r>
                <w:delText xml:space="preserve">            &lt;xs:annotation&gt;</w:delText>
              </w:r>
            </w:del>
          </w:p>
          <w:p w14:paraId="71C63F67" w14:textId="77777777" w:rsidR="00E02224" w:rsidRDefault="00E02224" w:rsidP="00E02224">
            <w:pPr>
              <w:pStyle w:val="XML1"/>
              <w:rPr>
                <w:del w:id="4280" w:author="aas" w:date="2013-10-14T02:06:00Z"/>
              </w:rPr>
            </w:pPr>
            <w:del w:id="4281" w:author="aas" w:date="2013-10-14T02:06:00Z">
              <w:r>
                <w:delText xml:space="preserve">              &lt;xs:documentation&gt;</w:delText>
              </w:r>
            </w:del>
          </w:p>
          <w:p w14:paraId="5D7B37F2" w14:textId="77777777" w:rsidR="00E02224" w:rsidRDefault="00E02224" w:rsidP="00E02224">
            <w:pPr>
              <w:pStyle w:val="XML1"/>
              <w:rPr>
                <w:del w:id="4282" w:author="aas" w:date="2013-10-14T02:06:00Z"/>
              </w:rPr>
            </w:pPr>
            <w:del w:id="4283" w:author="aas" w:date="2013-10-14T02:06:00Z">
              <w:r>
                <w:delText xml:space="preserve">                Properties of a IP-in-GRE tunnel.</w:delText>
              </w:r>
            </w:del>
          </w:p>
          <w:p w14:paraId="5B1E1D8C" w14:textId="77777777" w:rsidR="00E02224" w:rsidRDefault="00E02224" w:rsidP="00E02224">
            <w:pPr>
              <w:pStyle w:val="XML1"/>
              <w:rPr>
                <w:del w:id="4284" w:author="aas" w:date="2013-10-14T02:06:00Z"/>
              </w:rPr>
            </w:pPr>
            <w:del w:id="4285" w:author="aas" w:date="2013-10-14T02:06:00Z">
              <w:r>
                <w:delText xml:space="preserve">              &lt;/xs:documentation&gt;</w:delText>
              </w:r>
            </w:del>
          </w:p>
          <w:p w14:paraId="2D606D82" w14:textId="77777777" w:rsidR="00E02224" w:rsidRDefault="00E02224" w:rsidP="00E02224">
            <w:pPr>
              <w:pStyle w:val="XML1"/>
              <w:rPr>
                <w:del w:id="4286" w:author="aas" w:date="2013-10-14T02:06:00Z"/>
              </w:rPr>
            </w:pPr>
            <w:del w:id="4287" w:author="aas" w:date="2013-10-14T02:06:00Z">
              <w:r>
                <w:delText xml:space="preserve">            &lt;/xs:annotation&gt;</w:delText>
              </w:r>
            </w:del>
          </w:p>
          <w:p w14:paraId="6755F269" w14:textId="77777777" w:rsidR="00E02224" w:rsidRDefault="00E02224" w:rsidP="00E02224">
            <w:pPr>
              <w:pStyle w:val="XML1"/>
              <w:rPr>
                <w:del w:id="4288" w:author="aas" w:date="2013-10-14T02:06:00Z"/>
              </w:rPr>
            </w:pPr>
            <w:del w:id="4289" w:author="aas" w:date="2013-10-14T02:06:00Z">
              <w:r>
                <w:delText xml:space="preserve">            &lt;xs:complexType&gt;</w:delText>
              </w:r>
            </w:del>
          </w:p>
          <w:p w14:paraId="67418C58" w14:textId="77777777" w:rsidR="00E02224" w:rsidRDefault="00E02224" w:rsidP="00E02224">
            <w:pPr>
              <w:pStyle w:val="XML1"/>
              <w:rPr>
                <w:del w:id="4290" w:author="aas" w:date="2013-10-14T02:06:00Z"/>
              </w:rPr>
            </w:pPr>
            <w:del w:id="4291" w:author="aas" w:date="2013-10-14T02:06:00Z">
              <w:r>
                <w:delText xml:space="preserve">              &lt;xs:sequence&gt;</w:delText>
              </w:r>
            </w:del>
          </w:p>
          <w:p w14:paraId="58B202E1" w14:textId="77777777" w:rsidR="00E02224" w:rsidRDefault="00E02224" w:rsidP="00E02224">
            <w:pPr>
              <w:pStyle w:val="XML1"/>
              <w:rPr>
                <w:del w:id="4292" w:author="aas" w:date="2013-10-14T02:06:00Z"/>
              </w:rPr>
            </w:pPr>
            <w:del w:id="4293" w:author="aas" w:date="2013-10-14T02:06:00Z">
              <w:r>
                <w:delText xml:space="preserve">                &lt;xs:group ref="OFPortIPGRETunnelType"/&gt;</w:delText>
              </w:r>
            </w:del>
          </w:p>
          <w:p w14:paraId="402555B1" w14:textId="77777777" w:rsidR="00E02224" w:rsidRDefault="00E02224" w:rsidP="00E02224">
            <w:pPr>
              <w:pStyle w:val="XML1"/>
              <w:rPr>
                <w:del w:id="4294" w:author="aas" w:date="2013-10-14T02:06:00Z"/>
              </w:rPr>
            </w:pPr>
            <w:del w:id="4295" w:author="aas" w:date="2013-10-14T02:06:00Z">
              <w:r>
                <w:delText xml:space="preserve">              &lt;/xs:sequence&gt;</w:delText>
              </w:r>
            </w:del>
          </w:p>
          <w:p w14:paraId="73554CFA" w14:textId="77777777" w:rsidR="00E02224" w:rsidRDefault="00E02224" w:rsidP="00E02224">
            <w:pPr>
              <w:pStyle w:val="XML1"/>
              <w:rPr>
                <w:del w:id="4296" w:author="aas" w:date="2013-10-14T02:06:00Z"/>
              </w:rPr>
            </w:pPr>
            <w:del w:id="4297" w:author="aas" w:date="2013-10-14T02:06:00Z">
              <w:r>
                <w:delText xml:space="preserve">            &lt;/xs:complexType&gt;</w:delText>
              </w:r>
            </w:del>
          </w:p>
          <w:p w14:paraId="2A76FF51" w14:textId="77777777" w:rsidR="00E02224" w:rsidRDefault="00E02224" w:rsidP="00E02224">
            <w:pPr>
              <w:pStyle w:val="XML1"/>
              <w:rPr>
                <w:del w:id="4298" w:author="aas" w:date="2013-10-14T02:06:00Z"/>
              </w:rPr>
            </w:pPr>
            <w:del w:id="4299" w:author="aas" w:date="2013-10-14T02:06:00Z">
              <w:r>
                <w:delText xml:space="preserve">          &lt;/xs:element&gt;</w:delText>
              </w:r>
            </w:del>
          </w:p>
          <w:p w14:paraId="322DA0DE" w14:textId="77777777" w:rsidR="00E02224" w:rsidRDefault="00E02224" w:rsidP="00E02224">
            <w:pPr>
              <w:pStyle w:val="XML1"/>
              <w:rPr>
                <w:del w:id="4300" w:author="aas" w:date="2013-10-14T02:06:00Z"/>
              </w:rPr>
            </w:pPr>
            <w:del w:id="4301" w:author="aas" w:date="2013-10-14T02:06:00Z">
              <w:r>
                <w:delText xml:space="preserve">        &lt;/xs:sequence&gt;</w:delText>
              </w:r>
            </w:del>
          </w:p>
          <w:p w14:paraId="1B812158" w14:textId="77777777" w:rsidR="00E02224" w:rsidRDefault="00E02224" w:rsidP="00E02224">
            <w:pPr>
              <w:pStyle w:val="XML1"/>
              <w:rPr>
                <w:del w:id="4302" w:author="aas" w:date="2013-10-14T02:06:00Z"/>
              </w:rPr>
            </w:pPr>
            <w:del w:id="4303" w:author="aas" w:date="2013-10-14T02:06:00Z">
              <w:r>
                <w:delText xml:space="preserve">        &lt;xs:sequence&gt;</w:delText>
              </w:r>
            </w:del>
          </w:p>
          <w:p w14:paraId="43E8E564" w14:textId="77777777" w:rsidR="00E02224" w:rsidRDefault="00E02224" w:rsidP="00E02224">
            <w:pPr>
              <w:pStyle w:val="XML1"/>
              <w:rPr>
                <w:del w:id="4304" w:author="aas" w:date="2013-10-14T02:06:00Z"/>
              </w:rPr>
            </w:pPr>
            <w:del w:id="4305" w:author="aas" w:date="2013-10-14T02:06:00Z">
              <w:r>
                <w:delText xml:space="preserve">          &lt;xs:element name="vxlan-tunnel"&gt;</w:delText>
              </w:r>
            </w:del>
          </w:p>
          <w:p w14:paraId="58B4FE8D" w14:textId="77777777" w:rsidR="00E02224" w:rsidRDefault="00E02224" w:rsidP="00E02224">
            <w:pPr>
              <w:pStyle w:val="XML1"/>
              <w:rPr>
                <w:del w:id="4306" w:author="aas" w:date="2013-10-14T02:06:00Z"/>
              </w:rPr>
            </w:pPr>
            <w:del w:id="4307" w:author="aas" w:date="2013-10-14T02:06:00Z">
              <w:r>
                <w:delText xml:space="preserve">            &lt;xs:annotation&gt;</w:delText>
              </w:r>
            </w:del>
          </w:p>
          <w:p w14:paraId="32963D2B" w14:textId="77777777" w:rsidR="00E02224" w:rsidRDefault="00E02224" w:rsidP="00E02224">
            <w:pPr>
              <w:pStyle w:val="XML1"/>
              <w:rPr>
                <w:del w:id="4308" w:author="aas" w:date="2013-10-14T02:06:00Z"/>
              </w:rPr>
            </w:pPr>
            <w:del w:id="4309" w:author="aas" w:date="2013-10-14T02:06:00Z">
              <w:r>
                <w:delText xml:space="preserve">              &lt;xs:documentation&gt;</w:delText>
              </w:r>
            </w:del>
          </w:p>
          <w:p w14:paraId="48B55B36" w14:textId="77777777" w:rsidR="00E02224" w:rsidRDefault="00E02224" w:rsidP="00E02224">
            <w:pPr>
              <w:pStyle w:val="XML1"/>
              <w:rPr>
                <w:del w:id="4310" w:author="aas" w:date="2013-10-14T02:06:00Z"/>
              </w:rPr>
            </w:pPr>
            <w:del w:id="4311" w:author="aas" w:date="2013-10-14T02:06:00Z">
              <w:r>
                <w:delText xml:space="preserve">                Properties of a VxLAN tunnel.</w:delText>
              </w:r>
            </w:del>
          </w:p>
          <w:p w14:paraId="7078F01F" w14:textId="77777777" w:rsidR="00E02224" w:rsidRDefault="00E02224" w:rsidP="00E02224">
            <w:pPr>
              <w:pStyle w:val="XML1"/>
              <w:rPr>
                <w:del w:id="4312" w:author="aas" w:date="2013-10-14T02:06:00Z"/>
              </w:rPr>
            </w:pPr>
            <w:del w:id="4313" w:author="aas" w:date="2013-10-14T02:06:00Z">
              <w:r>
                <w:delText xml:space="preserve">              &lt;/xs:documentation&gt;</w:delText>
              </w:r>
            </w:del>
          </w:p>
          <w:p w14:paraId="6AA0B65E" w14:textId="77777777" w:rsidR="00E02224" w:rsidRDefault="00E02224" w:rsidP="00E02224">
            <w:pPr>
              <w:pStyle w:val="XML1"/>
              <w:rPr>
                <w:del w:id="4314" w:author="aas" w:date="2013-10-14T02:06:00Z"/>
              </w:rPr>
            </w:pPr>
            <w:del w:id="4315" w:author="aas" w:date="2013-10-14T02:06:00Z">
              <w:r>
                <w:delText xml:space="preserve">            &lt;/xs:annotation&gt;</w:delText>
              </w:r>
            </w:del>
          </w:p>
          <w:p w14:paraId="32811D93" w14:textId="77777777" w:rsidR="00E02224" w:rsidRDefault="00E02224" w:rsidP="00E02224">
            <w:pPr>
              <w:pStyle w:val="XML1"/>
              <w:rPr>
                <w:del w:id="4316" w:author="aas" w:date="2013-10-14T02:06:00Z"/>
              </w:rPr>
            </w:pPr>
            <w:del w:id="4317" w:author="aas" w:date="2013-10-14T02:06:00Z">
              <w:r>
                <w:delText xml:space="preserve">            &lt;xs:complexType&gt;</w:delText>
              </w:r>
            </w:del>
          </w:p>
          <w:p w14:paraId="1E5859AF" w14:textId="77777777" w:rsidR="00E02224" w:rsidRDefault="00E02224" w:rsidP="00E02224">
            <w:pPr>
              <w:pStyle w:val="XML1"/>
              <w:rPr>
                <w:del w:id="4318" w:author="aas" w:date="2013-10-14T02:06:00Z"/>
              </w:rPr>
            </w:pPr>
            <w:del w:id="4319" w:author="aas" w:date="2013-10-14T02:06:00Z">
              <w:r>
                <w:delText xml:space="preserve">              &lt;xs:sequence&gt;</w:delText>
              </w:r>
            </w:del>
          </w:p>
          <w:p w14:paraId="3E755AC7" w14:textId="77777777" w:rsidR="00E02224" w:rsidRDefault="00E02224" w:rsidP="00E02224">
            <w:pPr>
              <w:pStyle w:val="XML1"/>
              <w:rPr>
                <w:del w:id="4320" w:author="aas" w:date="2013-10-14T02:06:00Z"/>
              </w:rPr>
            </w:pPr>
            <w:del w:id="4321" w:author="aas" w:date="2013-10-14T02:06:00Z">
              <w:r>
                <w:delText xml:space="preserve">                &lt;xs:group ref="OFPortVXLANTunnelType"/&gt;</w:delText>
              </w:r>
            </w:del>
          </w:p>
          <w:p w14:paraId="372853B8" w14:textId="77777777" w:rsidR="00E02224" w:rsidRDefault="00E02224" w:rsidP="00E02224">
            <w:pPr>
              <w:pStyle w:val="XML1"/>
              <w:rPr>
                <w:del w:id="4322" w:author="aas" w:date="2013-10-14T02:06:00Z"/>
              </w:rPr>
            </w:pPr>
            <w:del w:id="4323" w:author="aas" w:date="2013-10-14T02:06:00Z">
              <w:r>
                <w:delText xml:space="preserve">              &lt;/xs:sequence&gt;</w:delText>
              </w:r>
            </w:del>
          </w:p>
          <w:p w14:paraId="21208200" w14:textId="77777777" w:rsidR="00E02224" w:rsidRDefault="00E02224" w:rsidP="00E02224">
            <w:pPr>
              <w:pStyle w:val="XML1"/>
              <w:rPr>
                <w:del w:id="4324" w:author="aas" w:date="2013-10-14T02:06:00Z"/>
              </w:rPr>
            </w:pPr>
            <w:del w:id="4325" w:author="aas" w:date="2013-10-14T02:06:00Z">
              <w:r>
                <w:delText xml:space="preserve">            &lt;/xs:complexType&gt;</w:delText>
              </w:r>
            </w:del>
          </w:p>
          <w:p w14:paraId="772810C4" w14:textId="77777777" w:rsidR="00E02224" w:rsidRDefault="00E02224" w:rsidP="00E02224">
            <w:pPr>
              <w:pStyle w:val="XML1"/>
              <w:rPr>
                <w:del w:id="4326" w:author="aas" w:date="2013-10-14T02:06:00Z"/>
              </w:rPr>
            </w:pPr>
            <w:del w:id="4327" w:author="aas" w:date="2013-10-14T02:06:00Z">
              <w:r>
                <w:delText xml:space="preserve">          &lt;/xs:element&gt;</w:delText>
              </w:r>
            </w:del>
          </w:p>
          <w:p w14:paraId="57181614" w14:textId="77777777" w:rsidR="00E02224" w:rsidRDefault="00E02224" w:rsidP="00E02224">
            <w:pPr>
              <w:pStyle w:val="XML1"/>
              <w:rPr>
                <w:del w:id="4328" w:author="aas" w:date="2013-10-14T02:06:00Z"/>
              </w:rPr>
            </w:pPr>
            <w:del w:id="4329" w:author="aas" w:date="2013-10-14T02:06:00Z">
              <w:r>
                <w:delText xml:space="preserve">        &lt;/xs:sequence&gt;</w:delText>
              </w:r>
            </w:del>
          </w:p>
          <w:p w14:paraId="5213E63D" w14:textId="77777777" w:rsidR="00E02224" w:rsidRDefault="00E02224" w:rsidP="00E02224">
            <w:pPr>
              <w:pStyle w:val="XML1"/>
              <w:rPr>
                <w:del w:id="4330" w:author="aas" w:date="2013-10-14T02:06:00Z"/>
              </w:rPr>
            </w:pPr>
            <w:del w:id="4331" w:author="aas" w:date="2013-10-14T02:06:00Z">
              <w:r>
                <w:delText xml:space="preserve">        &lt;xs:sequence&gt;</w:delText>
              </w:r>
            </w:del>
          </w:p>
          <w:p w14:paraId="60749E5B" w14:textId="77777777" w:rsidR="00E02224" w:rsidRDefault="00E02224" w:rsidP="00E02224">
            <w:pPr>
              <w:pStyle w:val="XML1"/>
              <w:rPr>
                <w:del w:id="4332" w:author="aas" w:date="2013-10-14T02:06:00Z"/>
              </w:rPr>
            </w:pPr>
            <w:del w:id="4333" w:author="aas" w:date="2013-10-14T02:06:00Z">
              <w:r>
                <w:delText xml:space="preserve">          &lt;xs:element name="nvgre-tunnel"&gt;</w:delText>
              </w:r>
            </w:del>
          </w:p>
          <w:p w14:paraId="74EBEDFC" w14:textId="77777777" w:rsidR="00E02224" w:rsidRDefault="00E02224" w:rsidP="00E02224">
            <w:pPr>
              <w:pStyle w:val="XML1"/>
              <w:rPr>
                <w:del w:id="4334" w:author="aas" w:date="2013-10-14T02:06:00Z"/>
              </w:rPr>
            </w:pPr>
            <w:del w:id="4335" w:author="aas" w:date="2013-10-14T02:06:00Z">
              <w:r>
                <w:delText xml:space="preserve">            &lt;xs:annotation&gt;</w:delText>
              </w:r>
            </w:del>
          </w:p>
          <w:p w14:paraId="1A15D017" w14:textId="77777777" w:rsidR="00E02224" w:rsidRDefault="00E02224" w:rsidP="00E02224">
            <w:pPr>
              <w:pStyle w:val="XML1"/>
              <w:rPr>
                <w:del w:id="4336" w:author="aas" w:date="2013-10-14T02:06:00Z"/>
              </w:rPr>
            </w:pPr>
            <w:del w:id="4337" w:author="aas" w:date="2013-10-14T02:06:00Z">
              <w:r>
                <w:delText xml:space="preserve">              &lt;xs:documentation&gt;</w:delText>
              </w:r>
            </w:del>
          </w:p>
          <w:p w14:paraId="51DCB96D" w14:textId="77777777" w:rsidR="00E02224" w:rsidRDefault="00E02224" w:rsidP="00E02224">
            <w:pPr>
              <w:pStyle w:val="XML1"/>
              <w:rPr>
                <w:del w:id="4338" w:author="aas" w:date="2013-10-14T02:06:00Z"/>
              </w:rPr>
            </w:pPr>
            <w:del w:id="4339" w:author="aas" w:date="2013-10-14T02:06:00Z">
              <w:r>
                <w:delText xml:space="preserve">                Properties of a NVGRE tunnel.</w:delText>
              </w:r>
            </w:del>
          </w:p>
          <w:p w14:paraId="1BC277D8" w14:textId="77777777" w:rsidR="00E02224" w:rsidRDefault="00E02224" w:rsidP="00E02224">
            <w:pPr>
              <w:pStyle w:val="XML1"/>
              <w:rPr>
                <w:del w:id="4340" w:author="aas" w:date="2013-10-14T02:06:00Z"/>
              </w:rPr>
            </w:pPr>
            <w:del w:id="4341" w:author="aas" w:date="2013-10-14T02:06:00Z">
              <w:r>
                <w:delText xml:space="preserve">              &lt;/xs:documentation&gt;</w:delText>
              </w:r>
            </w:del>
          </w:p>
          <w:p w14:paraId="0E7C6CDE" w14:textId="77777777" w:rsidR="00E02224" w:rsidRDefault="00E02224" w:rsidP="00E02224">
            <w:pPr>
              <w:pStyle w:val="XML1"/>
              <w:rPr>
                <w:del w:id="4342" w:author="aas" w:date="2013-10-14T02:06:00Z"/>
              </w:rPr>
            </w:pPr>
            <w:del w:id="4343" w:author="aas" w:date="2013-10-14T02:06:00Z">
              <w:r>
                <w:delText xml:space="preserve">            &lt;/xs:annotation&gt;</w:delText>
              </w:r>
            </w:del>
          </w:p>
          <w:p w14:paraId="56693A7E" w14:textId="77777777" w:rsidR="00E02224" w:rsidRDefault="00E02224" w:rsidP="00E02224">
            <w:pPr>
              <w:pStyle w:val="XML1"/>
              <w:rPr>
                <w:del w:id="4344" w:author="aas" w:date="2013-10-14T02:06:00Z"/>
              </w:rPr>
            </w:pPr>
            <w:del w:id="4345" w:author="aas" w:date="2013-10-14T02:06:00Z">
              <w:r>
                <w:delText xml:space="preserve">            &lt;xs:complexType&gt;</w:delText>
              </w:r>
            </w:del>
          </w:p>
          <w:p w14:paraId="1DF5D64E" w14:textId="77777777" w:rsidR="00E02224" w:rsidRDefault="00E02224" w:rsidP="00E02224">
            <w:pPr>
              <w:pStyle w:val="XML1"/>
              <w:rPr>
                <w:del w:id="4346" w:author="aas" w:date="2013-10-14T02:06:00Z"/>
              </w:rPr>
            </w:pPr>
            <w:del w:id="4347" w:author="aas" w:date="2013-10-14T02:06:00Z">
              <w:r>
                <w:delText xml:space="preserve">              &lt;xs:sequence&gt;</w:delText>
              </w:r>
            </w:del>
          </w:p>
          <w:p w14:paraId="7B2B42B4" w14:textId="77777777" w:rsidR="00E02224" w:rsidRDefault="00E02224" w:rsidP="00E02224">
            <w:pPr>
              <w:pStyle w:val="XML1"/>
              <w:rPr>
                <w:del w:id="4348" w:author="aas" w:date="2013-10-14T02:06:00Z"/>
              </w:rPr>
            </w:pPr>
            <w:del w:id="4349" w:author="aas" w:date="2013-10-14T02:06:00Z">
              <w:r>
                <w:delText xml:space="preserve">                &lt;xs:group ref="OFPortNVGRETunnelType"/&gt;</w:delText>
              </w:r>
            </w:del>
          </w:p>
          <w:p w14:paraId="45AAE176" w14:textId="77777777" w:rsidR="00E02224" w:rsidRDefault="00E02224" w:rsidP="00E02224">
            <w:pPr>
              <w:pStyle w:val="XML1"/>
              <w:rPr>
                <w:del w:id="4350" w:author="aas" w:date="2013-10-14T02:06:00Z"/>
              </w:rPr>
            </w:pPr>
            <w:del w:id="4351" w:author="aas" w:date="2013-10-14T02:06:00Z">
              <w:r>
                <w:delText xml:space="preserve">              &lt;/xs:sequence&gt;</w:delText>
              </w:r>
            </w:del>
          </w:p>
          <w:p w14:paraId="47983F43" w14:textId="77777777" w:rsidR="00E02224" w:rsidRDefault="00E02224" w:rsidP="00E02224">
            <w:pPr>
              <w:pStyle w:val="XML1"/>
              <w:rPr>
                <w:del w:id="4352" w:author="aas" w:date="2013-10-14T02:06:00Z"/>
              </w:rPr>
            </w:pPr>
            <w:del w:id="4353" w:author="aas" w:date="2013-10-14T02:06:00Z">
              <w:r>
                <w:delText xml:space="preserve">            &lt;/xs:complexType&gt;</w:delText>
              </w:r>
            </w:del>
          </w:p>
          <w:p w14:paraId="36BFCD8C" w14:textId="77777777" w:rsidR="00E02224" w:rsidRDefault="00E02224" w:rsidP="00E02224">
            <w:pPr>
              <w:pStyle w:val="XML1"/>
              <w:rPr>
                <w:del w:id="4354" w:author="aas" w:date="2013-10-14T02:06:00Z"/>
              </w:rPr>
            </w:pPr>
            <w:del w:id="4355" w:author="aas" w:date="2013-10-14T02:06:00Z">
              <w:r>
                <w:delText xml:space="preserve">          &lt;/xs:element&gt;</w:delText>
              </w:r>
            </w:del>
          </w:p>
          <w:p w14:paraId="773D5663" w14:textId="77777777" w:rsidR="00E02224" w:rsidRDefault="00E02224" w:rsidP="00E02224">
            <w:pPr>
              <w:pStyle w:val="XML1"/>
              <w:rPr>
                <w:del w:id="4356" w:author="aas" w:date="2013-10-14T02:06:00Z"/>
              </w:rPr>
            </w:pPr>
            <w:del w:id="4357" w:author="aas" w:date="2013-10-14T02:06:00Z">
              <w:r>
                <w:delText xml:space="preserve">        &lt;/xs:sequence&gt;</w:delText>
              </w:r>
            </w:del>
          </w:p>
          <w:p w14:paraId="07280EB4" w14:textId="77777777" w:rsidR="00E02224" w:rsidRDefault="00E02224" w:rsidP="00E02224">
            <w:pPr>
              <w:pStyle w:val="XML1"/>
              <w:rPr>
                <w:del w:id="4358" w:author="aas" w:date="2013-10-14T02:06:00Z"/>
              </w:rPr>
            </w:pPr>
            <w:del w:id="4359" w:author="aas" w:date="2013-10-14T02:06:00Z">
              <w:r>
                <w:delText xml:space="preserve">      &lt;/xs:choice&gt;</w:delText>
              </w:r>
            </w:del>
          </w:p>
          <w:p w14:paraId="26C8B0E3" w14:textId="77777777" w:rsidR="00E02224" w:rsidRDefault="00E02224" w:rsidP="00E02224">
            <w:pPr>
              <w:pStyle w:val="XML1"/>
              <w:rPr>
                <w:del w:id="4360" w:author="aas" w:date="2013-10-14T02:06:00Z"/>
              </w:rPr>
            </w:pPr>
            <w:del w:id="4361" w:author="aas" w:date="2013-10-14T02:06:00Z">
              <w:r>
                <w:delText xml:space="preserve">    &lt;/xs:sequence&gt;</w:delText>
              </w:r>
            </w:del>
          </w:p>
          <w:p w14:paraId="7C36AF5B" w14:textId="77777777" w:rsidR="00E02224" w:rsidRDefault="00E02224" w:rsidP="00E02224">
            <w:pPr>
              <w:pStyle w:val="XML1"/>
              <w:rPr>
                <w:del w:id="4362" w:author="aas" w:date="2013-10-14T02:06:00Z"/>
              </w:rPr>
            </w:pPr>
            <w:del w:id="4363" w:author="aas" w:date="2013-10-14T02:06:00Z">
              <w:r>
                <w:delText xml:space="preserve">  &lt;/xs:group&gt;</w:delText>
              </w:r>
            </w:del>
          </w:p>
          <w:p w14:paraId="58F22D6B" w14:textId="77777777" w:rsidR="00E02224" w:rsidRDefault="00E02224" w:rsidP="00E02224">
            <w:pPr>
              <w:pStyle w:val="XML1"/>
              <w:rPr>
                <w:del w:id="4364" w:author="aas" w:date="2013-10-14T02:06:00Z"/>
              </w:rPr>
            </w:pPr>
          </w:p>
          <w:p w14:paraId="5DC54958" w14:textId="77777777" w:rsidR="00E02224" w:rsidRDefault="00E02224" w:rsidP="00E02224">
            <w:pPr>
              <w:pStyle w:val="XML1"/>
              <w:rPr>
                <w:del w:id="4365" w:author="aas" w:date="2013-10-14T02:06:00Z"/>
              </w:rPr>
            </w:pPr>
            <w:del w:id="4366" w:author="aas" w:date="2013-10-14T02:06:00Z">
              <w:r>
                <w:delText xml:space="preserve">  &lt;xs:group name="OFPortBaseTunnelType"&gt;</w:delText>
              </w:r>
            </w:del>
          </w:p>
          <w:p w14:paraId="749BAF40" w14:textId="77777777" w:rsidR="00E02224" w:rsidRDefault="00E02224" w:rsidP="00E02224">
            <w:pPr>
              <w:pStyle w:val="XML1"/>
              <w:rPr>
                <w:del w:id="4367" w:author="aas" w:date="2013-10-14T02:06:00Z"/>
              </w:rPr>
            </w:pPr>
            <w:del w:id="4368" w:author="aas" w:date="2013-10-14T02:06:00Z">
              <w:r>
                <w:delText xml:space="preserve">    &lt;xs:annotation&gt;</w:delText>
              </w:r>
            </w:del>
          </w:p>
          <w:p w14:paraId="139F14E0" w14:textId="77777777" w:rsidR="00E02224" w:rsidRDefault="00E02224" w:rsidP="00E02224">
            <w:pPr>
              <w:pStyle w:val="XML1"/>
              <w:rPr>
                <w:del w:id="4369" w:author="aas" w:date="2013-10-14T02:06:00Z"/>
              </w:rPr>
            </w:pPr>
            <w:del w:id="4370" w:author="aas" w:date="2013-10-14T02:06:00Z">
              <w:r>
                <w:delText xml:space="preserve">      &lt;xs:documentation&gt;</w:delText>
              </w:r>
            </w:del>
          </w:p>
          <w:p w14:paraId="58F09B22" w14:textId="77777777" w:rsidR="00E02224" w:rsidRDefault="00E02224" w:rsidP="00E02224">
            <w:pPr>
              <w:pStyle w:val="XML1"/>
              <w:rPr>
                <w:del w:id="4371" w:author="aas" w:date="2013-10-14T02:06:00Z"/>
              </w:rPr>
            </w:pPr>
            <w:del w:id="4372" w:author="aas" w:date="2013-10-14T02:06:00Z">
              <w:r>
                <w:delText xml:space="preserve">        A group of common elements that are included</w:delText>
              </w:r>
            </w:del>
          </w:p>
          <w:p w14:paraId="217C4550" w14:textId="77777777" w:rsidR="00E02224" w:rsidRDefault="00E02224" w:rsidP="00E02224">
            <w:pPr>
              <w:pStyle w:val="XML1"/>
              <w:rPr>
                <w:del w:id="4373" w:author="aas" w:date="2013-10-14T02:06:00Z"/>
              </w:rPr>
            </w:pPr>
            <w:del w:id="4374" w:author="aas" w:date="2013-10-14T02:06:00Z">
              <w:r>
                <w:delText xml:space="preserve">        in every supported tunnel type.  Tunnels are modeled as </w:delText>
              </w:r>
            </w:del>
          </w:p>
          <w:p w14:paraId="377BDF5C" w14:textId="77777777" w:rsidR="00E02224" w:rsidRDefault="00E02224" w:rsidP="00E02224">
            <w:pPr>
              <w:pStyle w:val="XML1"/>
              <w:rPr>
                <w:del w:id="4375" w:author="aas" w:date="2013-10-14T02:06:00Z"/>
              </w:rPr>
            </w:pPr>
            <w:del w:id="4376" w:author="aas" w:date="2013-10-14T02:06:00Z">
              <w:r>
                <w:delText xml:space="preserve">        logical ports.</w:delText>
              </w:r>
            </w:del>
          </w:p>
          <w:p w14:paraId="2634A956" w14:textId="77777777" w:rsidR="00E02224" w:rsidRDefault="00E02224" w:rsidP="00E02224">
            <w:pPr>
              <w:pStyle w:val="XML1"/>
              <w:rPr>
                <w:del w:id="4377" w:author="aas" w:date="2013-10-14T02:06:00Z"/>
              </w:rPr>
            </w:pPr>
          </w:p>
          <w:p w14:paraId="4D5104B5" w14:textId="77777777" w:rsidR="00E02224" w:rsidRDefault="00E02224" w:rsidP="00E02224">
            <w:pPr>
              <w:pStyle w:val="XML1"/>
              <w:rPr>
                <w:del w:id="4378" w:author="aas" w:date="2013-10-14T02:06:00Z"/>
              </w:rPr>
            </w:pPr>
            <w:del w:id="4379" w:author="aas" w:date="2013-10-14T02:06:00Z">
              <w:r>
                <w:delText xml:space="preserve">        One pair of local/remote endpoints must exist for a tunnel</w:delText>
              </w:r>
            </w:del>
          </w:p>
          <w:p w14:paraId="382E83FF" w14:textId="77777777" w:rsidR="00E02224" w:rsidRDefault="00E02224" w:rsidP="00E02224">
            <w:pPr>
              <w:pStyle w:val="XML1"/>
              <w:rPr>
                <w:del w:id="4380" w:author="aas" w:date="2013-10-14T02:06:00Z"/>
              </w:rPr>
            </w:pPr>
            <w:del w:id="4381" w:author="aas" w:date="2013-10-14T02:06:00Z">
              <w:r>
                <w:delText xml:space="preserve">        configuration.</w:delText>
              </w:r>
            </w:del>
          </w:p>
          <w:p w14:paraId="6B8AAB38" w14:textId="77777777" w:rsidR="00E02224" w:rsidRDefault="00E02224" w:rsidP="00E02224">
            <w:pPr>
              <w:pStyle w:val="XML1"/>
              <w:rPr>
                <w:del w:id="4382" w:author="aas" w:date="2013-10-14T02:06:00Z"/>
              </w:rPr>
            </w:pPr>
          </w:p>
          <w:p w14:paraId="41D77E87" w14:textId="77777777" w:rsidR="00E02224" w:rsidRDefault="00E02224" w:rsidP="00E02224">
            <w:pPr>
              <w:pStyle w:val="XML1"/>
              <w:rPr>
                <w:del w:id="4383" w:author="aas" w:date="2013-10-14T02:06:00Z"/>
              </w:rPr>
            </w:pPr>
            <w:del w:id="4384" w:author="aas" w:date="2013-10-14T02:06:00Z">
              <w:r>
                <w:delText xml:space="preserve">        Only elements from one choice must exist at a time.</w:delText>
              </w:r>
            </w:del>
          </w:p>
          <w:p w14:paraId="031DCC33" w14:textId="77777777" w:rsidR="00E02224" w:rsidRDefault="00E02224" w:rsidP="00E02224">
            <w:pPr>
              <w:pStyle w:val="XML1"/>
              <w:rPr>
                <w:del w:id="4385" w:author="aas" w:date="2013-10-14T02:06:00Z"/>
              </w:rPr>
            </w:pPr>
            <w:del w:id="4386" w:author="aas" w:date="2013-10-14T02:06:00Z">
              <w:r>
                <w:delText xml:space="preserve">      &lt;/xs:documentation&gt;</w:delText>
              </w:r>
            </w:del>
          </w:p>
          <w:p w14:paraId="292F7B1F" w14:textId="77777777" w:rsidR="00E02224" w:rsidRDefault="00E02224" w:rsidP="00E02224">
            <w:pPr>
              <w:pStyle w:val="XML1"/>
              <w:rPr>
                <w:del w:id="4387" w:author="aas" w:date="2013-10-14T02:06:00Z"/>
              </w:rPr>
            </w:pPr>
            <w:del w:id="4388" w:author="aas" w:date="2013-10-14T02:06:00Z">
              <w:r>
                <w:delText xml:space="preserve">    &lt;/xs:annotation&gt;</w:delText>
              </w:r>
            </w:del>
          </w:p>
          <w:p w14:paraId="1D932FC1" w14:textId="77777777" w:rsidR="00E02224" w:rsidRDefault="00E02224" w:rsidP="00E02224">
            <w:pPr>
              <w:pStyle w:val="XML1"/>
              <w:rPr>
                <w:del w:id="4389" w:author="aas" w:date="2013-10-14T02:06:00Z"/>
              </w:rPr>
            </w:pPr>
          </w:p>
          <w:p w14:paraId="329BC147" w14:textId="77777777" w:rsidR="00E02224" w:rsidRDefault="00E02224" w:rsidP="00E02224">
            <w:pPr>
              <w:pStyle w:val="XML1"/>
              <w:rPr>
                <w:del w:id="4390" w:author="aas" w:date="2013-10-14T02:06:00Z"/>
              </w:rPr>
            </w:pPr>
            <w:del w:id="4391" w:author="aas" w:date="2013-10-14T02:06:00Z">
              <w:r>
                <w:delText xml:space="preserve">    &lt;xs:sequence&gt;</w:delText>
              </w:r>
            </w:del>
          </w:p>
          <w:p w14:paraId="1C52832F" w14:textId="77777777" w:rsidR="00E02224" w:rsidRDefault="00E02224" w:rsidP="00E02224">
            <w:pPr>
              <w:pStyle w:val="XML1"/>
              <w:rPr>
                <w:del w:id="4392" w:author="aas" w:date="2013-10-14T02:06:00Z"/>
              </w:rPr>
            </w:pPr>
            <w:del w:id="4393" w:author="aas" w:date="2013-10-14T02:06:00Z">
              <w:r>
                <w:delText xml:space="preserve">      &lt;xs:choice&gt;</w:delText>
              </w:r>
            </w:del>
          </w:p>
          <w:p w14:paraId="247F5301" w14:textId="77777777" w:rsidR="00E02224" w:rsidRDefault="00E02224" w:rsidP="00E02224">
            <w:pPr>
              <w:pStyle w:val="XML1"/>
              <w:rPr>
                <w:del w:id="4394" w:author="aas" w:date="2013-10-14T02:06:00Z"/>
              </w:rPr>
            </w:pPr>
            <w:del w:id="4395" w:author="aas" w:date="2013-10-14T02:06:00Z">
              <w:r>
                <w:delText xml:space="preserve">        &lt;xs:sequence&gt;</w:delText>
              </w:r>
            </w:del>
          </w:p>
          <w:p w14:paraId="43A0184B" w14:textId="77777777" w:rsidR="00E02224" w:rsidRDefault="00E02224" w:rsidP="00E02224">
            <w:pPr>
              <w:pStyle w:val="XML1"/>
              <w:rPr>
                <w:del w:id="4396" w:author="aas" w:date="2013-10-14T02:06:00Z"/>
              </w:rPr>
            </w:pPr>
            <w:del w:id="4397" w:author="aas" w:date="2013-10-14T02:06:00Z">
              <w:r>
                <w:delText xml:space="preserve">          &lt;xs:element name="local-endpoint-ipv4-adress"  type="inet:ipv4-address"&gt;</w:delText>
              </w:r>
            </w:del>
          </w:p>
          <w:p w14:paraId="6FD0C14C" w14:textId="77777777" w:rsidR="00E02224" w:rsidRDefault="00E02224" w:rsidP="00E02224">
            <w:pPr>
              <w:pStyle w:val="XML1"/>
              <w:rPr>
                <w:del w:id="4398" w:author="aas" w:date="2013-10-14T02:06:00Z"/>
              </w:rPr>
            </w:pPr>
            <w:del w:id="4399" w:author="aas" w:date="2013-10-14T02:06:00Z">
              <w:r>
                <w:delText xml:space="preserve">            &lt;xs:annotation&gt;</w:delText>
              </w:r>
            </w:del>
          </w:p>
          <w:p w14:paraId="36946876" w14:textId="77777777" w:rsidR="00E02224" w:rsidRDefault="00E02224" w:rsidP="00E02224">
            <w:pPr>
              <w:pStyle w:val="XML1"/>
              <w:rPr>
                <w:del w:id="4400" w:author="aas" w:date="2013-10-14T02:06:00Z"/>
              </w:rPr>
            </w:pPr>
            <w:del w:id="4401" w:author="aas" w:date="2013-10-14T02:06:00Z">
              <w:r>
                <w:delText xml:space="preserve">              &lt;xs:documentation&gt;</w:delText>
              </w:r>
            </w:del>
          </w:p>
          <w:p w14:paraId="76784769" w14:textId="77777777" w:rsidR="00E02224" w:rsidRDefault="00E02224" w:rsidP="00E02224">
            <w:pPr>
              <w:pStyle w:val="XML1"/>
              <w:rPr>
                <w:del w:id="4402" w:author="aas" w:date="2013-10-14T02:06:00Z"/>
              </w:rPr>
            </w:pPr>
            <w:del w:id="4403" w:author="aas" w:date="2013-10-14T02:06:00Z">
              <w:r>
                <w:delText xml:space="preserve">                The IPv4 address of the local tunnel</w:delText>
              </w:r>
            </w:del>
          </w:p>
          <w:p w14:paraId="7F589175" w14:textId="77777777" w:rsidR="00E02224" w:rsidRDefault="00E02224" w:rsidP="00E02224">
            <w:pPr>
              <w:pStyle w:val="XML1"/>
              <w:rPr>
                <w:del w:id="4404" w:author="aas" w:date="2013-10-14T02:06:00Z"/>
              </w:rPr>
            </w:pPr>
            <w:del w:id="4405" w:author="aas" w:date="2013-10-14T02:06:00Z">
              <w:r>
                <w:delText xml:space="preserve">                endpoint.</w:delText>
              </w:r>
            </w:del>
          </w:p>
          <w:p w14:paraId="03D141B3" w14:textId="77777777" w:rsidR="00E02224" w:rsidRDefault="00E02224" w:rsidP="00E02224">
            <w:pPr>
              <w:pStyle w:val="XML1"/>
              <w:rPr>
                <w:del w:id="4406" w:author="aas" w:date="2013-10-14T02:06:00Z"/>
              </w:rPr>
            </w:pPr>
            <w:del w:id="4407" w:author="aas" w:date="2013-10-14T02:06:00Z">
              <w:r>
                <w:delText xml:space="preserve">              &lt;/xs:documentation&gt;</w:delText>
              </w:r>
            </w:del>
          </w:p>
          <w:p w14:paraId="0DD21DD0" w14:textId="77777777" w:rsidR="00E02224" w:rsidRDefault="00E02224" w:rsidP="00E02224">
            <w:pPr>
              <w:pStyle w:val="XML1"/>
              <w:rPr>
                <w:del w:id="4408" w:author="aas" w:date="2013-10-14T02:06:00Z"/>
              </w:rPr>
            </w:pPr>
            <w:del w:id="4409" w:author="aas" w:date="2013-10-14T02:06:00Z">
              <w:r>
                <w:delText xml:space="preserve">            &lt;/xs:annotation&gt;</w:delText>
              </w:r>
            </w:del>
          </w:p>
          <w:p w14:paraId="50CE675D" w14:textId="77777777" w:rsidR="00E02224" w:rsidRDefault="00E02224" w:rsidP="00E02224">
            <w:pPr>
              <w:pStyle w:val="XML1"/>
              <w:rPr>
                <w:del w:id="4410" w:author="aas" w:date="2013-10-14T02:06:00Z"/>
              </w:rPr>
            </w:pPr>
            <w:del w:id="4411" w:author="aas" w:date="2013-10-14T02:06:00Z">
              <w:r>
                <w:delText xml:space="preserve">          &lt;/xs:element&gt;</w:delText>
              </w:r>
            </w:del>
          </w:p>
          <w:p w14:paraId="19603A79" w14:textId="77777777" w:rsidR="00E02224" w:rsidRDefault="00E02224" w:rsidP="00E02224">
            <w:pPr>
              <w:pStyle w:val="XML1"/>
              <w:rPr>
                <w:del w:id="4412" w:author="aas" w:date="2013-10-14T02:06:00Z"/>
              </w:rPr>
            </w:pPr>
            <w:del w:id="4413" w:author="aas" w:date="2013-10-14T02:06:00Z">
              <w:r>
                <w:delText xml:space="preserve">          &lt;xs:element name="remote-endpoint-ipv4-adress"  type="inet:ipv4-address"&gt;</w:delText>
              </w:r>
            </w:del>
          </w:p>
          <w:p w14:paraId="1BAFE5B6" w14:textId="77777777" w:rsidR="00E02224" w:rsidRDefault="00E02224" w:rsidP="00E02224">
            <w:pPr>
              <w:pStyle w:val="XML1"/>
              <w:rPr>
                <w:del w:id="4414" w:author="aas" w:date="2013-10-14T02:06:00Z"/>
              </w:rPr>
            </w:pPr>
            <w:del w:id="4415" w:author="aas" w:date="2013-10-14T02:06:00Z">
              <w:r>
                <w:delText xml:space="preserve">            &lt;xs:annotation&gt;</w:delText>
              </w:r>
            </w:del>
          </w:p>
          <w:p w14:paraId="460C41F8" w14:textId="77777777" w:rsidR="00E02224" w:rsidRDefault="00E02224" w:rsidP="00E02224">
            <w:pPr>
              <w:pStyle w:val="XML1"/>
              <w:rPr>
                <w:del w:id="4416" w:author="aas" w:date="2013-10-14T02:06:00Z"/>
              </w:rPr>
            </w:pPr>
            <w:del w:id="4417" w:author="aas" w:date="2013-10-14T02:06:00Z">
              <w:r>
                <w:delText xml:space="preserve">              &lt;xs:documentation&gt;</w:delText>
              </w:r>
            </w:del>
          </w:p>
          <w:p w14:paraId="5F4BB28A" w14:textId="77777777" w:rsidR="00E02224" w:rsidRDefault="00E02224" w:rsidP="00E02224">
            <w:pPr>
              <w:pStyle w:val="XML1"/>
              <w:rPr>
                <w:del w:id="4418" w:author="aas" w:date="2013-10-14T02:06:00Z"/>
              </w:rPr>
            </w:pPr>
            <w:del w:id="4419" w:author="aas" w:date="2013-10-14T02:06:00Z">
              <w:r>
                <w:delText xml:space="preserve">                The IPv4 address of the remote tunnel</w:delText>
              </w:r>
            </w:del>
          </w:p>
          <w:p w14:paraId="760D441A" w14:textId="77777777" w:rsidR="00E02224" w:rsidRDefault="00E02224" w:rsidP="00E02224">
            <w:pPr>
              <w:pStyle w:val="XML1"/>
              <w:rPr>
                <w:del w:id="4420" w:author="aas" w:date="2013-10-14T02:06:00Z"/>
              </w:rPr>
            </w:pPr>
            <w:del w:id="4421" w:author="aas" w:date="2013-10-14T02:06:00Z">
              <w:r>
                <w:delText xml:space="preserve">                endpoint.</w:delText>
              </w:r>
            </w:del>
          </w:p>
          <w:p w14:paraId="75FA8FD4" w14:textId="77777777" w:rsidR="00E02224" w:rsidRDefault="00E02224" w:rsidP="00E02224">
            <w:pPr>
              <w:pStyle w:val="XML1"/>
              <w:rPr>
                <w:del w:id="4422" w:author="aas" w:date="2013-10-14T02:06:00Z"/>
              </w:rPr>
            </w:pPr>
            <w:del w:id="4423" w:author="aas" w:date="2013-10-14T02:06:00Z">
              <w:r>
                <w:delText xml:space="preserve">              &lt;/xs:documentation&gt;</w:delText>
              </w:r>
            </w:del>
          </w:p>
          <w:p w14:paraId="286CB7EC" w14:textId="77777777" w:rsidR="00E02224" w:rsidRDefault="00E02224" w:rsidP="00E02224">
            <w:pPr>
              <w:pStyle w:val="XML1"/>
              <w:rPr>
                <w:del w:id="4424" w:author="aas" w:date="2013-10-14T02:06:00Z"/>
              </w:rPr>
            </w:pPr>
            <w:del w:id="4425" w:author="aas" w:date="2013-10-14T02:06:00Z">
              <w:r>
                <w:delText xml:space="preserve">            &lt;/xs:annotation&gt;</w:delText>
              </w:r>
            </w:del>
          </w:p>
          <w:p w14:paraId="6DD88E9B" w14:textId="77777777" w:rsidR="00E02224" w:rsidRDefault="00E02224" w:rsidP="00E02224">
            <w:pPr>
              <w:pStyle w:val="XML1"/>
              <w:rPr>
                <w:del w:id="4426" w:author="aas" w:date="2013-10-14T02:06:00Z"/>
              </w:rPr>
            </w:pPr>
            <w:del w:id="4427" w:author="aas" w:date="2013-10-14T02:06:00Z">
              <w:r>
                <w:delText xml:space="preserve">          &lt;/xs:element&gt;</w:delText>
              </w:r>
            </w:del>
          </w:p>
          <w:p w14:paraId="27E3C127" w14:textId="77777777" w:rsidR="00E02224" w:rsidRDefault="00E02224" w:rsidP="00E02224">
            <w:pPr>
              <w:pStyle w:val="XML1"/>
              <w:rPr>
                <w:del w:id="4428" w:author="aas" w:date="2013-10-14T02:06:00Z"/>
              </w:rPr>
            </w:pPr>
            <w:del w:id="4429" w:author="aas" w:date="2013-10-14T02:06:00Z">
              <w:r>
                <w:delText xml:space="preserve">        &lt;/xs:sequence&gt;</w:delText>
              </w:r>
            </w:del>
          </w:p>
          <w:p w14:paraId="6775BDEC" w14:textId="77777777" w:rsidR="00E02224" w:rsidRDefault="00E02224" w:rsidP="00E02224">
            <w:pPr>
              <w:pStyle w:val="XML1"/>
              <w:rPr>
                <w:del w:id="4430" w:author="aas" w:date="2013-10-14T02:06:00Z"/>
              </w:rPr>
            </w:pPr>
            <w:del w:id="4431" w:author="aas" w:date="2013-10-14T02:06:00Z">
              <w:r>
                <w:delText xml:space="preserve">        &lt;xs:sequence&gt;</w:delText>
              </w:r>
            </w:del>
          </w:p>
          <w:p w14:paraId="2B03EEE3" w14:textId="77777777" w:rsidR="00E02224" w:rsidRDefault="00E02224" w:rsidP="00E02224">
            <w:pPr>
              <w:pStyle w:val="XML1"/>
              <w:rPr>
                <w:del w:id="4432" w:author="aas" w:date="2013-10-14T02:06:00Z"/>
              </w:rPr>
            </w:pPr>
            <w:del w:id="4433" w:author="aas" w:date="2013-10-14T02:06:00Z">
              <w:r>
                <w:delText xml:space="preserve">          &lt;xs:element name="local-endpoint-ipv6-adress"  type="inet:ipv6-address"&gt;</w:delText>
              </w:r>
            </w:del>
          </w:p>
          <w:p w14:paraId="50F0405F" w14:textId="77777777" w:rsidR="00E02224" w:rsidRDefault="00E02224" w:rsidP="00E02224">
            <w:pPr>
              <w:pStyle w:val="XML1"/>
              <w:rPr>
                <w:del w:id="4434" w:author="aas" w:date="2013-10-14T02:06:00Z"/>
              </w:rPr>
            </w:pPr>
            <w:del w:id="4435" w:author="aas" w:date="2013-10-14T02:06:00Z">
              <w:r>
                <w:delText xml:space="preserve">            &lt;xs:annotation&gt;</w:delText>
              </w:r>
            </w:del>
          </w:p>
          <w:p w14:paraId="2BE26869" w14:textId="77777777" w:rsidR="00E02224" w:rsidRDefault="00E02224" w:rsidP="00E02224">
            <w:pPr>
              <w:pStyle w:val="XML1"/>
              <w:rPr>
                <w:del w:id="4436" w:author="aas" w:date="2013-10-14T02:06:00Z"/>
              </w:rPr>
            </w:pPr>
            <w:del w:id="4437" w:author="aas" w:date="2013-10-14T02:06:00Z">
              <w:r>
                <w:delText xml:space="preserve">              &lt;xs:documentation&gt;</w:delText>
              </w:r>
            </w:del>
          </w:p>
          <w:p w14:paraId="27CC4D34" w14:textId="77777777" w:rsidR="00E02224" w:rsidRDefault="00E02224" w:rsidP="00E02224">
            <w:pPr>
              <w:pStyle w:val="XML1"/>
              <w:rPr>
                <w:del w:id="4438" w:author="aas" w:date="2013-10-14T02:06:00Z"/>
              </w:rPr>
            </w:pPr>
            <w:del w:id="4439" w:author="aas" w:date="2013-10-14T02:06:00Z">
              <w:r>
                <w:delText xml:space="preserve">                The IPv6 address of the local tunnel</w:delText>
              </w:r>
            </w:del>
          </w:p>
          <w:p w14:paraId="63BA7B30" w14:textId="77777777" w:rsidR="00E02224" w:rsidRDefault="00E02224" w:rsidP="00E02224">
            <w:pPr>
              <w:pStyle w:val="XML1"/>
              <w:rPr>
                <w:del w:id="4440" w:author="aas" w:date="2013-10-14T02:06:00Z"/>
              </w:rPr>
            </w:pPr>
            <w:del w:id="4441" w:author="aas" w:date="2013-10-14T02:06:00Z">
              <w:r>
                <w:delText xml:space="preserve">                endpoint.</w:delText>
              </w:r>
            </w:del>
          </w:p>
          <w:p w14:paraId="0414BC3B" w14:textId="77777777" w:rsidR="00E02224" w:rsidRDefault="00E02224" w:rsidP="00E02224">
            <w:pPr>
              <w:pStyle w:val="XML1"/>
              <w:rPr>
                <w:del w:id="4442" w:author="aas" w:date="2013-10-14T02:06:00Z"/>
              </w:rPr>
            </w:pPr>
            <w:del w:id="4443" w:author="aas" w:date="2013-10-14T02:06:00Z">
              <w:r>
                <w:delText xml:space="preserve">              &lt;/xs:documentation&gt;</w:delText>
              </w:r>
            </w:del>
          </w:p>
          <w:p w14:paraId="2A85C41B" w14:textId="77777777" w:rsidR="00E02224" w:rsidRDefault="00E02224" w:rsidP="00E02224">
            <w:pPr>
              <w:pStyle w:val="XML1"/>
              <w:rPr>
                <w:del w:id="4444" w:author="aas" w:date="2013-10-14T02:06:00Z"/>
              </w:rPr>
            </w:pPr>
            <w:del w:id="4445" w:author="aas" w:date="2013-10-14T02:06:00Z">
              <w:r>
                <w:delText xml:space="preserve">            &lt;/xs:annotation&gt;</w:delText>
              </w:r>
            </w:del>
          </w:p>
          <w:p w14:paraId="68C0FAC6" w14:textId="77777777" w:rsidR="00E02224" w:rsidRDefault="00E02224" w:rsidP="00E02224">
            <w:pPr>
              <w:pStyle w:val="XML1"/>
              <w:rPr>
                <w:del w:id="4446" w:author="aas" w:date="2013-10-14T02:06:00Z"/>
              </w:rPr>
            </w:pPr>
            <w:del w:id="4447" w:author="aas" w:date="2013-10-14T02:06:00Z">
              <w:r>
                <w:delText xml:space="preserve">          &lt;/xs:element&gt;</w:delText>
              </w:r>
            </w:del>
          </w:p>
          <w:p w14:paraId="4E617C42" w14:textId="77777777" w:rsidR="00E02224" w:rsidRDefault="00E02224" w:rsidP="00E02224">
            <w:pPr>
              <w:pStyle w:val="XML1"/>
              <w:rPr>
                <w:del w:id="4448" w:author="aas" w:date="2013-10-14T02:06:00Z"/>
              </w:rPr>
            </w:pPr>
            <w:del w:id="4449" w:author="aas" w:date="2013-10-14T02:06:00Z">
              <w:r>
                <w:delText xml:space="preserve">          &lt;xs:element name="remote-endpoint-ipv6-adress"  type="inet:ipv6-address"&gt;</w:delText>
              </w:r>
            </w:del>
          </w:p>
          <w:p w14:paraId="0CE8D343" w14:textId="77777777" w:rsidR="00E02224" w:rsidRDefault="00E02224" w:rsidP="00E02224">
            <w:pPr>
              <w:pStyle w:val="XML1"/>
              <w:rPr>
                <w:del w:id="4450" w:author="aas" w:date="2013-10-14T02:06:00Z"/>
              </w:rPr>
            </w:pPr>
            <w:del w:id="4451" w:author="aas" w:date="2013-10-14T02:06:00Z">
              <w:r>
                <w:delText xml:space="preserve">            &lt;xs:annotation&gt;</w:delText>
              </w:r>
            </w:del>
          </w:p>
          <w:p w14:paraId="5AFD584D" w14:textId="77777777" w:rsidR="00E02224" w:rsidRDefault="00E02224" w:rsidP="00E02224">
            <w:pPr>
              <w:pStyle w:val="XML1"/>
              <w:rPr>
                <w:del w:id="4452" w:author="aas" w:date="2013-10-14T02:06:00Z"/>
              </w:rPr>
            </w:pPr>
            <w:del w:id="4453" w:author="aas" w:date="2013-10-14T02:06:00Z">
              <w:r>
                <w:delText xml:space="preserve">              &lt;xs:documentation&gt;</w:delText>
              </w:r>
            </w:del>
          </w:p>
          <w:p w14:paraId="44316D32" w14:textId="77777777" w:rsidR="00E02224" w:rsidRDefault="00E02224" w:rsidP="00E02224">
            <w:pPr>
              <w:pStyle w:val="XML1"/>
              <w:rPr>
                <w:del w:id="4454" w:author="aas" w:date="2013-10-14T02:06:00Z"/>
              </w:rPr>
            </w:pPr>
            <w:del w:id="4455" w:author="aas" w:date="2013-10-14T02:06:00Z">
              <w:r>
                <w:delText xml:space="preserve">                The IPv6 address of the remote tunnel</w:delText>
              </w:r>
            </w:del>
          </w:p>
          <w:p w14:paraId="3736EE3B" w14:textId="77777777" w:rsidR="00E02224" w:rsidRDefault="00E02224" w:rsidP="00E02224">
            <w:pPr>
              <w:pStyle w:val="XML1"/>
              <w:rPr>
                <w:del w:id="4456" w:author="aas" w:date="2013-10-14T02:06:00Z"/>
              </w:rPr>
            </w:pPr>
            <w:del w:id="4457" w:author="aas" w:date="2013-10-14T02:06:00Z">
              <w:r>
                <w:delText xml:space="preserve">                endpoint.</w:delText>
              </w:r>
            </w:del>
          </w:p>
          <w:p w14:paraId="515E29D2" w14:textId="77777777" w:rsidR="00E02224" w:rsidRDefault="00E02224" w:rsidP="00E02224">
            <w:pPr>
              <w:pStyle w:val="XML1"/>
              <w:rPr>
                <w:del w:id="4458" w:author="aas" w:date="2013-10-14T02:06:00Z"/>
              </w:rPr>
            </w:pPr>
            <w:del w:id="4459" w:author="aas" w:date="2013-10-14T02:06:00Z">
              <w:r>
                <w:delText xml:space="preserve">              &lt;/xs:documentation&gt;</w:delText>
              </w:r>
            </w:del>
          </w:p>
          <w:p w14:paraId="247735B5" w14:textId="77777777" w:rsidR="00E02224" w:rsidRDefault="00E02224" w:rsidP="00E02224">
            <w:pPr>
              <w:pStyle w:val="XML1"/>
              <w:rPr>
                <w:del w:id="4460" w:author="aas" w:date="2013-10-14T02:06:00Z"/>
              </w:rPr>
            </w:pPr>
            <w:del w:id="4461" w:author="aas" w:date="2013-10-14T02:06:00Z">
              <w:r>
                <w:delText xml:space="preserve">            &lt;/xs:annotation&gt;</w:delText>
              </w:r>
            </w:del>
          </w:p>
          <w:p w14:paraId="0C54211F" w14:textId="77777777" w:rsidR="00E02224" w:rsidRDefault="00E02224" w:rsidP="00E02224">
            <w:pPr>
              <w:pStyle w:val="XML1"/>
              <w:rPr>
                <w:del w:id="4462" w:author="aas" w:date="2013-10-14T02:06:00Z"/>
              </w:rPr>
            </w:pPr>
            <w:del w:id="4463" w:author="aas" w:date="2013-10-14T02:06:00Z">
              <w:r>
                <w:delText xml:space="preserve">          &lt;/xs:element&gt;</w:delText>
              </w:r>
            </w:del>
          </w:p>
          <w:p w14:paraId="128756DD" w14:textId="77777777" w:rsidR="00E02224" w:rsidRDefault="00E02224" w:rsidP="00E02224">
            <w:pPr>
              <w:pStyle w:val="XML1"/>
              <w:rPr>
                <w:del w:id="4464" w:author="aas" w:date="2013-10-14T02:06:00Z"/>
              </w:rPr>
            </w:pPr>
            <w:del w:id="4465" w:author="aas" w:date="2013-10-14T02:06:00Z">
              <w:r>
                <w:delText xml:space="preserve">        &lt;/xs:sequence&gt;</w:delText>
              </w:r>
            </w:del>
          </w:p>
          <w:p w14:paraId="6D1C2364" w14:textId="77777777" w:rsidR="00E02224" w:rsidRDefault="00E02224" w:rsidP="00E02224">
            <w:pPr>
              <w:pStyle w:val="XML1"/>
              <w:rPr>
                <w:del w:id="4466" w:author="aas" w:date="2013-10-14T02:06:00Z"/>
              </w:rPr>
            </w:pPr>
            <w:del w:id="4467" w:author="aas" w:date="2013-10-14T02:06:00Z">
              <w:r>
                <w:delText xml:space="preserve">        &lt;xs:sequence&gt;</w:delText>
              </w:r>
            </w:del>
          </w:p>
          <w:p w14:paraId="6B869BA0" w14:textId="77777777" w:rsidR="00E02224" w:rsidRDefault="00E02224" w:rsidP="00E02224">
            <w:pPr>
              <w:pStyle w:val="XML1"/>
              <w:rPr>
                <w:del w:id="4468" w:author="aas" w:date="2013-10-14T02:06:00Z"/>
              </w:rPr>
            </w:pPr>
            <w:del w:id="4469" w:author="aas" w:date="2013-10-14T02:06:00Z">
              <w:r>
                <w:delText xml:space="preserve">          &lt;xs:element name="local-endpoint-mac-adress"  type="yang:mac-address"&gt;</w:delText>
              </w:r>
            </w:del>
          </w:p>
          <w:p w14:paraId="260D4356" w14:textId="77777777" w:rsidR="00E02224" w:rsidRDefault="00E02224" w:rsidP="00E02224">
            <w:pPr>
              <w:pStyle w:val="XML1"/>
              <w:rPr>
                <w:del w:id="4470" w:author="aas" w:date="2013-10-14T02:06:00Z"/>
              </w:rPr>
            </w:pPr>
            <w:del w:id="4471" w:author="aas" w:date="2013-10-14T02:06:00Z">
              <w:r>
                <w:delText xml:space="preserve">            &lt;xs:annotation&gt;</w:delText>
              </w:r>
            </w:del>
          </w:p>
          <w:p w14:paraId="65DCF79B" w14:textId="77777777" w:rsidR="00E02224" w:rsidRDefault="00E02224" w:rsidP="00E02224">
            <w:pPr>
              <w:pStyle w:val="XML1"/>
              <w:rPr>
                <w:del w:id="4472" w:author="aas" w:date="2013-10-14T02:06:00Z"/>
              </w:rPr>
            </w:pPr>
            <w:del w:id="4473" w:author="aas" w:date="2013-10-14T02:06:00Z">
              <w:r>
                <w:delText xml:space="preserve">              &lt;xs:documentation&gt;</w:delText>
              </w:r>
            </w:del>
          </w:p>
          <w:p w14:paraId="6913EC71" w14:textId="77777777" w:rsidR="00E02224" w:rsidRDefault="00E02224" w:rsidP="00E02224">
            <w:pPr>
              <w:pStyle w:val="XML1"/>
              <w:rPr>
                <w:del w:id="4474" w:author="aas" w:date="2013-10-14T02:06:00Z"/>
              </w:rPr>
            </w:pPr>
            <w:del w:id="4475" w:author="aas" w:date="2013-10-14T02:06:00Z">
              <w:r>
                <w:delText xml:space="preserve">                The MAC address of the local tunnel</w:delText>
              </w:r>
            </w:del>
          </w:p>
          <w:p w14:paraId="3C62A3E9" w14:textId="77777777" w:rsidR="00E02224" w:rsidRDefault="00E02224" w:rsidP="00E02224">
            <w:pPr>
              <w:pStyle w:val="XML1"/>
              <w:rPr>
                <w:del w:id="4476" w:author="aas" w:date="2013-10-14T02:06:00Z"/>
              </w:rPr>
            </w:pPr>
            <w:del w:id="4477" w:author="aas" w:date="2013-10-14T02:06:00Z">
              <w:r>
                <w:delText xml:space="preserve">                endpoint.</w:delText>
              </w:r>
            </w:del>
          </w:p>
          <w:p w14:paraId="2F36FAF6" w14:textId="77777777" w:rsidR="00E02224" w:rsidRDefault="00E02224" w:rsidP="00E02224">
            <w:pPr>
              <w:pStyle w:val="XML1"/>
              <w:rPr>
                <w:del w:id="4478" w:author="aas" w:date="2013-10-14T02:06:00Z"/>
              </w:rPr>
            </w:pPr>
            <w:del w:id="4479" w:author="aas" w:date="2013-10-14T02:06:00Z">
              <w:r>
                <w:delText xml:space="preserve">              &lt;/xs:documentation&gt;</w:delText>
              </w:r>
            </w:del>
          </w:p>
          <w:p w14:paraId="6B46769F" w14:textId="77777777" w:rsidR="00E02224" w:rsidRDefault="00E02224" w:rsidP="00E02224">
            <w:pPr>
              <w:pStyle w:val="XML1"/>
              <w:rPr>
                <w:del w:id="4480" w:author="aas" w:date="2013-10-14T02:06:00Z"/>
              </w:rPr>
            </w:pPr>
            <w:del w:id="4481" w:author="aas" w:date="2013-10-14T02:06:00Z">
              <w:r>
                <w:delText xml:space="preserve">            &lt;/xs:annotation&gt;</w:delText>
              </w:r>
            </w:del>
          </w:p>
          <w:p w14:paraId="0941A801" w14:textId="77777777" w:rsidR="00E02224" w:rsidRDefault="00E02224" w:rsidP="00E02224">
            <w:pPr>
              <w:pStyle w:val="XML1"/>
              <w:rPr>
                <w:del w:id="4482" w:author="aas" w:date="2013-10-14T02:06:00Z"/>
              </w:rPr>
            </w:pPr>
            <w:del w:id="4483" w:author="aas" w:date="2013-10-14T02:06:00Z">
              <w:r>
                <w:delText xml:space="preserve">          &lt;/xs:element&gt;</w:delText>
              </w:r>
            </w:del>
          </w:p>
          <w:p w14:paraId="36D6D3C1" w14:textId="77777777" w:rsidR="00E02224" w:rsidRDefault="00E02224" w:rsidP="00E02224">
            <w:pPr>
              <w:pStyle w:val="XML1"/>
              <w:rPr>
                <w:del w:id="4484" w:author="aas" w:date="2013-10-14T02:06:00Z"/>
              </w:rPr>
            </w:pPr>
            <w:del w:id="4485" w:author="aas" w:date="2013-10-14T02:06:00Z">
              <w:r>
                <w:delText xml:space="preserve">          &lt;xs:element name="remote-endpoint-mac-adress"  type="yang:mac-address"&gt;</w:delText>
              </w:r>
            </w:del>
          </w:p>
          <w:p w14:paraId="6A865F17" w14:textId="77777777" w:rsidR="00E02224" w:rsidRDefault="00E02224" w:rsidP="00E02224">
            <w:pPr>
              <w:pStyle w:val="XML1"/>
              <w:rPr>
                <w:del w:id="4486" w:author="aas" w:date="2013-10-14T02:06:00Z"/>
              </w:rPr>
            </w:pPr>
            <w:del w:id="4487" w:author="aas" w:date="2013-10-14T02:06:00Z">
              <w:r>
                <w:delText xml:space="preserve">            &lt;xs:annotation&gt;</w:delText>
              </w:r>
            </w:del>
          </w:p>
          <w:p w14:paraId="3FFAD63D" w14:textId="77777777" w:rsidR="00E02224" w:rsidRDefault="00E02224" w:rsidP="00E02224">
            <w:pPr>
              <w:pStyle w:val="XML1"/>
              <w:rPr>
                <w:del w:id="4488" w:author="aas" w:date="2013-10-14T02:06:00Z"/>
              </w:rPr>
            </w:pPr>
            <w:del w:id="4489" w:author="aas" w:date="2013-10-14T02:06:00Z">
              <w:r>
                <w:delText xml:space="preserve">              &lt;xs:documentation&gt;</w:delText>
              </w:r>
            </w:del>
          </w:p>
          <w:p w14:paraId="14F9B6AF" w14:textId="77777777" w:rsidR="00E02224" w:rsidRDefault="00E02224" w:rsidP="00E02224">
            <w:pPr>
              <w:pStyle w:val="XML1"/>
              <w:rPr>
                <w:del w:id="4490" w:author="aas" w:date="2013-10-14T02:06:00Z"/>
              </w:rPr>
            </w:pPr>
            <w:del w:id="4491" w:author="aas" w:date="2013-10-14T02:06:00Z">
              <w:r>
                <w:delText xml:space="preserve">                The MAC address of the remote tunnel</w:delText>
              </w:r>
            </w:del>
          </w:p>
          <w:p w14:paraId="4AE206DB" w14:textId="77777777" w:rsidR="00E02224" w:rsidRDefault="00E02224" w:rsidP="00E02224">
            <w:pPr>
              <w:pStyle w:val="XML1"/>
              <w:rPr>
                <w:del w:id="4492" w:author="aas" w:date="2013-10-14T02:06:00Z"/>
              </w:rPr>
            </w:pPr>
            <w:del w:id="4493" w:author="aas" w:date="2013-10-14T02:06:00Z">
              <w:r>
                <w:delText xml:space="preserve">                endpoint.</w:delText>
              </w:r>
            </w:del>
          </w:p>
          <w:p w14:paraId="5C2DCAA3" w14:textId="77777777" w:rsidR="00E02224" w:rsidRDefault="00E02224" w:rsidP="00E02224">
            <w:pPr>
              <w:pStyle w:val="XML1"/>
              <w:rPr>
                <w:del w:id="4494" w:author="aas" w:date="2013-10-14T02:06:00Z"/>
              </w:rPr>
            </w:pPr>
            <w:del w:id="4495" w:author="aas" w:date="2013-10-14T02:06:00Z">
              <w:r>
                <w:delText xml:space="preserve">              &lt;/xs:documentation&gt;</w:delText>
              </w:r>
            </w:del>
          </w:p>
          <w:p w14:paraId="63C3A934" w14:textId="77777777" w:rsidR="00E02224" w:rsidRDefault="00E02224" w:rsidP="00E02224">
            <w:pPr>
              <w:pStyle w:val="XML1"/>
              <w:rPr>
                <w:del w:id="4496" w:author="aas" w:date="2013-10-14T02:06:00Z"/>
              </w:rPr>
            </w:pPr>
            <w:del w:id="4497" w:author="aas" w:date="2013-10-14T02:06:00Z">
              <w:r>
                <w:delText xml:space="preserve">            &lt;/xs:annotation&gt;</w:delText>
              </w:r>
            </w:del>
          </w:p>
          <w:p w14:paraId="643F0F7F" w14:textId="77777777" w:rsidR="00E02224" w:rsidRDefault="00E02224" w:rsidP="00E02224">
            <w:pPr>
              <w:pStyle w:val="XML1"/>
              <w:rPr>
                <w:del w:id="4498" w:author="aas" w:date="2013-10-14T02:06:00Z"/>
              </w:rPr>
            </w:pPr>
            <w:del w:id="4499" w:author="aas" w:date="2013-10-14T02:06:00Z">
              <w:r>
                <w:delText xml:space="preserve">          &lt;/xs:element&gt;</w:delText>
              </w:r>
            </w:del>
          </w:p>
          <w:p w14:paraId="624272A5" w14:textId="77777777" w:rsidR="00E02224" w:rsidRDefault="00E02224" w:rsidP="00E02224">
            <w:pPr>
              <w:pStyle w:val="XML1"/>
              <w:rPr>
                <w:del w:id="4500" w:author="aas" w:date="2013-10-14T02:06:00Z"/>
              </w:rPr>
            </w:pPr>
            <w:del w:id="4501" w:author="aas" w:date="2013-10-14T02:06:00Z">
              <w:r>
                <w:delText xml:space="preserve">        &lt;/xs:sequence&gt;</w:delText>
              </w:r>
            </w:del>
          </w:p>
          <w:p w14:paraId="2A351948" w14:textId="77777777" w:rsidR="00E02224" w:rsidRDefault="00E02224" w:rsidP="00E02224">
            <w:pPr>
              <w:pStyle w:val="XML1"/>
              <w:rPr>
                <w:del w:id="4502" w:author="aas" w:date="2013-10-14T02:06:00Z"/>
              </w:rPr>
            </w:pPr>
            <w:del w:id="4503" w:author="aas" w:date="2013-10-14T02:06:00Z">
              <w:r>
                <w:delText xml:space="preserve">      &lt;/xs:choice&gt;</w:delText>
              </w:r>
            </w:del>
          </w:p>
          <w:p w14:paraId="5217A3DD" w14:textId="77777777" w:rsidR="00E02224" w:rsidRDefault="00E02224" w:rsidP="00E02224">
            <w:pPr>
              <w:pStyle w:val="XML1"/>
              <w:rPr>
                <w:del w:id="4504" w:author="aas" w:date="2013-10-14T02:06:00Z"/>
              </w:rPr>
            </w:pPr>
            <w:del w:id="4505" w:author="aas" w:date="2013-10-14T02:06:00Z">
              <w:r>
                <w:delText xml:space="preserve">    &lt;/xs:sequence&gt;</w:delText>
              </w:r>
            </w:del>
          </w:p>
          <w:p w14:paraId="6FF644C7" w14:textId="77777777" w:rsidR="00E02224" w:rsidRDefault="00E02224" w:rsidP="00E02224">
            <w:pPr>
              <w:pStyle w:val="XML1"/>
              <w:rPr>
                <w:del w:id="4506" w:author="aas" w:date="2013-10-14T02:06:00Z"/>
              </w:rPr>
            </w:pPr>
            <w:del w:id="4507" w:author="aas" w:date="2013-10-14T02:06:00Z">
              <w:r>
                <w:delText xml:space="preserve">  &lt;/xs:group&gt;</w:delText>
              </w:r>
            </w:del>
          </w:p>
          <w:p w14:paraId="55B96AEC" w14:textId="77777777" w:rsidR="00E02224" w:rsidRDefault="00E02224" w:rsidP="00E02224">
            <w:pPr>
              <w:pStyle w:val="XML1"/>
              <w:rPr>
                <w:del w:id="4508" w:author="aas" w:date="2013-10-14T02:06:00Z"/>
              </w:rPr>
            </w:pPr>
          </w:p>
          <w:p w14:paraId="4547B77A" w14:textId="77777777" w:rsidR="00E02224" w:rsidRDefault="00E02224" w:rsidP="00E02224">
            <w:pPr>
              <w:pStyle w:val="XML1"/>
              <w:rPr>
                <w:del w:id="4509" w:author="aas" w:date="2013-10-14T02:06:00Z"/>
              </w:rPr>
            </w:pPr>
            <w:del w:id="4510" w:author="aas" w:date="2013-10-14T02:06:00Z">
              <w:r>
                <w:delText xml:space="preserve">  &lt;xs:group name="OFPortIPGRETunnelType"&gt;</w:delText>
              </w:r>
            </w:del>
          </w:p>
          <w:p w14:paraId="6B5691B1" w14:textId="77777777" w:rsidR="00E02224" w:rsidRDefault="00E02224" w:rsidP="00E02224">
            <w:pPr>
              <w:pStyle w:val="XML1"/>
              <w:rPr>
                <w:del w:id="4511" w:author="aas" w:date="2013-10-14T02:06:00Z"/>
              </w:rPr>
            </w:pPr>
            <w:del w:id="4512" w:author="aas" w:date="2013-10-14T02:06:00Z">
              <w:r>
                <w:delText xml:space="preserve">    &lt;xs:annotation&gt;</w:delText>
              </w:r>
            </w:del>
          </w:p>
          <w:p w14:paraId="7320335A" w14:textId="77777777" w:rsidR="00E02224" w:rsidRDefault="00E02224" w:rsidP="00E02224">
            <w:pPr>
              <w:pStyle w:val="XML1"/>
              <w:rPr>
                <w:del w:id="4513" w:author="aas" w:date="2013-10-14T02:06:00Z"/>
              </w:rPr>
            </w:pPr>
            <w:del w:id="4514" w:author="aas" w:date="2013-10-14T02:06:00Z">
              <w:r>
                <w:delText xml:space="preserve">      &lt;xs:documentation&gt;</w:delText>
              </w:r>
            </w:del>
          </w:p>
          <w:p w14:paraId="355EEDDF" w14:textId="77777777" w:rsidR="00E02224" w:rsidRDefault="00E02224" w:rsidP="00E02224">
            <w:pPr>
              <w:pStyle w:val="XML1"/>
              <w:rPr>
                <w:del w:id="4515" w:author="aas" w:date="2013-10-14T02:06:00Z"/>
              </w:rPr>
            </w:pPr>
            <w:del w:id="4516" w:author="aas" w:date="2013-10-14T02:06:00Z">
              <w:r>
                <w:delText xml:space="preserve">        Properties of a IP-in-GRE tunnel with key,</w:delText>
              </w:r>
            </w:del>
          </w:p>
          <w:p w14:paraId="15D84653" w14:textId="77777777" w:rsidR="00E02224" w:rsidRDefault="00E02224" w:rsidP="00E02224">
            <w:pPr>
              <w:pStyle w:val="XML1"/>
              <w:rPr>
                <w:del w:id="4517" w:author="aas" w:date="2013-10-14T02:06:00Z"/>
              </w:rPr>
            </w:pPr>
            <w:del w:id="4518" w:author="aas" w:date="2013-10-14T02:06:00Z">
              <w:r>
                <w:delText xml:space="preserve">        checksum, and sequence number information.</w:delText>
              </w:r>
            </w:del>
          </w:p>
          <w:p w14:paraId="250EAE7A" w14:textId="77777777" w:rsidR="00E02224" w:rsidRDefault="00E02224" w:rsidP="00E02224">
            <w:pPr>
              <w:pStyle w:val="XML1"/>
              <w:rPr>
                <w:del w:id="4519" w:author="aas" w:date="2013-10-14T02:06:00Z"/>
              </w:rPr>
            </w:pPr>
            <w:del w:id="4520" w:author="aas" w:date="2013-10-14T02:06:00Z">
              <w:r>
                <w:delText xml:space="preserve">      &lt;/xs:documentation&gt;</w:delText>
              </w:r>
            </w:del>
          </w:p>
          <w:p w14:paraId="3F484D5F" w14:textId="77777777" w:rsidR="00E02224" w:rsidRDefault="00E02224" w:rsidP="00E02224">
            <w:pPr>
              <w:pStyle w:val="XML1"/>
              <w:rPr>
                <w:del w:id="4521" w:author="aas" w:date="2013-10-14T02:06:00Z"/>
              </w:rPr>
            </w:pPr>
            <w:del w:id="4522" w:author="aas" w:date="2013-10-14T02:06:00Z">
              <w:r>
                <w:delText xml:space="preserve">    &lt;/xs:annotation&gt;</w:delText>
              </w:r>
            </w:del>
          </w:p>
          <w:p w14:paraId="53CD0130" w14:textId="77777777" w:rsidR="00E02224" w:rsidRDefault="00E02224" w:rsidP="00E02224">
            <w:pPr>
              <w:pStyle w:val="XML1"/>
              <w:rPr>
                <w:del w:id="4523" w:author="aas" w:date="2013-10-14T02:06:00Z"/>
              </w:rPr>
            </w:pPr>
          </w:p>
          <w:p w14:paraId="7AB379CE" w14:textId="77777777" w:rsidR="00E02224" w:rsidRDefault="00E02224" w:rsidP="00E02224">
            <w:pPr>
              <w:pStyle w:val="XML1"/>
              <w:rPr>
                <w:del w:id="4524" w:author="aas" w:date="2013-10-14T02:06:00Z"/>
              </w:rPr>
            </w:pPr>
            <w:del w:id="4525" w:author="aas" w:date="2013-10-14T02:06:00Z">
              <w:r>
                <w:delText xml:space="preserve">    &lt;xs:sequence&gt;</w:delText>
              </w:r>
            </w:del>
          </w:p>
          <w:p w14:paraId="5254DF34" w14:textId="77777777" w:rsidR="00E02224" w:rsidRDefault="00E02224" w:rsidP="00E02224">
            <w:pPr>
              <w:pStyle w:val="XML1"/>
              <w:rPr>
                <w:del w:id="4526" w:author="aas" w:date="2013-10-14T02:06:00Z"/>
              </w:rPr>
            </w:pPr>
            <w:del w:id="4527" w:author="aas" w:date="2013-10-14T02:06:00Z">
              <w:r>
                <w:delText xml:space="preserve">      &lt;xs:group ref="OFPortBaseTunnelType"/&gt;</w:delText>
              </w:r>
            </w:del>
          </w:p>
          <w:p w14:paraId="1D03A20A" w14:textId="77777777" w:rsidR="00E02224" w:rsidRDefault="00E02224" w:rsidP="00E02224">
            <w:pPr>
              <w:pStyle w:val="XML1"/>
              <w:rPr>
                <w:del w:id="4528" w:author="aas" w:date="2013-10-14T02:06:00Z"/>
              </w:rPr>
            </w:pPr>
            <w:del w:id="4529" w:author="aas" w:date="2013-10-14T02:06:00Z">
              <w:r>
                <w:delText xml:space="preserve">      &lt;xs:element name="checksum-present"  type="xs:boolean"&gt;</w:delText>
              </w:r>
            </w:del>
          </w:p>
          <w:p w14:paraId="2F6C0C6F" w14:textId="77777777" w:rsidR="00E02224" w:rsidRDefault="00E02224" w:rsidP="00E02224">
            <w:pPr>
              <w:pStyle w:val="XML1"/>
              <w:rPr>
                <w:del w:id="4530" w:author="aas" w:date="2013-10-14T02:06:00Z"/>
              </w:rPr>
            </w:pPr>
            <w:del w:id="4531" w:author="aas" w:date="2013-10-14T02:06:00Z">
              <w:r>
                <w:delText xml:space="preserve">        &lt;xs:annotation&gt;</w:delText>
              </w:r>
            </w:del>
          </w:p>
          <w:p w14:paraId="5F25DE02" w14:textId="77777777" w:rsidR="00E02224" w:rsidRDefault="00E02224" w:rsidP="00E02224">
            <w:pPr>
              <w:pStyle w:val="XML1"/>
              <w:rPr>
                <w:del w:id="4532" w:author="aas" w:date="2013-10-14T02:06:00Z"/>
              </w:rPr>
            </w:pPr>
            <w:del w:id="4533" w:author="aas" w:date="2013-10-14T02:06:00Z">
              <w:r>
                <w:delText xml:space="preserve">          &lt;xs:documentation&gt;</w:delText>
              </w:r>
            </w:del>
          </w:p>
          <w:p w14:paraId="4AC2CAD8" w14:textId="77777777" w:rsidR="00E02224" w:rsidRDefault="00E02224" w:rsidP="00E02224">
            <w:pPr>
              <w:pStyle w:val="XML1"/>
              <w:rPr>
                <w:del w:id="4534" w:author="aas" w:date="2013-10-14T02:06:00Z"/>
              </w:rPr>
            </w:pPr>
            <w:del w:id="4535" w:author="aas" w:date="2013-10-14T02:06:00Z">
              <w:r>
                <w:delText xml:space="preserve">            Indicates presence of the GRE checksum.</w:delText>
              </w:r>
            </w:del>
          </w:p>
          <w:p w14:paraId="2DEC8B53" w14:textId="77777777" w:rsidR="00E02224" w:rsidRDefault="00E02224" w:rsidP="00E02224">
            <w:pPr>
              <w:pStyle w:val="XML1"/>
              <w:rPr>
                <w:del w:id="4536" w:author="aas" w:date="2013-10-14T02:06:00Z"/>
              </w:rPr>
            </w:pPr>
            <w:del w:id="4537" w:author="aas" w:date="2013-10-14T02:06:00Z">
              <w:r>
                <w:delText xml:space="preserve">          &lt;/xs:documentation&gt;</w:delText>
              </w:r>
            </w:del>
          </w:p>
          <w:p w14:paraId="66A9B43C" w14:textId="77777777" w:rsidR="00E02224" w:rsidRDefault="00E02224" w:rsidP="00E02224">
            <w:pPr>
              <w:pStyle w:val="XML1"/>
              <w:rPr>
                <w:del w:id="4538" w:author="aas" w:date="2013-10-14T02:06:00Z"/>
              </w:rPr>
            </w:pPr>
            <w:del w:id="4539" w:author="aas" w:date="2013-10-14T02:06:00Z">
              <w:r>
                <w:delText xml:space="preserve">        &lt;/xs:annotation&gt;</w:delText>
              </w:r>
            </w:del>
          </w:p>
          <w:p w14:paraId="17744DC5" w14:textId="77777777" w:rsidR="00E02224" w:rsidRDefault="00E02224" w:rsidP="00E02224">
            <w:pPr>
              <w:pStyle w:val="XML1"/>
              <w:rPr>
                <w:del w:id="4540" w:author="aas" w:date="2013-10-14T02:06:00Z"/>
              </w:rPr>
            </w:pPr>
            <w:del w:id="4541" w:author="aas" w:date="2013-10-14T02:06:00Z">
              <w:r>
                <w:delText xml:space="preserve">      &lt;/xs:element&gt;</w:delText>
              </w:r>
            </w:del>
          </w:p>
          <w:p w14:paraId="63D84E97" w14:textId="77777777" w:rsidR="00E02224" w:rsidRDefault="00E02224" w:rsidP="00E02224">
            <w:pPr>
              <w:pStyle w:val="XML1"/>
              <w:rPr>
                <w:del w:id="4542" w:author="aas" w:date="2013-10-14T02:06:00Z"/>
              </w:rPr>
            </w:pPr>
            <w:del w:id="4543" w:author="aas" w:date="2013-10-14T02:06:00Z">
              <w:r>
                <w:delText xml:space="preserve">      &lt;xs:element name="key-present"  type="xs:boolean"&gt;</w:delText>
              </w:r>
            </w:del>
          </w:p>
          <w:p w14:paraId="7C4BD064" w14:textId="77777777" w:rsidR="00E02224" w:rsidRDefault="00E02224" w:rsidP="00E02224">
            <w:pPr>
              <w:pStyle w:val="XML1"/>
              <w:rPr>
                <w:del w:id="4544" w:author="aas" w:date="2013-10-14T02:06:00Z"/>
              </w:rPr>
            </w:pPr>
            <w:del w:id="4545" w:author="aas" w:date="2013-10-14T02:06:00Z">
              <w:r>
                <w:delText xml:space="preserve">        &lt;xs:annotation&gt;</w:delText>
              </w:r>
            </w:del>
          </w:p>
          <w:p w14:paraId="03868EDB" w14:textId="77777777" w:rsidR="00E02224" w:rsidRDefault="00E02224" w:rsidP="00E02224">
            <w:pPr>
              <w:pStyle w:val="XML1"/>
              <w:rPr>
                <w:del w:id="4546" w:author="aas" w:date="2013-10-14T02:06:00Z"/>
              </w:rPr>
            </w:pPr>
            <w:del w:id="4547" w:author="aas" w:date="2013-10-14T02:06:00Z">
              <w:r>
                <w:delText xml:space="preserve">          &lt;xs:documentation&gt;</w:delText>
              </w:r>
            </w:del>
          </w:p>
          <w:p w14:paraId="5C232B38" w14:textId="77777777" w:rsidR="00E02224" w:rsidRDefault="00E02224" w:rsidP="00E02224">
            <w:pPr>
              <w:pStyle w:val="XML1"/>
              <w:rPr>
                <w:del w:id="4548" w:author="aas" w:date="2013-10-14T02:06:00Z"/>
              </w:rPr>
            </w:pPr>
            <w:del w:id="4549" w:author="aas" w:date="2013-10-14T02:06:00Z">
              <w:r>
                <w:delText xml:space="preserve">            Indicates presence of the GRE key.</w:delText>
              </w:r>
            </w:del>
          </w:p>
          <w:p w14:paraId="4C3DDE02" w14:textId="77777777" w:rsidR="00E02224" w:rsidRDefault="00E02224" w:rsidP="00E02224">
            <w:pPr>
              <w:pStyle w:val="XML1"/>
              <w:rPr>
                <w:del w:id="4550" w:author="aas" w:date="2013-10-14T02:06:00Z"/>
              </w:rPr>
            </w:pPr>
            <w:del w:id="4551" w:author="aas" w:date="2013-10-14T02:06:00Z">
              <w:r>
                <w:delText xml:space="preserve">          &lt;/xs:documentation&gt;</w:delText>
              </w:r>
            </w:del>
          </w:p>
          <w:p w14:paraId="7C7AC452" w14:textId="77777777" w:rsidR="00E02224" w:rsidRDefault="00E02224" w:rsidP="00E02224">
            <w:pPr>
              <w:pStyle w:val="XML1"/>
              <w:rPr>
                <w:del w:id="4552" w:author="aas" w:date="2013-10-14T02:06:00Z"/>
              </w:rPr>
            </w:pPr>
            <w:del w:id="4553" w:author="aas" w:date="2013-10-14T02:06:00Z">
              <w:r>
                <w:delText xml:space="preserve">        &lt;/xs:annotation&gt;</w:delText>
              </w:r>
            </w:del>
          </w:p>
          <w:p w14:paraId="0CCA7694" w14:textId="77777777" w:rsidR="00E02224" w:rsidRDefault="00E02224" w:rsidP="00E02224">
            <w:pPr>
              <w:pStyle w:val="XML1"/>
              <w:rPr>
                <w:del w:id="4554" w:author="aas" w:date="2013-10-14T02:06:00Z"/>
              </w:rPr>
            </w:pPr>
            <w:del w:id="4555" w:author="aas" w:date="2013-10-14T02:06:00Z">
              <w:r>
                <w:delText xml:space="preserve">      &lt;/xs:element&gt;</w:delText>
              </w:r>
            </w:del>
          </w:p>
          <w:p w14:paraId="4E33B7BF" w14:textId="77777777" w:rsidR="00E02224" w:rsidRDefault="00E02224" w:rsidP="00E02224">
            <w:pPr>
              <w:pStyle w:val="XML1"/>
              <w:rPr>
                <w:del w:id="4556" w:author="aas" w:date="2013-10-14T02:06:00Z"/>
              </w:rPr>
            </w:pPr>
            <w:del w:id="4557" w:author="aas" w:date="2013-10-14T02:06:00Z">
              <w:r>
                <w:delText xml:space="preserve">      &lt;xs:element name="key"  type="xs:unsignedInt"&gt;</w:delText>
              </w:r>
            </w:del>
          </w:p>
          <w:p w14:paraId="311D0C21" w14:textId="77777777" w:rsidR="00E02224" w:rsidRDefault="00E02224" w:rsidP="00E02224">
            <w:pPr>
              <w:pStyle w:val="XML1"/>
              <w:rPr>
                <w:del w:id="4558" w:author="aas" w:date="2013-10-14T02:06:00Z"/>
              </w:rPr>
            </w:pPr>
            <w:del w:id="4559" w:author="aas" w:date="2013-10-14T02:06:00Z">
              <w:r>
                <w:delText xml:space="preserve">        &lt;xs:annotation&gt;</w:delText>
              </w:r>
            </w:del>
          </w:p>
          <w:p w14:paraId="42671D7D" w14:textId="77777777" w:rsidR="00E02224" w:rsidRDefault="00E02224" w:rsidP="00E02224">
            <w:pPr>
              <w:pStyle w:val="XML1"/>
              <w:rPr>
                <w:del w:id="4560" w:author="aas" w:date="2013-10-14T02:06:00Z"/>
              </w:rPr>
            </w:pPr>
            <w:del w:id="4561" w:author="aas" w:date="2013-10-14T02:06:00Z">
              <w:r>
                <w:delText xml:space="preserve">          &lt;xs:documentation&gt;</w:delText>
              </w:r>
            </w:del>
          </w:p>
          <w:p w14:paraId="08E3138A" w14:textId="77777777" w:rsidR="00E02224" w:rsidRDefault="00E02224" w:rsidP="00E02224">
            <w:pPr>
              <w:pStyle w:val="XML1"/>
              <w:rPr>
                <w:del w:id="4562" w:author="aas" w:date="2013-10-14T02:06:00Z"/>
              </w:rPr>
            </w:pPr>
            <w:del w:id="4563" w:author="aas" w:date="2013-10-14T02:06:00Z">
              <w:r>
                <w:delText xml:space="preserve">            The (optional) key of the GRE tunnel.  It MAY</w:delText>
              </w:r>
            </w:del>
          </w:p>
          <w:p w14:paraId="0A71416B" w14:textId="77777777" w:rsidR="00E02224" w:rsidRDefault="00E02224" w:rsidP="00E02224">
            <w:pPr>
              <w:pStyle w:val="XML1"/>
              <w:rPr>
                <w:del w:id="4564" w:author="aas" w:date="2013-10-14T02:06:00Z"/>
              </w:rPr>
            </w:pPr>
            <w:del w:id="4565" w:author="aas" w:date="2013-10-14T02:06:00Z">
              <w:r>
                <w:delText xml:space="preserve">            be used to set the OXM_OF_TUNNEL_ID match field metadata </w:delText>
              </w:r>
            </w:del>
          </w:p>
          <w:p w14:paraId="35E766C3" w14:textId="77777777" w:rsidR="00E02224" w:rsidRDefault="00E02224" w:rsidP="00E02224">
            <w:pPr>
              <w:pStyle w:val="XML1"/>
              <w:rPr>
                <w:del w:id="4566" w:author="aas" w:date="2013-10-14T02:06:00Z"/>
              </w:rPr>
            </w:pPr>
            <w:del w:id="4567" w:author="aas" w:date="2013-10-14T02:06:00Z">
              <w:r>
                <w:delText xml:space="preserve">            in the OpenFlow protocol</w:delText>
              </w:r>
            </w:del>
          </w:p>
          <w:p w14:paraId="095E05DC" w14:textId="77777777" w:rsidR="00E02224" w:rsidRDefault="00E02224" w:rsidP="00E02224">
            <w:pPr>
              <w:pStyle w:val="XML1"/>
              <w:rPr>
                <w:del w:id="4568" w:author="aas" w:date="2013-10-14T02:06:00Z"/>
              </w:rPr>
            </w:pPr>
            <w:del w:id="4569" w:author="aas" w:date="2013-10-14T02:06:00Z">
              <w:r>
                <w:delText xml:space="preserve">          &lt;/xs:documentation&gt;</w:delText>
              </w:r>
            </w:del>
          </w:p>
          <w:p w14:paraId="7713732E" w14:textId="77777777" w:rsidR="00E02224" w:rsidRDefault="00E02224" w:rsidP="00E02224">
            <w:pPr>
              <w:pStyle w:val="XML1"/>
              <w:rPr>
                <w:del w:id="4570" w:author="aas" w:date="2013-10-14T02:06:00Z"/>
              </w:rPr>
            </w:pPr>
            <w:del w:id="4571" w:author="aas" w:date="2013-10-14T02:06:00Z">
              <w:r>
                <w:delText xml:space="preserve">        &lt;/xs:annotation&gt;</w:delText>
              </w:r>
            </w:del>
          </w:p>
          <w:p w14:paraId="403696A2" w14:textId="77777777" w:rsidR="00E02224" w:rsidRDefault="00E02224" w:rsidP="00E02224">
            <w:pPr>
              <w:pStyle w:val="XML1"/>
              <w:rPr>
                <w:del w:id="4572" w:author="aas" w:date="2013-10-14T02:06:00Z"/>
              </w:rPr>
            </w:pPr>
            <w:del w:id="4573" w:author="aas" w:date="2013-10-14T02:06:00Z">
              <w:r>
                <w:delText xml:space="preserve">      &lt;/xs:element&gt;</w:delText>
              </w:r>
            </w:del>
          </w:p>
          <w:p w14:paraId="093DA67D" w14:textId="77777777" w:rsidR="00E02224" w:rsidRDefault="00E02224" w:rsidP="00E02224">
            <w:pPr>
              <w:pStyle w:val="XML1"/>
              <w:rPr>
                <w:del w:id="4574" w:author="aas" w:date="2013-10-14T02:06:00Z"/>
              </w:rPr>
            </w:pPr>
            <w:del w:id="4575" w:author="aas" w:date="2013-10-14T02:06:00Z">
              <w:r>
                <w:delText xml:space="preserve">      &lt;xs:element name="sequence-number-present"  type="xs:boolean"&gt;</w:delText>
              </w:r>
            </w:del>
          </w:p>
          <w:p w14:paraId="1D28B086" w14:textId="77777777" w:rsidR="00E02224" w:rsidRDefault="00E02224" w:rsidP="00E02224">
            <w:pPr>
              <w:pStyle w:val="XML1"/>
              <w:rPr>
                <w:del w:id="4576" w:author="aas" w:date="2013-10-14T02:06:00Z"/>
              </w:rPr>
            </w:pPr>
            <w:del w:id="4577" w:author="aas" w:date="2013-10-14T02:06:00Z">
              <w:r>
                <w:delText xml:space="preserve">        &lt;xs:annotation&gt;</w:delText>
              </w:r>
            </w:del>
          </w:p>
          <w:p w14:paraId="3D08D77A" w14:textId="77777777" w:rsidR="00E02224" w:rsidRDefault="00E02224" w:rsidP="00E02224">
            <w:pPr>
              <w:pStyle w:val="XML1"/>
              <w:rPr>
                <w:del w:id="4578" w:author="aas" w:date="2013-10-14T02:06:00Z"/>
              </w:rPr>
            </w:pPr>
            <w:del w:id="4579" w:author="aas" w:date="2013-10-14T02:06:00Z">
              <w:r>
                <w:delText xml:space="preserve">          &lt;xs:documentation&gt;</w:delText>
              </w:r>
            </w:del>
          </w:p>
          <w:p w14:paraId="173F3226" w14:textId="77777777" w:rsidR="00E02224" w:rsidRDefault="00E02224" w:rsidP="00E02224">
            <w:pPr>
              <w:pStyle w:val="XML1"/>
              <w:rPr>
                <w:del w:id="4580" w:author="aas" w:date="2013-10-14T02:06:00Z"/>
              </w:rPr>
            </w:pPr>
            <w:del w:id="4581" w:author="aas" w:date="2013-10-14T02:06:00Z">
              <w:r>
                <w:delText xml:space="preserve">            Indicates presence of the GRE sequence</w:delText>
              </w:r>
            </w:del>
          </w:p>
          <w:p w14:paraId="6E739293" w14:textId="77777777" w:rsidR="00E02224" w:rsidRDefault="00E02224" w:rsidP="00E02224">
            <w:pPr>
              <w:pStyle w:val="XML1"/>
              <w:rPr>
                <w:del w:id="4582" w:author="aas" w:date="2013-10-14T02:06:00Z"/>
              </w:rPr>
            </w:pPr>
            <w:del w:id="4583" w:author="aas" w:date="2013-10-14T02:06:00Z">
              <w:r>
                <w:delText xml:space="preserve">            number.</w:delText>
              </w:r>
            </w:del>
          </w:p>
          <w:p w14:paraId="62CB0923" w14:textId="77777777" w:rsidR="00E02224" w:rsidRDefault="00E02224" w:rsidP="00E02224">
            <w:pPr>
              <w:pStyle w:val="XML1"/>
              <w:rPr>
                <w:del w:id="4584" w:author="aas" w:date="2013-10-14T02:06:00Z"/>
              </w:rPr>
            </w:pPr>
            <w:del w:id="4585" w:author="aas" w:date="2013-10-14T02:06:00Z">
              <w:r>
                <w:delText xml:space="preserve">          &lt;/xs:documentation&gt;</w:delText>
              </w:r>
            </w:del>
          </w:p>
          <w:p w14:paraId="222A67BF" w14:textId="77777777" w:rsidR="00E02224" w:rsidRDefault="00E02224" w:rsidP="00E02224">
            <w:pPr>
              <w:pStyle w:val="XML1"/>
              <w:rPr>
                <w:del w:id="4586" w:author="aas" w:date="2013-10-14T02:06:00Z"/>
              </w:rPr>
            </w:pPr>
            <w:del w:id="4587" w:author="aas" w:date="2013-10-14T02:06:00Z">
              <w:r>
                <w:delText xml:space="preserve">        &lt;/xs:annotation&gt;</w:delText>
              </w:r>
            </w:del>
          </w:p>
          <w:p w14:paraId="4FDAD0AB" w14:textId="77777777" w:rsidR="00E02224" w:rsidRDefault="00E02224" w:rsidP="00E02224">
            <w:pPr>
              <w:pStyle w:val="XML1"/>
              <w:rPr>
                <w:del w:id="4588" w:author="aas" w:date="2013-10-14T02:06:00Z"/>
              </w:rPr>
            </w:pPr>
            <w:del w:id="4589" w:author="aas" w:date="2013-10-14T02:06:00Z">
              <w:r>
                <w:delText xml:space="preserve">      &lt;/xs:element&gt;</w:delText>
              </w:r>
            </w:del>
          </w:p>
          <w:p w14:paraId="18841880" w14:textId="77777777" w:rsidR="00E02224" w:rsidRDefault="00E02224" w:rsidP="00E02224">
            <w:pPr>
              <w:pStyle w:val="XML1"/>
              <w:rPr>
                <w:del w:id="4590" w:author="aas" w:date="2013-10-14T02:06:00Z"/>
              </w:rPr>
            </w:pPr>
            <w:del w:id="4591" w:author="aas" w:date="2013-10-14T02:06:00Z">
              <w:r>
                <w:delText xml:space="preserve">    &lt;/xs:sequence&gt;</w:delText>
              </w:r>
            </w:del>
          </w:p>
          <w:p w14:paraId="1EAC9AF4" w14:textId="77777777" w:rsidR="00E02224" w:rsidRDefault="00E02224" w:rsidP="00E02224">
            <w:pPr>
              <w:pStyle w:val="XML1"/>
              <w:rPr>
                <w:del w:id="4592" w:author="aas" w:date="2013-10-14T02:06:00Z"/>
              </w:rPr>
            </w:pPr>
            <w:del w:id="4593" w:author="aas" w:date="2013-10-14T02:06:00Z">
              <w:r>
                <w:delText xml:space="preserve">  &lt;/xs:group&gt;</w:delText>
              </w:r>
            </w:del>
          </w:p>
          <w:p w14:paraId="5EC13BCF" w14:textId="77777777" w:rsidR="00E02224" w:rsidRDefault="00E02224" w:rsidP="00E02224">
            <w:pPr>
              <w:pStyle w:val="XML1"/>
              <w:rPr>
                <w:del w:id="4594" w:author="aas" w:date="2013-10-14T02:06:00Z"/>
              </w:rPr>
            </w:pPr>
          </w:p>
          <w:p w14:paraId="362064BE" w14:textId="77777777" w:rsidR="00E02224" w:rsidRDefault="00E02224" w:rsidP="00E02224">
            <w:pPr>
              <w:pStyle w:val="XML1"/>
              <w:rPr>
                <w:del w:id="4595" w:author="aas" w:date="2013-10-14T02:06:00Z"/>
              </w:rPr>
            </w:pPr>
            <w:del w:id="4596" w:author="aas" w:date="2013-10-14T02:06:00Z">
              <w:r>
                <w:delText xml:space="preserve">  &lt;xs:group name="OFPortVXLANTunnelType"&gt;</w:delText>
              </w:r>
            </w:del>
          </w:p>
          <w:p w14:paraId="13C5A01F" w14:textId="77777777" w:rsidR="00E02224" w:rsidRDefault="00E02224" w:rsidP="00E02224">
            <w:pPr>
              <w:pStyle w:val="XML1"/>
              <w:rPr>
                <w:del w:id="4597" w:author="aas" w:date="2013-10-14T02:06:00Z"/>
              </w:rPr>
            </w:pPr>
            <w:del w:id="4598" w:author="aas" w:date="2013-10-14T02:06:00Z">
              <w:r>
                <w:delText xml:space="preserve">    &lt;xs:annotation&gt;</w:delText>
              </w:r>
            </w:del>
          </w:p>
          <w:p w14:paraId="1F9C8999" w14:textId="77777777" w:rsidR="00E02224" w:rsidRDefault="00E02224" w:rsidP="00E02224">
            <w:pPr>
              <w:pStyle w:val="XML1"/>
              <w:rPr>
                <w:del w:id="4599" w:author="aas" w:date="2013-10-14T02:06:00Z"/>
              </w:rPr>
            </w:pPr>
            <w:del w:id="4600" w:author="aas" w:date="2013-10-14T02:06:00Z">
              <w:r>
                <w:delText xml:space="preserve">      &lt;xs:documentation&gt;</w:delText>
              </w:r>
            </w:del>
          </w:p>
          <w:p w14:paraId="53577F3C" w14:textId="77777777" w:rsidR="00E02224" w:rsidRDefault="00E02224" w:rsidP="00E02224">
            <w:pPr>
              <w:pStyle w:val="XML1"/>
              <w:rPr>
                <w:del w:id="4601" w:author="aas" w:date="2013-10-14T02:06:00Z"/>
              </w:rPr>
            </w:pPr>
            <w:del w:id="4602" w:author="aas" w:date="2013-10-14T02:06:00Z">
              <w:r>
                <w:delText xml:space="preserve">        Properties of a VxLAN tunnel.</w:delText>
              </w:r>
            </w:del>
          </w:p>
          <w:p w14:paraId="5EB8F3AB" w14:textId="77777777" w:rsidR="00E02224" w:rsidRDefault="00E02224" w:rsidP="00E02224">
            <w:pPr>
              <w:pStyle w:val="XML1"/>
              <w:rPr>
                <w:del w:id="4603" w:author="aas" w:date="2013-10-14T02:06:00Z"/>
              </w:rPr>
            </w:pPr>
            <w:del w:id="4604" w:author="aas" w:date="2013-10-14T02:06:00Z">
              <w:r>
                <w:delText xml:space="preserve">      &lt;/xs:documentation&gt;</w:delText>
              </w:r>
            </w:del>
          </w:p>
          <w:p w14:paraId="7868BCE9" w14:textId="77777777" w:rsidR="00E02224" w:rsidRDefault="00E02224" w:rsidP="00E02224">
            <w:pPr>
              <w:pStyle w:val="XML1"/>
              <w:rPr>
                <w:del w:id="4605" w:author="aas" w:date="2013-10-14T02:06:00Z"/>
              </w:rPr>
            </w:pPr>
            <w:del w:id="4606" w:author="aas" w:date="2013-10-14T02:06:00Z">
              <w:r>
                <w:delText xml:space="preserve">    &lt;/xs:annotation&gt;</w:delText>
              </w:r>
            </w:del>
          </w:p>
          <w:p w14:paraId="65243605" w14:textId="77777777" w:rsidR="00E02224" w:rsidRDefault="00E02224" w:rsidP="00E02224">
            <w:pPr>
              <w:pStyle w:val="XML1"/>
              <w:rPr>
                <w:del w:id="4607" w:author="aas" w:date="2013-10-14T02:06:00Z"/>
              </w:rPr>
            </w:pPr>
          </w:p>
          <w:p w14:paraId="393955ED" w14:textId="77777777" w:rsidR="00E02224" w:rsidRDefault="00E02224" w:rsidP="00E02224">
            <w:pPr>
              <w:pStyle w:val="XML1"/>
              <w:rPr>
                <w:del w:id="4608" w:author="aas" w:date="2013-10-14T02:06:00Z"/>
              </w:rPr>
            </w:pPr>
            <w:del w:id="4609" w:author="aas" w:date="2013-10-14T02:06:00Z">
              <w:r>
                <w:delText xml:space="preserve">    &lt;xs:sequence&gt;</w:delText>
              </w:r>
            </w:del>
          </w:p>
          <w:p w14:paraId="67A24574" w14:textId="77777777" w:rsidR="00E02224" w:rsidRDefault="00E02224" w:rsidP="00E02224">
            <w:pPr>
              <w:pStyle w:val="XML1"/>
              <w:rPr>
                <w:del w:id="4610" w:author="aas" w:date="2013-10-14T02:06:00Z"/>
              </w:rPr>
            </w:pPr>
            <w:del w:id="4611" w:author="aas" w:date="2013-10-14T02:06:00Z">
              <w:r>
                <w:delText xml:space="preserve">      &lt;xs:group ref="OFPortBaseTunnelType"/&gt;</w:delText>
              </w:r>
            </w:del>
          </w:p>
          <w:p w14:paraId="574F639B" w14:textId="77777777" w:rsidR="00E02224" w:rsidRDefault="00E02224" w:rsidP="00E02224">
            <w:pPr>
              <w:pStyle w:val="XML1"/>
              <w:rPr>
                <w:del w:id="4612" w:author="aas" w:date="2013-10-14T02:06:00Z"/>
              </w:rPr>
            </w:pPr>
            <w:del w:id="4613" w:author="aas" w:date="2013-10-14T02:06:00Z">
              <w:r>
                <w:delText xml:space="preserve">      &lt;xs:element name="vni-valid"  type="xs:boolean"&gt;</w:delText>
              </w:r>
            </w:del>
          </w:p>
          <w:p w14:paraId="1BAD23CD" w14:textId="77777777" w:rsidR="00E02224" w:rsidRDefault="00E02224" w:rsidP="00E02224">
            <w:pPr>
              <w:pStyle w:val="XML1"/>
              <w:rPr>
                <w:del w:id="4614" w:author="aas" w:date="2013-10-14T02:06:00Z"/>
              </w:rPr>
            </w:pPr>
            <w:del w:id="4615" w:author="aas" w:date="2013-10-14T02:06:00Z">
              <w:r>
                <w:delText xml:space="preserve">        &lt;xs:annotation&gt;</w:delText>
              </w:r>
            </w:del>
          </w:p>
          <w:p w14:paraId="5C4337ED" w14:textId="77777777" w:rsidR="00E02224" w:rsidRDefault="00E02224" w:rsidP="00E02224">
            <w:pPr>
              <w:pStyle w:val="XML1"/>
              <w:rPr>
                <w:del w:id="4616" w:author="aas" w:date="2013-10-14T02:06:00Z"/>
              </w:rPr>
            </w:pPr>
            <w:del w:id="4617" w:author="aas" w:date="2013-10-14T02:06:00Z">
              <w:r>
                <w:delText xml:space="preserve">          &lt;xs:documentation&gt;</w:delText>
              </w:r>
            </w:del>
          </w:p>
          <w:p w14:paraId="19C571BE" w14:textId="77777777" w:rsidR="00E02224" w:rsidRDefault="00E02224" w:rsidP="00E02224">
            <w:pPr>
              <w:pStyle w:val="XML1"/>
              <w:rPr>
                <w:del w:id="4618" w:author="aas" w:date="2013-10-14T02:06:00Z"/>
              </w:rPr>
            </w:pPr>
            <w:del w:id="4619" w:author="aas" w:date="2013-10-14T02:06:00Z">
              <w:r>
                <w:delText xml:space="preserve">            Indicates how the corresponding flag should be</w:delText>
              </w:r>
            </w:del>
          </w:p>
          <w:p w14:paraId="46A9360D" w14:textId="77777777" w:rsidR="00E02224" w:rsidRDefault="00E02224" w:rsidP="00E02224">
            <w:pPr>
              <w:pStyle w:val="XML1"/>
              <w:rPr>
                <w:del w:id="4620" w:author="aas" w:date="2013-10-14T02:06:00Z"/>
              </w:rPr>
            </w:pPr>
            <w:del w:id="4621" w:author="aas" w:date="2013-10-14T02:06:00Z">
              <w:r>
                <w:delText xml:space="preserve">            set in packets sent on the tunnel.</w:delText>
              </w:r>
            </w:del>
          </w:p>
          <w:p w14:paraId="648B7B1E" w14:textId="77777777" w:rsidR="00E02224" w:rsidRDefault="00E02224" w:rsidP="00E02224">
            <w:pPr>
              <w:pStyle w:val="XML1"/>
              <w:rPr>
                <w:del w:id="4622" w:author="aas" w:date="2013-10-14T02:06:00Z"/>
              </w:rPr>
            </w:pPr>
            <w:del w:id="4623" w:author="aas" w:date="2013-10-14T02:06:00Z">
              <w:r>
                <w:delText xml:space="preserve">          &lt;/xs:documentation&gt;</w:delText>
              </w:r>
            </w:del>
          </w:p>
          <w:p w14:paraId="55FF2B67" w14:textId="77777777" w:rsidR="00E02224" w:rsidRDefault="00E02224" w:rsidP="00E02224">
            <w:pPr>
              <w:pStyle w:val="XML1"/>
              <w:rPr>
                <w:del w:id="4624" w:author="aas" w:date="2013-10-14T02:06:00Z"/>
              </w:rPr>
            </w:pPr>
            <w:del w:id="4625" w:author="aas" w:date="2013-10-14T02:06:00Z">
              <w:r>
                <w:delText xml:space="preserve">        &lt;/xs:annotation&gt;</w:delText>
              </w:r>
            </w:del>
          </w:p>
          <w:p w14:paraId="3930F1C6" w14:textId="77777777" w:rsidR="00E02224" w:rsidRDefault="00E02224" w:rsidP="00E02224">
            <w:pPr>
              <w:pStyle w:val="XML1"/>
              <w:rPr>
                <w:del w:id="4626" w:author="aas" w:date="2013-10-14T02:06:00Z"/>
              </w:rPr>
            </w:pPr>
            <w:del w:id="4627" w:author="aas" w:date="2013-10-14T02:06:00Z">
              <w:r>
                <w:delText xml:space="preserve">      &lt;/xs:element&gt;</w:delText>
              </w:r>
            </w:del>
          </w:p>
          <w:p w14:paraId="25B80D3A" w14:textId="77777777" w:rsidR="00E02224" w:rsidRDefault="00E02224" w:rsidP="00E02224">
            <w:pPr>
              <w:pStyle w:val="XML1"/>
              <w:rPr>
                <w:del w:id="4628" w:author="aas" w:date="2013-10-14T02:06:00Z"/>
              </w:rPr>
            </w:pPr>
            <w:del w:id="4629" w:author="aas" w:date="2013-10-14T02:06:00Z">
              <w:r>
                <w:delText xml:space="preserve">      &lt;xs:element name="vni"  type="xs:unsignedInt"&gt;</w:delText>
              </w:r>
            </w:del>
          </w:p>
          <w:p w14:paraId="20E02AD0" w14:textId="77777777" w:rsidR="00E02224" w:rsidRDefault="00E02224" w:rsidP="00E02224">
            <w:pPr>
              <w:pStyle w:val="XML1"/>
              <w:rPr>
                <w:del w:id="4630" w:author="aas" w:date="2013-10-14T02:06:00Z"/>
              </w:rPr>
            </w:pPr>
            <w:del w:id="4631" w:author="aas" w:date="2013-10-14T02:06:00Z">
              <w:r>
                <w:delText xml:space="preserve">        &lt;xs:annotation&gt;</w:delText>
              </w:r>
            </w:del>
          </w:p>
          <w:p w14:paraId="52D71EA4" w14:textId="77777777" w:rsidR="00E02224" w:rsidRDefault="00E02224" w:rsidP="00E02224">
            <w:pPr>
              <w:pStyle w:val="XML1"/>
              <w:rPr>
                <w:del w:id="4632" w:author="aas" w:date="2013-10-14T02:06:00Z"/>
              </w:rPr>
            </w:pPr>
            <w:del w:id="4633" w:author="aas" w:date="2013-10-14T02:06:00Z">
              <w:r>
                <w:delText xml:space="preserve">          &lt;xs:documentation&gt;</w:delText>
              </w:r>
            </w:del>
          </w:p>
          <w:p w14:paraId="21BF5272" w14:textId="77777777" w:rsidR="00E02224" w:rsidRDefault="00E02224" w:rsidP="00E02224">
            <w:pPr>
              <w:pStyle w:val="XML1"/>
              <w:rPr>
                <w:del w:id="4634" w:author="aas" w:date="2013-10-14T02:06:00Z"/>
              </w:rPr>
            </w:pPr>
            <w:del w:id="4635" w:author="aas" w:date="2013-10-14T02:06:00Z">
              <w:r>
                <w:delText xml:space="preserve">            Virtual network identifier assigned to all</w:delText>
              </w:r>
            </w:del>
          </w:p>
          <w:p w14:paraId="43CAA339" w14:textId="77777777" w:rsidR="00E02224" w:rsidRDefault="00E02224" w:rsidP="00E02224">
            <w:pPr>
              <w:pStyle w:val="XML1"/>
              <w:rPr>
                <w:del w:id="4636" w:author="aas" w:date="2013-10-14T02:06:00Z"/>
              </w:rPr>
            </w:pPr>
            <w:del w:id="4637" w:author="aas" w:date="2013-10-14T02:06:00Z">
              <w:r>
                <w:delText xml:space="preserve">            packets sent on the tunnel.  A VxLAN  implementation MAY </w:delText>
              </w:r>
            </w:del>
          </w:p>
          <w:p w14:paraId="4FE4AA4E" w14:textId="77777777" w:rsidR="00E02224" w:rsidRDefault="00E02224" w:rsidP="00E02224">
            <w:pPr>
              <w:pStyle w:val="XML1"/>
              <w:rPr>
                <w:del w:id="4638" w:author="aas" w:date="2013-10-14T02:06:00Z"/>
              </w:rPr>
            </w:pPr>
            <w:del w:id="4639" w:author="aas" w:date="2013-10-14T02:06:00Z">
              <w:r>
                <w:delText xml:space="preserve">            use the this element to set the OXM_OF_TUNNEL_ID match </w:delText>
              </w:r>
            </w:del>
          </w:p>
          <w:p w14:paraId="1266620F" w14:textId="77777777" w:rsidR="00E02224" w:rsidRDefault="00E02224" w:rsidP="00E02224">
            <w:pPr>
              <w:pStyle w:val="XML1"/>
              <w:rPr>
                <w:del w:id="4640" w:author="aas" w:date="2013-10-14T02:06:00Z"/>
              </w:rPr>
            </w:pPr>
            <w:del w:id="4641" w:author="aas" w:date="2013-10-14T02:06:00Z">
              <w:r>
                <w:delText xml:space="preserve">            field metadata in the OpenFlow protocol.</w:delText>
              </w:r>
            </w:del>
          </w:p>
          <w:p w14:paraId="7CCC8641" w14:textId="77777777" w:rsidR="00E02224" w:rsidRDefault="00E02224" w:rsidP="00E02224">
            <w:pPr>
              <w:pStyle w:val="XML1"/>
              <w:rPr>
                <w:del w:id="4642" w:author="aas" w:date="2013-10-14T02:06:00Z"/>
              </w:rPr>
            </w:pPr>
            <w:del w:id="4643" w:author="aas" w:date="2013-10-14T02:06:00Z">
              <w:r>
                <w:delText xml:space="preserve">          &lt;/xs:documentation&gt;</w:delText>
              </w:r>
            </w:del>
          </w:p>
          <w:p w14:paraId="4D475D47" w14:textId="77777777" w:rsidR="00E02224" w:rsidRDefault="00E02224" w:rsidP="00E02224">
            <w:pPr>
              <w:pStyle w:val="XML1"/>
              <w:rPr>
                <w:del w:id="4644" w:author="aas" w:date="2013-10-14T02:06:00Z"/>
              </w:rPr>
            </w:pPr>
            <w:del w:id="4645" w:author="aas" w:date="2013-10-14T02:06:00Z">
              <w:r>
                <w:delText xml:space="preserve">        &lt;/xs:annotation&gt;</w:delText>
              </w:r>
            </w:del>
          </w:p>
          <w:p w14:paraId="45D25BC3" w14:textId="77777777" w:rsidR="00E02224" w:rsidRDefault="00E02224" w:rsidP="00E02224">
            <w:pPr>
              <w:pStyle w:val="XML1"/>
              <w:rPr>
                <w:del w:id="4646" w:author="aas" w:date="2013-10-14T02:06:00Z"/>
              </w:rPr>
            </w:pPr>
            <w:del w:id="4647" w:author="aas" w:date="2013-10-14T02:06:00Z">
              <w:r>
                <w:delText xml:space="preserve">      &lt;/xs:element&gt;</w:delText>
              </w:r>
            </w:del>
          </w:p>
          <w:p w14:paraId="3217220E" w14:textId="77777777" w:rsidR="00E02224" w:rsidRDefault="00E02224" w:rsidP="00E02224">
            <w:pPr>
              <w:pStyle w:val="XML1"/>
              <w:rPr>
                <w:del w:id="4648" w:author="aas" w:date="2013-10-14T02:06:00Z"/>
              </w:rPr>
            </w:pPr>
            <w:del w:id="4649" w:author="aas" w:date="2013-10-14T02:06:00Z">
              <w:r>
                <w:delText xml:space="preserve">      &lt;xs:element name="vni-multicast-group"  type="inet:ip-address"&gt;</w:delText>
              </w:r>
            </w:del>
          </w:p>
          <w:p w14:paraId="3C82413D" w14:textId="77777777" w:rsidR="00E02224" w:rsidRDefault="00E02224" w:rsidP="00E02224">
            <w:pPr>
              <w:pStyle w:val="XML1"/>
              <w:rPr>
                <w:del w:id="4650" w:author="aas" w:date="2013-10-14T02:06:00Z"/>
              </w:rPr>
            </w:pPr>
            <w:del w:id="4651" w:author="aas" w:date="2013-10-14T02:06:00Z">
              <w:r>
                <w:delText xml:space="preserve">        &lt;xs:annotation&gt;</w:delText>
              </w:r>
            </w:del>
          </w:p>
          <w:p w14:paraId="6C0D85F1" w14:textId="77777777" w:rsidR="00E02224" w:rsidRDefault="00E02224" w:rsidP="00E02224">
            <w:pPr>
              <w:pStyle w:val="XML1"/>
              <w:rPr>
                <w:del w:id="4652" w:author="aas" w:date="2013-10-14T02:06:00Z"/>
              </w:rPr>
            </w:pPr>
            <w:del w:id="4653" w:author="aas" w:date="2013-10-14T02:06:00Z">
              <w:r>
                <w:delText xml:space="preserve">          &lt;xs:documentation&gt;</w:delText>
              </w:r>
            </w:del>
          </w:p>
          <w:p w14:paraId="5DD86503" w14:textId="77777777" w:rsidR="00E02224" w:rsidRDefault="00E02224" w:rsidP="00E02224">
            <w:pPr>
              <w:pStyle w:val="XML1"/>
              <w:rPr>
                <w:del w:id="4654" w:author="aas" w:date="2013-10-14T02:06:00Z"/>
              </w:rPr>
            </w:pPr>
            <w:del w:id="4655" w:author="aas" w:date="2013-10-14T02:06:00Z">
              <w:r>
                <w:delText xml:space="preserve">            If IP multicast is used to support broadcast</w:delText>
              </w:r>
            </w:del>
          </w:p>
          <w:p w14:paraId="51A804AC" w14:textId="77777777" w:rsidR="00E02224" w:rsidRDefault="00E02224" w:rsidP="00E02224">
            <w:pPr>
              <w:pStyle w:val="XML1"/>
              <w:rPr>
                <w:del w:id="4656" w:author="aas" w:date="2013-10-14T02:06:00Z"/>
              </w:rPr>
            </w:pPr>
            <w:del w:id="4657" w:author="aas" w:date="2013-10-14T02:06:00Z">
              <w:r>
                <w:delText xml:space="preserve">            on the tunnel this specifies the corresponding multicast</w:delText>
              </w:r>
            </w:del>
          </w:p>
          <w:p w14:paraId="35C8197F" w14:textId="77777777" w:rsidR="00E02224" w:rsidRDefault="00E02224" w:rsidP="00E02224">
            <w:pPr>
              <w:pStyle w:val="XML1"/>
              <w:rPr>
                <w:del w:id="4658" w:author="aas" w:date="2013-10-14T02:06:00Z"/>
              </w:rPr>
            </w:pPr>
            <w:del w:id="4659" w:author="aas" w:date="2013-10-14T02:06:00Z">
              <w:r>
                <w:delText xml:space="preserve">            IP address</w:delText>
              </w:r>
            </w:del>
          </w:p>
          <w:p w14:paraId="5886DCE6" w14:textId="77777777" w:rsidR="00E02224" w:rsidRDefault="00E02224" w:rsidP="00E02224">
            <w:pPr>
              <w:pStyle w:val="XML1"/>
              <w:rPr>
                <w:del w:id="4660" w:author="aas" w:date="2013-10-14T02:06:00Z"/>
              </w:rPr>
            </w:pPr>
            <w:del w:id="4661" w:author="aas" w:date="2013-10-14T02:06:00Z">
              <w:r>
                <w:delText xml:space="preserve">          &lt;/xs:documentation&gt;</w:delText>
              </w:r>
            </w:del>
          </w:p>
          <w:p w14:paraId="48D5537F" w14:textId="77777777" w:rsidR="00E02224" w:rsidRDefault="00E02224" w:rsidP="00E02224">
            <w:pPr>
              <w:pStyle w:val="XML1"/>
              <w:rPr>
                <w:del w:id="4662" w:author="aas" w:date="2013-10-14T02:06:00Z"/>
              </w:rPr>
            </w:pPr>
            <w:del w:id="4663" w:author="aas" w:date="2013-10-14T02:06:00Z">
              <w:r>
                <w:delText xml:space="preserve">        &lt;/xs:annotation&gt;</w:delText>
              </w:r>
            </w:del>
          </w:p>
          <w:p w14:paraId="3AF11736" w14:textId="77777777" w:rsidR="00E02224" w:rsidRDefault="00E02224" w:rsidP="00E02224">
            <w:pPr>
              <w:pStyle w:val="XML1"/>
              <w:rPr>
                <w:del w:id="4664" w:author="aas" w:date="2013-10-14T02:06:00Z"/>
              </w:rPr>
            </w:pPr>
            <w:del w:id="4665" w:author="aas" w:date="2013-10-14T02:06:00Z">
              <w:r>
                <w:delText xml:space="preserve">      &lt;/xs:element&gt;</w:delText>
              </w:r>
            </w:del>
          </w:p>
          <w:p w14:paraId="4E1457EB" w14:textId="77777777" w:rsidR="00E02224" w:rsidRDefault="00E02224" w:rsidP="00E02224">
            <w:pPr>
              <w:pStyle w:val="XML1"/>
              <w:rPr>
                <w:del w:id="4666" w:author="aas" w:date="2013-10-14T02:06:00Z"/>
              </w:rPr>
            </w:pPr>
            <w:del w:id="4667" w:author="aas" w:date="2013-10-14T02:06:00Z">
              <w:r>
                <w:delText xml:space="preserve">      &lt;xs:element name="udp-source-port"  type="inet:port-number"&gt;</w:delText>
              </w:r>
            </w:del>
          </w:p>
          <w:p w14:paraId="7D7DC263" w14:textId="77777777" w:rsidR="00E02224" w:rsidRDefault="00E02224" w:rsidP="00E02224">
            <w:pPr>
              <w:pStyle w:val="XML1"/>
              <w:rPr>
                <w:del w:id="4668" w:author="aas" w:date="2013-10-14T02:06:00Z"/>
              </w:rPr>
            </w:pPr>
            <w:del w:id="4669" w:author="aas" w:date="2013-10-14T02:06:00Z">
              <w:r>
                <w:delText xml:space="preserve">        &lt;xs:annotation&gt;</w:delText>
              </w:r>
            </w:del>
          </w:p>
          <w:p w14:paraId="5C973F02" w14:textId="77777777" w:rsidR="00E02224" w:rsidRDefault="00E02224" w:rsidP="00E02224">
            <w:pPr>
              <w:pStyle w:val="XML1"/>
              <w:rPr>
                <w:del w:id="4670" w:author="aas" w:date="2013-10-14T02:06:00Z"/>
              </w:rPr>
            </w:pPr>
            <w:del w:id="4671" w:author="aas" w:date="2013-10-14T02:06:00Z">
              <w:r>
                <w:delText xml:space="preserve">          &lt;xs:documentation&gt;</w:delText>
              </w:r>
            </w:del>
          </w:p>
          <w:p w14:paraId="3159110F" w14:textId="77777777" w:rsidR="00E02224" w:rsidRDefault="00E02224" w:rsidP="00E02224">
            <w:pPr>
              <w:pStyle w:val="XML1"/>
              <w:rPr>
                <w:del w:id="4672" w:author="aas" w:date="2013-10-14T02:06:00Z"/>
              </w:rPr>
            </w:pPr>
            <w:del w:id="4673" w:author="aas" w:date="2013-10-14T02:06:00Z">
              <w:r>
                <w:delText xml:space="preserve">            Specifies the outer UDP source port number.</w:delText>
              </w:r>
            </w:del>
          </w:p>
          <w:p w14:paraId="40F0446A" w14:textId="77777777" w:rsidR="00E02224" w:rsidRDefault="00E02224" w:rsidP="00E02224">
            <w:pPr>
              <w:pStyle w:val="XML1"/>
              <w:rPr>
                <w:del w:id="4674" w:author="aas" w:date="2013-10-14T02:06:00Z"/>
              </w:rPr>
            </w:pPr>
            <w:del w:id="4675" w:author="aas" w:date="2013-10-14T02:06:00Z">
              <w:r>
                <w:delText xml:space="preserve">            If this element is absent, the port number MAY be chosen </w:delText>
              </w:r>
            </w:del>
          </w:p>
          <w:p w14:paraId="5C7D79C9" w14:textId="77777777" w:rsidR="00E02224" w:rsidRDefault="00E02224" w:rsidP="00E02224">
            <w:pPr>
              <w:pStyle w:val="XML1"/>
              <w:rPr>
                <w:del w:id="4676" w:author="aas" w:date="2013-10-14T02:06:00Z"/>
              </w:rPr>
            </w:pPr>
            <w:del w:id="4677" w:author="aas" w:date="2013-10-14T02:06:00Z">
              <w:r>
                <w:delText xml:space="preserve">            dynamically.</w:delText>
              </w:r>
            </w:del>
          </w:p>
          <w:p w14:paraId="54B607B5" w14:textId="77777777" w:rsidR="00E02224" w:rsidRDefault="00E02224" w:rsidP="00E02224">
            <w:pPr>
              <w:pStyle w:val="XML1"/>
              <w:rPr>
                <w:del w:id="4678" w:author="aas" w:date="2013-10-14T02:06:00Z"/>
              </w:rPr>
            </w:pPr>
            <w:del w:id="4679" w:author="aas" w:date="2013-10-14T02:06:00Z">
              <w:r>
                <w:delText xml:space="preserve">          &lt;/xs:documentation&gt;</w:delText>
              </w:r>
            </w:del>
          </w:p>
          <w:p w14:paraId="665295F9" w14:textId="77777777" w:rsidR="00E02224" w:rsidRDefault="00E02224" w:rsidP="00E02224">
            <w:pPr>
              <w:pStyle w:val="XML1"/>
              <w:rPr>
                <w:del w:id="4680" w:author="aas" w:date="2013-10-14T02:06:00Z"/>
              </w:rPr>
            </w:pPr>
            <w:del w:id="4681" w:author="aas" w:date="2013-10-14T02:06:00Z">
              <w:r>
                <w:delText xml:space="preserve">        &lt;/xs:annotation&gt;</w:delText>
              </w:r>
            </w:del>
          </w:p>
          <w:p w14:paraId="09506EE4" w14:textId="77777777" w:rsidR="00E02224" w:rsidRDefault="00E02224" w:rsidP="00E02224">
            <w:pPr>
              <w:pStyle w:val="XML1"/>
              <w:rPr>
                <w:del w:id="4682" w:author="aas" w:date="2013-10-14T02:06:00Z"/>
              </w:rPr>
            </w:pPr>
            <w:del w:id="4683" w:author="aas" w:date="2013-10-14T02:06:00Z">
              <w:r>
                <w:delText xml:space="preserve">      &lt;/xs:element&gt;</w:delText>
              </w:r>
            </w:del>
          </w:p>
          <w:p w14:paraId="6DBAD6D9" w14:textId="77777777" w:rsidR="00E02224" w:rsidRDefault="00E02224" w:rsidP="00E02224">
            <w:pPr>
              <w:pStyle w:val="XML1"/>
              <w:rPr>
                <w:del w:id="4684" w:author="aas" w:date="2013-10-14T02:06:00Z"/>
              </w:rPr>
            </w:pPr>
            <w:del w:id="4685" w:author="aas" w:date="2013-10-14T02:06:00Z">
              <w:r>
                <w:delText xml:space="preserve">      &lt;xs:element name="udp-dest-port"  type="inet:port-number"&gt;</w:delText>
              </w:r>
            </w:del>
          </w:p>
          <w:p w14:paraId="33D1419D" w14:textId="77777777" w:rsidR="00E02224" w:rsidRDefault="00E02224" w:rsidP="00E02224">
            <w:pPr>
              <w:pStyle w:val="XML1"/>
              <w:rPr>
                <w:del w:id="4686" w:author="aas" w:date="2013-10-14T02:06:00Z"/>
              </w:rPr>
            </w:pPr>
            <w:del w:id="4687" w:author="aas" w:date="2013-10-14T02:06:00Z">
              <w:r>
                <w:delText xml:space="preserve">        &lt;xs:annotation&gt;</w:delText>
              </w:r>
            </w:del>
          </w:p>
          <w:p w14:paraId="7DCEE465" w14:textId="77777777" w:rsidR="00E02224" w:rsidRDefault="00E02224" w:rsidP="00E02224">
            <w:pPr>
              <w:pStyle w:val="XML1"/>
              <w:rPr>
                <w:del w:id="4688" w:author="aas" w:date="2013-10-14T02:06:00Z"/>
              </w:rPr>
            </w:pPr>
            <w:del w:id="4689" w:author="aas" w:date="2013-10-14T02:06:00Z">
              <w:r>
                <w:delText xml:space="preserve">          &lt;xs:documentation&gt;</w:delText>
              </w:r>
            </w:del>
          </w:p>
          <w:p w14:paraId="051CF806" w14:textId="77777777" w:rsidR="00E02224" w:rsidRDefault="00E02224" w:rsidP="00E02224">
            <w:pPr>
              <w:pStyle w:val="XML1"/>
              <w:rPr>
                <w:del w:id="4690" w:author="aas" w:date="2013-10-14T02:06:00Z"/>
              </w:rPr>
            </w:pPr>
            <w:del w:id="4691" w:author="aas" w:date="2013-10-14T02:06:00Z">
              <w:r>
                <w:delText xml:space="preserve">            Specifies the outer UDP destination port</w:delText>
              </w:r>
            </w:del>
          </w:p>
          <w:p w14:paraId="43639F13" w14:textId="77777777" w:rsidR="00E02224" w:rsidRDefault="00E02224" w:rsidP="00E02224">
            <w:pPr>
              <w:pStyle w:val="XML1"/>
              <w:rPr>
                <w:del w:id="4692" w:author="aas" w:date="2013-10-14T02:06:00Z"/>
              </w:rPr>
            </w:pPr>
            <w:del w:id="4693" w:author="aas" w:date="2013-10-14T02:06:00Z">
              <w:r>
                <w:delText xml:space="preserve">            number.  It is intended to reserve a port number for</w:delText>
              </w:r>
            </w:del>
          </w:p>
          <w:p w14:paraId="5FDA6BC6" w14:textId="77777777" w:rsidR="00E02224" w:rsidRDefault="00E02224" w:rsidP="00E02224">
            <w:pPr>
              <w:pStyle w:val="XML1"/>
              <w:rPr>
                <w:del w:id="4694" w:author="aas" w:date="2013-10-14T02:06:00Z"/>
              </w:rPr>
            </w:pPr>
            <w:del w:id="4695" w:author="aas" w:date="2013-10-14T02:06:00Z">
              <w:r>
                <w:delText xml:space="preserve">            VxLAN at IANA.  As soon as this has been reserved, the</w:delText>
              </w:r>
            </w:del>
          </w:p>
          <w:p w14:paraId="59657CE5" w14:textId="77777777" w:rsidR="00E02224" w:rsidRDefault="00E02224" w:rsidP="00E02224">
            <w:pPr>
              <w:pStyle w:val="XML1"/>
              <w:rPr>
                <w:del w:id="4696" w:author="aas" w:date="2013-10-14T02:06:00Z"/>
              </w:rPr>
            </w:pPr>
            <w:del w:id="4697" w:author="aas" w:date="2013-10-14T02:06:00Z">
              <w:r>
                <w:delText xml:space="preserve">            reserved number SHOULD become the default value for this</w:delText>
              </w:r>
            </w:del>
          </w:p>
          <w:p w14:paraId="25754199" w14:textId="77777777" w:rsidR="00E02224" w:rsidRDefault="00E02224" w:rsidP="00E02224">
            <w:pPr>
              <w:pStyle w:val="XML1"/>
              <w:rPr>
                <w:del w:id="4698" w:author="aas" w:date="2013-10-14T02:06:00Z"/>
              </w:rPr>
            </w:pPr>
            <w:del w:id="4699" w:author="aas" w:date="2013-10-14T02:06:00Z">
              <w:r>
                <w:delText xml:space="preserve">            element.</w:delText>
              </w:r>
            </w:del>
          </w:p>
          <w:p w14:paraId="1E624D58" w14:textId="77777777" w:rsidR="00E02224" w:rsidRDefault="00E02224" w:rsidP="00E02224">
            <w:pPr>
              <w:pStyle w:val="XML1"/>
              <w:rPr>
                <w:del w:id="4700" w:author="aas" w:date="2013-10-14T02:06:00Z"/>
              </w:rPr>
            </w:pPr>
            <w:del w:id="4701" w:author="aas" w:date="2013-10-14T02:06:00Z">
              <w:r>
                <w:delText xml:space="preserve">          &lt;/xs:documentation&gt;</w:delText>
              </w:r>
            </w:del>
          </w:p>
          <w:p w14:paraId="3C3DFCBD" w14:textId="77777777" w:rsidR="00E02224" w:rsidRDefault="00E02224" w:rsidP="00E02224">
            <w:pPr>
              <w:pStyle w:val="XML1"/>
              <w:rPr>
                <w:del w:id="4702" w:author="aas" w:date="2013-10-14T02:06:00Z"/>
              </w:rPr>
            </w:pPr>
            <w:del w:id="4703" w:author="aas" w:date="2013-10-14T02:06:00Z">
              <w:r>
                <w:delText xml:space="preserve">        &lt;/xs:annotation&gt;</w:delText>
              </w:r>
            </w:del>
          </w:p>
          <w:p w14:paraId="3115BB59" w14:textId="77777777" w:rsidR="00E02224" w:rsidRDefault="00E02224" w:rsidP="00E02224">
            <w:pPr>
              <w:pStyle w:val="XML1"/>
              <w:rPr>
                <w:del w:id="4704" w:author="aas" w:date="2013-10-14T02:06:00Z"/>
              </w:rPr>
            </w:pPr>
            <w:del w:id="4705" w:author="aas" w:date="2013-10-14T02:06:00Z">
              <w:r>
                <w:delText xml:space="preserve">      &lt;/xs:element&gt;</w:delText>
              </w:r>
            </w:del>
          </w:p>
          <w:p w14:paraId="29C11342" w14:textId="77777777" w:rsidR="00E02224" w:rsidRDefault="00E02224" w:rsidP="00E02224">
            <w:pPr>
              <w:pStyle w:val="XML1"/>
              <w:rPr>
                <w:del w:id="4706" w:author="aas" w:date="2013-10-14T02:06:00Z"/>
              </w:rPr>
            </w:pPr>
            <w:del w:id="4707" w:author="aas" w:date="2013-10-14T02:06:00Z">
              <w:r>
                <w:delText xml:space="preserve">      &lt;xs:element name="udp-checksum"  type="xs:boolean"&gt;</w:delText>
              </w:r>
            </w:del>
          </w:p>
          <w:p w14:paraId="6F0CA137" w14:textId="77777777" w:rsidR="00E02224" w:rsidRDefault="00E02224" w:rsidP="00E02224">
            <w:pPr>
              <w:pStyle w:val="XML1"/>
              <w:rPr>
                <w:del w:id="4708" w:author="aas" w:date="2013-10-14T02:06:00Z"/>
              </w:rPr>
            </w:pPr>
            <w:del w:id="4709" w:author="aas" w:date="2013-10-14T02:06:00Z">
              <w:r>
                <w:delText xml:space="preserve">        &lt;xs:annotation&gt;</w:delText>
              </w:r>
            </w:del>
          </w:p>
          <w:p w14:paraId="5291BDCE" w14:textId="77777777" w:rsidR="00E02224" w:rsidRDefault="00E02224" w:rsidP="00E02224">
            <w:pPr>
              <w:pStyle w:val="XML1"/>
              <w:rPr>
                <w:del w:id="4710" w:author="aas" w:date="2013-10-14T02:06:00Z"/>
              </w:rPr>
            </w:pPr>
            <w:del w:id="4711" w:author="aas" w:date="2013-10-14T02:06:00Z">
              <w:r>
                <w:delText xml:space="preserve">          &lt;xs:documentation&gt;</w:delText>
              </w:r>
            </w:del>
          </w:p>
          <w:p w14:paraId="3C2B675F" w14:textId="77777777" w:rsidR="00E02224" w:rsidRDefault="00E02224" w:rsidP="00E02224">
            <w:pPr>
              <w:pStyle w:val="XML1"/>
              <w:rPr>
                <w:del w:id="4712" w:author="aas" w:date="2013-10-14T02:06:00Z"/>
              </w:rPr>
            </w:pPr>
            <w:del w:id="4713" w:author="aas" w:date="2013-10-14T02:06:00Z">
              <w:r>
                <w:delText xml:space="preserve">            Boolean flag to indicate whether or not the</w:delText>
              </w:r>
            </w:del>
          </w:p>
          <w:p w14:paraId="682971B0" w14:textId="77777777" w:rsidR="00E02224" w:rsidRDefault="00E02224" w:rsidP="00E02224">
            <w:pPr>
              <w:pStyle w:val="XML1"/>
              <w:rPr>
                <w:del w:id="4714" w:author="aas" w:date="2013-10-14T02:06:00Z"/>
              </w:rPr>
            </w:pPr>
            <w:del w:id="4715" w:author="aas" w:date="2013-10-14T02:06:00Z">
              <w:r>
                <w:delText xml:space="preserve">            outer UDP checksum should be set</w:delText>
              </w:r>
            </w:del>
          </w:p>
          <w:p w14:paraId="18FB6666" w14:textId="77777777" w:rsidR="00E02224" w:rsidRDefault="00E02224" w:rsidP="00E02224">
            <w:pPr>
              <w:pStyle w:val="XML1"/>
              <w:rPr>
                <w:del w:id="4716" w:author="aas" w:date="2013-10-14T02:06:00Z"/>
              </w:rPr>
            </w:pPr>
            <w:del w:id="4717" w:author="aas" w:date="2013-10-14T02:06:00Z">
              <w:r>
                <w:delText xml:space="preserve">          &lt;/xs:documentation&gt;</w:delText>
              </w:r>
            </w:del>
          </w:p>
          <w:p w14:paraId="7F941B63" w14:textId="77777777" w:rsidR="00E02224" w:rsidRDefault="00E02224" w:rsidP="00E02224">
            <w:pPr>
              <w:pStyle w:val="XML1"/>
              <w:rPr>
                <w:del w:id="4718" w:author="aas" w:date="2013-10-14T02:06:00Z"/>
              </w:rPr>
            </w:pPr>
            <w:del w:id="4719" w:author="aas" w:date="2013-10-14T02:06:00Z">
              <w:r>
                <w:delText xml:space="preserve">        &lt;/xs:annotation&gt;</w:delText>
              </w:r>
            </w:del>
          </w:p>
          <w:p w14:paraId="6FEB97FA" w14:textId="77777777" w:rsidR="00E02224" w:rsidRDefault="00E02224" w:rsidP="00E02224">
            <w:pPr>
              <w:pStyle w:val="XML1"/>
              <w:rPr>
                <w:del w:id="4720" w:author="aas" w:date="2013-10-14T02:06:00Z"/>
              </w:rPr>
            </w:pPr>
            <w:del w:id="4721" w:author="aas" w:date="2013-10-14T02:06:00Z">
              <w:r>
                <w:delText xml:space="preserve">      &lt;/xs:element&gt;</w:delText>
              </w:r>
            </w:del>
          </w:p>
          <w:p w14:paraId="3C324B21" w14:textId="77777777" w:rsidR="00E02224" w:rsidRDefault="00E02224" w:rsidP="00E02224">
            <w:pPr>
              <w:pStyle w:val="XML1"/>
              <w:rPr>
                <w:del w:id="4722" w:author="aas" w:date="2013-10-14T02:06:00Z"/>
              </w:rPr>
            </w:pPr>
            <w:del w:id="4723" w:author="aas" w:date="2013-10-14T02:06:00Z">
              <w:r>
                <w:delText xml:space="preserve">    &lt;/xs:sequence&gt;</w:delText>
              </w:r>
            </w:del>
          </w:p>
          <w:p w14:paraId="70790DD2" w14:textId="77777777" w:rsidR="00E02224" w:rsidRDefault="00E02224" w:rsidP="00E02224">
            <w:pPr>
              <w:pStyle w:val="XML1"/>
              <w:rPr>
                <w:del w:id="4724" w:author="aas" w:date="2013-10-14T02:06:00Z"/>
              </w:rPr>
            </w:pPr>
            <w:del w:id="4725" w:author="aas" w:date="2013-10-14T02:06:00Z">
              <w:r>
                <w:delText xml:space="preserve">  &lt;/xs:group&gt;</w:delText>
              </w:r>
            </w:del>
          </w:p>
          <w:p w14:paraId="6F143383" w14:textId="77777777" w:rsidR="00E02224" w:rsidRDefault="00E02224" w:rsidP="00E02224">
            <w:pPr>
              <w:pStyle w:val="XML1"/>
              <w:rPr>
                <w:del w:id="4726" w:author="aas" w:date="2013-10-14T02:06:00Z"/>
              </w:rPr>
            </w:pPr>
          </w:p>
          <w:p w14:paraId="75091D1A" w14:textId="77777777" w:rsidR="00E02224" w:rsidRDefault="00E02224" w:rsidP="00E02224">
            <w:pPr>
              <w:pStyle w:val="XML1"/>
              <w:rPr>
                <w:del w:id="4727" w:author="aas" w:date="2013-10-14T02:06:00Z"/>
              </w:rPr>
            </w:pPr>
            <w:del w:id="4728" w:author="aas" w:date="2013-10-14T02:06:00Z">
              <w:r>
                <w:delText xml:space="preserve">  &lt;xs:group name="OFPortNVGRETunnelType"&gt;</w:delText>
              </w:r>
            </w:del>
          </w:p>
          <w:p w14:paraId="79AE59AA" w14:textId="77777777" w:rsidR="00E02224" w:rsidRDefault="00E02224" w:rsidP="00E02224">
            <w:pPr>
              <w:pStyle w:val="XML1"/>
              <w:rPr>
                <w:del w:id="4729" w:author="aas" w:date="2013-10-14T02:06:00Z"/>
              </w:rPr>
            </w:pPr>
            <w:del w:id="4730" w:author="aas" w:date="2013-10-14T02:06:00Z">
              <w:r>
                <w:delText xml:space="preserve">    &lt;xs:annotation&gt;</w:delText>
              </w:r>
            </w:del>
          </w:p>
          <w:p w14:paraId="30B2CC44" w14:textId="77777777" w:rsidR="00E02224" w:rsidRDefault="00E02224" w:rsidP="00E02224">
            <w:pPr>
              <w:pStyle w:val="XML1"/>
              <w:rPr>
                <w:del w:id="4731" w:author="aas" w:date="2013-10-14T02:06:00Z"/>
              </w:rPr>
            </w:pPr>
            <w:del w:id="4732" w:author="aas" w:date="2013-10-14T02:06:00Z">
              <w:r>
                <w:delText xml:space="preserve">      &lt;xs:documentation&gt;</w:delText>
              </w:r>
            </w:del>
          </w:p>
          <w:p w14:paraId="565309C5" w14:textId="77777777" w:rsidR="00E02224" w:rsidRDefault="00E02224" w:rsidP="00E02224">
            <w:pPr>
              <w:pStyle w:val="XML1"/>
              <w:rPr>
                <w:del w:id="4733" w:author="aas" w:date="2013-10-14T02:06:00Z"/>
              </w:rPr>
            </w:pPr>
            <w:del w:id="4734" w:author="aas" w:date="2013-10-14T02:06:00Z">
              <w:r>
                <w:delText xml:space="preserve">        Properties of a NVGRE tunnel.</w:delText>
              </w:r>
            </w:del>
          </w:p>
          <w:p w14:paraId="4AAAA5D4" w14:textId="77777777" w:rsidR="00E02224" w:rsidRDefault="00E02224" w:rsidP="00E02224">
            <w:pPr>
              <w:pStyle w:val="XML1"/>
              <w:rPr>
                <w:del w:id="4735" w:author="aas" w:date="2013-10-14T02:06:00Z"/>
              </w:rPr>
            </w:pPr>
            <w:del w:id="4736" w:author="aas" w:date="2013-10-14T02:06:00Z">
              <w:r>
                <w:delText xml:space="preserve">      &lt;/xs:documentation&gt;</w:delText>
              </w:r>
            </w:del>
          </w:p>
          <w:p w14:paraId="0FA89900" w14:textId="77777777" w:rsidR="00E02224" w:rsidRDefault="00E02224" w:rsidP="00E02224">
            <w:pPr>
              <w:pStyle w:val="XML1"/>
              <w:rPr>
                <w:del w:id="4737" w:author="aas" w:date="2013-10-14T02:06:00Z"/>
              </w:rPr>
            </w:pPr>
            <w:del w:id="4738" w:author="aas" w:date="2013-10-14T02:06:00Z">
              <w:r>
                <w:delText xml:space="preserve">    &lt;/xs:annotation&gt;</w:delText>
              </w:r>
            </w:del>
          </w:p>
          <w:p w14:paraId="52024674" w14:textId="77777777" w:rsidR="00E02224" w:rsidRDefault="00E02224" w:rsidP="00E02224">
            <w:pPr>
              <w:pStyle w:val="XML1"/>
              <w:rPr>
                <w:del w:id="4739" w:author="aas" w:date="2013-10-14T02:06:00Z"/>
              </w:rPr>
            </w:pPr>
          </w:p>
          <w:p w14:paraId="3C55A57C" w14:textId="77777777" w:rsidR="00E02224" w:rsidRDefault="00E02224" w:rsidP="00E02224">
            <w:pPr>
              <w:pStyle w:val="XML1"/>
              <w:rPr>
                <w:del w:id="4740" w:author="aas" w:date="2013-10-14T02:06:00Z"/>
              </w:rPr>
            </w:pPr>
            <w:del w:id="4741" w:author="aas" w:date="2013-10-14T02:06:00Z">
              <w:r>
                <w:delText xml:space="preserve">    &lt;xs:sequence&gt;</w:delText>
              </w:r>
            </w:del>
          </w:p>
          <w:p w14:paraId="3CBA5B9E" w14:textId="77777777" w:rsidR="00E02224" w:rsidRDefault="00E02224" w:rsidP="00E02224">
            <w:pPr>
              <w:pStyle w:val="XML1"/>
              <w:rPr>
                <w:del w:id="4742" w:author="aas" w:date="2013-10-14T02:06:00Z"/>
              </w:rPr>
            </w:pPr>
            <w:del w:id="4743" w:author="aas" w:date="2013-10-14T02:06:00Z">
              <w:r>
                <w:delText xml:space="preserve">      &lt;xs:group ref="OFPortBaseTunnelType"/&gt;</w:delText>
              </w:r>
            </w:del>
          </w:p>
          <w:p w14:paraId="54598082" w14:textId="77777777" w:rsidR="00E02224" w:rsidRDefault="00E02224" w:rsidP="00E02224">
            <w:pPr>
              <w:pStyle w:val="XML1"/>
              <w:rPr>
                <w:del w:id="4744" w:author="aas" w:date="2013-10-14T02:06:00Z"/>
              </w:rPr>
            </w:pPr>
            <w:del w:id="4745" w:author="aas" w:date="2013-10-14T02:06:00Z">
              <w:r>
                <w:delText xml:space="preserve">      &lt;xs:element name="tni"  type="xs:unsignedInt"&gt;</w:delText>
              </w:r>
            </w:del>
          </w:p>
          <w:p w14:paraId="08A3D957" w14:textId="77777777" w:rsidR="00E02224" w:rsidRDefault="00E02224" w:rsidP="00E02224">
            <w:pPr>
              <w:pStyle w:val="XML1"/>
              <w:rPr>
                <w:del w:id="4746" w:author="aas" w:date="2013-10-14T02:06:00Z"/>
              </w:rPr>
            </w:pPr>
            <w:del w:id="4747" w:author="aas" w:date="2013-10-14T02:06:00Z">
              <w:r>
                <w:delText xml:space="preserve">        &lt;xs:annotation&gt;</w:delText>
              </w:r>
            </w:del>
          </w:p>
          <w:p w14:paraId="10D5977B" w14:textId="77777777" w:rsidR="00E02224" w:rsidRDefault="00E02224" w:rsidP="00E02224">
            <w:pPr>
              <w:pStyle w:val="XML1"/>
              <w:rPr>
                <w:del w:id="4748" w:author="aas" w:date="2013-10-14T02:06:00Z"/>
              </w:rPr>
            </w:pPr>
            <w:del w:id="4749" w:author="aas" w:date="2013-10-14T02:06:00Z">
              <w:r>
                <w:delText xml:space="preserve">          &lt;xs:documentation&gt;</w:delText>
              </w:r>
            </w:del>
          </w:p>
          <w:p w14:paraId="6D20F7FD" w14:textId="77777777" w:rsidR="00E02224" w:rsidRDefault="00E02224" w:rsidP="00E02224">
            <w:pPr>
              <w:pStyle w:val="XML1"/>
              <w:rPr>
                <w:del w:id="4750" w:author="aas" w:date="2013-10-14T02:06:00Z"/>
              </w:rPr>
            </w:pPr>
            <w:del w:id="4751" w:author="aas" w:date="2013-10-14T02:06:00Z">
              <w:r>
                <w:delText xml:space="preserve">            Specifies the tenant network identifier</w:delText>
              </w:r>
            </w:del>
          </w:p>
          <w:p w14:paraId="24D6887E" w14:textId="77777777" w:rsidR="00E02224" w:rsidRDefault="00E02224" w:rsidP="00E02224">
            <w:pPr>
              <w:pStyle w:val="XML1"/>
              <w:rPr>
                <w:del w:id="4752" w:author="aas" w:date="2013-10-14T02:06:00Z"/>
              </w:rPr>
            </w:pPr>
            <w:del w:id="4753" w:author="aas" w:date="2013-10-14T02:06:00Z">
              <w:r>
                <w:delText xml:space="preserve">            assigned to all packets sent on the tunnel</w:delText>
              </w:r>
            </w:del>
          </w:p>
          <w:p w14:paraId="553F0CAF" w14:textId="77777777" w:rsidR="00E02224" w:rsidRDefault="00E02224" w:rsidP="00E02224">
            <w:pPr>
              <w:pStyle w:val="XML1"/>
              <w:rPr>
                <w:del w:id="4754" w:author="aas" w:date="2013-10-14T02:06:00Z"/>
              </w:rPr>
            </w:pPr>
            <w:del w:id="4755" w:author="aas" w:date="2013-10-14T02:06:00Z">
              <w:r>
                <w:delText xml:space="preserve">          &lt;/xs:documentation&gt;</w:delText>
              </w:r>
            </w:del>
          </w:p>
          <w:p w14:paraId="6ED67747" w14:textId="77777777" w:rsidR="00E02224" w:rsidRDefault="00E02224" w:rsidP="00E02224">
            <w:pPr>
              <w:pStyle w:val="XML1"/>
              <w:rPr>
                <w:del w:id="4756" w:author="aas" w:date="2013-10-14T02:06:00Z"/>
              </w:rPr>
            </w:pPr>
            <w:del w:id="4757" w:author="aas" w:date="2013-10-14T02:06:00Z">
              <w:r>
                <w:delText xml:space="preserve">        &lt;/xs:annotation&gt;</w:delText>
              </w:r>
            </w:del>
          </w:p>
          <w:p w14:paraId="34AAD99A" w14:textId="77777777" w:rsidR="00E02224" w:rsidRDefault="00E02224" w:rsidP="00E02224">
            <w:pPr>
              <w:pStyle w:val="XML1"/>
              <w:rPr>
                <w:del w:id="4758" w:author="aas" w:date="2013-10-14T02:06:00Z"/>
              </w:rPr>
            </w:pPr>
            <w:del w:id="4759" w:author="aas" w:date="2013-10-14T02:06:00Z">
              <w:r>
                <w:delText xml:space="preserve">      &lt;/xs:element&gt;</w:delText>
              </w:r>
            </w:del>
          </w:p>
          <w:p w14:paraId="196AB7B3" w14:textId="77777777" w:rsidR="00E02224" w:rsidRDefault="00E02224" w:rsidP="00E02224">
            <w:pPr>
              <w:pStyle w:val="XML1"/>
              <w:rPr>
                <w:del w:id="4760" w:author="aas" w:date="2013-10-14T02:06:00Z"/>
              </w:rPr>
            </w:pPr>
            <w:del w:id="4761" w:author="aas" w:date="2013-10-14T02:06:00Z">
              <w:r>
                <w:delText xml:space="preserve">      &lt;xs:element name="tni-resv"  type="xs:unsignedInt"&gt;</w:delText>
              </w:r>
            </w:del>
          </w:p>
          <w:p w14:paraId="2E15FDD5" w14:textId="77777777" w:rsidR="00E02224" w:rsidRDefault="00E02224" w:rsidP="00E02224">
            <w:pPr>
              <w:pStyle w:val="XML1"/>
              <w:rPr>
                <w:del w:id="4762" w:author="aas" w:date="2013-10-14T02:06:00Z"/>
              </w:rPr>
            </w:pPr>
            <w:del w:id="4763" w:author="aas" w:date="2013-10-14T02:06:00Z">
              <w:r>
                <w:delText xml:space="preserve">        &lt;xs:annotation&gt;</w:delText>
              </w:r>
            </w:del>
          </w:p>
          <w:p w14:paraId="1CB7A9E0" w14:textId="77777777" w:rsidR="00E02224" w:rsidRDefault="00E02224" w:rsidP="00E02224">
            <w:pPr>
              <w:pStyle w:val="XML1"/>
              <w:rPr>
                <w:del w:id="4764" w:author="aas" w:date="2013-10-14T02:06:00Z"/>
              </w:rPr>
            </w:pPr>
            <w:del w:id="4765" w:author="aas" w:date="2013-10-14T02:06:00Z">
              <w:r>
                <w:delText xml:space="preserve">          &lt;xs:documentation&gt;</w:delText>
              </w:r>
            </w:del>
          </w:p>
          <w:p w14:paraId="4CFCB384" w14:textId="77777777" w:rsidR="00E02224" w:rsidRDefault="00E02224" w:rsidP="00E02224">
            <w:pPr>
              <w:pStyle w:val="XML1"/>
              <w:rPr>
                <w:del w:id="4766" w:author="aas" w:date="2013-10-14T02:06:00Z"/>
              </w:rPr>
            </w:pPr>
            <w:del w:id="4767" w:author="aas" w:date="2013-10-14T02:06:00Z">
              <w:r>
                <w:delText xml:space="preserve">            Used to set the reserved user-defined bits of</w:delText>
              </w:r>
            </w:del>
          </w:p>
          <w:p w14:paraId="157FB130" w14:textId="77777777" w:rsidR="00E02224" w:rsidRDefault="00E02224" w:rsidP="00E02224">
            <w:pPr>
              <w:pStyle w:val="XML1"/>
              <w:rPr>
                <w:del w:id="4768" w:author="aas" w:date="2013-10-14T02:06:00Z"/>
              </w:rPr>
            </w:pPr>
            <w:del w:id="4769" w:author="aas" w:date="2013-10-14T02:06:00Z">
              <w:r>
                <w:delText xml:space="preserve">            the GRE key field</w:delText>
              </w:r>
            </w:del>
          </w:p>
          <w:p w14:paraId="5EBD36EF" w14:textId="77777777" w:rsidR="00E02224" w:rsidRDefault="00E02224" w:rsidP="00E02224">
            <w:pPr>
              <w:pStyle w:val="XML1"/>
              <w:rPr>
                <w:del w:id="4770" w:author="aas" w:date="2013-10-14T02:06:00Z"/>
              </w:rPr>
            </w:pPr>
            <w:del w:id="4771" w:author="aas" w:date="2013-10-14T02:06:00Z">
              <w:r>
                <w:delText xml:space="preserve">          &lt;/xs:documentation&gt;</w:delText>
              </w:r>
            </w:del>
          </w:p>
          <w:p w14:paraId="1BF14704" w14:textId="77777777" w:rsidR="00E02224" w:rsidRDefault="00E02224" w:rsidP="00E02224">
            <w:pPr>
              <w:pStyle w:val="XML1"/>
              <w:rPr>
                <w:del w:id="4772" w:author="aas" w:date="2013-10-14T02:06:00Z"/>
              </w:rPr>
            </w:pPr>
            <w:del w:id="4773" w:author="aas" w:date="2013-10-14T02:06:00Z">
              <w:r>
                <w:delText xml:space="preserve">        &lt;/xs:annotation&gt;</w:delText>
              </w:r>
            </w:del>
          </w:p>
          <w:p w14:paraId="123E3647" w14:textId="77777777" w:rsidR="00E02224" w:rsidRDefault="00E02224" w:rsidP="00E02224">
            <w:pPr>
              <w:pStyle w:val="XML1"/>
              <w:rPr>
                <w:del w:id="4774" w:author="aas" w:date="2013-10-14T02:06:00Z"/>
              </w:rPr>
            </w:pPr>
            <w:del w:id="4775" w:author="aas" w:date="2013-10-14T02:06:00Z">
              <w:r>
                <w:delText xml:space="preserve">      &lt;/xs:element&gt;</w:delText>
              </w:r>
            </w:del>
          </w:p>
          <w:p w14:paraId="77B502C1" w14:textId="77777777" w:rsidR="00E02224" w:rsidRDefault="00E02224" w:rsidP="00E02224">
            <w:pPr>
              <w:pStyle w:val="XML1"/>
              <w:rPr>
                <w:del w:id="4776" w:author="aas" w:date="2013-10-14T02:06:00Z"/>
              </w:rPr>
            </w:pPr>
            <w:del w:id="4777" w:author="aas" w:date="2013-10-14T02:06:00Z">
              <w:r>
                <w:delText xml:space="preserve">      &lt;xs:element name="tni-multicast-group"  type="inet:ip-address"&gt;</w:delText>
              </w:r>
            </w:del>
          </w:p>
          <w:p w14:paraId="76379275" w14:textId="77777777" w:rsidR="00E02224" w:rsidRDefault="00E02224" w:rsidP="00E02224">
            <w:pPr>
              <w:pStyle w:val="XML1"/>
              <w:rPr>
                <w:del w:id="4778" w:author="aas" w:date="2013-10-14T02:06:00Z"/>
              </w:rPr>
            </w:pPr>
            <w:del w:id="4779" w:author="aas" w:date="2013-10-14T02:06:00Z">
              <w:r>
                <w:delText xml:space="preserve">        &lt;xs:annotation&gt;</w:delText>
              </w:r>
            </w:del>
          </w:p>
          <w:p w14:paraId="4CFA8585" w14:textId="77777777" w:rsidR="00E02224" w:rsidRDefault="00E02224" w:rsidP="00E02224">
            <w:pPr>
              <w:pStyle w:val="XML1"/>
              <w:rPr>
                <w:del w:id="4780" w:author="aas" w:date="2013-10-14T02:06:00Z"/>
              </w:rPr>
            </w:pPr>
            <w:del w:id="4781" w:author="aas" w:date="2013-10-14T02:06:00Z">
              <w:r>
                <w:delText xml:space="preserve">          &lt;xs:documentation&gt;</w:delText>
              </w:r>
            </w:del>
          </w:p>
          <w:p w14:paraId="41E11243" w14:textId="77777777" w:rsidR="00E02224" w:rsidRDefault="00E02224" w:rsidP="00E02224">
            <w:pPr>
              <w:pStyle w:val="XML1"/>
              <w:rPr>
                <w:del w:id="4782" w:author="aas" w:date="2013-10-14T02:06:00Z"/>
              </w:rPr>
            </w:pPr>
            <w:del w:id="4783" w:author="aas" w:date="2013-10-14T02:06:00Z">
              <w:r>
                <w:delText xml:space="preserve">            If IP multicast is used to support broadcast</w:delText>
              </w:r>
            </w:del>
          </w:p>
          <w:p w14:paraId="72867119" w14:textId="77777777" w:rsidR="00E02224" w:rsidRDefault="00E02224" w:rsidP="00E02224">
            <w:pPr>
              <w:pStyle w:val="XML1"/>
              <w:rPr>
                <w:del w:id="4784" w:author="aas" w:date="2013-10-14T02:06:00Z"/>
              </w:rPr>
            </w:pPr>
            <w:del w:id="4785" w:author="aas" w:date="2013-10-14T02:06:00Z">
              <w:r>
                <w:delText xml:space="preserve">            on the tunnel this element specifies the corresponding </w:delText>
              </w:r>
            </w:del>
          </w:p>
          <w:p w14:paraId="2AADC757" w14:textId="77777777" w:rsidR="00E02224" w:rsidRDefault="00E02224" w:rsidP="00E02224">
            <w:pPr>
              <w:pStyle w:val="XML1"/>
              <w:rPr>
                <w:del w:id="4786" w:author="aas" w:date="2013-10-14T02:06:00Z"/>
              </w:rPr>
            </w:pPr>
            <w:del w:id="4787" w:author="aas" w:date="2013-10-14T02:06:00Z">
              <w:r>
                <w:delText xml:space="preserve">            multicast IP address</w:delText>
              </w:r>
            </w:del>
          </w:p>
          <w:p w14:paraId="67C526CD" w14:textId="77777777" w:rsidR="00E02224" w:rsidRDefault="00E02224" w:rsidP="00E02224">
            <w:pPr>
              <w:pStyle w:val="XML1"/>
              <w:rPr>
                <w:del w:id="4788" w:author="aas" w:date="2013-10-14T02:06:00Z"/>
              </w:rPr>
            </w:pPr>
            <w:del w:id="4789" w:author="aas" w:date="2013-10-14T02:06:00Z">
              <w:r>
                <w:delText xml:space="preserve">          &lt;/xs:documentation&gt;</w:delText>
              </w:r>
            </w:del>
          </w:p>
          <w:p w14:paraId="116E6A48" w14:textId="77777777" w:rsidR="00E02224" w:rsidRDefault="00E02224" w:rsidP="00E02224">
            <w:pPr>
              <w:pStyle w:val="XML1"/>
              <w:rPr>
                <w:del w:id="4790" w:author="aas" w:date="2013-10-14T02:06:00Z"/>
              </w:rPr>
            </w:pPr>
            <w:del w:id="4791" w:author="aas" w:date="2013-10-14T02:06:00Z">
              <w:r>
                <w:delText xml:space="preserve">        &lt;/xs:annotation&gt;</w:delText>
              </w:r>
            </w:del>
          </w:p>
          <w:p w14:paraId="53EFFD88" w14:textId="77777777" w:rsidR="00E02224" w:rsidRDefault="00E02224" w:rsidP="00E02224">
            <w:pPr>
              <w:pStyle w:val="XML1"/>
              <w:rPr>
                <w:del w:id="4792" w:author="aas" w:date="2013-10-14T02:06:00Z"/>
              </w:rPr>
            </w:pPr>
            <w:del w:id="4793" w:author="aas" w:date="2013-10-14T02:06:00Z">
              <w:r>
                <w:delText xml:space="preserve">      &lt;/xs:element&gt;</w:delText>
              </w:r>
            </w:del>
          </w:p>
          <w:p w14:paraId="38DE3F25" w14:textId="77777777" w:rsidR="00E02224" w:rsidRDefault="00E02224" w:rsidP="00E02224">
            <w:pPr>
              <w:pStyle w:val="XML1"/>
              <w:rPr>
                <w:del w:id="4794" w:author="aas" w:date="2013-10-14T02:06:00Z"/>
              </w:rPr>
            </w:pPr>
            <w:del w:id="4795" w:author="aas" w:date="2013-10-14T02:06:00Z">
              <w:r>
                <w:delText xml:space="preserve">    &lt;/xs:sequence&gt;</w:delText>
              </w:r>
            </w:del>
          </w:p>
          <w:p w14:paraId="41294821" w14:textId="77777777" w:rsidR="00E02224" w:rsidRDefault="00E02224" w:rsidP="00E02224">
            <w:pPr>
              <w:pStyle w:val="XML1"/>
              <w:rPr>
                <w:del w:id="4796" w:author="aas" w:date="2013-10-14T02:06:00Z"/>
              </w:rPr>
            </w:pPr>
            <w:del w:id="4797" w:author="aas" w:date="2013-10-14T02:06:00Z">
              <w:r>
                <w:delText xml:space="preserve">  &lt;/xs:group&gt;</w:delText>
              </w:r>
            </w:del>
          </w:p>
          <w:p w14:paraId="67C10416" w14:textId="77777777" w:rsidR="00712E70" w:rsidRPr="009F1B7D" w:rsidRDefault="00712E70" w:rsidP="00E02224">
            <w:pPr>
              <w:pStyle w:val="XML1"/>
              <w:rPr>
                <w:del w:id="4798" w:author="aas" w:date="2013-10-14T02:06:00Z"/>
              </w:rPr>
            </w:pPr>
          </w:p>
        </w:tc>
      </w:tr>
    </w:tbl>
    <w:p w14:paraId="0C46D66E" w14:textId="77777777" w:rsidR="00B7089E" w:rsidRPr="009F1B7D" w:rsidRDefault="00B7089E">
      <w:pPr>
        <w:pPrChange w:id="4799" w:author="aas" w:date="2013-10-14T02:06:00Z">
          <w:pPr>
            <w:pStyle w:val="BodyText"/>
          </w:pPr>
        </w:pPrChange>
      </w:pPr>
    </w:p>
    <w:p w14:paraId="149CFE13" w14:textId="6DE39D74" w:rsidR="00B7089E" w:rsidRPr="009F1B7D" w:rsidRDefault="00B7089E" w:rsidP="00D14D27">
      <w:pPr>
        <w:pStyle w:val="Heading3"/>
      </w:pPr>
      <w:bookmarkStart w:id="4800" w:name="_Toc315954015"/>
      <w:bookmarkStart w:id="4801" w:name="_Toc316542525"/>
      <w:bookmarkStart w:id="4802" w:name="_Toc248248248"/>
      <w:r w:rsidRPr="00DB42FD">
        <w:lastRenderedPageBreak/>
        <w:t>XML Example</w:t>
      </w:r>
      <w:bookmarkEnd w:id="4800"/>
      <w:bookmarkEnd w:id="4801"/>
      <w:r w:rsidR="007344A3">
        <w:t>s</w:t>
      </w:r>
      <w:bookmarkEnd w:id="4802"/>
    </w:p>
    <w:tbl>
      <w:tblPr>
        <w:tblStyle w:val="XMLtable"/>
        <w:tblW w:w="5000" w:type="pct"/>
        <w:tblLook w:val="04A0" w:firstRow="1" w:lastRow="0" w:firstColumn="1" w:lastColumn="0" w:noHBand="0" w:noVBand="1"/>
      </w:tblPr>
      <w:tblGrid>
        <w:gridCol w:w="9474"/>
      </w:tblGrid>
      <w:tr w:rsidR="00B7089E" w:rsidRPr="009F1B7D" w14:paraId="78B092FB" w14:textId="77777777" w:rsidTr="00C128FA">
        <w:tc>
          <w:tcPr>
            <w:tcW w:w="8820" w:type="dxa"/>
          </w:tcPr>
          <w:p w14:paraId="34A660FD" w14:textId="77777777" w:rsidR="007344A3" w:rsidRDefault="007344A3" w:rsidP="007344A3">
            <w:pPr>
              <w:pStyle w:val="XML1"/>
            </w:pPr>
            <w:r>
              <w:t>&lt;</w:t>
            </w:r>
            <w:proofErr w:type="gramStart"/>
            <w:r>
              <w:t>!-</w:t>
            </w:r>
            <w:proofErr w:type="gramEnd"/>
            <w:r>
              <w:t>- Example for a physical port --&gt;</w:t>
            </w:r>
          </w:p>
          <w:p w14:paraId="65CBD6A6" w14:textId="77777777" w:rsidR="00B7089E" w:rsidRPr="009F1B7D" w:rsidRDefault="00B7089E" w:rsidP="00011096">
            <w:pPr>
              <w:pStyle w:val="XML1"/>
            </w:pPr>
            <w:r w:rsidRPr="009F1B7D">
              <w:t>&lt;</w:t>
            </w:r>
            <w:proofErr w:type="gramStart"/>
            <w:r w:rsidRPr="009F1B7D">
              <w:t>port</w:t>
            </w:r>
            <w:proofErr w:type="gramEnd"/>
            <w:r w:rsidRPr="009F1B7D">
              <w:t>&gt;</w:t>
            </w:r>
          </w:p>
          <w:p w14:paraId="57F67D8A" w14:textId="77777777" w:rsidR="00B7089E" w:rsidRPr="009F1B7D" w:rsidRDefault="00B7089E" w:rsidP="00011096">
            <w:pPr>
              <w:pStyle w:val="XML2"/>
            </w:pPr>
            <w:r w:rsidRPr="009F1B7D">
              <w:t>&lt;</w:t>
            </w:r>
            <w:proofErr w:type="gramStart"/>
            <w:r w:rsidRPr="009F1B7D">
              <w:t>resource</w:t>
            </w:r>
            <w:proofErr w:type="gramEnd"/>
            <w:r w:rsidRPr="009F1B7D">
              <w:t>-id&gt;Port214748364&lt;/resource-id&gt;</w:t>
            </w:r>
          </w:p>
          <w:p w14:paraId="263AEBCE" w14:textId="77777777" w:rsidR="00B7089E" w:rsidRPr="009F1B7D" w:rsidRDefault="00B7089E" w:rsidP="00011096">
            <w:pPr>
              <w:pStyle w:val="XML2"/>
            </w:pPr>
            <w:r w:rsidRPr="009F1B7D">
              <w:t>&lt;</w:t>
            </w:r>
            <w:proofErr w:type="gramStart"/>
            <w:r w:rsidRPr="009F1B7D">
              <w:t>number</w:t>
            </w:r>
            <w:proofErr w:type="gramEnd"/>
            <w:r w:rsidRPr="009F1B7D">
              <w:t>&gt;214748364&lt;/number&gt;</w:t>
            </w:r>
          </w:p>
          <w:p w14:paraId="3D74FB0E" w14:textId="77777777" w:rsidR="00B7089E" w:rsidRPr="009F1B7D" w:rsidRDefault="00B7089E" w:rsidP="00011096">
            <w:pPr>
              <w:pStyle w:val="XML2"/>
            </w:pPr>
            <w:r w:rsidRPr="009F1B7D">
              <w:t>&lt;</w:t>
            </w:r>
            <w:proofErr w:type="gramStart"/>
            <w:r w:rsidRPr="009F1B7D">
              <w:t>name</w:t>
            </w:r>
            <w:proofErr w:type="gramEnd"/>
            <w:r w:rsidRPr="009F1B7D">
              <w:t>&gt;name0&lt;/name&gt;</w:t>
            </w:r>
          </w:p>
          <w:p w14:paraId="4BD00AEC" w14:textId="77777777" w:rsidR="00B7089E" w:rsidRPr="009F1B7D" w:rsidRDefault="00B7089E" w:rsidP="00011096">
            <w:pPr>
              <w:pStyle w:val="XML2"/>
            </w:pPr>
            <w:r w:rsidRPr="009F1B7D">
              <w:t>&lt;</w:t>
            </w:r>
            <w:proofErr w:type="gramStart"/>
            <w:r w:rsidRPr="009F1B7D">
              <w:t>current</w:t>
            </w:r>
            <w:proofErr w:type="gramEnd"/>
            <w:r w:rsidRPr="009F1B7D">
              <w:t>-rate&gt;10000&lt;/current-rate&gt;</w:t>
            </w:r>
          </w:p>
          <w:p w14:paraId="073FDA7A" w14:textId="77777777" w:rsidR="00B7089E" w:rsidRPr="009F1B7D" w:rsidRDefault="00B7089E" w:rsidP="00011096">
            <w:pPr>
              <w:pStyle w:val="XML2"/>
            </w:pPr>
            <w:r w:rsidRPr="009F1B7D">
              <w:t>&lt;</w:t>
            </w:r>
            <w:proofErr w:type="gramStart"/>
            <w:r w:rsidRPr="009F1B7D">
              <w:t>max</w:t>
            </w:r>
            <w:proofErr w:type="gramEnd"/>
            <w:r w:rsidRPr="009F1B7D">
              <w:t>-rate&gt;10000&lt;/max-rate&gt;</w:t>
            </w:r>
          </w:p>
          <w:p w14:paraId="37AD2C86" w14:textId="77777777" w:rsidR="00B7089E" w:rsidRPr="009F1B7D" w:rsidRDefault="00B7089E" w:rsidP="00011096">
            <w:pPr>
              <w:pStyle w:val="XML2"/>
            </w:pPr>
            <w:r w:rsidRPr="009F1B7D">
              <w:t>&lt;</w:t>
            </w:r>
            <w:proofErr w:type="gramStart"/>
            <w:r w:rsidRPr="009F1B7D">
              <w:t>configuration</w:t>
            </w:r>
            <w:proofErr w:type="gramEnd"/>
            <w:r w:rsidRPr="009F1B7D">
              <w:t>&gt;</w:t>
            </w:r>
          </w:p>
          <w:p w14:paraId="0991DEFC" w14:textId="77777777" w:rsidR="00B7089E" w:rsidRPr="009F1B7D" w:rsidRDefault="00B7089E" w:rsidP="00011096">
            <w:pPr>
              <w:pStyle w:val="XML3"/>
            </w:pPr>
            <w:r w:rsidRPr="009F1B7D">
              <w:t>&lt;</w:t>
            </w:r>
            <w:proofErr w:type="gramStart"/>
            <w:r w:rsidRPr="009F1B7D">
              <w:t>admin</w:t>
            </w:r>
            <w:proofErr w:type="gramEnd"/>
            <w:r w:rsidRPr="009F1B7D">
              <w:t>-state&gt;up&lt;/admin-state&gt;</w:t>
            </w:r>
          </w:p>
          <w:p w14:paraId="3C2415E8" w14:textId="77777777" w:rsidR="00B7089E" w:rsidRPr="009F1B7D" w:rsidRDefault="00B7089E" w:rsidP="00011096">
            <w:pPr>
              <w:pStyle w:val="XML3"/>
            </w:pPr>
            <w:r w:rsidRPr="009F1B7D">
              <w:t>&lt;</w:t>
            </w:r>
            <w:proofErr w:type="gramStart"/>
            <w:r w:rsidRPr="009F1B7D">
              <w:t>no</w:t>
            </w:r>
            <w:proofErr w:type="gramEnd"/>
            <w:r w:rsidRPr="009F1B7D">
              <w:t>-receive&gt;false&lt;/no-receive&gt;</w:t>
            </w:r>
          </w:p>
          <w:p w14:paraId="4F692D23" w14:textId="77777777" w:rsidR="00B7089E" w:rsidRPr="009F1B7D" w:rsidRDefault="00B7089E" w:rsidP="00011096">
            <w:pPr>
              <w:pStyle w:val="XML3"/>
            </w:pPr>
            <w:r w:rsidRPr="009F1B7D">
              <w:t>&lt;</w:t>
            </w:r>
            <w:proofErr w:type="gramStart"/>
            <w:r w:rsidRPr="009F1B7D">
              <w:t>no</w:t>
            </w:r>
            <w:proofErr w:type="gramEnd"/>
            <w:r w:rsidRPr="009F1B7D">
              <w:t>-forward&gt;false&lt;/no-forward&gt;</w:t>
            </w:r>
          </w:p>
          <w:p w14:paraId="10F578FA" w14:textId="77777777" w:rsidR="00B7089E" w:rsidRPr="009F1B7D" w:rsidRDefault="00B7089E" w:rsidP="00011096">
            <w:pPr>
              <w:pStyle w:val="XML3"/>
            </w:pPr>
            <w:r w:rsidRPr="009F1B7D">
              <w:t>&lt;</w:t>
            </w:r>
            <w:proofErr w:type="gramStart"/>
            <w:r w:rsidRPr="009F1B7D">
              <w:t>no</w:t>
            </w:r>
            <w:proofErr w:type="gramEnd"/>
            <w:r w:rsidRPr="009F1B7D">
              <w:t>-packet-in&gt;false&lt;/no-packet-in&gt;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w:t>
            </w:r>
            <w:proofErr w:type="gramStart"/>
            <w:r w:rsidRPr="009F1B7D">
              <w:t>state</w:t>
            </w:r>
            <w:proofErr w:type="gramEnd"/>
            <w:r w:rsidRPr="009F1B7D">
              <w:t>&gt;</w:t>
            </w:r>
          </w:p>
          <w:p w14:paraId="723C6772" w14:textId="77777777" w:rsidR="00B7089E" w:rsidRPr="009F1B7D" w:rsidRDefault="00B7089E" w:rsidP="00011096">
            <w:pPr>
              <w:pStyle w:val="XML3"/>
            </w:pPr>
            <w:r w:rsidRPr="009F1B7D">
              <w:t>&lt;</w:t>
            </w:r>
            <w:proofErr w:type="gramStart"/>
            <w:r w:rsidRPr="009F1B7D">
              <w:t>oper</w:t>
            </w:r>
            <w:proofErr w:type="gramEnd"/>
            <w:r w:rsidRPr="009F1B7D">
              <w:t>-state&gt;up&lt;/oper-state&gt;</w:t>
            </w:r>
          </w:p>
          <w:p w14:paraId="12596F3C" w14:textId="77777777" w:rsidR="00B7089E" w:rsidRPr="009F1B7D" w:rsidRDefault="00B7089E" w:rsidP="00011096">
            <w:pPr>
              <w:pStyle w:val="XML3"/>
            </w:pPr>
            <w:r w:rsidRPr="009F1B7D">
              <w:t>&lt;</w:t>
            </w:r>
            <w:proofErr w:type="gramStart"/>
            <w:r w:rsidRPr="009F1B7D">
              <w:t>blocked</w:t>
            </w:r>
            <w:proofErr w:type="gramEnd"/>
            <w:r w:rsidRPr="009F1B7D">
              <w:t>&gt;false&lt;/blocked&gt;</w:t>
            </w:r>
          </w:p>
          <w:p w14:paraId="0C0D1D27" w14:textId="77777777" w:rsidR="00B7089E" w:rsidRPr="009F1B7D" w:rsidRDefault="00B7089E" w:rsidP="00011096">
            <w:pPr>
              <w:pStyle w:val="XML3"/>
            </w:pPr>
            <w:r w:rsidRPr="009F1B7D">
              <w:t>&lt;</w:t>
            </w:r>
            <w:proofErr w:type="gramStart"/>
            <w:r w:rsidRPr="009F1B7D">
              <w:t>live</w:t>
            </w:r>
            <w:proofErr w:type="gramEnd"/>
            <w:r w:rsidRPr="009F1B7D">
              <w:t>&gt;false&lt;/live&gt;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w:t>
            </w:r>
            <w:proofErr w:type="gramStart"/>
            <w:r w:rsidRPr="009F1B7D">
              <w:t>features</w:t>
            </w:r>
            <w:proofErr w:type="gramEnd"/>
            <w:r w:rsidRPr="009F1B7D">
              <w:t>&gt;</w:t>
            </w:r>
          </w:p>
          <w:p w14:paraId="526F045C" w14:textId="77777777" w:rsidR="00B7089E" w:rsidRPr="009F1B7D" w:rsidRDefault="00B7089E" w:rsidP="00011096">
            <w:pPr>
              <w:pStyle w:val="XML3"/>
            </w:pPr>
            <w:r w:rsidRPr="009F1B7D">
              <w:t>&lt;</w:t>
            </w:r>
            <w:proofErr w:type="gramStart"/>
            <w:r w:rsidRPr="009F1B7D">
              <w:t>current</w:t>
            </w:r>
            <w:proofErr w:type="gramEnd"/>
            <w:r w:rsidRPr="009F1B7D">
              <w: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w:t>
            </w:r>
            <w:proofErr w:type="gramStart"/>
            <w:r w:rsidRPr="009F1B7D">
              <w:t>advertised</w:t>
            </w:r>
            <w:proofErr w:type="gramEnd"/>
            <w:r w:rsidRPr="009F1B7D">
              <w:t>&gt;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w:t>
            </w:r>
            <w:proofErr w:type="gramStart"/>
            <w:r w:rsidRPr="009F1B7D">
              <w:t>supported</w:t>
            </w:r>
            <w:proofErr w:type="gramEnd"/>
            <w:r w:rsidRPr="009F1B7D">
              <w:t>&gt;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w:t>
            </w:r>
            <w:proofErr w:type="gramStart"/>
            <w:r w:rsidRPr="009F1B7D">
              <w:t>advertised</w:t>
            </w:r>
            <w:proofErr w:type="gramEnd"/>
            <w:r w:rsidRPr="009F1B7D">
              <w:t>-peer&gt;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&lt;</w:t>
            </w:r>
            <w:proofErr w:type="gramStart"/>
            <w:r>
              <w:t>!-</w:t>
            </w:r>
            <w:proofErr w:type="gramEnd"/>
            <w:r>
              <w:t>- Example for a logical port representing a VxLAN tunnel --&gt;</w:t>
            </w:r>
          </w:p>
          <w:p w14:paraId="416B1D0F" w14:textId="77777777" w:rsidR="007344A3" w:rsidRPr="009F1B7D" w:rsidRDefault="007344A3" w:rsidP="007344A3">
            <w:pPr>
              <w:pStyle w:val="XML1"/>
            </w:pPr>
            <w:r w:rsidRPr="009F1B7D">
              <w:t>&lt;</w:t>
            </w:r>
            <w:proofErr w:type="gramStart"/>
            <w:r w:rsidRPr="009F1B7D">
              <w:t>port</w:t>
            </w:r>
            <w:proofErr w:type="gramEnd"/>
            <w:r w:rsidRPr="009F1B7D">
              <w:t>&gt;</w:t>
            </w:r>
          </w:p>
          <w:p w14:paraId="454695C6" w14:textId="77777777" w:rsidR="007344A3" w:rsidRPr="009F1B7D" w:rsidRDefault="007344A3" w:rsidP="007344A3">
            <w:pPr>
              <w:pStyle w:val="XML2"/>
            </w:pPr>
            <w:r w:rsidRPr="009F1B7D">
              <w:t>&lt;</w:t>
            </w:r>
            <w:proofErr w:type="gramStart"/>
            <w:r w:rsidRPr="009F1B7D">
              <w:t>resource</w:t>
            </w:r>
            <w:proofErr w:type="gramEnd"/>
            <w:r w:rsidRPr="009F1B7D">
              <w:t>-id&gt;</w:t>
            </w:r>
            <w:r>
              <w:t>Logical</w:t>
            </w:r>
            <w:r w:rsidRPr="009F1B7D">
              <w:t>Port</w:t>
            </w:r>
            <w:r>
              <w:t>1</w:t>
            </w:r>
            <w:r w:rsidRPr="009F1B7D">
              <w:t>4&lt;/resource-id&gt;</w:t>
            </w:r>
          </w:p>
          <w:p w14:paraId="3FECB827" w14:textId="77777777" w:rsidR="007344A3" w:rsidRPr="009F1B7D" w:rsidRDefault="007344A3" w:rsidP="007344A3">
            <w:pPr>
              <w:pStyle w:val="XML2"/>
            </w:pPr>
            <w:r w:rsidRPr="009F1B7D">
              <w:t>&lt;</w:t>
            </w:r>
            <w:proofErr w:type="gramStart"/>
            <w:r w:rsidRPr="009F1B7D">
              <w:t>number</w:t>
            </w:r>
            <w:proofErr w:type="gramEnd"/>
            <w:r w:rsidRPr="009F1B7D">
              <w:t>&gt;</w:t>
            </w:r>
            <w:r>
              <w:t>14</w:t>
            </w:r>
            <w:r w:rsidRPr="009F1B7D">
              <w:t>&lt;/number&gt;</w:t>
            </w:r>
          </w:p>
          <w:p w14:paraId="7761873B" w14:textId="77777777" w:rsidR="007344A3" w:rsidRPr="009F1B7D" w:rsidRDefault="007344A3" w:rsidP="007344A3">
            <w:pPr>
              <w:pStyle w:val="XML2"/>
            </w:pPr>
            <w:r w:rsidRPr="009F1B7D">
              <w:t>&lt;</w:t>
            </w:r>
            <w:proofErr w:type="gramStart"/>
            <w:r w:rsidRPr="009F1B7D">
              <w:t>name</w:t>
            </w:r>
            <w:proofErr w:type="gramEnd"/>
            <w:r w:rsidRPr="009F1B7D">
              <w:t>&gt;</w:t>
            </w:r>
            <w:r>
              <w:t>logicalPort14VxLAN</w:t>
            </w:r>
            <w:r w:rsidRPr="009F1B7D">
              <w:t>&lt;/name&gt;</w:t>
            </w:r>
          </w:p>
          <w:p w14:paraId="738DE52E" w14:textId="77777777" w:rsidR="007344A3" w:rsidRPr="009F1B7D" w:rsidRDefault="007344A3" w:rsidP="007344A3">
            <w:pPr>
              <w:pStyle w:val="XML2"/>
            </w:pPr>
            <w:r w:rsidRPr="009F1B7D">
              <w:t>&lt;</w:t>
            </w:r>
            <w:proofErr w:type="gramStart"/>
            <w:r w:rsidRPr="009F1B7D">
              <w:t>max</w:t>
            </w:r>
            <w:proofErr w:type="gramEnd"/>
            <w:r w:rsidRPr="009F1B7D">
              <w:t>-rate&gt;10000&lt;/max-rate&gt;</w:t>
            </w:r>
          </w:p>
          <w:p w14:paraId="259E1491" w14:textId="77777777" w:rsidR="007344A3" w:rsidRPr="009F1B7D" w:rsidRDefault="007344A3" w:rsidP="007344A3">
            <w:pPr>
              <w:pStyle w:val="XML2"/>
            </w:pPr>
            <w:r w:rsidRPr="009F1B7D">
              <w:t>&lt;</w:t>
            </w:r>
            <w:proofErr w:type="gramStart"/>
            <w:r w:rsidRPr="009F1B7D">
              <w:t>configuration</w:t>
            </w:r>
            <w:proofErr w:type="gramEnd"/>
            <w:r w:rsidRPr="009F1B7D">
              <w:t>&gt;</w:t>
            </w:r>
          </w:p>
          <w:p w14:paraId="3C87C615" w14:textId="77777777" w:rsidR="007344A3" w:rsidRPr="009F1B7D" w:rsidRDefault="007344A3" w:rsidP="007344A3">
            <w:pPr>
              <w:pStyle w:val="XML3"/>
            </w:pPr>
            <w:r w:rsidRPr="009F1B7D">
              <w:t>&lt;</w:t>
            </w:r>
            <w:proofErr w:type="gramStart"/>
            <w:r w:rsidRPr="009F1B7D">
              <w:t>admin</w:t>
            </w:r>
            <w:proofErr w:type="gramEnd"/>
            <w:r w:rsidRPr="009F1B7D">
              <w:t>-state&gt;up&lt;/admin-state&gt;</w:t>
            </w:r>
          </w:p>
          <w:p w14:paraId="3FC6F171" w14:textId="77777777" w:rsidR="007344A3" w:rsidRPr="009F1B7D" w:rsidRDefault="007344A3" w:rsidP="007344A3">
            <w:pPr>
              <w:pStyle w:val="XML3"/>
            </w:pPr>
            <w:r w:rsidRPr="009F1B7D">
              <w:t>&lt;</w:t>
            </w:r>
            <w:proofErr w:type="gramStart"/>
            <w:r w:rsidRPr="009F1B7D">
              <w:t>no</w:t>
            </w:r>
            <w:proofErr w:type="gramEnd"/>
            <w:r w:rsidRPr="009F1B7D">
              <w:t>-receive&gt;false&lt;/no-receive&gt;</w:t>
            </w:r>
          </w:p>
          <w:p w14:paraId="4E293F69" w14:textId="77777777" w:rsidR="007344A3" w:rsidRPr="009F1B7D" w:rsidRDefault="007344A3" w:rsidP="007344A3">
            <w:pPr>
              <w:pStyle w:val="XML3"/>
            </w:pPr>
            <w:r w:rsidRPr="009F1B7D">
              <w:t>&lt;</w:t>
            </w:r>
            <w:proofErr w:type="gramStart"/>
            <w:r w:rsidRPr="009F1B7D">
              <w:t>no</w:t>
            </w:r>
            <w:proofErr w:type="gramEnd"/>
            <w:r w:rsidRPr="009F1B7D">
              <w:t>-forward&gt;false&lt;/no-forward&gt;</w:t>
            </w:r>
          </w:p>
          <w:p w14:paraId="1F72844D" w14:textId="77777777" w:rsidR="007344A3" w:rsidRPr="009F1B7D" w:rsidRDefault="007344A3" w:rsidP="007344A3">
            <w:pPr>
              <w:pStyle w:val="XML3"/>
            </w:pPr>
            <w:r w:rsidRPr="009F1B7D">
              <w:t>&lt;</w:t>
            </w:r>
            <w:proofErr w:type="gramStart"/>
            <w:r w:rsidRPr="009F1B7D">
              <w:t>no</w:t>
            </w:r>
            <w:proofErr w:type="gramEnd"/>
            <w:r w:rsidRPr="009F1B7D">
              <w:t>-packet-in&gt;false&lt;/no-packet-in&gt;</w:t>
            </w:r>
          </w:p>
          <w:p w14:paraId="074A39B2" w14:textId="77777777" w:rsidR="007344A3" w:rsidRPr="009F1B7D" w:rsidRDefault="007344A3" w:rsidP="007344A3">
            <w:pPr>
              <w:pStyle w:val="XML2"/>
            </w:pPr>
            <w:r w:rsidRPr="009F1B7D">
              <w:t>&lt;/configuration&gt;</w:t>
            </w:r>
          </w:p>
          <w:p w14:paraId="45940C39" w14:textId="77777777" w:rsidR="007344A3" w:rsidRPr="009F1B7D" w:rsidRDefault="007344A3" w:rsidP="007344A3">
            <w:pPr>
              <w:pStyle w:val="XML2"/>
            </w:pPr>
            <w:r w:rsidRPr="009F1B7D">
              <w:t>&lt;</w:t>
            </w:r>
            <w:proofErr w:type="gramStart"/>
            <w:r w:rsidRPr="009F1B7D">
              <w:t>state</w:t>
            </w:r>
            <w:proofErr w:type="gramEnd"/>
            <w:r w:rsidRPr="009F1B7D">
              <w:t>&gt;</w:t>
            </w:r>
          </w:p>
          <w:p w14:paraId="5BA5C723" w14:textId="77777777" w:rsidR="007344A3" w:rsidRPr="009F1B7D" w:rsidRDefault="007344A3" w:rsidP="007344A3">
            <w:pPr>
              <w:pStyle w:val="XML3"/>
            </w:pPr>
            <w:r w:rsidRPr="009F1B7D">
              <w:t>&lt;</w:t>
            </w:r>
            <w:proofErr w:type="gramStart"/>
            <w:r w:rsidRPr="009F1B7D">
              <w:t>oper</w:t>
            </w:r>
            <w:proofErr w:type="gramEnd"/>
            <w:r w:rsidRPr="009F1B7D">
              <w:t>-state&gt;up&lt;/oper-state&gt;</w:t>
            </w:r>
          </w:p>
          <w:p w14:paraId="01D58128" w14:textId="77777777" w:rsidR="007344A3" w:rsidRPr="009F1B7D" w:rsidRDefault="007344A3" w:rsidP="007344A3">
            <w:pPr>
              <w:pStyle w:val="XML3"/>
            </w:pPr>
            <w:r w:rsidRPr="009F1B7D">
              <w:t>&lt;</w:t>
            </w:r>
            <w:proofErr w:type="gramStart"/>
            <w:r w:rsidRPr="009F1B7D">
              <w:t>blocked</w:t>
            </w:r>
            <w:proofErr w:type="gramEnd"/>
            <w:r w:rsidRPr="009F1B7D">
              <w:t>&gt;false&lt;/blocked&gt;</w:t>
            </w:r>
          </w:p>
          <w:p w14:paraId="76C87D2C" w14:textId="77777777" w:rsidR="007344A3" w:rsidRPr="009F1B7D" w:rsidRDefault="007344A3" w:rsidP="007344A3">
            <w:pPr>
              <w:pStyle w:val="XML3"/>
            </w:pPr>
            <w:r w:rsidRPr="009F1B7D">
              <w:t>&lt;</w:t>
            </w:r>
            <w:proofErr w:type="gramStart"/>
            <w:r w:rsidRPr="009F1B7D">
              <w:t>live</w:t>
            </w:r>
            <w:proofErr w:type="gramEnd"/>
            <w:r w:rsidRPr="009F1B7D">
              <w:t>&gt;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proofErr w:type="gramStart"/>
            <w:r>
              <w:t>vxlan</w:t>
            </w:r>
            <w:proofErr w:type="gramEnd"/>
            <w:r>
              <w:t>-tunnel</w:t>
            </w:r>
            <w:r w:rsidRPr="009F1B7D">
              <w:t>&gt;</w:t>
            </w:r>
          </w:p>
          <w:p w14:paraId="40FA5E8C" w14:textId="77777777" w:rsidR="007344A3" w:rsidRDefault="007344A3" w:rsidP="007344A3">
            <w:pPr>
              <w:pStyle w:val="XML3"/>
            </w:pPr>
            <w:r w:rsidRPr="009F1B7D">
              <w:t>&lt;</w:t>
            </w:r>
            <w:proofErr w:type="gramStart"/>
            <w:r>
              <w:t>local</w:t>
            </w:r>
            <w:proofErr w:type="gramEnd"/>
            <w:r>
              <w:t>-endpoint-ipv4-address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lastRenderedPageBreak/>
              <w:t>&lt;</w:t>
            </w:r>
            <w:r>
              <w:t>/local-endpoint-ipv4-address</w:t>
            </w:r>
            <w:r w:rsidRPr="009F1B7D">
              <w:t>&gt;</w:t>
            </w:r>
          </w:p>
          <w:p w14:paraId="29DD1855" w14:textId="77777777" w:rsidR="007344A3" w:rsidRDefault="007344A3" w:rsidP="007344A3">
            <w:pPr>
              <w:pStyle w:val="XML3"/>
            </w:pPr>
            <w:r w:rsidRPr="009F1B7D">
              <w:t>&lt;</w:t>
            </w:r>
            <w:proofErr w:type="gramStart"/>
            <w:r>
              <w:t>remote</w:t>
            </w:r>
            <w:proofErr w:type="gramEnd"/>
            <w:r>
              <w:t>-endpoint-ipv4-address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w:t>
            </w:r>
            <w:proofErr w:type="gramStart"/>
            <w:r>
              <w:t>vni</w:t>
            </w:r>
            <w:proofErr w:type="gramEnd"/>
            <w:r>
              <w:t>-valid&gt;true&lt;/vni-valid&gt;</w:t>
            </w:r>
          </w:p>
          <w:p w14:paraId="2D28E321" w14:textId="77777777" w:rsidR="007344A3" w:rsidRDefault="007344A3" w:rsidP="007344A3">
            <w:pPr>
              <w:pStyle w:val="XML3"/>
            </w:pPr>
            <w:r>
              <w:t>&lt;</w:t>
            </w:r>
            <w:proofErr w:type="gramStart"/>
            <w:r>
              <w:t>vni</w:t>
            </w:r>
            <w:proofErr w:type="gramEnd"/>
            <w:r>
              <w:t>&gt;15581985&lt;/vni&gt;</w:t>
            </w:r>
          </w:p>
          <w:p w14:paraId="149E44EE" w14:textId="77777777" w:rsidR="007344A3" w:rsidRDefault="007344A3" w:rsidP="007344A3">
            <w:pPr>
              <w:pStyle w:val="XML3"/>
            </w:pPr>
            <w:r>
              <w:t>&lt;</w:t>
            </w:r>
            <w:proofErr w:type="gramStart"/>
            <w:r>
              <w:t>udp</w:t>
            </w:r>
            <w:proofErr w:type="gramEnd"/>
            <w:r>
              <w:t>-source-port&gt;3804&lt;/udp-source-port&gt;</w:t>
            </w:r>
          </w:p>
          <w:p w14:paraId="16C72412" w14:textId="125C48CA" w:rsidR="007344A3" w:rsidRDefault="007344A3" w:rsidP="007344A3">
            <w:pPr>
              <w:pStyle w:val="XML3"/>
            </w:pPr>
            <w:r>
              <w:t>&lt;</w:t>
            </w:r>
            <w:proofErr w:type="gramStart"/>
            <w:r>
              <w:t>udp</w:t>
            </w:r>
            <w:proofErr w:type="gramEnd"/>
            <w:r>
              <w:t>-dest-port&gt;</w:t>
            </w:r>
            <w:r w:rsidR="00994B9F">
              <w:t>4789</w:t>
            </w:r>
            <w:r>
              <w:t>&lt;/udp-dest-port&gt;</w:t>
            </w:r>
          </w:p>
          <w:p w14:paraId="70BF968F" w14:textId="77777777" w:rsidR="007344A3" w:rsidRDefault="007344A3" w:rsidP="007344A3">
            <w:pPr>
              <w:pStyle w:val="XML3"/>
            </w:pPr>
            <w:r>
              <w:t>&lt;</w:t>
            </w:r>
            <w:proofErr w:type="gramStart"/>
            <w:r>
              <w:t>udp</w:t>
            </w:r>
            <w:proofErr w:type="gramEnd"/>
            <w:r>
              <w:t>-checksum&gt;false&lt;/udp-checksum&gt;</w:t>
            </w:r>
          </w:p>
          <w:p w14:paraId="00FFEBDB" w14:textId="77777777" w:rsidR="007344A3" w:rsidRPr="009F1B7D" w:rsidRDefault="007344A3" w:rsidP="007344A3">
            <w:pPr>
              <w:pStyle w:val="XML2"/>
            </w:pPr>
            <w:r w:rsidRPr="009F1B7D">
              <w:t>&lt;/</w:t>
            </w:r>
            <w:r>
              <w:t>vxlan-tunnel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w:t>
            </w:r>
            <w:proofErr w:type="gramStart"/>
            <w:r>
              <w:t>!-</w:t>
            </w:r>
            <w:proofErr w:type="gramEnd"/>
            <w:r>
              <w:t>- Example for a logical port representing a NVGRE tunnel --&gt;</w:t>
            </w:r>
          </w:p>
          <w:p w14:paraId="142B6A5A" w14:textId="77777777" w:rsidR="007344A3" w:rsidRPr="009F1B7D" w:rsidRDefault="007344A3" w:rsidP="007344A3">
            <w:pPr>
              <w:pStyle w:val="XML1"/>
            </w:pPr>
            <w:r w:rsidRPr="009F1B7D">
              <w:t>&lt;</w:t>
            </w:r>
            <w:proofErr w:type="gramStart"/>
            <w:r w:rsidRPr="009F1B7D">
              <w:t>port</w:t>
            </w:r>
            <w:proofErr w:type="gramEnd"/>
            <w:r w:rsidRPr="009F1B7D">
              <w:t>&gt;</w:t>
            </w:r>
          </w:p>
          <w:p w14:paraId="609BB804" w14:textId="77777777" w:rsidR="007344A3" w:rsidRPr="009F1B7D" w:rsidRDefault="007344A3" w:rsidP="007344A3">
            <w:pPr>
              <w:pStyle w:val="XML2"/>
            </w:pPr>
            <w:r w:rsidRPr="009F1B7D">
              <w:t>&lt;</w:t>
            </w:r>
            <w:proofErr w:type="gramStart"/>
            <w:r w:rsidRPr="009F1B7D">
              <w:t>resource</w:t>
            </w:r>
            <w:proofErr w:type="gramEnd"/>
            <w:r w:rsidRPr="009F1B7D">
              <w:t>-id&gt;</w:t>
            </w:r>
            <w:r>
              <w:t>Logical</w:t>
            </w:r>
            <w:r w:rsidRPr="009F1B7D">
              <w:t>Port</w:t>
            </w:r>
            <w:r>
              <w:t>17</w:t>
            </w:r>
            <w:r w:rsidRPr="009F1B7D">
              <w:t>&lt;/resource-id&gt;</w:t>
            </w:r>
          </w:p>
          <w:p w14:paraId="50EF4991" w14:textId="77777777" w:rsidR="007344A3" w:rsidRPr="009F1B7D" w:rsidRDefault="007344A3" w:rsidP="007344A3">
            <w:pPr>
              <w:pStyle w:val="XML2"/>
            </w:pPr>
            <w:r w:rsidRPr="009F1B7D">
              <w:t>&lt;</w:t>
            </w:r>
            <w:proofErr w:type="gramStart"/>
            <w:r w:rsidRPr="009F1B7D">
              <w:t>number</w:t>
            </w:r>
            <w:proofErr w:type="gramEnd"/>
            <w:r w:rsidRPr="009F1B7D">
              <w:t>&gt;</w:t>
            </w:r>
            <w:r>
              <w:t>17</w:t>
            </w:r>
            <w:r w:rsidRPr="009F1B7D">
              <w:t>&lt;/number&gt;</w:t>
            </w:r>
          </w:p>
          <w:p w14:paraId="06E630E5" w14:textId="77777777" w:rsidR="007344A3" w:rsidRPr="009F1B7D" w:rsidRDefault="007344A3" w:rsidP="007344A3">
            <w:pPr>
              <w:pStyle w:val="XML2"/>
            </w:pPr>
            <w:r w:rsidRPr="009F1B7D">
              <w:t>&lt;</w:t>
            </w:r>
            <w:proofErr w:type="gramStart"/>
            <w:r w:rsidRPr="009F1B7D">
              <w:t>name</w:t>
            </w:r>
            <w:proofErr w:type="gramEnd"/>
            <w:r w:rsidRPr="009F1B7D">
              <w:t>&gt;</w:t>
            </w:r>
            <w:r>
              <w:t>logicalPort17NVGRE</w:t>
            </w:r>
            <w:r w:rsidRPr="009F1B7D">
              <w:t>&lt;/name&gt;</w:t>
            </w:r>
          </w:p>
          <w:p w14:paraId="47EE8646" w14:textId="77777777" w:rsidR="007344A3" w:rsidRPr="009F1B7D" w:rsidRDefault="007344A3" w:rsidP="007344A3">
            <w:pPr>
              <w:pStyle w:val="XML2"/>
            </w:pPr>
            <w:r>
              <w:t>&lt;</w:t>
            </w:r>
            <w:proofErr w:type="gramStart"/>
            <w:r>
              <w:t>max</w:t>
            </w:r>
            <w:proofErr w:type="gramEnd"/>
            <w:r>
              <w:t>-rate&gt;1000</w:t>
            </w:r>
            <w:r w:rsidRPr="009F1B7D">
              <w:t>&lt;/max-rate&gt;</w:t>
            </w:r>
          </w:p>
          <w:p w14:paraId="24A21767" w14:textId="77777777" w:rsidR="007344A3" w:rsidRPr="009F1B7D" w:rsidRDefault="007344A3" w:rsidP="007344A3">
            <w:pPr>
              <w:pStyle w:val="XML2"/>
            </w:pPr>
            <w:r w:rsidRPr="009F1B7D">
              <w:t>&lt;</w:t>
            </w:r>
            <w:proofErr w:type="gramStart"/>
            <w:r w:rsidRPr="009F1B7D">
              <w:t>configuration</w:t>
            </w:r>
            <w:proofErr w:type="gramEnd"/>
            <w:r w:rsidRPr="009F1B7D">
              <w:t>&gt;</w:t>
            </w:r>
          </w:p>
          <w:p w14:paraId="79689A70" w14:textId="77777777" w:rsidR="007344A3" w:rsidRPr="009F1B7D" w:rsidRDefault="007344A3" w:rsidP="007344A3">
            <w:pPr>
              <w:pStyle w:val="XML3"/>
            </w:pPr>
            <w:r w:rsidRPr="009F1B7D">
              <w:t>&lt;</w:t>
            </w:r>
            <w:proofErr w:type="gramStart"/>
            <w:r w:rsidRPr="009F1B7D">
              <w:t>admin</w:t>
            </w:r>
            <w:proofErr w:type="gramEnd"/>
            <w:r w:rsidRPr="009F1B7D">
              <w:t>-state&gt;up&lt;/admin-state&gt;</w:t>
            </w:r>
          </w:p>
          <w:p w14:paraId="3CF9BA97" w14:textId="77777777" w:rsidR="007344A3" w:rsidRPr="009F1B7D" w:rsidRDefault="007344A3" w:rsidP="007344A3">
            <w:pPr>
              <w:pStyle w:val="XML3"/>
            </w:pPr>
            <w:r w:rsidRPr="009F1B7D">
              <w:t>&lt;</w:t>
            </w:r>
            <w:proofErr w:type="gramStart"/>
            <w:r w:rsidRPr="009F1B7D">
              <w:t>no</w:t>
            </w:r>
            <w:proofErr w:type="gramEnd"/>
            <w:r w:rsidRPr="009F1B7D">
              <w:t>-receive&gt;false&lt;/no-receive&gt;</w:t>
            </w:r>
          </w:p>
          <w:p w14:paraId="53780F17" w14:textId="77777777" w:rsidR="007344A3" w:rsidRPr="009F1B7D" w:rsidRDefault="007344A3" w:rsidP="007344A3">
            <w:pPr>
              <w:pStyle w:val="XML3"/>
            </w:pPr>
            <w:r w:rsidRPr="009F1B7D">
              <w:t>&lt;</w:t>
            </w:r>
            <w:proofErr w:type="gramStart"/>
            <w:r w:rsidRPr="009F1B7D">
              <w:t>no</w:t>
            </w:r>
            <w:proofErr w:type="gramEnd"/>
            <w:r w:rsidRPr="009F1B7D">
              <w:t>-forward&gt;false&lt;/no-forward&gt;</w:t>
            </w:r>
          </w:p>
          <w:p w14:paraId="3FE7D633" w14:textId="77777777" w:rsidR="007344A3" w:rsidRPr="009F1B7D" w:rsidRDefault="007344A3" w:rsidP="007344A3">
            <w:pPr>
              <w:pStyle w:val="XML3"/>
            </w:pPr>
            <w:r w:rsidRPr="009F1B7D">
              <w:t>&lt;</w:t>
            </w:r>
            <w:proofErr w:type="gramStart"/>
            <w:r w:rsidRPr="009F1B7D">
              <w:t>no</w:t>
            </w:r>
            <w:proofErr w:type="gramEnd"/>
            <w:r w:rsidRPr="009F1B7D">
              <w:t>-packet-in&gt;false&lt;/no-packet-in&gt;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w:t>
            </w:r>
            <w:proofErr w:type="gramStart"/>
            <w:r w:rsidRPr="009F1B7D">
              <w:t>state</w:t>
            </w:r>
            <w:proofErr w:type="gramEnd"/>
            <w:r w:rsidRPr="009F1B7D">
              <w:t>&gt;</w:t>
            </w:r>
          </w:p>
          <w:p w14:paraId="05CD35D4" w14:textId="77777777" w:rsidR="007344A3" w:rsidRPr="009F1B7D" w:rsidRDefault="007344A3" w:rsidP="007344A3">
            <w:pPr>
              <w:pStyle w:val="XML3"/>
            </w:pPr>
            <w:r w:rsidRPr="009F1B7D">
              <w:t>&lt;</w:t>
            </w:r>
            <w:proofErr w:type="gramStart"/>
            <w:r w:rsidRPr="009F1B7D">
              <w:t>oper</w:t>
            </w:r>
            <w:proofErr w:type="gramEnd"/>
            <w:r w:rsidRPr="009F1B7D">
              <w:t>-state&gt;up&lt;/oper-state&gt;</w:t>
            </w:r>
          </w:p>
          <w:p w14:paraId="2C96CAE0" w14:textId="77777777" w:rsidR="007344A3" w:rsidRPr="009F1B7D" w:rsidRDefault="007344A3" w:rsidP="007344A3">
            <w:pPr>
              <w:pStyle w:val="XML3"/>
            </w:pPr>
            <w:r w:rsidRPr="009F1B7D">
              <w:t>&lt;</w:t>
            </w:r>
            <w:proofErr w:type="gramStart"/>
            <w:r w:rsidRPr="009F1B7D">
              <w:t>blocked</w:t>
            </w:r>
            <w:proofErr w:type="gramEnd"/>
            <w:r w:rsidRPr="009F1B7D">
              <w:t>&gt;false&lt;/blocked&gt;</w:t>
            </w:r>
          </w:p>
          <w:p w14:paraId="2FF1CA71" w14:textId="77777777" w:rsidR="007344A3" w:rsidRPr="009F1B7D" w:rsidRDefault="007344A3" w:rsidP="007344A3">
            <w:pPr>
              <w:pStyle w:val="XML3"/>
            </w:pPr>
            <w:r w:rsidRPr="009F1B7D">
              <w:t>&lt;</w:t>
            </w:r>
            <w:proofErr w:type="gramStart"/>
            <w:r w:rsidRPr="009F1B7D">
              <w:t>live</w:t>
            </w:r>
            <w:proofErr w:type="gramEnd"/>
            <w:r w:rsidRPr="009F1B7D">
              <w:t>&gt;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proofErr w:type="gramStart"/>
            <w:r>
              <w:t>nvgre</w:t>
            </w:r>
            <w:proofErr w:type="gramEnd"/>
            <w:r>
              <w:t>-tunnel</w:t>
            </w:r>
            <w:r w:rsidRPr="009F1B7D">
              <w:t>&gt;</w:t>
            </w:r>
          </w:p>
          <w:p w14:paraId="6C869E2B" w14:textId="77777777" w:rsidR="007344A3" w:rsidRDefault="007344A3" w:rsidP="007344A3">
            <w:pPr>
              <w:pStyle w:val="XML3"/>
            </w:pPr>
            <w:r w:rsidRPr="009F1B7D">
              <w:t>&lt;</w:t>
            </w:r>
            <w:proofErr w:type="gramStart"/>
            <w:r>
              <w:t>local</w:t>
            </w:r>
            <w:proofErr w:type="gramEnd"/>
            <w:r>
              <w:t>-endpoint-ipv4-address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proofErr w:type="gramStart"/>
            <w:r>
              <w:t>remote</w:t>
            </w:r>
            <w:proofErr w:type="gramEnd"/>
            <w:r>
              <w:t>-endpoint-ipv4-address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4EDB9AE4" w:rsidR="007344A3" w:rsidRDefault="007344A3" w:rsidP="007344A3">
            <w:pPr>
              <w:pStyle w:val="XML3"/>
            </w:pPr>
            <w:r>
              <w:t>&lt;</w:t>
            </w:r>
            <w:del w:id="4803" w:author="aas" w:date="2013-10-14T02:06:00Z">
              <w:r>
                <w:delText>tni</w:delText>
              </w:r>
            </w:del>
            <w:proofErr w:type="gramStart"/>
            <w:ins w:id="4804" w:author="aas" w:date="2013-10-14T02:06:00Z">
              <w:r w:rsidR="00B433CD">
                <w:t>vsid</w:t>
              </w:r>
            </w:ins>
            <w:proofErr w:type="gramEnd"/>
            <w:r>
              <w:t>&gt;15581985&lt;/</w:t>
            </w:r>
            <w:del w:id="4805" w:author="aas" w:date="2013-10-14T02:06:00Z">
              <w:r>
                <w:delText>tni</w:delText>
              </w:r>
            </w:del>
            <w:ins w:id="4806" w:author="aas" w:date="2013-10-14T02:06:00Z">
              <w:r w:rsidR="00B433CD">
                <w:t>vsid</w:t>
              </w:r>
            </w:ins>
            <w:r>
              <w:t>&gt;</w:t>
            </w:r>
          </w:p>
          <w:p w14:paraId="264C3C84" w14:textId="59D1F997" w:rsidR="00B433CD" w:rsidRDefault="00B433CD" w:rsidP="007344A3">
            <w:pPr>
              <w:pStyle w:val="XML3"/>
              <w:rPr>
                <w:rPrChange w:id="4807" w:author="aas" w:date="2013-10-14T02:06:00Z">
                  <w:rPr>
                    <w:lang w:val="de-DE"/>
                  </w:rPr>
                </w:rPrChange>
              </w:rPr>
            </w:pPr>
            <w:r>
              <w:rPr>
                <w:rPrChange w:id="4808" w:author="aas" w:date="2013-10-14T02:06:00Z">
                  <w:rPr>
                    <w:lang w:val="de-DE"/>
                  </w:rPr>
                </w:rPrChange>
              </w:rPr>
              <w:t>&lt;</w:t>
            </w:r>
            <w:del w:id="4809" w:author="aas" w:date="2013-10-14T02:06:00Z">
              <w:r w:rsidR="007344A3" w:rsidRPr="00C128FA">
                <w:rPr>
                  <w:lang w:val="de-DE"/>
                </w:rPr>
                <w:delText>tni-resv&gt;173&lt;/tni-resv</w:delText>
              </w:r>
            </w:del>
            <w:proofErr w:type="gramStart"/>
            <w:ins w:id="4810" w:author="aas" w:date="2013-10-14T02:06:00Z">
              <w:r>
                <w:t>flow</w:t>
              </w:r>
              <w:proofErr w:type="gramEnd"/>
              <w:r>
                <w:t>-id&gt;</w:t>
              </w:r>
              <w:r w:rsidR="00C7785A">
                <w:t>335&lt;/flow-id</w:t>
              </w:r>
            </w:ins>
            <w:r w:rsidR="00C7785A">
              <w:rPr>
                <w:rPrChange w:id="4811" w:author="aas" w:date="2013-10-14T02:06:00Z">
                  <w:rPr>
                    <w:lang w:val="de-DE"/>
                  </w:rPr>
                </w:rPrChange>
              </w:rPr>
              <w:t>&gt;</w:t>
            </w:r>
          </w:p>
          <w:p w14:paraId="6A82F112" w14:textId="77777777" w:rsidR="007344A3" w:rsidRPr="00C128FA" w:rsidRDefault="007344A3">
            <w:pPr>
              <w:pStyle w:val="XML3"/>
              <w:rPr>
                <w:color w:val="244061" w:themeColor="accent1" w:themeShade="80"/>
                <w:lang w:val="de-DE"/>
                <w:rPrChange w:id="4812" w:author="aas" w:date="2013-10-14T02:06:00Z">
                  <w:rPr>
                    <w:lang w:val="de-DE"/>
                  </w:rPr>
                </w:rPrChange>
              </w:rPr>
              <w:pPrChange w:id="4813" w:author="aas" w:date="2013-10-14T02:06:00Z">
                <w:pPr>
                  <w:pStyle w:val="XML2"/>
                </w:pPr>
              </w:pPrChange>
            </w:pPr>
            <w:r w:rsidRPr="00C128FA">
              <w:rPr>
                <w:lang w:val="de-DE"/>
              </w:rPr>
              <w:t>&lt;/nvgre-tunnel&gt;</w:t>
            </w:r>
          </w:p>
          <w:p w14:paraId="3149D657" w14:textId="3C673BCF" w:rsidR="007344A3" w:rsidRPr="009F1B7D" w:rsidRDefault="007344A3" w:rsidP="007344A3">
            <w:pPr>
              <w:pStyle w:val="XML1"/>
            </w:pPr>
            <w:r w:rsidRPr="009F1B7D">
              <w:t>&lt;/port&gt;</w:t>
            </w:r>
          </w:p>
        </w:tc>
      </w:tr>
    </w:tbl>
    <w:p w14:paraId="29039D0C" w14:textId="77777777" w:rsidR="00B7089E" w:rsidRDefault="00B7089E" w:rsidP="00B7089E">
      <w:r>
        <w:lastRenderedPageBreak/>
        <w:cr/>
      </w:r>
    </w:p>
    <w:p w14:paraId="169F682F" w14:textId="225C46E9" w:rsidR="00EB2D77" w:rsidRPr="00EB2D77" w:rsidRDefault="00EB2D77" w:rsidP="00E751F5"/>
    <w:p w14:paraId="7C6C98FB" w14:textId="77777777" w:rsidR="00EB2D77" w:rsidRPr="00EB2D77" w:rsidRDefault="00EB2D77" w:rsidP="00D14D27">
      <w:pPr>
        <w:pStyle w:val="Heading2"/>
      </w:pPr>
      <w:bookmarkStart w:id="4814" w:name="_Toc248248249"/>
      <w:r w:rsidRPr="00EB2D77">
        <w:t>OpenFlow Port Feature</w:t>
      </w:r>
      <w:bookmarkEnd w:id="4814"/>
    </w:p>
    <w:p w14:paraId="6D35C114" w14:textId="7BC6BB91" w:rsidR="00EB2D77" w:rsidRPr="00EB2D77" w:rsidRDefault="00EB2D77" w:rsidP="0094763A">
      <w:r w:rsidRPr="00EB2D77">
        <w:t>OpenFlow Port Features include</w:t>
      </w:r>
      <w:ins w:id="4815" w:author="Anees Shaikh" w:date="2013-12-09T00:24:00Z">
        <w:r w:rsidR="00970DD0">
          <w:t xml:space="preserve"> </w:t>
        </w:r>
      </w:ins>
      <w:r w:rsidRPr="00EB2D77">
        <w:t>Port Rate, Port Medium, Port Pause, and Port Auto-Negotiate.The normative semantics of these features are described in the OpenFlow protocol specification.</w:t>
      </w:r>
    </w:p>
    <w:p w14:paraId="423D0BAF" w14:textId="77777777" w:rsidR="0094763A" w:rsidRPr="009F1B7D" w:rsidRDefault="0094763A" w:rsidP="00D14D27">
      <w:pPr>
        <w:pStyle w:val="Heading3"/>
      </w:pPr>
      <w:bookmarkStart w:id="4816" w:name="_Toc315954019"/>
      <w:bookmarkStart w:id="4817" w:name="_Toc316542529"/>
      <w:bookmarkStart w:id="4818" w:name="_Toc248248250"/>
      <w:r w:rsidRPr="00DB42FD">
        <w:lastRenderedPageBreak/>
        <w:t>UML Diagram</w:t>
      </w:r>
      <w:bookmarkEnd w:id="4816"/>
      <w:bookmarkEnd w:id="4817"/>
      <w:bookmarkEnd w:id="4818"/>
    </w:p>
    <w:p w14:paraId="3AF6164F" w14:textId="4D5A695E" w:rsidR="0094763A" w:rsidRPr="009F1B7D" w:rsidRDefault="007E5BB2" w:rsidP="0094763A">
      <w:pPr>
        <w:keepNext/>
        <w:jc w:val="center"/>
      </w:pPr>
      <w:r>
        <w:object w:dxaOrig="7156" w:dyaOrig="7489" w14:anchorId="6A6204AE">
          <v:shape id="_x0000_i1036" type="#_x0000_t75" style="width:359pt;height:373pt" o:ole="">
            <v:imagedata r:id="rId38" o:title=""/>
          </v:shape>
          <o:OLEObject Type="Embed" ProgID="Visio.Drawing.11" ShapeID="_x0000_i1036" DrawAspect="Content" ObjectID="_1321991149" r:id="rId39"/>
        </w:object>
      </w:r>
    </w:p>
    <w:p w14:paraId="133C4401" w14:textId="34604711" w:rsidR="0094763A" w:rsidRPr="009F1B7D" w:rsidRDefault="0094763A" w:rsidP="001026D4">
      <w:pPr>
        <w:pStyle w:val="Caption"/>
      </w:pPr>
      <w:r w:rsidRPr="00CE3A81">
        <w:t xml:space="preserve">Figure </w:t>
      </w:r>
      <w:r w:rsidR="001026D4">
        <w:rPr>
          <w:b w:val="0"/>
          <w:rPrChange w:id="4819" w:author="aas" w:date="2013-10-14T02:06:00Z">
            <w:rPr>
              <w:lang w:bidi="ar-SA"/>
            </w:rPr>
          </w:rPrChange>
        </w:rPr>
        <w:fldChar w:fldCharType="begin"/>
      </w:r>
      <w:r w:rsidR="001026D4">
        <w:rPr>
          <w:b w:val="0"/>
          <w:rPrChange w:id="4820" w:author="aas" w:date="2013-10-14T02:06:00Z">
            <w:rPr/>
          </w:rPrChange>
        </w:rPr>
        <w:instrText xml:space="preserve"> SEQ Figure \* ARABIC </w:instrText>
      </w:r>
      <w:r w:rsidR="001026D4">
        <w:rPr>
          <w:b w:val="0"/>
          <w:rPrChange w:id="4821" w:author="aas" w:date="2013-10-14T02:06:00Z">
            <w:rPr>
              <w:lang w:bidi="ar-SA"/>
            </w:rPr>
          </w:rPrChange>
        </w:rPr>
        <w:fldChar w:fldCharType="separate"/>
      </w:r>
      <w:ins w:id="4822" w:author="Anees Shaikh" w:date="2013-10-19T23:57:00Z">
        <w:r w:rsidR="00EE43EB">
          <w:rPr>
            <w:b w:val="0"/>
            <w:noProof/>
          </w:rPr>
          <w:t>8</w:t>
        </w:r>
      </w:ins>
      <w:del w:id="4823" w:author="Anees Shaikh" w:date="2013-10-19T23:57:00Z">
        <w:r w:rsidRPr="00CE3A81" w:rsidDel="00EE43EB">
          <w:rPr>
            <w:noProof/>
          </w:rPr>
          <w:delText>1</w:delText>
        </w:r>
      </w:del>
      <w:r w:rsidR="001026D4">
        <w:rPr>
          <w:rFonts w:asciiTheme="minorHAnsi" w:hAnsiTheme="minorHAnsi"/>
          <w:b w:val="0"/>
          <w:color w:val="auto"/>
          <w:sz w:val="22"/>
          <w:rPrChange w:id="4824" w:author="aas" w:date="2013-10-14T02:06:00Z">
            <w:rPr>
              <w:lang w:bidi="ar-SA"/>
            </w:rPr>
          </w:rPrChange>
        </w:rPr>
        <w:fldChar w:fldCharType="end"/>
      </w:r>
      <w:r w:rsidR="007E5BB2">
        <w:t>1</w:t>
      </w:r>
      <w:r w:rsidRPr="00CE3A81">
        <w:t>: Data Model Diagram for an OpenFlow Port Feature</w:t>
      </w:r>
    </w:p>
    <w:p w14:paraId="6760EABF" w14:textId="77777777" w:rsidR="0094763A" w:rsidRPr="009F1B7D" w:rsidRDefault="0094763A" w:rsidP="00D14D27">
      <w:pPr>
        <w:pStyle w:val="Heading3"/>
        <w:rPr>
          <w:del w:id="4825" w:author="aas" w:date="2013-10-14T02:06:00Z"/>
        </w:rPr>
      </w:pPr>
      <w:bookmarkStart w:id="4826" w:name="_Toc315954020"/>
      <w:bookmarkStart w:id="4827" w:name="_Toc316542530"/>
      <w:bookmarkStart w:id="4828" w:name="_Toc315954021"/>
      <w:bookmarkStart w:id="4829" w:name="_Toc316542531"/>
      <w:del w:id="4830" w:author="aas" w:date="2013-10-14T02:06:00Z">
        <w:r w:rsidRPr="00DB42FD">
          <w:delText>XML Schema</w:delText>
        </w:r>
        <w:bookmarkEnd w:id="4826"/>
        <w:bookmarkEnd w:id="4827"/>
      </w:del>
    </w:p>
    <w:tbl>
      <w:tblPr>
        <w:tblStyle w:val="XMLtable"/>
        <w:tblW w:w="5000" w:type="pct"/>
        <w:tblLook w:val="04A0" w:firstRow="1" w:lastRow="0" w:firstColumn="1" w:lastColumn="0" w:noHBand="0" w:noVBand="1"/>
      </w:tblPr>
      <w:tblGrid>
        <w:gridCol w:w="9474"/>
      </w:tblGrid>
      <w:tr w:rsidR="0094763A" w:rsidRPr="009F1B7D" w14:paraId="3ADB1A5B" w14:textId="77777777" w:rsidTr="00C128FA">
        <w:trPr>
          <w:del w:id="4831" w:author="aas" w:date="2013-10-14T02:06:00Z"/>
        </w:trPr>
        <w:tc>
          <w:tcPr>
            <w:tcW w:w="8820" w:type="dxa"/>
          </w:tcPr>
          <w:p w14:paraId="0C1A99E0" w14:textId="77777777" w:rsidR="00766893" w:rsidRDefault="00766893" w:rsidP="00766893">
            <w:pPr>
              <w:pStyle w:val="XML1"/>
              <w:rPr>
                <w:del w:id="4832" w:author="aas" w:date="2013-10-14T02:06:00Z"/>
              </w:rPr>
            </w:pPr>
            <w:del w:id="4833" w:author="aas" w:date="2013-10-14T02:06:00Z">
              <w:r>
                <w:delText xml:space="preserve">  &lt;xs:group name="OFPortCurrentFeatureListType"&gt;</w:delText>
              </w:r>
            </w:del>
          </w:p>
          <w:p w14:paraId="738DDCD8" w14:textId="77777777" w:rsidR="00766893" w:rsidRDefault="00766893" w:rsidP="00766893">
            <w:pPr>
              <w:pStyle w:val="XML1"/>
              <w:rPr>
                <w:del w:id="4834" w:author="aas" w:date="2013-10-14T02:06:00Z"/>
              </w:rPr>
            </w:pPr>
            <w:del w:id="4835" w:author="aas" w:date="2013-10-14T02:06:00Z">
              <w:r>
                <w:delText xml:space="preserve">    &lt;xs:annotation&gt;</w:delText>
              </w:r>
            </w:del>
          </w:p>
          <w:p w14:paraId="245E4CB2" w14:textId="77777777" w:rsidR="00766893" w:rsidRDefault="00766893" w:rsidP="00766893">
            <w:pPr>
              <w:pStyle w:val="XML1"/>
              <w:rPr>
                <w:del w:id="4836" w:author="aas" w:date="2013-10-14T02:06:00Z"/>
              </w:rPr>
            </w:pPr>
            <w:del w:id="4837" w:author="aas" w:date="2013-10-14T02:06:00Z">
              <w:r>
                <w:delText xml:space="preserve">      &lt;xs:documentation&gt;</w:delText>
              </w:r>
            </w:del>
          </w:p>
          <w:p w14:paraId="50B116D0" w14:textId="77777777" w:rsidR="00766893" w:rsidRDefault="00766893" w:rsidP="00766893">
            <w:pPr>
              <w:pStyle w:val="XML1"/>
              <w:rPr>
                <w:del w:id="4838" w:author="aas" w:date="2013-10-14T02:06:00Z"/>
              </w:rPr>
            </w:pPr>
            <w:del w:id="4839" w:author="aas" w:date="2013-10-14T02:06:00Z">
              <w:r>
                <w:delText xml:space="preserve">        The current features of a port.</w:delText>
              </w:r>
            </w:del>
          </w:p>
          <w:p w14:paraId="34C514B6" w14:textId="77777777" w:rsidR="00766893" w:rsidRDefault="00766893" w:rsidP="00766893">
            <w:pPr>
              <w:pStyle w:val="XML1"/>
              <w:rPr>
                <w:del w:id="4840" w:author="aas" w:date="2013-10-14T02:06:00Z"/>
              </w:rPr>
            </w:pPr>
          </w:p>
          <w:p w14:paraId="07B85A38" w14:textId="77777777" w:rsidR="00766893" w:rsidRDefault="00766893" w:rsidP="00766893">
            <w:pPr>
              <w:pStyle w:val="XML1"/>
              <w:rPr>
                <w:del w:id="4841" w:author="aas" w:date="2013-10-14T02:06:00Z"/>
              </w:rPr>
            </w:pPr>
            <w:del w:id="4842" w:author="aas" w:date="2013-10-14T02:06:00Z">
              <w:r>
                <w:delText xml:space="preserve">        Elements in the type OFPortCurrentFeatureListType are not</w:delText>
              </w:r>
            </w:del>
          </w:p>
          <w:p w14:paraId="4669D07D" w14:textId="77777777" w:rsidR="00766893" w:rsidRDefault="00766893" w:rsidP="00766893">
            <w:pPr>
              <w:pStyle w:val="XML1"/>
              <w:rPr>
                <w:del w:id="4843" w:author="aas" w:date="2013-10-14T02:06:00Z"/>
              </w:rPr>
            </w:pPr>
            <w:del w:id="4844" w:author="aas" w:date="2013-10-14T02:06:00Z">
              <w:r>
                <w:delText xml:space="preserve">        configurable and can only be retrieved by NETCONF &amp;lt;get&amp;gt;</w:delText>
              </w:r>
            </w:del>
          </w:p>
          <w:p w14:paraId="64702373" w14:textId="77777777" w:rsidR="00766893" w:rsidRDefault="00766893" w:rsidP="00766893">
            <w:pPr>
              <w:pStyle w:val="XML1"/>
              <w:rPr>
                <w:del w:id="4845" w:author="aas" w:date="2013-10-14T02:06:00Z"/>
              </w:rPr>
            </w:pPr>
            <w:del w:id="4846" w:author="aas" w:date="2013-10-14T02:06:00Z">
              <w:r>
                <w:delText xml:space="preserve">        operations. Attemps to modify this element and its children</w:delText>
              </w:r>
            </w:del>
          </w:p>
          <w:p w14:paraId="3D0CDD07" w14:textId="77777777" w:rsidR="00766893" w:rsidRDefault="00766893" w:rsidP="00766893">
            <w:pPr>
              <w:pStyle w:val="XML1"/>
              <w:rPr>
                <w:del w:id="4847" w:author="aas" w:date="2013-10-14T02:06:00Z"/>
              </w:rPr>
            </w:pPr>
            <w:del w:id="4848" w:author="aas" w:date="2013-10-14T02:06:00Z">
              <w:r>
                <w:delText xml:space="preserve">        with a NETCONF &amp;lt;edit-config&amp;gt; operation MUST result in an </w:delText>
              </w:r>
            </w:del>
          </w:p>
          <w:p w14:paraId="31881EC0" w14:textId="77777777" w:rsidR="00766893" w:rsidRDefault="00766893" w:rsidP="00766893">
            <w:pPr>
              <w:pStyle w:val="XML1"/>
              <w:rPr>
                <w:del w:id="4849" w:author="aas" w:date="2013-10-14T02:06:00Z"/>
              </w:rPr>
            </w:pPr>
            <w:del w:id="4850" w:author="aas" w:date="2013-10-14T02:06:00Z">
              <w:r>
                <w:delText xml:space="preserve">        'operation-not-supported' error with type 'application'.</w:delText>
              </w:r>
            </w:del>
          </w:p>
          <w:p w14:paraId="4E1070FC" w14:textId="77777777" w:rsidR="00766893" w:rsidRDefault="00766893" w:rsidP="00766893">
            <w:pPr>
              <w:pStyle w:val="XML1"/>
              <w:rPr>
                <w:del w:id="4851" w:author="aas" w:date="2013-10-14T02:06:00Z"/>
              </w:rPr>
            </w:pPr>
            <w:del w:id="4852" w:author="aas" w:date="2013-10-14T02:06:00Z">
              <w:r>
                <w:delText xml:space="preserve">      &lt;/xs:documentation&gt;</w:delText>
              </w:r>
            </w:del>
          </w:p>
          <w:p w14:paraId="67CB4717" w14:textId="77777777" w:rsidR="00766893" w:rsidRDefault="00766893" w:rsidP="00766893">
            <w:pPr>
              <w:pStyle w:val="XML1"/>
              <w:rPr>
                <w:del w:id="4853" w:author="aas" w:date="2013-10-14T02:06:00Z"/>
              </w:rPr>
            </w:pPr>
            <w:del w:id="4854" w:author="aas" w:date="2013-10-14T02:06:00Z">
              <w:r>
                <w:delText xml:space="preserve">    &lt;/xs:annotation&gt;</w:delText>
              </w:r>
            </w:del>
          </w:p>
          <w:p w14:paraId="7C732B7F" w14:textId="77777777" w:rsidR="00766893" w:rsidRDefault="00766893" w:rsidP="00766893">
            <w:pPr>
              <w:pStyle w:val="XML1"/>
              <w:rPr>
                <w:del w:id="4855" w:author="aas" w:date="2013-10-14T02:06:00Z"/>
              </w:rPr>
            </w:pPr>
          </w:p>
          <w:p w14:paraId="6958A7C9" w14:textId="77777777" w:rsidR="00766893" w:rsidRDefault="00766893" w:rsidP="00766893">
            <w:pPr>
              <w:pStyle w:val="XML1"/>
              <w:rPr>
                <w:del w:id="4856" w:author="aas" w:date="2013-10-14T02:06:00Z"/>
              </w:rPr>
            </w:pPr>
            <w:del w:id="4857" w:author="aas" w:date="2013-10-14T02:06:00Z">
              <w:r>
                <w:delText xml:space="preserve">    &lt;xs:sequence&gt;</w:delText>
              </w:r>
            </w:del>
          </w:p>
          <w:p w14:paraId="0929C594" w14:textId="77777777" w:rsidR="00766893" w:rsidRDefault="00766893" w:rsidP="00766893">
            <w:pPr>
              <w:pStyle w:val="XML1"/>
              <w:rPr>
                <w:del w:id="4858" w:author="aas" w:date="2013-10-14T02:06:00Z"/>
              </w:rPr>
            </w:pPr>
            <w:del w:id="4859" w:author="aas" w:date="2013-10-14T02:06:00Z">
              <w:r>
                <w:delText xml:space="preserve">      &lt;xs:element name="rate"  type="OFPortRateType"&gt;</w:delText>
              </w:r>
            </w:del>
          </w:p>
          <w:p w14:paraId="228D8666" w14:textId="77777777" w:rsidR="00766893" w:rsidRDefault="00766893" w:rsidP="00766893">
            <w:pPr>
              <w:pStyle w:val="XML1"/>
              <w:rPr>
                <w:del w:id="4860" w:author="aas" w:date="2013-10-14T02:06:00Z"/>
              </w:rPr>
            </w:pPr>
            <w:del w:id="4861" w:author="aas" w:date="2013-10-14T02:06:00Z">
              <w:r>
                <w:delText xml:space="preserve">        &lt;xs:annotation&gt;</w:delText>
              </w:r>
            </w:del>
          </w:p>
          <w:p w14:paraId="2A69C369" w14:textId="77777777" w:rsidR="00766893" w:rsidRDefault="00766893" w:rsidP="00766893">
            <w:pPr>
              <w:pStyle w:val="XML1"/>
              <w:rPr>
                <w:del w:id="4862" w:author="aas" w:date="2013-10-14T02:06:00Z"/>
              </w:rPr>
            </w:pPr>
            <w:del w:id="4863" w:author="aas" w:date="2013-10-14T02:06:00Z">
              <w:r>
                <w:delText xml:space="preserve">          &lt;xs:documentation&gt;</w:delText>
              </w:r>
            </w:del>
          </w:p>
          <w:p w14:paraId="367A4A25" w14:textId="77777777" w:rsidR="00766893" w:rsidRDefault="00766893" w:rsidP="00766893">
            <w:pPr>
              <w:pStyle w:val="XML1"/>
              <w:rPr>
                <w:del w:id="4864" w:author="aas" w:date="2013-10-14T02:06:00Z"/>
              </w:rPr>
            </w:pPr>
            <w:del w:id="4865" w:author="aas" w:date="2013-10-14T02:06:00Z">
              <w:r>
                <w:delText xml:space="preserve">            The transmission rate that is currently used.</w:delText>
              </w:r>
            </w:del>
          </w:p>
          <w:p w14:paraId="0C7B2D5C" w14:textId="77777777" w:rsidR="00766893" w:rsidRDefault="00766893" w:rsidP="00766893">
            <w:pPr>
              <w:pStyle w:val="XML1"/>
              <w:rPr>
                <w:del w:id="4866" w:author="aas" w:date="2013-10-14T02:06:00Z"/>
              </w:rPr>
            </w:pPr>
            <w:del w:id="4867" w:author="aas" w:date="2013-10-14T02:06:00Z">
              <w:r>
                <w:delText xml:space="preserve">            The value MUST indicate a valid forwarding rate.  </w:delText>
              </w:r>
            </w:del>
          </w:p>
          <w:p w14:paraId="6C87D393" w14:textId="77777777" w:rsidR="00766893" w:rsidRDefault="00766893" w:rsidP="00766893">
            <w:pPr>
              <w:pStyle w:val="XML1"/>
              <w:rPr>
                <w:del w:id="4868" w:author="aas" w:date="2013-10-14T02:06:00Z"/>
              </w:rPr>
            </w:pPr>
            <w:del w:id="4869" w:author="aas" w:date="2013-10-14T02:06:00Z">
              <w:r>
                <w:delText xml:space="preserve">                  </w:delText>
              </w:r>
            </w:del>
          </w:p>
          <w:p w14:paraId="31CC8E3D" w14:textId="77777777" w:rsidR="00766893" w:rsidRDefault="00766893" w:rsidP="00766893">
            <w:pPr>
              <w:pStyle w:val="XML1"/>
              <w:rPr>
                <w:del w:id="4870" w:author="aas" w:date="2013-10-14T02:06:00Z"/>
              </w:rPr>
            </w:pPr>
            <w:del w:id="4871" w:author="aas" w:date="2013-10-14T02:06:00Z">
              <w:r>
                <w:delText xml:space="preserve">            The current Port Feature set MUST contain this element</w:delText>
              </w:r>
            </w:del>
          </w:p>
          <w:p w14:paraId="0F7979ED" w14:textId="77777777" w:rsidR="00766893" w:rsidRDefault="00766893" w:rsidP="00766893">
            <w:pPr>
              <w:pStyle w:val="XML1"/>
              <w:rPr>
                <w:del w:id="4872" w:author="aas" w:date="2013-10-14T02:06:00Z"/>
              </w:rPr>
            </w:pPr>
            <w:del w:id="4873" w:author="aas" w:date="2013-10-14T02:06:00Z">
              <w:r>
                <w:delText xml:space="preserve">            exactly once.  The other Port Feature sets MAY contain this</w:delText>
              </w:r>
            </w:del>
          </w:p>
          <w:p w14:paraId="424742AD" w14:textId="77777777" w:rsidR="00766893" w:rsidRDefault="00766893" w:rsidP="00766893">
            <w:pPr>
              <w:pStyle w:val="XML1"/>
              <w:rPr>
                <w:del w:id="4874" w:author="aas" w:date="2013-10-14T02:06:00Z"/>
              </w:rPr>
            </w:pPr>
            <w:del w:id="4875" w:author="aas" w:date="2013-10-14T02:06:00Z">
              <w:r>
                <w:delText xml:space="preserve">            element more than once.  If this element appears more than</w:delText>
              </w:r>
            </w:del>
          </w:p>
          <w:p w14:paraId="42D5CEEC" w14:textId="77777777" w:rsidR="00766893" w:rsidRDefault="00766893" w:rsidP="00766893">
            <w:pPr>
              <w:pStyle w:val="XML1"/>
              <w:rPr>
                <w:del w:id="4876" w:author="aas" w:date="2013-10-14T02:06:00Z"/>
              </w:rPr>
            </w:pPr>
            <w:del w:id="4877" w:author="aas" w:date="2013-10-14T02:06:00Z">
              <w:r>
                <w:delText xml:space="preserve">            once in a Port Feature set than the value MUST be unique</w:delText>
              </w:r>
            </w:del>
          </w:p>
          <w:p w14:paraId="1F70190A" w14:textId="77777777" w:rsidR="00766893" w:rsidRDefault="00766893" w:rsidP="00766893">
            <w:pPr>
              <w:pStyle w:val="XML1"/>
              <w:rPr>
                <w:del w:id="4878" w:author="aas" w:date="2013-10-14T02:06:00Z"/>
              </w:rPr>
            </w:pPr>
            <w:del w:id="4879" w:author="aas" w:date="2013-10-14T02:06:00Z">
              <w:r>
                <w:delText xml:space="preserve">            within the Port Feature set.</w:delText>
              </w:r>
            </w:del>
          </w:p>
          <w:p w14:paraId="2A7D5E4A" w14:textId="77777777" w:rsidR="00766893" w:rsidRDefault="00766893" w:rsidP="00766893">
            <w:pPr>
              <w:pStyle w:val="XML1"/>
              <w:rPr>
                <w:del w:id="4880" w:author="aas" w:date="2013-10-14T02:06:00Z"/>
              </w:rPr>
            </w:pPr>
            <w:del w:id="4881" w:author="aas" w:date="2013-10-14T02:06:00Z">
              <w:r>
                <w:delText xml:space="preserve">          &lt;/xs:documentation&gt;</w:delText>
              </w:r>
            </w:del>
          </w:p>
          <w:p w14:paraId="26970591" w14:textId="77777777" w:rsidR="00766893" w:rsidRDefault="00766893" w:rsidP="00766893">
            <w:pPr>
              <w:pStyle w:val="XML1"/>
              <w:rPr>
                <w:del w:id="4882" w:author="aas" w:date="2013-10-14T02:06:00Z"/>
              </w:rPr>
            </w:pPr>
            <w:del w:id="4883" w:author="aas" w:date="2013-10-14T02:06:00Z">
              <w:r>
                <w:delText xml:space="preserve">        &lt;/xs:annotation&gt;</w:delText>
              </w:r>
            </w:del>
          </w:p>
          <w:p w14:paraId="0ABD4680" w14:textId="77777777" w:rsidR="00766893" w:rsidRDefault="00766893" w:rsidP="00766893">
            <w:pPr>
              <w:pStyle w:val="XML1"/>
              <w:rPr>
                <w:del w:id="4884" w:author="aas" w:date="2013-10-14T02:06:00Z"/>
              </w:rPr>
            </w:pPr>
            <w:del w:id="4885" w:author="aas" w:date="2013-10-14T02:06:00Z">
              <w:r>
                <w:delText xml:space="preserve">      &lt;/xs:element&gt;</w:delText>
              </w:r>
            </w:del>
          </w:p>
          <w:p w14:paraId="1A46402B" w14:textId="77777777" w:rsidR="00766893" w:rsidRDefault="00766893" w:rsidP="00766893">
            <w:pPr>
              <w:pStyle w:val="XML1"/>
              <w:rPr>
                <w:del w:id="4886" w:author="aas" w:date="2013-10-14T02:06:00Z"/>
              </w:rPr>
            </w:pPr>
            <w:del w:id="4887" w:author="aas" w:date="2013-10-14T02:06:00Z">
              <w:r>
                <w:delText xml:space="preserve">      &lt;xs:element name="auto-negotiate"  type="xs:boolean"&gt;</w:delText>
              </w:r>
            </w:del>
          </w:p>
          <w:p w14:paraId="141876C8" w14:textId="77777777" w:rsidR="00766893" w:rsidRDefault="00766893" w:rsidP="00766893">
            <w:pPr>
              <w:pStyle w:val="XML1"/>
              <w:rPr>
                <w:del w:id="4888" w:author="aas" w:date="2013-10-14T02:06:00Z"/>
              </w:rPr>
            </w:pPr>
            <w:del w:id="4889" w:author="aas" w:date="2013-10-14T02:06:00Z">
              <w:r>
                <w:delText xml:space="preserve">        &lt;xs:annotation&gt;</w:delText>
              </w:r>
            </w:del>
          </w:p>
          <w:p w14:paraId="0991A33D" w14:textId="77777777" w:rsidR="00766893" w:rsidRDefault="00766893" w:rsidP="00766893">
            <w:pPr>
              <w:pStyle w:val="XML1"/>
              <w:rPr>
                <w:del w:id="4890" w:author="aas" w:date="2013-10-14T02:06:00Z"/>
              </w:rPr>
            </w:pPr>
            <w:del w:id="4891" w:author="aas" w:date="2013-10-14T02:06:00Z">
              <w:r>
                <w:delText xml:space="preserve">          &lt;xs:documentation&gt;</w:delText>
              </w:r>
            </w:del>
          </w:p>
          <w:p w14:paraId="333000B3" w14:textId="77777777" w:rsidR="00766893" w:rsidRDefault="00766893" w:rsidP="00766893">
            <w:pPr>
              <w:pStyle w:val="XML1"/>
              <w:rPr>
                <w:del w:id="4892" w:author="aas" w:date="2013-10-14T02:06:00Z"/>
              </w:rPr>
            </w:pPr>
            <w:del w:id="4893" w:author="aas" w:date="2013-10-14T02:06:00Z">
              <w:r>
                <w:delText xml:space="preserve">            Specifies the administrative state of the </w:delText>
              </w:r>
            </w:del>
          </w:p>
          <w:p w14:paraId="5397ACF1" w14:textId="77777777" w:rsidR="00766893" w:rsidRDefault="00766893" w:rsidP="00766893">
            <w:pPr>
              <w:pStyle w:val="XML1"/>
              <w:rPr>
                <w:del w:id="4894" w:author="aas" w:date="2013-10-14T02:06:00Z"/>
              </w:rPr>
            </w:pPr>
            <w:del w:id="4895" w:author="aas" w:date="2013-10-14T02:06:00Z">
              <w:r>
                <w:delText xml:space="preserve">            forwarding rate auto-negotiation protocol at this OpenFlow</w:delText>
              </w:r>
            </w:del>
          </w:p>
          <w:p w14:paraId="7CD27230" w14:textId="77777777" w:rsidR="00766893" w:rsidRDefault="00766893" w:rsidP="00766893">
            <w:pPr>
              <w:pStyle w:val="XML1"/>
              <w:rPr>
                <w:del w:id="4896" w:author="aas" w:date="2013-10-14T02:06:00Z"/>
              </w:rPr>
            </w:pPr>
            <w:del w:id="4897" w:author="aas" w:date="2013-10-14T02:06:00Z">
              <w:r>
                <w:delText xml:space="preserve">            Port.</w:delText>
              </w:r>
            </w:del>
          </w:p>
          <w:p w14:paraId="30739712" w14:textId="77777777" w:rsidR="00766893" w:rsidRDefault="00766893" w:rsidP="00766893">
            <w:pPr>
              <w:pStyle w:val="XML1"/>
              <w:rPr>
                <w:del w:id="4898" w:author="aas" w:date="2013-10-14T02:06:00Z"/>
              </w:rPr>
            </w:pPr>
            <w:del w:id="4899" w:author="aas" w:date="2013-10-14T02:06:00Z">
              <w:r>
                <w:delText xml:space="preserve">          &lt;/xs:documentation&gt;</w:delText>
              </w:r>
            </w:del>
          </w:p>
          <w:p w14:paraId="5D775C4A" w14:textId="77777777" w:rsidR="00766893" w:rsidRDefault="00766893" w:rsidP="00766893">
            <w:pPr>
              <w:pStyle w:val="XML1"/>
              <w:rPr>
                <w:del w:id="4900" w:author="aas" w:date="2013-10-14T02:06:00Z"/>
              </w:rPr>
            </w:pPr>
            <w:del w:id="4901" w:author="aas" w:date="2013-10-14T02:06:00Z">
              <w:r>
                <w:delText xml:space="preserve">        &lt;/xs:annotation&gt;</w:delText>
              </w:r>
            </w:del>
          </w:p>
          <w:p w14:paraId="471C590D" w14:textId="77777777" w:rsidR="00766893" w:rsidRDefault="00766893" w:rsidP="00766893">
            <w:pPr>
              <w:pStyle w:val="XML1"/>
              <w:rPr>
                <w:del w:id="4902" w:author="aas" w:date="2013-10-14T02:06:00Z"/>
              </w:rPr>
            </w:pPr>
            <w:del w:id="4903" w:author="aas" w:date="2013-10-14T02:06:00Z">
              <w:r>
                <w:delText xml:space="preserve">      &lt;/xs:element&gt;</w:delText>
              </w:r>
            </w:del>
          </w:p>
          <w:p w14:paraId="25911D38" w14:textId="77777777" w:rsidR="00766893" w:rsidRDefault="00766893" w:rsidP="00766893">
            <w:pPr>
              <w:pStyle w:val="XML1"/>
              <w:rPr>
                <w:del w:id="4904" w:author="aas" w:date="2013-10-14T02:06:00Z"/>
              </w:rPr>
            </w:pPr>
            <w:del w:id="4905" w:author="aas" w:date="2013-10-14T02:06:00Z">
              <w:r>
                <w:delText xml:space="preserve">      &lt;xs:element name="medium"&gt;</w:delText>
              </w:r>
            </w:del>
          </w:p>
          <w:p w14:paraId="4B1AAA7C" w14:textId="77777777" w:rsidR="00766893" w:rsidRDefault="00766893" w:rsidP="00766893">
            <w:pPr>
              <w:pStyle w:val="XML1"/>
              <w:rPr>
                <w:del w:id="4906" w:author="aas" w:date="2013-10-14T02:06:00Z"/>
              </w:rPr>
            </w:pPr>
            <w:del w:id="4907" w:author="aas" w:date="2013-10-14T02:06:00Z">
              <w:r>
                <w:delText xml:space="preserve">        &lt;xs:annotation&gt;</w:delText>
              </w:r>
            </w:del>
          </w:p>
          <w:p w14:paraId="590B3947" w14:textId="77777777" w:rsidR="00766893" w:rsidRDefault="00766893" w:rsidP="00766893">
            <w:pPr>
              <w:pStyle w:val="XML1"/>
              <w:rPr>
                <w:del w:id="4908" w:author="aas" w:date="2013-10-14T02:06:00Z"/>
              </w:rPr>
            </w:pPr>
            <w:del w:id="4909" w:author="aas" w:date="2013-10-14T02:06:00Z">
              <w:r>
                <w:delText xml:space="preserve">          &lt;xs:documentation&gt;</w:delText>
              </w:r>
            </w:del>
          </w:p>
          <w:p w14:paraId="1EA137A8" w14:textId="77777777" w:rsidR="00766893" w:rsidRDefault="00766893" w:rsidP="00766893">
            <w:pPr>
              <w:pStyle w:val="XML1"/>
              <w:rPr>
                <w:del w:id="4910" w:author="aas" w:date="2013-10-14T02:06:00Z"/>
              </w:rPr>
            </w:pPr>
            <w:del w:id="4911" w:author="aas" w:date="2013-10-14T02:06:00Z">
              <w:r>
                <w:delText xml:space="preserve">            This element MUST indicate a valid physical</w:delText>
              </w:r>
            </w:del>
          </w:p>
          <w:p w14:paraId="29E0D9DC" w14:textId="77777777" w:rsidR="00766893" w:rsidRDefault="00766893" w:rsidP="00766893">
            <w:pPr>
              <w:pStyle w:val="XML1"/>
              <w:rPr>
                <w:del w:id="4912" w:author="aas" w:date="2013-10-14T02:06:00Z"/>
              </w:rPr>
            </w:pPr>
            <w:del w:id="4913" w:author="aas" w:date="2013-10-14T02:06:00Z">
              <w:r>
                <w:delText xml:space="preserve">            medium used by the OpenFlow Port.</w:delText>
              </w:r>
            </w:del>
          </w:p>
          <w:p w14:paraId="32129EBF" w14:textId="77777777" w:rsidR="00766893" w:rsidRDefault="00766893" w:rsidP="00766893">
            <w:pPr>
              <w:pStyle w:val="XML1"/>
              <w:rPr>
                <w:del w:id="4914" w:author="aas" w:date="2013-10-14T02:06:00Z"/>
              </w:rPr>
            </w:pPr>
            <w:del w:id="4915" w:author="aas" w:date="2013-10-14T02:06:00Z">
              <w:r>
                <w:delText xml:space="preserve">                  </w:delText>
              </w:r>
            </w:del>
          </w:p>
          <w:p w14:paraId="0F60C65A" w14:textId="77777777" w:rsidR="00766893" w:rsidRDefault="00766893" w:rsidP="00766893">
            <w:pPr>
              <w:pStyle w:val="XML1"/>
              <w:rPr>
                <w:del w:id="4916" w:author="aas" w:date="2013-10-14T02:06:00Z"/>
              </w:rPr>
            </w:pPr>
            <w:del w:id="4917" w:author="aas" w:date="2013-10-14T02:06:00Z">
              <w:r>
                <w:delText xml:space="preserve">            The current Port Feature set MUST contain this element</w:delText>
              </w:r>
            </w:del>
          </w:p>
          <w:p w14:paraId="0EA630AF" w14:textId="77777777" w:rsidR="00766893" w:rsidRDefault="00766893" w:rsidP="00766893">
            <w:pPr>
              <w:pStyle w:val="XML1"/>
              <w:rPr>
                <w:del w:id="4918" w:author="aas" w:date="2013-10-14T02:06:00Z"/>
              </w:rPr>
            </w:pPr>
            <w:del w:id="4919" w:author="aas" w:date="2013-10-14T02:06:00Z">
              <w:r>
                <w:delText xml:space="preserve">            exactly once. The other Port Feature sets MAY contain this</w:delText>
              </w:r>
            </w:del>
          </w:p>
          <w:p w14:paraId="18A64FB7" w14:textId="77777777" w:rsidR="00766893" w:rsidRDefault="00766893" w:rsidP="00766893">
            <w:pPr>
              <w:pStyle w:val="XML1"/>
              <w:rPr>
                <w:del w:id="4920" w:author="aas" w:date="2013-10-14T02:06:00Z"/>
              </w:rPr>
            </w:pPr>
            <w:del w:id="4921" w:author="aas" w:date="2013-10-14T02:06:00Z">
              <w:r>
                <w:delText xml:space="preserve">            element more than once. If this element appears more than</w:delText>
              </w:r>
            </w:del>
          </w:p>
          <w:p w14:paraId="3F4CE46A" w14:textId="77777777" w:rsidR="00766893" w:rsidRDefault="00766893" w:rsidP="00766893">
            <w:pPr>
              <w:pStyle w:val="XML1"/>
              <w:rPr>
                <w:del w:id="4922" w:author="aas" w:date="2013-10-14T02:06:00Z"/>
              </w:rPr>
            </w:pPr>
            <w:del w:id="4923" w:author="aas" w:date="2013-10-14T02:06:00Z">
              <w:r>
                <w:delText xml:space="preserve">            once in a Port Feature set than the value MUST be unique</w:delText>
              </w:r>
            </w:del>
          </w:p>
          <w:p w14:paraId="03E3948C" w14:textId="77777777" w:rsidR="00766893" w:rsidRDefault="00766893" w:rsidP="00766893">
            <w:pPr>
              <w:pStyle w:val="XML1"/>
              <w:rPr>
                <w:del w:id="4924" w:author="aas" w:date="2013-10-14T02:06:00Z"/>
              </w:rPr>
            </w:pPr>
            <w:del w:id="4925" w:author="aas" w:date="2013-10-14T02:06:00Z">
              <w:r>
                <w:delText xml:space="preserve">            within the Port Feature set.</w:delText>
              </w:r>
            </w:del>
          </w:p>
          <w:p w14:paraId="4CC670C3" w14:textId="77777777" w:rsidR="00766893" w:rsidRDefault="00766893" w:rsidP="00766893">
            <w:pPr>
              <w:pStyle w:val="XML1"/>
              <w:rPr>
                <w:del w:id="4926" w:author="aas" w:date="2013-10-14T02:06:00Z"/>
              </w:rPr>
            </w:pPr>
            <w:del w:id="4927" w:author="aas" w:date="2013-10-14T02:06:00Z">
              <w:r>
                <w:delText xml:space="preserve">          &lt;/xs:documentation&gt;</w:delText>
              </w:r>
            </w:del>
          </w:p>
          <w:p w14:paraId="73E0C1A1" w14:textId="77777777" w:rsidR="00766893" w:rsidRDefault="00766893" w:rsidP="00766893">
            <w:pPr>
              <w:pStyle w:val="XML1"/>
              <w:rPr>
                <w:del w:id="4928" w:author="aas" w:date="2013-10-14T02:06:00Z"/>
              </w:rPr>
            </w:pPr>
            <w:del w:id="4929" w:author="aas" w:date="2013-10-14T02:06:00Z">
              <w:r>
                <w:delText xml:space="preserve">        &lt;/xs:annotation&gt;</w:delText>
              </w:r>
            </w:del>
          </w:p>
          <w:p w14:paraId="107120B2" w14:textId="77777777" w:rsidR="00766893" w:rsidRDefault="00766893" w:rsidP="00766893">
            <w:pPr>
              <w:pStyle w:val="XML1"/>
              <w:rPr>
                <w:del w:id="4930" w:author="aas" w:date="2013-10-14T02:06:00Z"/>
              </w:rPr>
            </w:pPr>
            <w:del w:id="4931" w:author="aas" w:date="2013-10-14T02:06:00Z">
              <w:r>
                <w:delText xml:space="preserve">        &lt;xs:simpleType&gt;</w:delText>
              </w:r>
            </w:del>
          </w:p>
          <w:p w14:paraId="5F001305" w14:textId="77777777" w:rsidR="00766893" w:rsidRDefault="00766893" w:rsidP="00766893">
            <w:pPr>
              <w:pStyle w:val="XML1"/>
              <w:rPr>
                <w:del w:id="4932" w:author="aas" w:date="2013-10-14T02:06:00Z"/>
              </w:rPr>
            </w:pPr>
            <w:del w:id="4933" w:author="aas" w:date="2013-10-14T02:06:00Z">
              <w:r>
                <w:delText xml:space="preserve">          &lt;xs:restriction base="xs:string"&gt;</w:delText>
              </w:r>
            </w:del>
          </w:p>
          <w:p w14:paraId="20E69629" w14:textId="77777777" w:rsidR="00766893" w:rsidRDefault="00766893" w:rsidP="00766893">
            <w:pPr>
              <w:pStyle w:val="XML1"/>
              <w:rPr>
                <w:del w:id="4934" w:author="aas" w:date="2013-10-14T02:06:00Z"/>
              </w:rPr>
            </w:pPr>
            <w:del w:id="4935" w:author="aas" w:date="2013-10-14T02:06:00Z">
              <w:r>
                <w:delText xml:space="preserve">            &lt;xs:enumeration value="copper"/&gt;</w:delText>
              </w:r>
            </w:del>
          </w:p>
          <w:p w14:paraId="491B7996" w14:textId="77777777" w:rsidR="00766893" w:rsidRDefault="00766893" w:rsidP="00766893">
            <w:pPr>
              <w:pStyle w:val="XML1"/>
              <w:rPr>
                <w:del w:id="4936" w:author="aas" w:date="2013-10-14T02:06:00Z"/>
              </w:rPr>
            </w:pPr>
            <w:del w:id="4937" w:author="aas" w:date="2013-10-14T02:06:00Z">
              <w:r>
                <w:delText xml:space="preserve">            &lt;xs:enumeration value="fiber"/&gt;</w:delText>
              </w:r>
            </w:del>
          </w:p>
          <w:p w14:paraId="3E144F67" w14:textId="77777777" w:rsidR="00766893" w:rsidRDefault="00766893" w:rsidP="00766893">
            <w:pPr>
              <w:pStyle w:val="XML1"/>
              <w:rPr>
                <w:del w:id="4938" w:author="aas" w:date="2013-10-14T02:06:00Z"/>
              </w:rPr>
            </w:pPr>
            <w:del w:id="4939" w:author="aas" w:date="2013-10-14T02:06:00Z">
              <w:r>
                <w:delText xml:space="preserve">          &lt;/xs:restriction&gt;</w:delText>
              </w:r>
            </w:del>
          </w:p>
          <w:p w14:paraId="2C36E914" w14:textId="77777777" w:rsidR="00766893" w:rsidRDefault="00766893" w:rsidP="00766893">
            <w:pPr>
              <w:pStyle w:val="XML1"/>
              <w:rPr>
                <w:del w:id="4940" w:author="aas" w:date="2013-10-14T02:06:00Z"/>
              </w:rPr>
            </w:pPr>
            <w:del w:id="4941" w:author="aas" w:date="2013-10-14T02:06:00Z">
              <w:r>
                <w:delText xml:space="preserve">        &lt;/xs:simpleType&gt;</w:delText>
              </w:r>
            </w:del>
          </w:p>
          <w:p w14:paraId="519862C1" w14:textId="77777777" w:rsidR="00766893" w:rsidRDefault="00766893" w:rsidP="00766893">
            <w:pPr>
              <w:pStyle w:val="XML1"/>
              <w:rPr>
                <w:del w:id="4942" w:author="aas" w:date="2013-10-14T02:06:00Z"/>
              </w:rPr>
            </w:pPr>
            <w:del w:id="4943" w:author="aas" w:date="2013-10-14T02:06:00Z">
              <w:r>
                <w:delText xml:space="preserve">      &lt;/xs:element&gt;</w:delText>
              </w:r>
            </w:del>
          </w:p>
          <w:p w14:paraId="5E1172AF" w14:textId="77777777" w:rsidR="00766893" w:rsidRDefault="00766893" w:rsidP="00766893">
            <w:pPr>
              <w:pStyle w:val="XML1"/>
              <w:rPr>
                <w:del w:id="4944" w:author="aas" w:date="2013-10-14T02:06:00Z"/>
              </w:rPr>
            </w:pPr>
            <w:del w:id="4945" w:author="aas" w:date="2013-10-14T02:06:00Z">
              <w:r>
                <w:delText xml:space="preserve">      &lt;xs:element name="pause"&gt;</w:delText>
              </w:r>
            </w:del>
          </w:p>
          <w:p w14:paraId="5E6984FB" w14:textId="77777777" w:rsidR="00766893" w:rsidRDefault="00766893" w:rsidP="00766893">
            <w:pPr>
              <w:pStyle w:val="XML1"/>
              <w:rPr>
                <w:del w:id="4946" w:author="aas" w:date="2013-10-14T02:06:00Z"/>
              </w:rPr>
            </w:pPr>
            <w:del w:id="4947" w:author="aas" w:date="2013-10-14T02:06:00Z">
              <w:r>
                <w:delText xml:space="preserve">        &lt;xs:annotation&gt;</w:delText>
              </w:r>
            </w:del>
          </w:p>
          <w:p w14:paraId="111F701F" w14:textId="77777777" w:rsidR="00766893" w:rsidRDefault="00766893" w:rsidP="00766893">
            <w:pPr>
              <w:pStyle w:val="XML1"/>
              <w:rPr>
                <w:del w:id="4948" w:author="aas" w:date="2013-10-14T02:06:00Z"/>
              </w:rPr>
            </w:pPr>
            <w:del w:id="4949" w:author="aas" w:date="2013-10-14T02:06:00Z">
              <w:r>
                <w:delText xml:space="preserve">          &lt;xs:documentation&gt;</w:delText>
              </w:r>
            </w:del>
          </w:p>
          <w:p w14:paraId="7E1D0E0E" w14:textId="77777777" w:rsidR="00766893" w:rsidRDefault="00766893" w:rsidP="00766893">
            <w:pPr>
              <w:pStyle w:val="XML1"/>
              <w:rPr>
                <w:del w:id="4950" w:author="aas" w:date="2013-10-14T02:06:00Z"/>
              </w:rPr>
            </w:pPr>
            <w:del w:id="4951" w:author="aas" w:date="2013-10-14T02:06:00Z">
              <w:r>
                <w:delText xml:space="preserve">            Specifies if pausing of transmission is</w:delText>
              </w:r>
            </w:del>
          </w:p>
          <w:p w14:paraId="3BB12327" w14:textId="77777777" w:rsidR="00766893" w:rsidRDefault="00766893" w:rsidP="00766893">
            <w:pPr>
              <w:pStyle w:val="XML1"/>
              <w:rPr>
                <w:del w:id="4952" w:author="aas" w:date="2013-10-14T02:06:00Z"/>
              </w:rPr>
            </w:pPr>
            <w:del w:id="4953" w:author="aas" w:date="2013-10-14T02:06:00Z">
              <w:r>
                <w:delText xml:space="preserve">            supported at all and if yes if it is asymmetric or</w:delText>
              </w:r>
            </w:del>
          </w:p>
          <w:p w14:paraId="159E5095" w14:textId="77777777" w:rsidR="00766893" w:rsidRDefault="00766893" w:rsidP="00766893">
            <w:pPr>
              <w:pStyle w:val="XML1"/>
              <w:rPr>
                <w:del w:id="4954" w:author="aas" w:date="2013-10-14T02:06:00Z"/>
              </w:rPr>
            </w:pPr>
            <w:del w:id="4955" w:author="aas" w:date="2013-10-14T02:06:00Z">
              <w:r>
                <w:delText xml:space="preserve">            symmetric.</w:delText>
              </w:r>
            </w:del>
          </w:p>
          <w:p w14:paraId="75862D8E" w14:textId="77777777" w:rsidR="00766893" w:rsidRDefault="00766893" w:rsidP="00766893">
            <w:pPr>
              <w:pStyle w:val="XML1"/>
              <w:rPr>
                <w:del w:id="4956" w:author="aas" w:date="2013-10-14T02:06:00Z"/>
              </w:rPr>
            </w:pPr>
            <w:del w:id="4957" w:author="aas" w:date="2013-10-14T02:06:00Z">
              <w:r>
                <w:delText xml:space="preserve">          &lt;/xs:documentation&gt;</w:delText>
              </w:r>
            </w:del>
          </w:p>
          <w:p w14:paraId="378EA117" w14:textId="77777777" w:rsidR="00766893" w:rsidRDefault="00766893" w:rsidP="00766893">
            <w:pPr>
              <w:pStyle w:val="XML1"/>
              <w:rPr>
                <w:del w:id="4958" w:author="aas" w:date="2013-10-14T02:06:00Z"/>
              </w:rPr>
            </w:pPr>
            <w:del w:id="4959" w:author="aas" w:date="2013-10-14T02:06:00Z">
              <w:r>
                <w:delText xml:space="preserve">        &lt;/xs:annotation&gt;</w:delText>
              </w:r>
            </w:del>
          </w:p>
          <w:p w14:paraId="75C6B69C" w14:textId="77777777" w:rsidR="00766893" w:rsidRDefault="00766893" w:rsidP="00766893">
            <w:pPr>
              <w:pStyle w:val="XML1"/>
              <w:rPr>
                <w:del w:id="4960" w:author="aas" w:date="2013-10-14T02:06:00Z"/>
              </w:rPr>
            </w:pPr>
            <w:del w:id="4961" w:author="aas" w:date="2013-10-14T02:06:00Z">
              <w:r>
                <w:delText xml:space="preserve">        &lt;xs:simpleType&gt;</w:delText>
              </w:r>
            </w:del>
          </w:p>
          <w:p w14:paraId="635874E8" w14:textId="77777777" w:rsidR="00766893" w:rsidRDefault="00766893" w:rsidP="00766893">
            <w:pPr>
              <w:pStyle w:val="XML1"/>
              <w:rPr>
                <w:del w:id="4962" w:author="aas" w:date="2013-10-14T02:06:00Z"/>
              </w:rPr>
            </w:pPr>
            <w:del w:id="4963" w:author="aas" w:date="2013-10-14T02:06:00Z">
              <w:r>
                <w:delText xml:space="preserve">          &lt;xs:restriction base="xs:string"&gt;</w:delText>
              </w:r>
            </w:del>
          </w:p>
          <w:p w14:paraId="5389DA65" w14:textId="77777777" w:rsidR="00766893" w:rsidRDefault="00766893" w:rsidP="00766893">
            <w:pPr>
              <w:pStyle w:val="XML1"/>
              <w:rPr>
                <w:del w:id="4964" w:author="aas" w:date="2013-10-14T02:06:00Z"/>
              </w:rPr>
            </w:pPr>
            <w:del w:id="4965" w:author="aas" w:date="2013-10-14T02:06:00Z">
              <w:r>
                <w:delText xml:space="preserve">            &lt;xs:enumeration value="unsupported"/&gt;</w:delText>
              </w:r>
            </w:del>
          </w:p>
          <w:p w14:paraId="6A8C4708" w14:textId="77777777" w:rsidR="00766893" w:rsidRDefault="00766893" w:rsidP="00766893">
            <w:pPr>
              <w:pStyle w:val="XML1"/>
              <w:rPr>
                <w:del w:id="4966" w:author="aas" w:date="2013-10-14T02:06:00Z"/>
              </w:rPr>
            </w:pPr>
            <w:del w:id="4967" w:author="aas" w:date="2013-10-14T02:06:00Z">
              <w:r>
                <w:delText xml:space="preserve">            &lt;xs:enumeration value="symmetric"/&gt;</w:delText>
              </w:r>
            </w:del>
          </w:p>
          <w:p w14:paraId="228DDECA" w14:textId="77777777" w:rsidR="00766893" w:rsidRDefault="00766893" w:rsidP="00766893">
            <w:pPr>
              <w:pStyle w:val="XML1"/>
              <w:rPr>
                <w:del w:id="4968" w:author="aas" w:date="2013-10-14T02:06:00Z"/>
              </w:rPr>
            </w:pPr>
            <w:del w:id="4969" w:author="aas" w:date="2013-10-14T02:06:00Z">
              <w:r>
                <w:delText xml:space="preserve">            &lt;xs:enumeration value="asymmetric"/&gt;</w:delText>
              </w:r>
            </w:del>
          </w:p>
          <w:p w14:paraId="37A8BFE7" w14:textId="77777777" w:rsidR="00766893" w:rsidRDefault="00766893" w:rsidP="00766893">
            <w:pPr>
              <w:pStyle w:val="XML1"/>
              <w:rPr>
                <w:del w:id="4970" w:author="aas" w:date="2013-10-14T02:06:00Z"/>
              </w:rPr>
            </w:pPr>
            <w:del w:id="4971" w:author="aas" w:date="2013-10-14T02:06:00Z">
              <w:r>
                <w:delText xml:space="preserve">          &lt;/xs:restriction&gt;</w:delText>
              </w:r>
            </w:del>
          </w:p>
          <w:p w14:paraId="5FD6D68F" w14:textId="77777777" w:rsidR="00766893" w:rsidRDefault="00766893" w:rsidP="00766893">
            <w:pPr>
              <w:pStyle w:val="XML1"/>
              <w:rPr>
                <w:del w:id="4972" w:author="aas" w:date="2013-10-14T02:06:00Z"/>
              </w:rPr>
            </w:pPr>
            <w:del w:id="4973" w:author="aas" w:date="2013-10-14T02:06:00Z">
              <w:r>
                <w:delText xml:space="preserve">        &lt;/xs:simpleType&gt;</w:delText>
              </w:r>
            </w:del>
          </w:p>
          <w:p w14:paraId="4FF21D64" w14:textId="77777777" w:rsidR="00766893" w:rsidRDefault="00766893" w:rsidP="00766893">
            <w:pPr>
              <w:pStyle w:val="XML1"/>
              <w:rPr>
                <w:del w:id="4974" w:author="aas" w:date="2013-10-14T02:06:00Z"/>
              </w:rPr>
            </w:pPr>
            <w:del w:id="4975" w:author="aas" w:date="2013-10-14T02:06:00Z">
              <w:r>
                <w:delText xml:space="preserve">      &lt;/xs:element&gt;</w:delText>
              </w:r>
            </w:del>
          </w:p>
          <w:p w14:paraId="165E5F52" w14:textId="77777777" w:rsidR="00766893" w:rsidRDefault="00766893" w:rsidP="00766893">
            <w:pPr>
              <w:pStyle w:val="XML1"/>
              <w:rPr>
                <w:del w:id="4976" w:author="aas" w:date="2013-10-14T02:06:00Z"/>
              </w:rPr>
            </w:pPr>
            <w:del w:id="4977" w:author="aas" w:date="2013-10-14T02:06:00Z">
              <w:r>
                <w:delText xml:space="preserve">    &lt;/xs:sequence&gt;</w:delText>
              </w:r>
            </w:del>
          </w:p>
          <w:p w14:paraId="3D7B8609" w14:textId="77777777" w:rsidR="00766893" w:rsidRDefault="00766893" w:rsidP="00766893">
            <w:pPr>
              <w:pStyle w:val="XML1"/>
              <w:rPr>
                <w:del w:id="4978" w:author="aas" w:date="2013-10-14T02:06:00Z"/>
              </w:rPr>
            </w:pPr>
            <w:del w:id="4979" w:author="aas" w:date="2013-10-14T02:06:00Z">
              <w:r>
                <w:delText xml:space="preserve">  &lt;/xs:group&gt;</w:delText>
              </w:r>
            </w:del>
          </w:p>
          <w:p w14:paraId="46D1D86B" w14:textId="77777777" w:rsidR="00766893" w:rsidRDefault="00766893" w:rsidP="00766893">
            <w:pPr>
              <w:pStyle w:val="XML1"/>
              <w:rPr>
                <w:del w:id="4980" w:author="aas" w:date="2013-10-14T02:06:00Z"/>
              </w:rPr>
            </w:pPr>
          </w:p>
          <w:p w14:paraId="7B684FD8" w14:textId="77777777" w:rsidR="00766893" w:rsidRDefault="00766893" w:rsidP="00766893">
            <w:pPr>
              <w:pStyle w:val="XML1"/>
              <w:rPr>
                <w:del w:id="4981" w:author="aas" w:date="2013-10-14T02:06:00Z"/>
              </w:rPr>
            </w:pPr>
            <w:del w:id="4982" w:author="aas" w:date="2013-10-14T02:06:00Z">
              <w:r>
                <w:delText xml:space="preserve">  &lt;xs:group name="OFPortOtherFeatureListType"&gt;</w:delText>
              </w:r>
            </w:del>
          </w:p>
          <w:p w14:paraId="6BCBFC8A" w14:textId="77777777" w:rsidR="00766893" w:rsidRDefault="00766893" w:rsidP="00766893">
            <w:pPr>
              <w:pStyle w:val="XML1"/>
              <w:rPr>
                <w:del w:id="4983" w:author="aas" w:date="2013-10-14T02:06:00Z"/>
              </w:rPr>
            </w:pPr>
            <w:del w:id="4984" w:author="aas" w:date="2013-10-14T02:06:00Z">
              <w:r>
                <w:delText xml:space="preserve">    &lt;xs:annotation&gt;</w:delText>
              </w:r>
            </w:del>
          </w:p>
          <w:p w14:paraId="0BA429B4" w14:textId="77777777" w:rsidR="00766893" w:rsidRDefault="00766893" w:rsidP="00766893">
            <w:pPr>
              <w:pStyle w:val="XML1"/>
              <w:rPr>
                <w:del w:id="4985" w:author="aas" w:date="2013-10-14T02:06:00Z"/>
              </w:rPr>
            </w:pPr>
            <w:del w:id="4986" w:author="aas" w:date="2013-10-14T02:06:00Z">
              <w:r>
                <w:delText xml:space="preserve">      &lt;xs:documentation&gt;</w:delText>
              </w:r>
            </w:del>
          </w:p>
          <w:p w14:paraId="33E0A3B3" w14:textId="77777777" w:rsidR="00766893" w:rsidRDefault="00766893" w:rsidP="00766893">
            <w:pPr>
              <w:pStyle w:val="XML1"/>
              <w:rPr>
                <w:del w:id="4987" w:author="aas" w:date="2013-10-14T02:06:00Z"/>
              </w:rPr>
            </w:pPr>
            <w:del w:id="4988" w:author="aas" w:date="2013-10-14T02:06:00Z">
              <w:r>
                <w:delText xml:space="preserve">        The features of a port that are supported or</w:delText>
              </w:r>
            </w:del>
          </w:p>
          <w:p w14:paraId="4BF4E48A" w14:textId="77777777" w:rsidR="00766893" w:rsidRDefault="00766893" w:rsidP="00766893">
            <w:pPr>
              <w:pStyle w:val="XML1"/>
              <w:rPr>
                <w:del w:id="4989" w:author="aas" w:date="2013-10-14T02:06:00Z"/>
              </w:rPr>
            </w:pPr>
            <w:del w:id="4990" w:author="aas" w:date="2013-10-14T02:06:00Z">
              <w:r>
                <w:delText xml:space="preserve">        advertised.</w:delText>
              </w:r>
            </w:del>
          </w:p>
          <w:p w14:paraId="0CF06C29" w14:textId="77777777" w:rsidR="00766893" w:rsidRDefault="00766893" w:rsidP="00766893">
            <w:pPr>
              <w:pStyle w:val="XML1"/>
              <w:rPr>
                <w:del w:id="4991" w:author="aas" w:date="2013-10-14T02:06:00Z"/>
              </w:rPr>
            </w:pPr>
          </w:p>
          <w:p w14:paraId="7E721531" w14:textId="77777777" w:rsidR="00766893" w:rsidRDefault="00766893" w:rsidP="00766893">
            <w:pPr>
              <w:pStyle w:val="XML1"/>
              <w:rPr>
                <w:del w:id="4992" w:author="aas" w:date="2013-10-14T02:06:00Z"/>
              </w:rPr>
            </w:pPr>
            <w:del w:id="4993" w:author="aas" w:date="2013-10-14T02:06:00Z">
              <w:r>
                <w:delText xml:space="preserve">        If the elements in the OFPortOtherFeatureListType ares used</w:delText>
              </w:r>
            </w:del>
          </w:p>
          <w:p w14:paraId="79A3F0C2" w14:textId="77777777" w:rsidR="00766893" w:rsidRDefault="00766893" w:rsidP="00766893">
            <w:pPr>
              <w:pStyle w:val="XML1"/>
              <w:rPr>
                <w:del w:id="4994" w:author="aas" w:date="2013-10-14T02:06:00Z"/>
              </w:rPr>
            </w:pPr>
            <w:del w:id="4995" w:author="aas" w:date="2013-10-14T02:06:00Z">
              <w:r>
                <w:delText xml:space="preserve">        as configurable elements the NETCONF &amp;lt;edit-config&amp;gt; operations</w:delText>
              </w:r>
            </w:del>
          </w:p>
          <w:p w14:paraId="21583B57" w14:textId="77777777" w:rsidR="00766893" w:rsidRDefault="00766893" w:rsidP="00766893">
            <w:pPr>
              <w:pStyle w:val="XML1"/>
              <w:rPr>
                <w:del w:id="4996" w:author="aas" w:date="2013-10-14T02:06:00Z"/>
              </w:rPr>
            </w:pPr>
            <w:del w:id="4997" w:author="aas" w:date="2013-10-14T02:06:00Z">
              <w:r>
                <w:delText xml:space="preserve">        MUST be implemented as follows: </w:delText>
              </w:r>
            </w:del>
          </w:p>
          <w:p w14:paraId="50E92BA2" w14:textId="77777777" w:rsidR="00766893" w:rsidRDefault="00766893" w:rsidP="00766893">
            <w:pPr>
              <w:pStyle w:val="XML1"/>
              <w:rPr>
                <w:del w:id="4998" w:author="aas" w:date="2013-10-14T02:06:00Z"/>
              </w:rPr>
            </w:pPr>
          </w:p>
          <w:p w14:paraId="1C3BB414" w14:textId="77777777" w:rsidR="00766893" w:rsidRDefault="00766893" w:rsidP="00766893">
            <w:pPr>
              <w:pStyle w:val="XML1"/>
              <w:rPr>
                <w:del w:id="4999" w:author="aas" w:date="2013-10-14T02:06:00Z"/>
              </w:rPr>
            </w:pPr>
            <w:del w:id="5000" w:author="aas" w:date="2013-10-14T02:06:00Z">
              <w:r>
                <w:delText xml:space="preserve">        * The 'resource-id' element MUST be present in the path or in</w:delText>
              </w:r>
            </w:del>
          </w:p>
          <w:p w14:paraId="39782F05" w14:textId="77777777" w:rsidR="00766893" w:rsidRDefault="00766893" w:rsidP="00766893">
            <w:pPr>
              <w:pStyle w:val="XML1"/>
              <w:rPr>
                <w:del w:id="5001" w:author="aas" w:date="2013-10-14T02:06:00Z"/>
              </w:rPr>
            </w:pPr>
            <w:del w:id="5002" w:author="aas" w:date="2013-10-14T02:06:00Z">
              <w:r>
                <w:delText xml:space="preserve">        the filter at all &amp;lt;edit-config&amp;gt; operations to identify the</w:delText>
              </w:r>
            </w:del>
          </w:p>
          <w:p w14:paraId="52B09ECB" w14:textId="77777777" w:rsidR="00766893" w:rsidRDefault="00766893" w:rsidP="00766893">
            <w:pPr>
              <w:pStyle w:val="XML1"/>
              <w:rPr>
                <w:del w:id="5003" w:author="aas" w:date="2013-10-14T02:06:00Z"/>
              </w:rPr>
            </w:pPr>
            <w:del w:id="5004" w:author="aas" w:date="2013-10-14T02:06:00Z">
              <w:r>
                <w:delText xml:space="preserve">        resource.</w:delText>
              </w:r>
            </w:del>
          </w:p>
          <w:p w14:paraId="5CC8B2A0" w14:textId="77777777" w:rsidR="00766893" w:rsidRDefault="00766893" w:rsidP="00766893">
            <w:pPr>
              <w:pStyle w:val="XML1"/>
              <w:rPr>
                <w:del w:id="5005" w:author="aas" w:date="2013-10-14T02:06:00Z"/>
              </w:rPr>
            </w:pPr>
            <w:del w:id="5006" w:author="aas" w:date="2013-10-14T02:06:00Z">
              <w:r>
                <w:delText xml:space="preserve">        * If the operation is 'merge' or 'replace', the element is</w:delText>
              </w:r>
            </w:del>
          </w:p>
          <w:p w14:paraId="1A799F03" w14:textId="77777777" w:rsidR="00766893" w:rsidRDefault="00766893" w:rsidP="00766893">
            <w:pPr>
              <w:pStyle w:val="XML1"/>
              <w:rPr>
                <w:del w:id="5007" w:author="aas" w:date="2013-10-14T02:06:00Z"/>
              </w:rPr>
            </w:pPr>
            <w:del w:id="5008" w:author="aas" w:date="2013-10-14T02:06:00Z">
              <w:r>
                <w:delText xml:space="preserve">        created if it does not exist, and its value is set to the</w:delText>
              </w:r>
            </w:del>
          </w:p>
          <w:p w14:paraId="46D5E55F" w14:textId="77777777" w:rsidR="00766893" w:rsidRDefault="00766893" w:rsidP="00766893">
            <w:pPr>
              <w:pStyle w:val="XML1"/>
              <w:rPr>
                <w:del w:id="5009" w:author="aas" w:date="2013-10-14T02:06:00Z"/>
              </w:rPr>
            </w:pPr>
            <w:del w:id="5010" w:author="aas" w:date="2013-10-14T02:06:00Z">
              <w:r>
                <w:delText xml:space="preserve">        value found in the XML RPC data.</w:delText>
              </w:r>
            </w:del>
          </w:p>
          <w:p w14:paraId="16CD3898" w14:textId="77777777" w:rsidR="00766893" w:rsidRDefault="00766893" w:rsidP="00766893">
            <w:pPr>
              <w:pStyle w:val="XML1"/>
              <w:rPr>
                <w:del w:id="5011" w:author="aas" w:date="2013-10-14T02:06:00Z"/>
              </w:rPr>
            </w:pPr>
            <w:del w:id="5012" w:author="aas" w:date="2013-10-14T02:06:00Z">
              <w:r>
                <w:delText xml:space="preserve">        * If the operation is 'create', the element is created if it</w:delText>
              </w:r>
            </w:del>
          </w:p>
          <w:p w14:paraId="5A00D2D8" w14:textId="77777777" w:rsidR="00766893" w:rsidRDefault="00766893" w:rsidP="00766893">
            <w:pPr>
              <w:pStyle w:val="XML1"/>
              <w:rPr>
                <w:del w:id="5013" w:author="aas" w:date="2013-10-14T02:06:00Z"/>
              </w:rPr>
            </w:pPr>
            <w:del w:id="5014" w:author="aas" w:date="2013-10-14T02:06:00Z">
              <w:r>
                <w:delText xml:space="preserve">        does not exist. If the element already exists, a</w:delText>
              </w:r>
            </w:del>
          </w:p>
          <w:p w14:paraId="6CA58813" w14:textId="77777777" w:rsidR="00766893" w:rsidRDefault="00766893" w:rsidP="00766893">
            <w:pPr>
              <w:pStyle w:val="XML1"/>
              <w:rPr>
                <w:del w:id="5015" w:author="aas" w:date="2013-10-14T02:06:00Z"/>
              </w:rPr>
            </w:pPr>
            <w:del w:id="5016" w:author="aas" w:date="2013-10-14T02:06:00Z">
              <w:r>
                <w:delText xml:space="preserve">        'data</w:delText>
              </w:r>
              <w:r>
                <w:rPr>
                  <w:rFonts w:ascii="MS Mincho" w:eastAsia="MS Mincho" w:hAnsi="MS Mincho" w:cs="MS Mincho" w:hint="eastAsia"/>
                </w:rPr>
                <w:delText>‑</w:delText>
              </w:r>
              <w:r>
                <w:delText>exists' error is returned.</w:delText>
              </w:r>
            </w:del>
          </w:p>
          <w:p w14:paraId="2562386A" w14:textId="77777777" w:rsidR="00766893" w:rsidRDefault="00766893" w:rsidP="00766893">
            <w:pPr>
              <w:pStyle w:val="XML1"/>
              <w:rPr>
                <w:del w:id="5017" w:author="aas" w:date="2013-10-14T02:06:00Z"/>
              </w:rPr>
            </w:pPr>
            <w:del w:id="5018" w:author="aas" w:date="2013-10-14T02:06:00Z">
              <w:r>
                <w:delText xml:space="preserve">        * If the operation is 'delete', the element is deleted if it</w:delText>
              </w:r>
            </w:del>
          </w:p>
          <w:p w14:paraId="441B098F" w14:textId="77777777" w:rsidR="00766893" w:rsidRDefault="00766893" w:rsidP="00766893">
            <w:pPr>
              <w:pStyle w:val="XML1"/>
              <w:rPr>
                <w:del w:id="5019" w:author="aas" w:date="2013-10-14T02:06:00Z"/>
              </w:rPr>
            </w:pPr>
            <w:del w:id="5020"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5C4A7EA0" w14:textId="77777777" w:rsidR="00766893" w:rsidRDefault="00766893" w:rsidP="00766893">
            <w:pPr>
              <w:pStyle w:val="XML1"/>
              <w:rPr>
                <w:del w:id="5021" w:author="aas" w:date="2013-10-14T02:06:00Z"/>
              </w:rPr>
            </w:pPr>
            <w:del w:id="5022" w:author="aas" w:date="2013-10-14T02:06:00Z">
              <w:r>
                <w:delText xml:space="preserve">        error is returned.</w:delText>
              </w:r>
            </w:del>
          </w:p>
          <w:p w14:paraId="30E8AB80" w14:textId="77777777" w:rsidR="00766893" w:rsidRDefault="00766893" w:rsidP="00766893">
            <w:pPr>
              <w:pStyle w:val="XML1"/>
              <w:rPr>
                <w:del w:id="5023" w:author="aas" w:date="2013-10-14T02:06:00Z"/>
              </w:rPr>
            </w:pPr>
          </w:p>
          <w:p w14:paraId="69080C23" w14:textId="77777777" w:rsidR="00766893" w:rsidRDefault="00766893" w:rsidP="00766893">
            <w:pPr>
              <w:pStyle w:val="XML1"/>
              <w:rPr>
                <w:del w:id="5024" w:author="aas" w:date="2013-10-14T02:06:00Z"/>
              </w:rPr>
            </w:pPr>
            <w:del w:id="5025" w:author="aas" w:date="2013-10-14T02:06:00Z">
              <w:r>
                <w:delText xml:space="preserve">        If elements in the type OFPortOtherFeatureListType are used</w:delText>
              </w:r>
            </w:del>
          </w:p>
          <w:p w14:paraId="74C69538" w14:textId="77777777" w:rsidR="00766893" w:rsidRDefault="00766893" w:rsidP="00766893">
            <w:pPr>
              <w:pStyle w:val="XML1"/>
              <w:rPr>
                <w:del w:id="5026" w:author="aas" w:date="2013-10-14T02:06:00Z"/>
              </w:rPr>
            </w:pPr>
            <w:del w:id="5027" w:author="aas" w:date="2013-10-14T02:06:00Z">
              <w:r>
                <w:delText xml:space="preserve">        in an non-configurable way, they only be retrieved by NETCONF</w:delText>
              </w:r>
            </w:del>
          </w:p>
          <w:p w14:paraId="015784E0" w14:textId="77777777" w:rsidR="00766893" w:rsidRDefault="00766893" w:rsidP="00766893">
            <w:pPr>
              <w:pStyle w:val="XML1"/>
              <w:rPr>
                <w:del w:id="5028" w:author="aas" w:date="2013-10-14T02:06:00Z"/>
              </w:rPr>
            </w:pPr>
            <w:del w:id="5029" w:author="aas" w:date="2013-10-14T02:06:00Z">
              <w:r>
                <w:delText xml:space="preserve">        &amp;lt;get&amp;gt; operations. Attemps to modify this element and its</w:delText>
              </w:r>
            </w:del>
          </w:p>
          <w:p w14:paraId="15913ED9" w14:textId="77777777" w:rsidR="00766893" w:rsidRDefault="00766893" w:rsidP="00766893">
            <w:pPr>
              <w:pStyle w:val="XML1"/>
              <w:rPr>
                <w:del w:id="5030" w:author="aas" w:date="2013-10-14T02:06:00Z"/>
              </w:rPr>
            </w:pPr>
            <w:del w:id="5031" w:author="aas" w:date="2013-10-14T02:06:00Z">
              <w:r>
                <w:delText xml:space="preserve">        children with a NETCONF &amp;lt;edit-config&amp;gt; operation MUST result</w:delText>
              </w:r>
            </w:del>
          </w:p>
          <w:p w14:paraId="0024CA87" w14:textId="77777777" w:rsidR="00766893" w:rsidRDefault="00766893" w:rsidP="00766893">
            <w:pPr>
              <w:pStyle w:val="XML1"/>
              <w:rPr>
                <w:del w:id="5032" w:author="aas" w:date="2013-10-14T02:06:00Z"/>
              </w:rPr>
            </w:pPr>
            <w:del w:id="5033" w:author="aas" w:date="2013-10-14T02:06:00Z">
              <w:r>
                <w:delText xml:space="preserve">        in an 'operation-not-supported' error with type</w:delText>
              </w:r>
            </w:del>
          </w:p>
          <w:p w14:paraId="1E7A44CB" w14:textId="77777777" w:rsidR="00766893" w:rsidRDefault="00766893" w:rsidP="00766893">
            <w:pPr>
              <w:pStyle w:val="XML1"/>
              <w:rPr>
                <w:del w:id="5034" w:author="aas" w:date="2013-10-14T02:06:00Z"/>
              </w:rPr>
            </w:pPr>
            <w:del w:id="5035" w:author="aas" w:date="2013-10-14T02:06:00Z">
              <w:r>
                <w:delText xml:space="preserve">        'application'.</w:delText>
              </w:r>
            </w:del>
          </w:p>
          <w:p w14:paraId="53ADF43A" w14:textId="77777777" w:rsidR="00766893" w:rsidRDefault="00766893" w:rsidP="00766893">
            <w:pPr>
              <w:pStyle w:val="XML1"/>
              <w:rPr>
                <w:del w:id="5036" w:author="aas" w:date="2013-10-14T02:06:00Z"/>
              </w:rPr>
            </w:pPr>
            <w:del w:id="5037" w:author="aas" w:date="2013-10-14T02:06:00Z">
              <w:r>
                <w:delText xml:space="preserve">      &lt;/xs:documentation&gt;</w:delText>
              </w:r>
            </w:del>
          </w:p>
          <w:p w14:paraId="537F48CC" w14:textId="77777777" w:rsidR="00766893" w:rsidRDefault="00766893" w:rsidP="00766893">
            <w:pPr>
              <w:pStyle w:val="XML1"/>
              <w:rPr>
                <w:del w:id="5038" w:author="aas" w:date="2013-10-14T02:06:00Z"/>
              </w:rPr>
            </w:pPr>
            <w:del w:id="5039" w:author="aas" w:date="2013-10-14T02:06:00Z">
              <w:r>
                <w:delText xml:space="preserve">    &lt;/xs:annotation&gt;</w:delText>
              </w:r>
            </w:del>
          </w:p>
          <w:p w14:paraId="551895AC" w14:textId="77777777" w:rsidR="00766893" w:rsidRDefault="00766893" w:rsidP="00766893">
            <w:pPr>
              <w:pStyle w:val="XML1"/>
              <w:rPr>
                <w:del w:id="5040" w:author="aas" w:date="2013-10-14T02:06:00Z"/>
              </w:rPr>
            </w:pPr>
          </w:p>
          <w:p w14:paraId="2B32BFFA" w14:textId="77777777" w:rsidR="00766893" w:rsidRDefault="00766893" w:rsidP="00766893">
            <w:pPr>
              <w:pStyle w:val="XML1"/>
              <w:rPr>
                <w:del w:id="5041" w:author="aas" w:date="2013-10-14T02:06:00Z"/>
              </w:rPr>
            </w:pPr>
            <w:del w:id="5042" w:author="aas" w:date="2013-10-14T02:06:00Z">
              <w:r>
                <w:delText xml:space="preserve">    &lt;xs:sequence&gt;</w:delText>
              </w:r>
            </w:del>
          </w:p>
          <w:p w14:paraId="54FBA127" w14:textId="77777777" w:rsidR="00766893" w:rsidRDefault="00766893" w:rsidP="00766893">
            <w:pPr>
              <w:pStyle w:val="XML1"/>
              <w:rPr>
                <w:del w:id="5043" w:author="aas" w:date="2013-10-14T02:06:00Z"/>
              </w:rPr>
            </w:pPr>
            <w:del w:id="5044" w:author="aas" w:date="2013-10-14T02:06:00Z">
              <w:r>
                <w:delText xml:space="preserve">      &lt;xs:element name="rate"  type="OFPortRateType"&gt;</w:delText>
              </w:r>
            </w:del>
          </w:p>
          <w:p w14:paraId="54622C02" w14:textId="77777777" w:rsidR="00766893" w:rsidRDefault="00766893" w:rsidP="00766893">
            <w:pPr>
              <w:pStyle w:val="XML1"/>
              <w:rPr>
                <w:del w:id="5045" w:author="aas" w:date="2013-10-14T02:06:00Z"/>
              </w:rPr>
            </w:pPr>
            <w:del w:id="5046" w:author="aas" w:date="2013-10-14T02:06:00Z">
              <w:r>
                <w:delText xml:space="preserve">        &lt;xs:annotation&gt;</w:delText>
              </w:r>
            </w:del>
          </w:p>
          <w:p w14:paraId="553F3692" w14:textId="77777777" w:rsidR="00766893" w:rsidRDefault="00766893" w:rsidP="00766893">
            <w:pPr>
              <w:pStyle w:val="XML1"/>
              <w:rPr>
                <w:del w:id="5047" w:author="aas" w:date="2013-10-14T02:06:00Z"/>
              </w:rPr>
            </w:pPr>
            <w:del w:id="5048" w:author="aas" w:date="2013-10-14T02:06:00Z">
              <w:r>
                <w:delText xml:space="preserve">          &lt;xs:documentation&gt;</w:delText>
              </w:r>
            </w:del>
          </w:p>
          <w:p w14:paraId="751D63D1" w14:textId="77777777" w:rsidR="00766893" w:rsidRDefault="00766893" w:rsidP="00766893">
            <w:pPr>
              <w:pStyle w:val="XML1"/>
              <w:rPr>
                <w:del w:id="5049" w:author="aas" w:date="2013-10-14T02:06:00Z"/>
              </w:rPr>
            </w:pPr>
            <w:del w:id="5050" w:author="aas" w:date="2013-10-14T02:06:00Z">
              <w:r>
                <w:delText xml:space="preserve">            The transmission rate that is supported or</w:delText>
              </w:r>
            </w:del>
          </w:p>
          <w:p w14:paraId="038B2E88" w14:textId="77777777" w:rsidR="00766893" w:rsidRDefault="00766893" w:rsidP="00766893">
            <w:pPr>
              <w:pStyle w:val="XML1"/>
              <w:rPr>
                <w:del w:id="5051" w:author="aas" w:date="2013-10-14T02:06:00Z"/>
              </w:rPr>
            </w:pPr>
            <w:del w:id="5052" w:author="aas" w:date="2013-10-14T02:06:00Z">
              <w:r>
                <w:delText xml:space="preserve">            advertised. Multiple transmissions rates are allowed.</w:delText>
              </w:r>
            </w:del>
          </w:p>
          <w:p w14:paraId="0D84D693" w14:textId="77777777" w:rsidR="00766893" w:rsidRDefault="00766893" w:rsidP="00766893">
            <w:pPr>
              <w:pStyle w:val="XML1"/>
              <w:rPr>
                <w:del w:id="5053" w:author="aas" w:date="2013-10-14T02:06:00Z"/>
              </w:rPr>
            </w:pPr>
          </w:p>
          <w:p w14:paraId="3C287D99" w14:textId="77777777" w:rsidR="00766893" w:rsidRDefault="00766893" w:rsidP="00766893">
            <w:pPr>
              <w:pStyle w:val="XML1"/>
              <w:rPr>
                <w:del w:id="5054" w:author="aas" w:date="2013-10-14T02:06:00Z"/>
              </w:rPr>
            </w:pPr>
            <w:del w:id="5055" w:author="aas" w:date="2013-10-14T02:06:00Z">
              <w:r>
                <w:delText xml:space="preserve">            At least one element MUST be present in the NETCONF data</w:delText>
              </w:r>
            </w:del>
          </w:p>
          <w:p w14:paraId="78673942" w14:textId="77777777" w:rsidR="00766893" w:rsidRDefault="00766893" w:rsidP="00766893">
            <w:pPr>
              <w:pStyle w:val="XML1"/>
              <w:rPr>
                <w:del w:id="5056" w:author="aas" w:date="2013-10-14T02:06:00Z"/>
              </w:rPr>
            </w:pPr>
            <w:del w:id="5057" w:author="aas" w:date="2013-10-14T02:06:00Z">
              <w:r>
                <w:delText xml:space="preserve">            store. If none of this elements is are present in a NETCONF</w:delText>
              </w:r>
            </w:del>
          </w:p>
          <w:p w14:paraId="2B0CA1A6" w14:textId="77777777" w:rsidR="00766893" w:rsidRDefault="00766893" w:rsidP="00766893">
            <w:pPr>
              <w:pStyle w:val="XML1"/>
              <w:rPr>
                <w:del w:id="5058" w:author="aas" w:date="2013-10-14T02:06:00Z"/>
              </w:rPr>
            </w:pPr>
            <w:del w:id="5059" w:author="aas" w:date="2013-10-14T02:06:00Z">
              <w:r>
                <w:delText xml:space="preserve">            &amp;lt;edit-config&amp;gt; operation 'create', 'merge' or 'replace' and</w:delText>
              </w:r>
            </w:del>
          </w:p>
          <w:p w14:paraId="1EA21CC5" w14:textId="77777777" w:rsidR="00766893" w:rsidRDefault="00766893" w:rsidP="00766893">
            <w:pPr>
              <w:pStyle w:val="XML1"/>
              <w:rPr>
                <w:del w:id="5060" w:author="aas" w:date="2013-10-14T02:06:00Z"/>
              </w:rPr>
            </w:pPr>
            <w:del w:id="5061" w:author="aas" w:date="2013-10-14T02:06:00Z">
              <w:r>
                <w:delText xml:space="preserve">            the parent element does not exist, a 'data-missing' error</w:delText>
              </w:r>
            </w:del>
          </w:p>
          <w:p w14:paraId="4C3685A3" w14:textId="77777777" w:rsidR="00766893" w:rsidRDefault="00766893" w:rsidP="00766893">
            <w:pPr>
              <w:pStyle w:val="XML1"/>
              <w:rPr>
                <w:del w:id="5062" w:author="aas" w:date="2013-10-14T02:06:00Z"/>
              </w:rPr>
            </w:pPr>
            <w:del w:id="5063" w:author="aas" w:date="2013-10-14T02:06:00Z">
              <w:r>
                <w:delText xml:space="preserve">            is returned.</w:delText>
              </w:r>
            </w:del>
          </w:p>
          <w:p w14:paraId="62B19069" w14:textId="77777777" w:rsidR="00766893" w:rsidRDefault="00766893" w:rsidP="00766893">
            <w:pPr>
              <w:pStyle w:val="XML1"/>
              <w:rPr>
                <w:del w:id="5064" w:author="aas" w:date="2013-10-14T02:06:00Z"/>
              </w:rPr>
            </w:pPr>
            <w:del w:id="5065" w:author="aas" w:date="2013-10-14T02:06:00Z">
              <w:r>
                <w:delText xml:space="preserve">          &lt;/xs:documentation&gt;</w:delText>
              </w:r>
            </w:del>
          </w:p>
          <w:p w14:paraId="50FDEFF3" w14:textId="77777777" w:rsidR="00766893" w:rsidRDefault="00766893" w:rsidP="00766893">
            <w:pPr>
              <w:pStyle w:val="XML1"/>
              <w:rPr>
                <w:del w:id="5066" w:author="aas" w:date="2013-10-14T02:06:00Z"/>
              </w:rPr>
            </w:pPr>
            <w:del w:id="5067" w:author="aas" w:date="2013-10-14T02:06:00Z">
              <w:r>
                <w:delText xml:space="preserve">        &lt;/xs:annotation&gt;</w:delText>
              </w:r>
            </w:del>
          </w:p>
          <w:p w14:paraId="38EB1505" w14:textId="77777777" w:rsidR="00766893" w:rsidRDefault="00766893" w:rsidP="00766893">
            <w:pPr>
              <w:pStyle w:val="XML1"/>
              <w:rPr>
                <w:del w:id="5068" w:author="aas" w:date="2013-10-14T02:06:00Z"/>
              </w:rPr>
            </w:pPr>
            <w:del w:id="5069" w:author="aas" w:date="2013-10-14T02:06:00Z">
              <w:r>
                <w:delText xml:space="preserve">      &lt;/xs:element&gt;</w:delText>
              </w:r>
            </w:del>
          </w:p>
          <w:p w14:paraId="2D922F31" w14:textId="77777777" w:rsidR="00766893" w:rsidRDefault="00766893" w:rsidP="00766893">
            <w:pPr>
              <w:pStyle w:val="XML1"/>
              <w:rPr>
                <w:del w:id="5070" w:author="aas" w:date="2013-10-14T02:06:00Z"/>
              </w:rPr>
            </w:pPr>
            <w:del w:id="5071" w:author="aas" w:date="2013-10-14T02:06:00Z">
              <w:r>
                <w:delText xml:space="preserve">      &lt;xs:element name="auto-negotiate"  type="xs:boolean"&gt;</w:delText>
              </w:r>
            </w:del>
          </w:p>
          <w:p w14:paraId="5C29447D" w14:textId="77777777" w:rsidR="00766893" w:rsidRDefault="00766893" w:rsidP="00766893">
            <w:pPr>
              <w:pStyle w:val="XML1"/>
              <w:rPr>
                <w:del w:id="5072" w:author="aas" w:date="2013-10-14T02:06:00Z"/>
              </w:rPr>
            </w:pPr>
            <w:del w:id="5073" w:author="aas" w:date="2013-10-14T02:06:00Z">
              <w:r>
                <w:delText xml:space="preserve">        &lt;xs:annotation&gt;</w:delText>
              </w:r>
            </w:del>
          </w:p>
          <w:p w14:paraId="36355982" w14:textId="77777777" w:rsidR="00766893" w:rsidRDefault="00766893" w:rsidP="00766893">
            <w:pPr>
              <w:pStyle w:val="XML1"/>
              <w:rPr>
                <w:del w:id="5074" w:author="aas" w:date="2013-10-14T02:06:00Z"/>
              </w:rPr>
            </w:pPr>
            <w:del w:id="5075" w:author="aas" w:date="2013-10-14T02:06:00Z">
              <w:r>
                <w:delText xml:space="preserve">          &lt;xs:documentation&gt;</w:delText>
              </w:r>
            </w:del>
          </w:p>
          <w:p w14:paraId="37B7B1DC" w14:textId="77777777" w:rsidR="00766893" w:rsidRDefault="00766893" w:rsidP="00766893">
            <w:pPr>
              <w:pStyle w:val="XML1"/>
              <w:rPr>
                <w:del w:id="5076" w:author="aas" w:date="2013-10-14T02:06:00Z"/>
              </w:rPr>
            </w:pPr>
            <w:del w:id="5077" w:author="aas" w:date="2013-10-14T02:06:00Z">
              <w:r>
                <w:delText xml:space="preserve">            Specifies if auto-negotiation of transmission</w:delText>
              </w:r>
            </w:del>
          </w:p>
          <w:p w14:paraId="1D2F1266" w14:textId="77777777" w:rsidR="00766893" w:rsidRDefault="00766893" w:rsidP="00766893">
            <w:pPr>
              <w:pStyle w:val="XML1"/>
              <w:rPr>
                <w:del w:id="5078" w:author="aas" w:date="2013-10-14T02:06:00Z"/>
              </w:rPr>
            </w:pPr>
            <w:del w:id="5079" w:author="aas" w:date="2013-10-14T02:06:00Z">
              <w:r>
                <w:delText xml:space="preserve">            parameters is enabled for the port.</w:delText>
              </w:r>
            </w:del>
          </w:p>
          <w:p w14:paraId="31E1A5DA" w14:textId="77777777" w:rsidR="00766893" w:rsidRDefault="00766893" w:rsidP="00766893">
            <w:pPr>
              <w:pStyle w:val="XML1"/>
              <w:rPr>
                <w:del w:id="5080" w:author="aas" w:date="2013-10-14T02:06:00Z"/>
              </w:rPr>
            </w:pPr>
          </w:p>
          <w:p w14:paraId="38A46B05" w14:textId="77777777" w:rsidR="00766893" w:rsidRDefault="00766893" w:rsidP="00766893">
            <w:pPr>
              <w:pStyle w:val="XML1"/>
              <w:rPr>
                <w:del w:id="5081" w:author="aas" w:date="2013-10-14T02:06:00Z"/>
              </w:rPr>
            </w:pPr>
            <w:del w:id="5082" w:author="aas" w:date="2013-10-14T02:06:00Z">
              <w:r>
                <w:delText xml:space="preserve">            This element is optional. If this element is not present it</w:delText>
              </w:r>
            </w:del>
          </w:p>
          <w:p w14:paraId="16AA7BF5" w14:textId="77777777" w:rsidR="00766893" w:rsidRDefault="00766893" w:rsidP="00766893">
            <w:pPr>
              <w:pStyle w:val="XML1"/>
              <w:rPr>
                <w:del w:id="5083" w:author="aas" w:date="2013-10-14T02:06:00Z"/>
              </w:rPr>
            </w:pPr>
            <w:del w:id="5084" w:author="aas" w:date="2013-10-14T02:06:00Z">
              <w:r>
                <w:delText xml:space="preserve">            defaults to 'true'.</w:delText>
              </w:r>
            </w:del>
          </w:p>
          <w:p w14:paraId="25621104" w14:textId="77777777" w:rsidR="00766893" w:rsidRDefault="00766893" w:rsidP="00766893">
            <w:pPr>
              <w:pStyle w:val="XML1"/>
              <w:rPr>
                <w:del w:id="5085" w:author="aas" w:date="2013-10-14T02:06:00Z"/>
              </w:rPr>
            </w:pPr>
            <w:del w:id="5086" w:author="aas" w:date="2013-10-14T02:06:00Z">
              <w:r>
                <w:delText xml:space="preserve">          &lt;/xs:documentation&gt;</w:delText>
              </w:r>
            </w:del>
          </w:p>
          <w:p w14:paraId="3E3383F8" w14:textId="77777777" w:rsidR="00766893" w:rsidRDefault="00766893" w:rsidP="00766893">
            <w:pPr>
              <w:pStyle w:val="XML1"/>
              <w:rPr>
                <w:del w:id="5087" w:author="aas" w:date="2013-10-14T02:06:00Z"/>
              </w:rPr>
            </w:pPr>
            <w:del w:id="5088" w:author="aas" w:date="2013-10-14T02:06:00Z">
              <w:r>
                <w:delText xml:space="preserve">        &lt;/xs:annotation&gt;</w:delText>
              </w:r>
            </w:del>
          </w:p>
          <w:p w14:paraId="595A9FCD" w14:textId="77777777" w:rsidR="00766893" w:rsidRDefault="00766893" w:rsidP="00766893">
            <w:pPr>
              <w:pStyle w:val="XML1"/>
              <w:rPr>
                <w:del w:id="5089" w:author="aas" w:date="2013-10-14T02:06:00Z"/>
              </w:rPr>
            </w:pPr>
            <w:del w:id="5090" w:author="aas" w:date="2013-10-14T02:06:00Z">
              <w:r>
                <w:delText xml:space="preserve">      &lt;/xs:element&gt;</w:delText>
              </w:r>
            </w:del>
          </w:p>
          <w:p w14:paraId="04B16C18" w14:textId="77777777" w:rsidR="00766893" w:rsidRDefault="00766893" w:rsidP="00766893">
            <w:pPr>
              <w:pStyle w:val="XML1"/>
              <w:rPr>
                <w:del w:id="5091" w:author="aas" w:date="2013-10-14T02:06:00Z"/>
              </w:rPr>
            </w:pPr>
            <w:del w:id="5092" w:author="aas" w:date="2013-10-14T02:06:00Z">
              <w:r>
                <w:delText xml:space="preserve">      &lt;xs:element name="medium"&gt;</w:delText>
              </w:r>
            </w:del>
          </w:p>
          <w:p w14:paraId="258C886C" w14:textId="77777777" w:rsidR="00766893" w:rsidRDefault="00766893" w:rsidP="00766893">
            <w:pPr>
              <w:pStyle w:val="XML1"/>
              <w:rPr>
                <w:del w:id="5093" w:author="aas" w:date="2013-10-14T02:06:00Z"/>
              </w:rPr>
            </w:pPr>
            <w:del w:id="5094" w:author="aas" w:date="2013-10-14T02:06:00Z">
              <w:r>
                <w:delText xml:space="preserve">        &lt;xs:annotation&gt;</w:delText>
              </w:r>
            </w:del>
          </w:p>
          <w:p w14:paraId="1B5A5773" w14:textId="77777777" w:rsidR="00766893" w:rsidRDefault="00766893" w:rsidP="00766893">
            <w:pPr>
              <w:pStyle w:val="XML1"/>
              <w:rPr>
                <w:del w:id="5095" w:author="aas" w:date="2013-10-14T02:06:00Z"/>
              </w:rPr>
            </w:pPr>
            <w:del w:id="5096" w:author="aas" w:date="2013-10-14T02:06:00Z">
              <w:r>
                <w:delText xml:space="preserve">          &lt;xs:documentation&gt;</w:delText>
              </w:r>
            </w:del>
          </w:p>
          <w:p w14:paraId="73D9A3CD" w14:textId="77777777" w:rsidR="00766893" w:rsidRDefault="00766893" w:rsidP="00766893">
            <w:pPr>
              <w:pStyle w:val="XML1"/>
              <w:rPr>
                <w:del w:id="5097" w:author="aas" w:date="2013-10-14T02:06:00Z"/>
              </w:rPr>
            </w:pPr>
            <w:del w:id="5098" w:author="aas" w:date="2013-10-14T02:06:00Z">
              <w:r>
                <w:delText xml:space="preserve">            The transmission medium used by the port.</w:delText>
              </w:r>
            </w:del>
          </w:p>
          <w:p w14:paraId="7F6DE52E" w14:textId="77777777" w:rsidR="00766893" w:rsidRDefault="00766893" w:rsidP="00766893">
            <w:pPr>
              <w:pStyle w:val="XML1"/>
              <w:rPr>
                <w:del w:id="5099" w:author="aas" w:date="2013-10-14T02:06:00Z"/>
              </w:rPr>
            </w:pPr>
            <w:del w:id="5100" w:author="aas" w:date="2013-10-14T02:06:00Z">
              <w:r>
                <w:delText xml:space="preserve">            Multiple media are allowed.</w:delText>
              </w:r>
            </w:del>
          </w:p>
          <w:p w14:paraId="35FE23B3" w14:textId="77777777" w:rsidR="00766893" w:rsidRDefault="00766893" w:rsidP="00766893">
            <w:pPr>
              <w:pStyle w:val="XML1"/>
              <w:rPr>
                <w:del w:id="5101" w:author="aas" w:date="2013-10-14T02:06:00Z"/>
              </w:rPr>
            </w:pPr>
          </w:p>
          <w:p w14:paraId="71AC6BF5" w14:textId="77777777" w:rsidR="00766893" w:rsidRDefault="00766893" w:rsidP="00766893">
            <w:pPr>
              <w:pStyle w:val="XML1"/>
              <w:rPr>
                <w:del w:id="5102" w:author="aas" w:date="2013-10-14T02:06:00Z"/>
              </w:rPr>
            </w:pPr>
            <w:del w:id="5103" w:author="aas" w:date="2013-10-14T02:06:00Z">
              <w:r>
                <w:delText xml:space="preserve">            At least one element MUST be present in the NETCONF data</w:delText>
              </w:r>
            </w:del>
          </w:p>
          <w:p w14:paraId="7EB67F59" w14:textId="77777777" w:rsidR="00766893" w:rsidRDefault="00766893" w:rsidP="00766893">
            <w:pPr>
              <w:pStyle w:val="XML1"/>
              <w:rPr>
                <w:del w:id="5104" w:author="aas" w:date="2013-10-14T02:06:00Z"/>
              </w:rPr>
            </w:pPr>
            <w:del w:id="5105" w:author="aas" w:date="2013-10-14T02:06:00Z">
              <w:r>
                <w:delText xml:space="preserve">            store. If none of this elements is are present in a NETCONF</w:delText>
              </w:r>
            </w:del>
          </w:p>
          <w:p w14:paraId="3A408885" w14:textId="77777777" w:rsidR="00766893" w:rsidRDefault="00766893" w:rsidP="00766893">
            <w:pPr>
              <w:pStyle w:val="XML1"/>
              <w:rPr>
                <w:del w:id="5106" w:author="aas" w:date="2013-10-14T02:06:00Z"/>
              </w:rPr>
            </w:pPr>
            <w:del w:id="5107" w:author="aas" w:date="2013-10-14T02:06:00Z">
              <w:r>
                <w:delText xml:space="preserve">            &amp;lt;edit-config&amp;gt; operation 'create', 'merge' or 'replace' and</w:delText>
              </w:r>
            </w:del>
          </w:p>
          <w:p w14:paraId="58C234A6" w14:textId="77777777" w:rsidR="00766893" w:rsidRDefault="00766893" w:rsidP="00766893">
            <w:pPr>
              <w:pStyle w:val="XML1"/>
              <w:rPr>
                <w:del w:id="5108" w:author="aas" w:date="2013-10-14T02:06:00Z"/>
              </w:rPr>
            </w:pPr>
            <w:del w:id="5109" w:author="aas" w:date="2013-10-14T02:06:00Z">
              <w:r>
                <w:delText xml:space="preserve">            the parent element does not exist, a 'data-missing' error</w:delText>
              </w:r>
            </w:del>
          </w:p>
          <w:p w14:paraId="2D6AB872" w14:textId="77777777" w:rsidR="00766893" w:rsidRDefault="00766893" w:rsidP="00766893">
            <w:pPr>
              <w:pStyle w:val="XML1"/>
              <w:rPr>
                <w:del w:id="5110" w:author="aas" w:date="2013-10-14T02:06:00Z"/>
              </w:rPr>
            </w:pPr>
            <w:del w:id="5111" w:author="aas" w:date="2013-10-14T02:06:00Z">
              <w:r>
                <w:delText xml:space="preserve">            is returned.</w:delText>
              </w:r>
            </w:del>
          </w:p>
          <w:p w14:paraId="7232B5B8" w14:textId="77777777" w:rsidR="00766893" w:rsidRDefault="00766893" w:rsidP="00766893">
            <w:pPr>
              <w:pStyle w:val="XML1"/>
              <w:rPr>
                <w:del w:id="5112" w:author="aas" w:date="2013-10-14T02:06:00Z"/>
              </w:rPr>
            </w:pPr>
            <w:del w:id="5113" w:author="aas" w:date="2013-10-14T02:06:00Z">
              <w:r>
                <w:delText xml:space="preserve">          &lt;/xs:documentation&gt;</w:delText>
              </w:r>
            </w:del>
          </w:p>
          <w:p w14:paraId="1E72388D" w14:textId="77777777" w:rsidR="00766893" w:rsidRDefault="00766893" w:rsidP="00766893">
            <w:pPr>
              <w:pStyle w:val="XML1"/>
              <w:rPr>
                <w:del w:id="5114" w:author="aas" w:date="2013-10-14T02:06:00Z"/>
              </w:rPr>
            </w:pPr>
            <w:del w:id="5115" w:author="aas" w:date="2013-10-14T02:06:00Z">
              <w:r>
                <w:delText xml:space="preserve">        &lt;/xs:annotation&gt;</w:delText>
              </w:r>
            </w:del>
          </w:p>
          <w:p w14:paraId="1EF0317F" w14:textId="77777777" w:rsidR="00766893" w:rsidRDefault="00766893" w:rsidP="00766893">
            <w:pPr>
              <w:pStyle w:val="XML1"/>
              <w:rPr>
                <w:del w:id="5116" w:author="aas" w:date="2013-10-14T02:06:00Z"/>
              </w:rPr>
            </w:pPr>
            <w:del w:id="5117" w:author="aas" w:date="2013-10-14T02:06:00Z">
              <w:r>
                <w:delText xml:space="preserve">        &lt;xs:simpleType&gt;</w:delText>
              </w:r>
            </w:del>
          </w:p>
          <w:p w14:paraId="7FA7986B" w14:textId="77777777" w:rsidR="00766893" w:rsidRDefault="00766893" w:rsidP="00766893">
            <w:pPr>
              <w:pStyle w:val="XML1"/>
              <w:rPr>
                <w:del w:id="5118" w:author="aas" w:date="2013-10-14T02:06:00Z"/>
              </w:rPr>
            </w:pPr>
            <w:del w:id="5119" w:author="aas" w:date="2013-10-14T02:06:00Z">
              <w:r>
                <w:delText xml:space="preserve">          &lt;xs:restriction base="xs:string"&gt;</w:delText>
              </w:r>
            </w:del>
          </w:p>
          <w:p w14:paraId="5B8F456B" w14:textId="77777777" w:rsidR="00766893" w:rsidRDefault="00766893" w:rsidP="00766893">
            <w:pPr>
              <w:pStyle w:val="XML1"/>
              <w:rPr>
                <w:del w:id="5120" w:author="aas" w:date="2013-10-14T02:06:00Z"/>
              </w:rPr>
            </w:pPr>
            <w:del w:id="5121" w:author="aas" w:date="2013-10-14T02:06:00Z">
              <w:r>
                <w:delText xml:space="preserve">            &lt;xs:enumeration value="copper"/&gt;</w:delText>
              </w:r>
            </w:del>
          </w:p>
          <w:p w14:paraId="22670026" w14:textId="77777777" w:rsidR="00766893" w:rsidRDefault="00766893" w:rsidP="00766893">
            <w:pPr>
              <w:pStyle w:val="XML1"/>
              <w:rPr>
                <w:del w:id="5122" w:author="aas" w:date="2013-10-14T02:06:00Z"/>
              </w:rPr>
            </w:pPr>
            <w:del w:id="5123" w:author="aas" w:date="2013-10-14T02:06:00Z">
              <w:r>
                <w:delText xml:space="preserve">            &lt;xs:enumeration value="fiber"/&gt;</w:delText>
              </w:r>
            </w:del>
          </w:p>
          <w:p w14:paraId="647D8952" w14:textId="77777777" w:rsidR="00766893" w:rsidRDefault="00766893" w:rsidP="00766893">
            <w:pPr>
              <w:pStyle w:val="XML1"/>
              <w:rPr>
                <w:del w:id="5124" w:author="aas" w:date="2013-10-14T02:06:00Z"/>
              </w:rPr>
            </w:pPr>
            <w:del w:id="5125" w:author="aas" w:date="2013-10-14T02:06:00Z">
              <w:r>
                <w:delText xml:space="preserve">          &lt;/xs:restriction&gt;</w:delText>
              </w:r>
            </w:del>
          </w:p>
          <w:p w14:paraId="3F09EE9F" w14:textId="77777777" w:rsidR="00766893" w:rsidRDefault="00766893" w:rsidP="00766893">
            <w:pPr>
              <w:pStyle w:val="XML1"/>
              <w:rPr>
                <w:del w:id="5126" w:author="aas" w:date="2013-10-14T02:06:00Z"/>
              </w:rPr>
            </w:pPr>
            <w:del w:id="5127" w:author="aas" w:date="2013-10-14T02:06:00Z">
              <w:r>
                <w:delText xml:space="preserve">        &lt;/xs:simpleType&gt;</w:delText>
              </w:r>
            </w:del>
          </w:p>
          <w:p w14:paraId="7B142FD0" w14:textId="77777777" w:rsidR="00766893" w:rsidRDefault="00766893" w:rsidP="00766893">
            <w:pPr>
              <w:pStyle w:val="XML1"/>
              <w:rPr>
                <w:del w:id="5128" w:author="aas" w:date="2013-10-14T02:06:00Z"/>
              </w:rPr>
            </w:pPr>
            <w:del w:id="5129" w:author="aas" w:date="2013-10-14T02:06:00Z">
              <w:r>
                <w:delText xml:space="preserve">      &lt;/xs:element&gt;</w:delText>
              </w:r>
            </w:del>
          </w:p>
          <w:p w14:paraId="507B2789" w14:textId="77777777" w:rsidR="00766893" w:rsidRDefault="00766893" w:rsidP="00766893">
            <w:pPr>
              <w:pStyle w:val="XML1"/>
              <w:rPr>
                <w:del w:id="5130" w:author="aas" w:date="2013-10-14T02:06:00Z"/>
              </w:rPr>
            </w:pPr>
            <w:del w:id="5131" w:author="aas" w:date="2013-10-14T02:06:00Z">
              <w:r>
                <w:delText xml:space="preserve">      &lt;xs:element name="pause"&gt;</w:delText>
              </w:r>
            </w:del>
          </w:p>
          <w:p w14:paraId="1FA89F0B" w14:textId="77777777" w:rsidR="00766893" w:rsidRDefault="00766893" w:rsidP="00766893">
            <w:pPr>
              <w:pStyle w:val="XML1"/>
              <w:rPr>
                <w:del w:id="5132" w:author="aas" w:date="2013-10-14T02:06:00Z"/>
              </w:rPr>
            </w:pPr>
            <w:del w:id="5133" w:author="aas" w:date="2013-10-14T02:06:00Z">
              <w:r>
                <w:delText xml:space="preserve">        &lt;xs:annotation&gt;</w:delText>
              </w:r>
            </w:del>
          </w:p>
          <w:p w14:paraId="22EA2E88" w14:textId="77777777" w:rsidR="00766893" w:rsidRDefault="00766893" w:rsidP="00766893">
            <w:pPr>
              <w:pStyle w:val="XML1"/>
              <w:rPr>
                <w:del w:id="5134" w:author="aas" w:date="2013-10-14T02:06:00Z"/>
              </w:rPr>
            </w:pPr>
            <w:del w:id="5135" w:author="aas" w:date="2013-10-14T02:06:00Z">
              <w:r>
                <w:delText xml:space="preserve">          &lt;xs:documentation&gt;</w:delText>
              </w:r>
            </w:del>
          </w:p>
          <w:p w14:paraId="0D07E077" w14:textId="77777777" w:rsidR="00766893" w:rsidRDefault="00766893" w:rsidP="00766893">
            <w:pPr>
              <w:pStyle w:val="XML1"/>
              <w:rPr>
                <w:del w:id="5136" w:author="aas" w:date="2013-10-14T02:06:00Z"/>
              </w:rPr>
            </w:pPr>
            <w:del w:id="5137" w:author="aas" w:date="2013-10-14T02:06:00Z">
              <w:r>
                <w:delText xml:space="preserve">            Specifies if pausing of transmission is</w:delText>
              </w:r>
            </w:del>
          </w:p>
          <w:p w14:paraId="023AEC88" w14:textId="77777777" w:rsidR="00766893" w:rsidRDefault="00766893" w:rsidP="00766893">
            <w:pPr>
              <w:pStyle w:val="XML1"/>
              <w:rPr>
                <w:del w:id="5138" w:author="aas" w:date="2013-10-14T02:06:00Z"/>
              </w:rPr>
            </w:pPr>
            <w:del w:id="5139" w:author="aas" w:date="2013-10-14T02:06:00Z">
              <w:r>
                <w:delText xml:space="preserve">            supported at all and if yes if it is asymmetric or</w:delText>
              </w:r>
            </w:del>
          </w:p>
          <w:p w14:paraId="2990D2D5" w14:textId="77777777" w:rsidR="00766893" w:rsidRDefault="00766893" w:rsidP="00766893">
            <w:pPr>
              <w:pStyle w:val="XML1"/>
              <w:rPr>
                <w:del w:id="5140" w:author="aas" w:date="2013-10-14T02:06:00Z"/>
              </w:rPr>
            </w:pPr>
            <w:del w:id="5141" w:author="aas" w:date="2013-10-14T02:06:00Z">
              <w:r>
                <w:delText xml:space="preserve">            symmetric.</w:delText>
              </w:r>
            </w:del>
          </w:p>
          <w:p w14:paraId="33F4FC6A" w14:textId="77777777" w:rsidR="00766893" w:rsidRDefault="00766893" w:rsidP="00766893">
            <w:pPr>
              <w:pStyle w:val="XML1"/>
              <w:rPr>
                <w:del w:id="5142" w:author="aas" w:date="2013-10-14T02:06:00Z"/>
              </w:rPr>
            </w:pPr>
          </w:p>
          <w:p w14:paraId="5884407A" w14:textId="77777777" w:rsidR="00766893" w:rsidRDefault="00766893" w:rsidP="00766893">
            <w:pPr>
              <w:pStyle w:val="XML1"/>
              <w:rPr>
                <w:del w:id="5143" w:author="aas" w:date="2013-10-14T02:06:00Z"/>
              </w:rPr>
            </w:pPr>
            <w:del w:id="5144" w:author="aas" w:date="2013-10-14T02:06:00Z">
              <w:r>
                <w:delText xml:space="preserve">            This element MUST be present in the NETCONF data store.</w:delText>
              </w:r>
            </w:del>
          </w:p>
          <w:p w14:paraId="64AA7D95" w14:textId="77777777" w:rsidR="00766893" w:rsidRDefault="00766893" w:rsidP="00766893">
            <w:pPr>
              <w:pStyle w:val="XML1"/>
              <w:rPr>
                <w:del w:id="5145" w:author="aas" w:date="2013-10-14T02:06:00Z"/>
              </w:rPr>
            </w:pPr>
            <w:del w:id="5146" w:author="aas" w:date="2013-10-14T02:06:00Z">
              <w:r>
                <w:delText xml:space="preserve">            If this element is not present in a NETCONF &amp;lt;edit-config&amp;gt;</w:delText>
              </w:r>
            </w:del>
          </w:p>
          <w:p w14:paraId="7BA0A13B" w14:textId="77777777" w:rsidR="00766893" w:rsidRDefault="00766893" w:rsidP="00766893">
            <w:pPr>
              <w:pStyle w:val="XML1"/>
              <w:rPr>
                <w:del w:id="5147" w:author="aas" w:date="2013-10-14T02:06:00Z"/>
              </w:rPr>
            </w:pPr>
            <w:del w:id="5148" w:author="aas" w:date="2013-10-14T02:06:00Z">
              <w:r>
                <w:delText xml:space="preserve">            operation 'create', 'merge' or 'replace' and the parent</w:delText>
              </w:r>
            </w:del>
          </w:p>
          <w:p w14:paraId="5C56480C" w14:textId="77777777" w:rsidR="00766893" w:rsidRDefault="00766893" w:rsidP="00766893">
            <w:pPr>
              <w:pStyle w:val="XML1"/>
              <w:rPr>
                <w:del w:id="5149" w:author="aas" w:date="2013-10-14T02:06:00Z"/>
              </w:rPr>
            </w:pPr>
            <w:del w:id="5150" w:author="aas" w:date="2013-10-14T02:06:00Z">
              <w:r>
                <w:delText xml:space="preserve">            element does not exist, a 'data-missing' error is</w:delText>
              </w:r>
            </w:del>
          </w:p>
          <w:p w14:paraId="7516D8AF" w14:textId="77777777" w:rsidR="00766893" w:rsidRDefault="00766893" w:rsidP="00766893">
            <w:pPr>
              <w:pStyle w:val="XML1"/>
              <w:rPr>
                <w:del w:id="5151" w:author="aas" w:date="2013-10-14T02:06:00Z"/>
              </w:rPr>
            </w:pPr>
            <w:del w:id="5152" w:author="aas" w:date="2013-10-14T02:06:00Z">
              <w:r>
                <w:delText xml:space="preserve">            returned.</w:delText>
              </w:r>
            </w:del>
          </w:p>
          <w:p w14:paraId="0883BA19" w14:textId="77777777" w:rsidR="00766893" w:rsidRDefault="00766893" w:rsidP="00766893">
            <w:pPr>
              <w:pStyle w:val="XML1"/>
              <w:rPr>
                <w:del w:id="5153" w:author="aas" w:date="2013-10-14T02:06:00Z"/>
              </w:rPr>
            </w:pPr>
            <w:del w:id="5154" w:author="aas" w:date="2013-10-14T02:06:00Z">
              <w:r>
                <w:delText xml:space="preserve">          &lt;/xs:documentation&gt;</w:delText>
              </w:r>
            </w:del>
          </w:p>
          <w:p w14:paraId="408702C3" w14:textId="77777777" w:rsidR="00766893" w:rsidRDefault="00766893" w:rsidP="00766893">
            <w:pPr>
              <w:pStyle w:val="XML1"/>
              <w:rPr>
                <w:del w:id="5155" w:author="aas" w:date="2013-10-14T02:06:00Z"/>
              </w:rPr>
            </w:pPr>
            <w:del w:id="5156" w:author="aas" w:date="2013-10-14T02:06:00Z">
              <w:r>
                <w:delText xml:space="preserve">        &lt;/xs:annotation&gt;</w:delText>
              </w:r>
            </w:del>
          </w:p>
          <w:p w14:paraId="1681B6BA" w14:textId="77777777" w:rsidR="00766893" w:rsidRDefault="00766893" w:rsidP="00766893">
            <w:pPr>
              <w:pStyle w:val="XML1"/>
              <w:rPr>
                <w:del w:id="5157" w:author="aas" w:date="2013-10-14T02:06:00Z"/>
              </w:rPr>
            </w:pPr>
            <w:del w:id="5158" w:author="aas" w:date="2013-10-14T02:06:00Z">
              <w:r>
                <w:delText xml:space="preserve">        &lt;xs:simpleType&gt;</w:delText>
              </w:r>
            </w:del>
          </w:p>
          <w:p w14:paraId="094BC6C7" w14:textId="77777777" w:rsidR="00766893" w:rsidRDefault="00766893" w:rsidP="00766893">
            <w:pPr>
              <w:pStyle w:val="XML1"/>
              <w:rPr>
                <w:del w:id="5159" w:author="aas" w:date="2013-10-14T02:06:00Z"/>
              </w:rPr>
            </w:pPr>
            <w:del w:id="5160" w:author="aas" w:date="2013-10-14T02:06:00Z">
              <w:r>
                <w:delText xml:space="preserve">          &lt;xs:restriction base="xs:string"&gt;</w:delText>
              </w:r>
            </w:del>
          </w:p>
          <w:p w14:paraId="3B158587" w14:textId="77777777" w:rsidR="00766893" w:rsidRDefault="00766893" w:rsidP="00766893">
            <w:pPr>
              <w:pStyle w:val="XML1"/>
              <w:rPr>
                <w:del w:id="5161" w:author="aas" w:date="2013-10-14T02:06:00Z"/>
              </w:rPr>
            </w:pPr>
            <w:del w:id="5162" w:author="aas" w:date="2013-10-14T02:06:00Z">
              <w:r>
                <w:delText xml:space="preserve">            &lt;xs:enumeration value="unsupported"/&gt;</w:delText>
              </w:r>
            </w:del>
          </w:p>
          <w:p w14:paraId="43B05F97" w14:textId="77777777" w:rsidR="00766893" w:rsidRDefault="00766893" w:rsidP="00766893">
            <w:pPr>
              <w:pStyle w:val="XML1"/>
              <w:rPr>
                <w:del w:id="5163" w:author="aas" w:date="2013-10-14T02:06:00Z"/>
              </w:rPr>
            </w:pPr>
            <w:del w:id="5164" w:author="aas" w:date="2013-10-14T02:06:00Z">
              <w:r>
                <w:delText xml:space="preserve">            &lt;xs:enumeration value="symmetric"/&gt;</w:delText>
              </w:r>
            </w:del>
          </w:p>
          <w:p w14:paraId="604FEBA3" w14:textId="77777777" w:rsidR="00766893" w:rsidRDefault="00766893" w:rsidP="00766893">
            <w:pPr>
              <w:pStyle w:val="XML1"/>
              <w:rPr>
                <w:del w:id="5165" w:author="aas" w:date="2013-10-14T02:06:00Z"/>
              </w:rPr>
            </w:pPr>
            <w:del w:id="5166" w:author="aas" w:date="2013-10-14T02:06:00Z">
              <w:r>
                <w:delText xml:space="preserve">            &lt;xs:enumeration value="asymmetric"/&gt;</w:delText>
              </w:r>
            </w:del>
          </w:p>
          <w:p w14:paraId="750FA680" w14:textId="77777777" w:rsidR="00766893" w:rsidRDefault="00766893" w:rsidP="00766893">
            <w:pPr>
              <w:pStyle w:val="XML1"/>
              <w:rPr>
                <w:del w:id="5167" w:author="aas" w:date="2013-10-14T02:06:00Z"/>
              </w:rPr>
            </w:pPr>
            <w:del w:id="5168" w:author="aas" w:date="2013-10-14T02:06:00Z">
              <w:r>
                <w:delText xml:space="preserve">          &lt;/xs:restriction&gt;</w:delText>
              </w:r>
            </w:del>
          </w:p>
          <w:p w14:paraId="747377FB" w14:textId="77777777" w:rsidR="00766893" w:rsidRDefault="00766893" w:rsidP="00766893">
            <w:pPr>
              <w:pStyle w:val="XML1"/>
              <w:rPr>
                <w:del w:id="5169" w:author="aas" w:date="2013-10-14T02:06:00Z"/>
              </w:rPr>
            </w:pPr>
            <w:del w:id="5170" w:author="aas" w:date="2013-10-14T02:06:00Z">
              <w:r>
                <w:delText xml:space="preserve">        &lt;/xs:simpleType&gt;</w:delText>
              </w:r>
            </w:del>
          </w:p>
          <w:p w14:paraId="0CCEBF37" w14:textId="77777777" w:rsidR="00766893" w:rsidRDefault="00766893" w:rsidP="00766893">
            <w:pPr>
              <w:pStyle w:val="XML1"/>
              <w:rPr>
                <w:del w:id="5171" w:author="aas" w:date="2013-10-14T02:06:00Z"/>
              </w:rPr>
            </w:pPr>
            <w:del w:id="5172" w:author="aas" w:date="2013-10-14T02:06:00Z">
              <w:r>
                <w:delText xml:space="preserve">      &lt;/xs:element&gt;</w:delText>
              </w:r>
            </w:del>
          </w:p>
          <w:p w14:paraId="728A4B2A" w14:textId="77777777" w:rsidR="00766893" w:rsidRDefault="00766893" w:rsidP="00766893">
            <w:pPr>
              <w:pStyle w:val="XML1"/>
              <w:rPr>
                <w:del w:id="5173" w:author="aas" w:date="2013-10-14T02:06:00Z"/>
              </w:rPr>
            </w:pPr>
            <w:del w:id="5174" w:author="aas" w:date="2013-10-14T02:06:00Z">
              <w:r>
                <w:delText xml:space="preserve">    &lt;/xs:sequence&gt;</w:delText>
              </w:r>
            </w:del>
          </w:p>
          <w:p w14:paraId="3E726E36" w14:textId="77777777" w:rsidR="00766893" w:rsidRDefault="00766893" w:rsidP="00766893">
            <w:pPr>
              <w:pStyle w:val="XML1"/>
              <w:rPr>
                <w:del w:id="5175" w:author="aas" w:date="2013-10-14T02:06:00Z"/>
              </w:rPr>
            </w:pPr>
            <w:del w:id="5176" w:author="aas" w:date="2013-10-14T02:06:00Z">
              <w:r>
                <w:delText xml:space="preserve">  &lt;/xs:group&gt;</w:delText>
              </w:r>
            </w:del>
          </w:p>
          <w:p w14:paraId="46FAF372" w14:textId="77777777" w:rsidR="00766893" w:rsidRDefault="00766893" w:rsidP="00766893">
            <w:pPr>
              <w:pStyle w:val="XML1"/>
              <w:rPr>
                <w:del w:id="5177" w:author="aas" w:date="2013-10-14T02:06:00Z"/>
              </w:rPr>
            </w:pPr>
          </w:p>
          <w:p w14:paraId="245A307C" w14:textId="77777777" w:rsidR="00766893" w:rsidRDefault="00766893" w:rsidP="00766893">
            <w:pPr>
              <w:pStyle w:val="XML1"/>
              <w:rPr>
                <w:del w:id="5178" w:author="aas" w:date="2013-10-14T02:06:00Z"/>
              </w:rPr>
            </w:pPr>
            <w:del w:id="5179" w:author="aas" w:date="2013-10-14T02:06:00Z">
              <w:r>
                <w:delText xml:space="preserve">  &lt;xs:simpleType name="OFPortRateType"&gt;</w:delText>
              </w:r>
            </w:del>
          </w:p>
          <w:p w14:paraId="3302D73F" w14:textId="77777777" w:rsidR="00766893" w:rsidRDefault="00766893" w:rsidP="00766893">
            <w:pPr>
              <w:pStyle w:val="XML1"/>
              <w:rPr>
                <w:del w:id="5180" w:author="aas" w:date="2013-10-14T02:06:00Z"/>
              </w:rPr>
            </w:pPr>
            <w:del w:id="5181" w:author="aas" w:date="2013-10-14T02:06:00Z">
              <w:r>
                <w:delText xml:space="preserve">    &lt;xs:annotation&gt;</w:delText>
              </w:r>
            </w:del>
          </w:p>
          <w:p w14:paraId="0F084955" w14:textId="77777777" w:rsidR="00766893" w:rsidRDefault="00766893" w:rsidP="00766893">
            <w:pPr>
              <w:pStyle w:val="XML1"/>
              <w:rPr>
                <w:del w:id="5182" w:author="aas" w:date="2013-10-14T02:06:00Z"/>
              </w:rPr>
            </w:pPr>
            <w:del w:id="5183" w:author="aas" w:date="2013-10-14T02:06:00Z">
              <w:r>
                <w:delText xml:space="preserve">      &lt;xs:documentation&gt;</w:delText>
              </w:r>
            </w:del>
          </w:p>
          <w:p w14:paraId="4BF1F342" w14:textId="77777777" w:rsidR="00766893" w:rsidRDefault="00766893" w:rsidP="00766893">
            <w:pPr>
              <w:pStyle w:val="XML1"/>
              <w:rPr>
                <w:del w:id="5184" w:author="aas" w:date="2013-10-14T02:06:00Z"/>
              </w:rPr>
            </w:pPr>
            <w:del w:id="5185" w:author="aas" w:date="2013-10-14T02:06:00Z">
              <w:r>
                <w:delText xml:space="preserve">        Type to specify the rate of a port including the</w:delText>
              </w:r>
            </w:del>
          </w:p>
          <w:p w14:paraId="1C0DF95B" w14:textId="77777777" w:rsidR="00766893" w:rsidRDefault="00766893" w:rsidP="00766893">
            <w:pPr>
              <w:pStyle w:val="XML1"/>
              <w:rPr>
                <w:del w:id="5186" w:author="aas" w:date="2013-10-14T02:06:00Z"/>
              </w:rPr>
            </w:pPr>
            <w:del w:id="5187" w:author="aas" w:date="2013-10-14T02:06:00Z">
              <w:r>
                <w:delText xml:space="preserve">        duplex transmission feature. Possible rates are 10Mb, 100Mb,</w:delText>
              </w:r>
            </w:del>
          </w:p>
          <w:p w14:paraId="5F23CB62" w14:textId="77777777" w:rsidR="00766893" w:rsidRDefault="00766893" w:rsidP="00766893">
            <w:pPr>
              <w:pStyle w:val="XML1"/>
              <w:rPr>
                <w:del w:id="5188" w:author="aas" w:date="2013-10-14T02:06:00Z"/>
              </w:rPr>
            </w:pPr>
            <w:del w:id="5189" w:author="aas" w:date="2013-10-14T02:06:00Z">
              <w:r>
                <w:delText xml:space="preserve">        1Gb, 10Gb, 40Gb, 100Gb, 1Tb or other. Rates of 10Mb, 100Mb</w:delText>
              </w:r>
            </w:del>
          </w:p>
          <w:p w14:paraId="7B3E58B2" w14:textId="77777777" w:rsidR="00766893" w:rsidRDefault="00766893" w:rsidP="00766893">
            <w:pPr>
              <w:pStyle w:val="XML1"/>
              <w:rPr>
                <w:del w:id="5190" w:author="aas" w:date="2013-10-14T02:06:00Z"/>
              </w:rPr>
            </w:pPr>
            <w:del w:id="5191" w:author="aas" w:date="2013-10-14T02:06:00Z">
              <w:r>
                <w:delText xml:space="preserve">        and 1 Gb can support half or full duplex transmission.</w:delText>
              </w:r>
            </w:del>
          </w:p>
          <w:p w14:paraId="21DDACA9" w14:textId="77777777" w:rsidR="00766893" w:rsidRDefault="00766893" w:rsidP="00766893">
            <w:pPr>
              <w:pStyle w:val="XML1"/>
              <w:rPr>
                <w:del w:id="5192" w:author="aas" w:date="2013-10-14T02:06:00Z"/>
              </w:rPr>
            </w:pPr>
            <w:del w:id="5193" w:author="aas" w:date="2013-10-14T02:06:00Z">
              <w:r>
                <w:delText xml:space="preserve">      &lt;/xs:documentation&gt;</w:delText>
              </w:r>
            </w:del>
          </w:p>
          <w:p w14:paraId="50359CF2" w14:textId="77777777" w:rsidR="00766893" w:rsidRDefault="00766893" w:rsidP="00766893">
            <w:pPr>
              <w:pStyle w:val="XML1"/>
              <w:rPr>
                <w:del w:id="5194" w:author="aas" w:date="2013-10-14T02:06:00Z"/>
              </w:rPr>
            </w:pPr>
            <w:del w:id="5195" w:author="aas" w:date="2013-10-14T02:06:00Z">
              <w:r>
                <w:delText xml:space="preserve">    &lt;/xs:annotation&gt;</w:delText>
              </w:r>
            </w:del>
          </w:p>
          <w:p w14:paraId="33D2C9AE" w14:textId="77777777" w:rsidR="00766893" w:rsidRDefault="00766893" w:rsidP="00766893">
            <w:pPr>
              <w:pStyle w:val="XML1"/>
              <w:rPr>
                <w:del w:id="5196" w:author="aas" w:date="2013-10-14T02:06:00Z"/>
              </w:rPr>
            </w:pPr>
          </w:p>
          <w:p w14:paraId="388FE2EA" w14:textId="77777777" w:rsidR="00766893" w:rsidRDefault="00766893" w:rsidP="00766893">
            <w:pPr>
              <w:pStyle w:val="XML1"/>
              <w:rPr>
                <w:del w:id="5197" w:author="aas" w:date="2013-10-14T02:06:00Z"/>
              </w:rPr>
            </w:pPr>
            <w:del w:id="5198" w:author="aas" w:date="2013-10-14T02:06:00Z">
              <w:r>
                <w:delText xml:space="preserve">    &lt;xs:restriction base="xs:string"&gt;</w:delText>
              </w:r>
            </w:del>
          </w:p>
          <w:p w14:paraId="03010886" w14:textId="77777777" w:rsidR="00766893" w:rsidRDefault="00766893" w:rsidP="00766893">
            <w:pPr>
              <w:pStyle w:val="XML1"/>
              <w:rPr>
                <w:del w:id="5199" w:author="aas" w:date="2013-10-14T02:06:00Z"/>
              </w:rPr>
            </w:pPr>
            <w:del w:id="5200" w:author="aas" w:date="2013-10-14T02:06:00Z">
              <w:r>
                <w:delText xml:space="preserve">      &lt;xs:enumeration value="10Mb-HD"/&gt;</w:delText>
              </w:r>
            </w:del>
          </w:p>
          <w:p w14:paraId="59B0A42A" w14:textId="77777777" w:rsidR="00766893" w:rsidRDefault="00766893" w:rsidP="00766893">
            <w:pPr>
              <w:pStyle w:val="XML1"/>
              <w:rPr>
                <w:del w:id="5201" w:author="aas" w:date="2013-10-14T02:06:00Z"/>
              </w:rPr>
            </w:pPr>
            <w:del w:id="5202" w:author="aas" w:date="2013-10-14T02:06:00Z">
              <w:r>
                <w:delText xml:space="preserve">      &lt;xs:enumeration value="10Mb-FD"/&gt;</w:delText>
              </w:r>
            </w:del>
          </w:p>
          <w:p w14:paraId="6896D4E5" w14:textId="77777777" w:rsidR="00766893" w:rsidRDefault="00766893" w:rsidP="00766893">
            <w:pPr>
              <w:pStyle w:val="XML1"/>
              <w:rPr>
                <w:del w:id="5203" w:author="aas" w:date="2013-10-14T02:06:00Z"/>
              </w:rPr>
            </w:pPr>
            <w:del w:id="5204" w:author="aas" w:date="2013-10-14T02:06:00Z">
              <w:r>
                <w:delText xml:space="preserve">      &lt;xs:enumeration value="100Mb-HD"/&gt;</w:delText>
              </w:r>
            </w:del>
          </w:p>
          <w:p w14:paraId="7D724CC6" w14:textId="77777777" w:rsidR="00766893" w:rsidRDefault="00766893" w:rsidP="00766893">
            <w:pPr>
              <w:pStyle w:val="XML1"/>
              <w:rPr>
                <w:del w:id="5205" w:author="aas" w:date="2013-10-14T02:06:00Z"/>
              </w:rPr>
            </w:pPr>
            <w:del w:id="5206" w:author="aas" w:date="2013-10-14T02:06:00Z">
              <w:r>
                <w:delText xml:space="preserve">      &lt;xs:enumeration value="100Mb-FD"/&gt;</w:delText>
              </w:r>
            </w:del>
          </w:p>
          <w:p w14:paraId="24F8443D" w14:textId="77777777" w:rsidR="00766893" w:rsidRDefault="00766893" w:rsidP="00766893">
            <w:pPr>
              <w:pStyle w:val="XML1"/>
              <w:rPr>
                <w:del w:id="5207" w:author="aas" w:date="2013-10-14T02:06:00Z"/>
              </w:rPr>
            </w:pPr>
            <w:del w:id="5208" w:author="aas" w:date="2013-10-14T02:06:00Z">
              <w:r>
                <w:delText xml:space="preserve">      &lt;xs:enumeration value="1Gb-HD"/&gt;</w:delText>
              </w:r>
            </w:del>
          </w:p>
          <w:p w14:paraId="635E98D2" w14:textId="77777777" w:rsidR="00766893" w:rsidRDefault="00766893" w:rsidP="00766893">
            <w:pPr>
              <w:pStyle w:val="XML1"/>
              <w:rPr>
                <w:del w:id="5209" w:author="aas" w:date="2013-10-14T02:06:00Z"/>
              </w:rPr>
            </w:pPr>
            <w:del w:id="5210" w:author="aas" w:date="2013-10-14T02:06:00Z">
              <w:r>
                <w:delText xml:space="preserve">      &lt;xs:enumeration value="1Gb-FD"/&gt;</w:delText>
              </w:r>
            </w:del>
          </w:p>
          <w:p w14:paraId="3F19A720" w14:textId="77777777" w:rsidR="00766893" w:rsidRDefault="00766893" w:rsidP="00766893">
            <w:pPr>
              <w:pStyle w:val="XML1"/>
              <w:rPr>
                <w:del w:id="5211" w:author="aas" w:date="2013-10-14T02:06:00Z"/>
              </w:rPr>
            </w:pPr>
            <w:del w:id="5212" w:author="aas" w:date="2013-10-14T02:06:00Z">
              <w:r>
                <w:delText xml:space="preserve">      &lt;xs:enumeration value="10Gb"/&gt;</w:delText>
              </w:r>
            </w:del>
          </w:p>
          <w:p w14:paraId="562D539C" w14:textId="77777777" w:rsidR="00766893" w:rsidRDefault="00766893" w:rsidP="00766893">
            <w:pPr>
              <w:pStyle w:val="XML1"/>
              <w:rPr>
                <w:del w:id="5213" w:author="aas" w:date="2013-10-14T02:06:00Z"/>
              </w:rPr>
            </w:pPr>
            <w:del w:id="5214" w:author="aas" w:date="2013-10-14T02:06:00Z">
              <w:r>
                <w:delText xml:space="preserve">      &lt;xs:enumeration value="40Gb"/&gt;</w:delText>
              </w:r>
            </w:del>
          </w:p>
          <w:p w14:paraId="23ED7179" w14:textId="77777777" w:rsidR="00766893" w:rsidRDefault="00766893" w:rsidP="00766893">
            <w:pPr>
              <w:pStyle w:val="XML1"/>
              <w:rPr>
                <w:del w:id="5215" w:author="aas" w:date="2013-10-14T02:06:00Z"/>
              </w:rPr>
            </w:pPr>
            <w:del w:id="5216" w:author="aas" w:date="2013-10-14T02:06:00Z">
              <w:r>
                <w:delText xml:space="preserve">      &lt;xs:enumeration value="100Gb"/&gt;</w:delText>
              </w:r>
            </w:del>
          </w:p>
          <w:p w14:paraId="6726F4B7" w14:textId="77777777" w:rsidR="00766893" w:rsidRDefault="00766893" w:rsidP="00766893">
            <w:pPr>
              <w:pStyle w:val="XML1"/>
              <w:rPr>
                <w:del w:id="5217" w:author="aas" w:date="2013-10-14T02:06:00Z"/>
              </w:rPr>
            </w:pPr>
            <w:del w:id="5218" w:author="aas" w:date="2013-10-14T02:06:00Z">
              <w:r>
                <w:delText xml:space="preserve">      &lt;xs:enumeration value="1Tb"/&gt;</w:delText>
              </w:r>
            </w:del>
          </w:p>
          <w:p w14:paraId="5C86EE70" w14:textId="77777777" w:rsidR="00766893" w:rsidRDefault="00766893" w:rsidP="00766893">
            <w:pPr>
              <w:pStyle w:val="XML1"/>
              <w:rPr>
                <w:del w:id="5219" w:author="aas" w:date="2013-10-14T02:06:00Z"/>
              </w:rPr>
            </w:pPr>
            <w:del w:id="5220" w:author="aas" w:date="2013-10-14T02:06:00Z">
              <w:r>
                <w:delText xml:space="preserve">      &lt;xs:enumeration value="other"/&gt;</w:delText>
              </w:r>
            </w:del>
          </w:p>
          <w:p w14:paraId="3F763659" w14:textId="77777777" w:rsidR="00766893" w:rsidRDefault="00766893" w:rsidP="00766893">
            <w:pPr>
              <w:pStyle w:val="XML1"/>
              <w:rPr>
                <w:del w:id="5221" w:author="aas" w:date="2013-10-14T02:06:00Z"/>
              </w:rPr>
            </w:pPr>
            <w:del w:id="5222" w:author="aas" w:date="2013-10-14T02:06:00Z">
              <w:r>
                <w:delText xml:space="preserve">    &lt;/xs:restriction&gt;</w:delText>
              </w:r>
            </w:del>
          </w:p>
          <w:p w14:paraId="350FD13E" w14:textId="77777777" w:rsidR="0094763A" w:rsidRPr="009F1B7D" w:rsidRDefault="00766893" w:rsidP="00011096">
            <w:pPr>
              <w:pStyle w:val="XML1"/>
              <w:rPr>
                <w:del w:id="5223" w:author="aas" w:date="2013-10-14T02:06:00Z"/>
              </w:rPr>
            </w:pPr>
            <w:del w:id="5224" w:author="aas" w:date="2013-10-14T02:06:00Z">
              <w:r>
                <w:delText xml:space="preserve">  &lt;/xs:simpleType&gt;</w:delText>
              </w:r>
            </w:del>
          </w:p>
        </w:tc>
      </w:tr>
    </w:tbl>
    <w:p w14:paraId="028EDEF1" w14:textId="77777777" w:rsidR="0094763A" w:rsidRPr="009F1B7D" w:rsidRDefault="0094763A" w:rsidP="0094763A">
      <w:pPr>
        <w:rPr>
          <w:del w:id="5225" w:author="aas" w:date="2013-10-14T02:06:00Z"/>
        </w:rPr>
      </w:pPr>
    </w:p>
    <w:p w14:paraId="0A09909D" w14:textId="77777777" w:rsidR="0094763A" w:rsidRPr="009F1B7D" w:rsidRDefault="0094763A" w:rsidP="00D14D27">
      <w:pPr>
        <w:pStyle w:val="Heading3"/>
      </w:pPr>
      <w:bookmarkStart w:id="5226" w:name="_Toc248248251"/>
      <w:r w:rsidRPr="00DB42FD">
        <w:t>XML Example</w:t>
      </w:r>
      <w:bookmarkEnd w:id="4828"/>
      <w:bookmarkEnd w:id="4829"/>
      <w:bookmarkEnd w:id="5226"/>
    </w:p>
    <w:tbl>
      <w:tblPr>
        <w:tblStyle w:val="XMLtable"/>
        <w:tblW w:w="5000" w:type="pct"/>
        <w:tblLook w:val="04A0" w:firstRow="1" w:lastRow="0" w:firstColumn="1" w:lastColumn="0" w:noHBand="0" w:noVBand="1"/>
      </w:tblPr>
      <w:tblGrid>
        <w:gridCol w:w="9474"/>
      </w:tblGrid>
      <w:tr w:rsidR="0094763A" w:rsidRPr="00AF5EB4" w14:paraId="2247D497" w14:textId="77777777" w:rsidTr="00C128FA">
        <w:tc>
          <w:tcPr>
            <w:tcW w:w="8820" w:type="dxa"/>
          </w:tcPr>
          <w:p w14:paraId="2BFD9DFE" w14:textId="77777777" w:rsidR="0094763A" w:rsidRPr="009F1B7D" w:rsidRDefault="0094763A" w:rsidP="00011096">
            <w:pPr>
              <w:pStyle w:val="XML1"/>
            </w:pPr>
            <w:r w:rsidRPr="009F1B7D">
              <w:t>&lt;</w:t>
            </w:r>
            <w:proofErr w:type="gramStart"/>
            <w:r w:rsidRPr="009F1B7D">
              <w:t>rate</w:t>
            </w:r>
            <w:proofErr w:type="gramEnd"/>
            <w:r w:rsidRPr="009F1B7D">
              <w:t>&gt;10Mb-FD&lt;/rate&gt;</w:t>
            </w:r>
          </w:p>
          <w:p w14:paraId="3BA2F3A3" w14:textId="77777777" w:rsidR="0094763A" w:rsidRPr="009F1B7D" w:rsidRDefault="0094763A" w:rsidP="00011096">
            <w:pPr>
              <w:pStyle w:val="XML1"/>
            </w:pPr>
            <w:r w:rsidRPr="009F1B7D">
              <w:t>&lt;</w:t>
            </w:r>
            <w:proofErr w:type="gramStart"/>
            <w:r w:rsidRPr="009F1B7D">
              <w:t>auto</w:t>
            </w:r>
            <w:proofErr w:type="gramEnd"/>
            <w:r w:rsidRPr="009F1B7D">
              <w:t>-negotiate&gt;enabled&lt;/auto-negotiate&gt;</w:t>
            </w:r>
          </w:p>
          <w:p w14:paraId="7569904C" w14:textId="77777777" w:rsidR="0094763A" w:rsidRPr="00C128FA" w:rsidRDefault="0094763A" w:rsidP="00011096">
            <w:pPr>
              <w:pStyle w:val="XML1"/>
              <w:rPr>
                <w:lang w:val="de-DE"/>
              </w:rPr>
            </w:pPr>
            <w:r w:rsidRPr="00C128FA">
              <w:rPr>
                <w:lang w:val="de-DE"/>
              </w:rPr>
              <w:t>&lt;medium&gt;copper&lt;/medium&gt;</w:t>
            </w:r>
          </w:p>
          <w:p w14:paraId="6DD1BCE0" w14:textId="77777777" w:rsidR="0094763A" w:rsidRPr="00C128FA" w:rsidRDefault="0094763A" w:rsidP="00011096">
            <w:pPr>
              <w:pStyle w:val="XML1"/>
              <w:rPr>
                <w:lang w:val="de-DE"/>
              </w:rPr>
            </w:pPr>
            <w:r w:rsidRPr="00C128FA">
              <w:rPr>
                <w:lang w:val="de-DE"/>
              </w:rPr>
              <w:t>&lt;pause&gt;symmetric&lt;/pause&gt;</w:t>
            </w:r>
          </w:p>
        </w:tc>
      </w:tr>
    </w:tbl>
    <w:p w14:paraId="3C6060AE" w14:textId="77777777" w:rsidR="00F07D3E" w:rsidRDefault="00F07D3E" w:rsidP="00D14D27">
      <w:pPr>
        <w:pStyle w:val="Heading2"/>
      </w:pPr>
      <w:bookmarkStart w:id="5227" w:name="_Toc333523948"/>
      <w:bookmarkStart w:id="5228" w:name="_Toc335148035"/>
      <w:bookmarkStart w:id="5229" w:name="_Toc333523949"/>
      <w:bookmarkStart w:id="5230" w:name="_Toc335148036"/>
      <w:bookmarkStart w:id="5231" w:name="_Toc333523950"/>
      <w:bookmarkStart w:id="5232" w:name="_Toc335148037"/>
      <w:bookmarkStart w:id="5233" w:name="_Toc333523951"/>
      <w:bookmarkStart w:id="5234" w:name="_Toc335148038"/>
      <w:bookmarkStart w:id="5235" w:name="_Toc333523952"/>
      <w:bookmarkStart w:id="5236" w:name="_Toc335148039"/>
      <w:bookmarkStart w:id="5237" w:name="_Toc333523953"/>
      <w:bookmarkStart w:id="5238" w:name="_Toc335148040"/>
      <w:bookmarkStart w:id="5239" w:name="_Toc333523954"/>
      <w:bookmarkStart w:id="5240" w:name="_Toc335148041"/>
      <w:bookmarkStart w:id="5241" w:name="_Toc333523955"/>
      <w:bookmarkStart w:id="5242" w:name="_Toc335148042"/>
      <w:bookmarkStart w:id="5243" w:name="_Toc248248252"/>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r>
        <w:t>OpenFlow Queue</w:t>
      </w:r>
      <w:bookmarkEnd w:id="5243"/>
    </w:p>
    <w:p w14:paraId="5869BF7D" w14:textId="77777777" w:rsidR="00F07D3E" w:rsidRDefault="00F07D3E" w:rsidP="00F07D3E">
      <w:r>
        <w:t xml:space="preserve">The OpenFlow Queue is an instance of an OpenFlow resource. It contains list of queue properties. The OpenFlow Queue is a logical </w:t>
      </w:r>
      <w:proofErr w:type="gramStart"/>
      <w:r>
        <w:t>context which</w:t>
      </w:r>
      <w:proofErr w:type="gramEnd"/>
      <w:r>
        <w:t xml:space="preserve"> represents a queue as described in the OpenFlow protocol specification.</w:t>
      </w:r>
    </w:p>
    <w:p w14:paraId="6BE3F4CD" w14:textId="77777777" w:rsidR="00F07D3E" w:rsidRPr="009F1B7D" w:rsidRDefault="00F07D3E" w:rsidP="00D14D27">
      <w:pPr>
        <w:pStyle w:val="Heading3"/>
      </w:pPr>
      <w:bookmarkStart w:id="5244" w:name="_Toc315954025"/>
      <w:bookmarkStart w:id="5245" w:name="_Toc316542535"/>
      <w:bookmarkStart w:id="5246" w:name="_Toc248248253"/>
      <w:r w:rsidRPr="00DB42FD">
        <w:lastRenderedPageBreak/>
        <w:t>UML Diagram</w:t>
      </w:r>
      <w:bookmarkEnd w:id="5244"/>
      <w:bookmarkEnd w:id="5245"/>
      <w:bookmarkEnd w:id="5246"/>
    </w:p>
    <w:p w14:paraId="233346DF" w14:textId="4D61C67E" w:rsidR="00F07D3E" w:rsidRPr="009F1B7D" w:rsidRDefault="008E321D" w:rsidP="00F07D3E">
      <w:pPr>
        <w:keepNext/>
        <w:jc w:val="center"/>
      </w:pPr>
      <w:ins w:id="5247" w:author="Deepak Bansal (AZURE)" w:date="2013-11-25T12:07:00Z">
        <w:r>
          <w:object w:dxaOrig="5596" w:dyaOrig="7591" w14:anchorId="05ACB328">
            <v:shape id="_x0000_i1037" type="#_x0000_t75" style="width:280pt;height:380pt" o:ole="">
              <v:imagedata r:id="rId40" o:title=""/>
            </v:shape>
            <o:OLEObject Type="Embed" ProgID="Visio.Drawing.15" ShapeID="_x0000_i1037" DrawAspect="Content" ObjectID="_1321991150" r:id="rId41"/>
          </w:object>
        </w:r>
      </w:ins>
      <w:del w:id="5248" w:author="Deepak Bansal (AZURE)" w:date="2013-11-25T12:07:00Z">
        <w:r w:rsidR="00891460" w:rsidDel="008E321D">
          <w:object w:dxaOrig="5625" w:dyaOrig="7610" w14:anchorId="474BD0C3">
            <v:shape id="_x0000_i1038" type="#_x0000_t75" style="width:282pt;height:381pt" o:ole="">
              <v:imagedata r:id="rId42" o:title=""/>
            </v:shape>
            <o:OLEObject Type="Embed" ProgID="Visio.Drawing.11" ShapeID="_x0000_i1038" DrawAspect="Content" ObjectID="_1321991151" r:id="rId43"/>
          </w:object>
        </w:r>
      </w:del>
    </w:p>
    <w:p w14:paraId="4A737A45" w14:textId="32BBBC33" w:rsidR="00F07D3E" w:rsidRPr="009F1B7D" w:rsidRDefault="00F07D3E" w:rsidP="001026D4">
      <w:pPr>
        <w:pStyle w:val="Caption"/>
      </w:pPr>
      <w:r w:rsidRPr="00CE3A81">
        <w:t xml:space="preserve">Figure </w:t>
      </w:r>
      <w:r w:rsidR="00F23DEE">
        <w:t>12</w:t>
      </w:r>
      <w:r w:rsidRPr="00CE3A81">
        <w:t>: Data Model Diagram for an OpenFlow Queue</w:t>
      </w:r>
    </w:p>
    <w:p w14:paraId="3E0B7AC6" w14:textId="77777777" w:rsidR="00F07D3E" w:rsidRPr="009F1B7D" w:rsidRDefault="00F07D3E" w:rsidP="00D14D27">
      <w:pPr>
        <w:pStyle w:val="Heading3"/>
        <w:rPr>
          <w:del w:id="5249" w:author="aas" w:date="2013-10-14T02:06:00Z"/>
        </w:rPr>
      </w:pPr>
      <w:bookmarkStart w:id="5250" w:name="_Toc315954026"/>
      <w:bookmarkStart w:id="5251" w:name="_Toc316542536"/>
      <w:bookmarkStart w:id="5252" w:name="_Toc315954027"/>
      <w:bookmarkStart w:id="5253" w:name="_Toc316542537"/>
      <w:del w:id="5254" w:author="aas" w:date="2013-10-14T02:06:00Z">
        <w:r w:rsidRPr="00DB42FD">
          <w:delText>XML Schema</w:delText>
        </w:r>
        <w:bookmarkEnd w:id="5250"/>
        <w:bookmarkEnd w:id="5251"/>
      </w:del>
    </w:p>
    <w:tbl>
      <w:tblPr>
        <w:tblStyle w:val="XMLtable"/>
        <w:tblW w:w="5000" w:type="pct"/>
        <w:tblLook w:val="04A0" w:firstRow="1" w:lastRow="0" w:firstColumn="1" w:lastColumn="0" w:noHBand="0" w:noVBand="1"/>
      </w:tblPr>
      <w:tblGrid>
        <w:gridCol w:w="9474"/>
      </w:tblGrid>
      <w:tr w:rsidR="00F07D3E" w:rsidRPr="009F1B7D" w14:paraId="46A237B6" w14:textId="77777777" w:rsidTr="00C128FA">
        <w:trPr>
          <w:del w:id="5255" w:author="aas" w:date="2013-10-14T02:06:00Z"/>
        </w:trPr>
        <w:tc>
          <w:tcPr>
            <w:tcW w:w="5000" w:type="pct"/>
          </w:tcPr>
          <w:p w14:paraId="5971D2C0" w14:textId="77777777" w:rsidR="00766893" w:rsidRDefault="00766893" w:rsidP="00766893">
            <w:pPr>
              <w:pStyle w:val="XML1"/>
              <w:rPr>
                <w:del w:id="5256" w:author="aas" w:date="2013-10-14T02:06:00Z"/>
              </w:rPr>
            </w:pPr>
            <w:del w:id="5257" w:author="aas" w:date="2013-10-14T02:06:00Z">
              <w:r>
                <w:delText xml:space="preserve">  &lt;xs:group name="OFQueueType"&gt;</w:delText>
              </w:r>
            </w:del>
          </w:p>
          <w:p w14:paraId="7EAEF1E7" w14:textId="77777777" w:rsidR="00766893" w:rsidRDefault="00766893" w:rsidP="00766893">
            <w:pPr>
              <w:pStyle w:val="XML1"/>
              <w:rPr>
                <w:del w:id="5258" w:author="aas" w:date="2013-10-14T02:06:00Z"/>
              </w:rPr>
            </w:pPr>
            <w:del w:id="5259" w:author="aas" w:date="2013-10-14T02:06:00Z">
              <w:r>
                <w:delText xml:space="preserve">    &lt;xs:annotation&gt;</w:delText>
              </w:r>
            </w:del>
          </w:p>
          <w:p w14:paraId="1883292D" w14:textId="77777777" w:rsidR="00766893" w:rsidRDefault="00766893" w:rsidP="00766893">
            <w:pPr>
              <w:pStyle w:val="XML1"/>
              <w:rPr>
                <w:del w:id="5260" w:author="aas" w:date="2013-10-14T02:06:00Z"/>
              </w:rPr>
            </w:pPr>
            <w:del w:id="5261" w:author="aas" w:date="2013-10-14T02:06:00Z">
              <w:r>
                <w:delText xml:space="preserve">      &lt;xs:documentation&gt;</w:delText>
              </w:r>
            </w:del>
          </w:p>
          <w:p w14:paraId="7ACF595E" w14:textId="77777777" w:rsidR="00766893" w:rsidRDefault="00766893" w:rsidP="00766893">
            <w:pPr>
              <w:pStyle w:val="XML1"/>
              <w:rPr>
                <w:del w:id="5262" w:author="aas" w:date="2013-10-14T02:06:00Z"/>
              </w:rPr>
            </w:pPr>
            <w:del w:id="5263" w:author="aas" w:date="2013-10-14T02:06:00Z">
              <w:r>
                <w:delText xml:space="preserve">        This grouping specifies all properties of a queue</w:delText>
              </w:r>
            </w:del>
          </w:p>
          <w:p w14:paraId="7FA469EC" w14:textId="77777777" w:rsidR="00766893" w:rsidRDefault="00766893" w:rsidP="00766893">
            <w:pPr>
              <w:pStyle w:val="XML1"/>
              <w:rPr>
                <w:del w:id="5264" w:author="aas" w:date="2013-10-14T02:06:00Z"/>
              </w:rPr>
            </w:pPr>
            <w:del w:id="5265" w:author="aas" w:date="2013-10-14T02:06:00Z">
              <w:r>
                <w:delText xml:space="preserve">        resource.</w:delText>
              </w:r>
            </w:del>
          </w:p>
          <w:p w14:paraId="61808FD3" w14:textId="77777777" w:rsidR="00766893" w:rsidRDefault="00766893" w:rsidP="00766893">
            <w:pPr>
              <w:pStyle w:val="XML1"/>
              <w:rPr>
                <w:del w:id="5266" w:author="aas" w:date="2013-10-14T02:06:00Z"/>
              </w:rPr>
            </w:pPr>
          </w:p>
          <w:p w14:paraId="1C1A6CB1" w14:textId="77777777" w:rsidR="00766893" w:rsidRDefault="00766893" w:rsidP="00766893">
            <w:pPr>
              <w:pStyle w:val="XML1"/>
              <w:rPr>
                <w:del w:id="5267" w:author="aas" w:date="2013-10-14T02:06:00Z"/>
              </w:rPr>
            </w:pPr>
            <w:del w:id="5268" w:author="aas" w:date="2013-10-14T02:06:00Z">
              <w:r>
                <w:delText xml:space="preserve">        NETCONF &amp;lt;edit-config&amp;gt; operations MUST be implemented as </w:delText>
              </w:r>
            </w:del>
          </w:p>
          <w:p w14:paraId="3CC89060" w14:textId="77777777" w:rsidR="00766893" w:rsidRDefault="00766893" w:rsidP="00766893">
            <w:pPr>
              <w:pStyle w:val="XML1"/>
              <w:rPr>
                <w:del w:id="5269" w:author="aas" w:date="2013-10-14T02:06:00Z"/>
              </w:rPr>
            </w:pPr>
            <w:del w:id="5270" w:author="aas" w:date="2013-10-14T02:06:00Z">
              <w:r>
                <w:delText xml:space="preserve">        follows: </w:delText>
              </w:r>
            </w:del>
          </w:p>
          <w:p w14:paraId="7557970D" w14:textId="77777777" w:rsidR="00766893" w:rsidRDefault="00766893" w:rsidP="00766893">
            <w:pPr>
              <w:pStyle w:val="XML1"/>
              <w:rPr>
                <w:del w:id="5271" w:author="aas" w:date="2013-10-14T02:06:00Z"/>
              </w:rPr>
            </w:pPr>
          </w:p>
          <w:p w14:paraId="3C4AC84E" w14:textId="77777777" w:rsidR="00766893" w:rsidRDefault="00766893" w:rsidP="00766893">
            <w:pPr>
              <w:pStyle w:val="XML1"/>
              <w:rPr>
                <w:del w:id="5272" w:author="aas" w:date="2013-10-14T02:06:00Z"/>
              </w:rPr>
            </w:pPr>
            <w:del w:id="5273" w:author="aas" w:date="2013-10-14T02:06:00Z">
              <w:r>
                <w:delText xml:space="preserve">        * The 'resource-id' element of OFResoureType MUST be present</w:delText>
              </w:r>
            </w:del>
          </w:p>
          <w:p w14:paraId="1BF33879" w14:textId="77777777" w:rsidR="00766893" w:rsidRDefault="00766893" w:rsidP="00766893">
            <w:pPr>
              <w:pStyle w:val="XML1"/>
              <w:rPr>
                <w:del w:id="5274" w:author="aas" w:date="2013-10-14T02:06:00Z"/>
              </w:rPr>
            </w:pPr>
            <w:del w:id="5275" w:author="aas" w:date="2013-10-14T02:06:00Z">
              <w:r>
                <w:delText xml:space="preserve">        at all &amp;lt;edit-config&amp;gt; operations to identify the port.</w:delText>
              </w:r>
            </w:del>
          </w:p>
          <w:p w14:paraId="5CCA2F28" w14:textId="77777777" w:rsidR="00766893" w:rsidRDefault="00766893" w:rsidP="00766893">
            <w:pPr>
              <w:pStyle w:val="XML1"/>
              <w:rPr>
                <w:del w:id="5276" w:author="aas" w:date="2013-10-14T02:06:00Z"/>
              </w:rPr>
            </w:pPr>
            <w:del w:id="5277" w:author="aas" w:date="2013-10-14T02:06:00Z">
              <w:r>
                <w:delText xml:space="preserve">        * If the operation is 'merge' or 'replace', the element is</w:delText>
              </w:r>
            </w:del>
          </w:p>
          <w:p w14:paraId="537FEA05" w14:textId="77777777" w:rsidR="00766893" w:rsidRDefault="00766893" w:rsidP="00766893">
            <w:pPr>
              <w:pStyle w:val="XML1"/>
              <w:rPr>
                <w:del w:id="5278" w:author="aas" w:date="2013-10-14T02:06:00Z"/>
              </w:rPr>
            </w:pPr>
            <w:del w:id="5279" w:author="aas" w:date="2013-10-14T02:06:00Z">
              <w:r>
                <w:delText xml:space="preserve">        created if it does not exist, and its value is set to the</w:delText>
              </w:r>
            </w:del>
          </w:p>
          <w:p w14:paraId="6D41AF82" w14:textId="77777777" w:rsidR="00766893" w:rsidRDefault="00766893" w:rsidP="00766893">
            <w:pPr>
              <w:pStyle w:val="XML1"/>
              <w:rPr>
                <w:del w:id="5280" w:author="aas" w:date="2013-10-14T02:06:00Z"/>
              </w:rPr>
            </w:pPr>
            <w:del w:id="5281" w:author="aas" w:date="2013-10-14T02:06:00Z">
              <w:r>
                <w:delText xml:space="preserve">        value found in the XML RPC data.</w:delText>
              </w:r>
            </w:del>
          </w:p>
          <w:p w14:paraId="0BF70B6F" w14:textId="77777777" w:rsidR="00766893" w:rsidRDefault="00766893" w:rsidP="00766893">
            <w:pPr>
              <w:pStyle w:val="XML1"/>
              <w:rPr>
                <w:del w:id="5282" w:author="aas" w:date="2013-10-14T02:06:00Z"/>
              </w:rPr>
            </w:pPr>
            <w:del w:id="5283" w:author="aas" w:date="2013-10-14T02:06:00Z">
              <w:r>
                <w:delText xml:space="preserve">        * If the operation is 'create', the element is created if it</w:delText>
              </w:r>
            </w:del>
          </w:p>
          <w:p w14:paraId="1F7E68E2" w14:textId="77777777" w:rsidR="00766893" w:rsidRDefault="00766893" w:rsidP="00766893">
            <w:pPr>
              <w:pStyle w:val="XML1"/>
              <w:rPr>
                <w:del w:id="5284" w:author="aas" w:date="2013-10-14T02:06:00Z"/>
              </w:rPr>
            </w:pPr>
            <w:del w:id="5285" w:author="aas" w:date="2013-10-14T02:06:00Z">
              <w:r>
                <w:delText xml:space="preserve">        does not exist. If the element already exists, a</w:delText>
              </w:r>
            </w:del>
          </w:p>
          <w:p w14:paraId="4F8A6B7C" w14:textId="77777777" w:rsidR="00766893" w:rsidRDefault="00766893" w:rsidP="00766893">
            <w:pPr>
              <w:pStyle w:val="XML1"/>
              <w:rPr>
                <w:del w:id="5286" w:author="aas" w:date="2013-10-14T02:06:00Z"/>
              </w:rPr>
            </w:pPr>
            <w:del w:id="5287" w:author="aas" w:date="2013-10-14T02:06:00Z">
              <w:r>
                <w:delText xml:space="preserve">        'data</w:delText>
              </w:r>
              <w:r>
                <w:rPr>
                  <w:rFonts w:ascii="MS Mincho" w:eastAsia="MS Mincho" w:hAnsi="MS Mincho" w:cs="MS Mincho" w:hint="eastAsia"/>
                </w:rPr>
                <w:delText>‑</w:delText>
              </w:r>
              <w:r>
                <w:delText>exists' error is returned.</w:delText>
              </w:r>
            </w:del>
          </w:p>
          <w:p w14:paraId="0C4A5588" w14:textId="77777777" w:rsidR="00766893" w:rsidRDefault="00766893" w:rsidP="00766893">
            <w:pPr>
              <w:pStyle w:val="XML1"/>
              <w:rPr>
                <w:del w:id="5288" w:author="aas" w:date="2013-10-14T02:06:00Z"/>
              </w:rPr>
            </w:pPr>
            <w:del w:id="5289" w:author="aas" w:date="2013-10-14T02:06:00Z">
              <w:r>
                <w:delText xml:space="preserve">        * If the operation is 'delete', the element is deleted if it</w:delText>
              </w:r>
            </w:del>
          </w:p>
          <w:p w14:paraId="1AC001F3" w14:textId="77777777" w:rsidR="00766893" w:rsidRDefault="00766893" w:rsidP="00766893">
            <w:pPr>
              <w:pStyle w:val="XML1"/>
              <w:rPr>
                <w:del w:id="5290" w:author="aas" w:date="2013-10-14T02:06:00Z"/>
              </w:rPr>
            </w:pPr>
            <w:del w:id="5291"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53177BF3" w14:textId="77777777" w:rsidR="00766893" w:rsidRDefault="00766893" w:rsidP="00766893">
            <w:pPr>
              <w:pStyle w:val="XML1"/>
              <w:rPr>
                <w:del w:id="5292" w:author="aas" w:date="2013-10-14T02:06:00Z"/>
              </w:rPr>
            </w:pPr>
            <w:del w:id="5293" w:author="aas" w:date="2013-10-14T02:06:00Z">
              <w:r>
                <w:delText xml:space="preserve">        error is returned.</w:delText>
              </w:r>
            </w:del>
          </w:p>
          <w:p w14:paraId="46FB0DB7" w14:textId="77777777" w:rsidR="00766893" w:rsidRDefault="00766893" w:rsidP="00766893">
            <w:pPr>
              <w:pStyle w:val="XML1"/>
              <w:rPr>
                <w:del w:id="5294" w:author="aas" w:date="2013-10-14T02:06:00Z"/>
              </w:rPr>
            </w:pPr>
            <w:del w:id="5295" w:author="aas" w:date="2013-10-14T02:06:00Z">
              <w:r>
                <w:delText xml:space="preserve">      &lt;/xs:documentation&gt;</w:delText>
              </w:r>
            </w:del>
          </w:p>
          <w:p w14:paraId="284A09A9" w14:textId="77777777" w:rsidR="00766893" w:rsidRDefault="00766893" w:rsidP="00766893">
            <w:pPr>
              <w:pStyle w:val="XML1"/>
              <w:rPr>
                <w:del w:id="5296" w:author="aas" w:date="2013-10-14T02:06:00Z"/>
              </w:rPr>
            </w:pPr>
            <w:del w:id="5297" w:author="aas" w:date="2013-10-14T02:06:00Z">
              <w:r>
                <w:delText xml:space="preserve">    &lt;/xs:annotation&gt;</w:delText>
              </w:r>
            </w:del>
          </w:p>
          <w:p w14:paraId="3B616C9D" w14:textId="77777777" w:rsidR="00766893" w:rsidRDefault="00766893" w:rsidP="00766893">
            <w:pPr>
              <w:pStyle w:val="XML1"/>
              <w:rPr>
                <w:del w:id="5298" w:author="aas" w:date="2013-10-14T02:06:00Z"/>
              </w:rPr>
            </w:pPr>
          </w:p>
          <w:p w14:paraId="2390A32C" w14:textId="77777777" w:rsidR="00766893" w:rsidRDefault="00766893" w:rsidP="00766893">
            <w:pPr>
              <w:pStyle w:val="XML1"/>
              <w:rPr>
                <w:del w:id="5299" w:author="aas" w:date="2013-10-14T02:06:00Z"/>
              </w:rPr>
            </w:pPr>
            <w:del w:id="5300" w:author="aas" w:date="2013-10-14T02:06:00Z">
              <w:r>
                <w:delText xml:space="preserve">    &lt;xs:sequence&gt;</w:delText>
              </w:r>
            </w:del>
          </w:p>
          <w:p w14:paraId="7ED0842E" w14:textId="77777777" w:rsidR="00766893" w:rsidRDefault="00766893" w:rsidP="00766893">
            <w:pPr>
              <w:pStyle w:val="XML1"/>
              <w:rPr>
                <w:del w:id="5301" w:author="aas" w:date="2013-10-14T02:06:00Z"/>
              </w:rPr>
            </w:pPr>
            <w:del w:id="5302" w:author="aas" w:date="2013-10-14T02:06:00Z">
              <w:r>
                <w:delText xml:space="preserve">      &lt;xs:group ref="OFResourceType"/&gt;</w:delText>
              </w:r>
            </w:del>
          </w:p>
          <w:p w14:paraId="206BD791" w14:textId="77777777" w:rsidR="00766893" w:rsidRDefault="00766893" w:rsidP="00766893">
            <w:pPr>
              <w:pStyle w:val="XML1"/>
              <w:rPr>
                <w:del w:id="5303" w:author="aas" w:date="2013-10-14T02:06:00Z"/>
              </w:rPr>
            </w:pPr>
            <w:del w:id="5304" w:author="aas" w:date="2013-10-14T02:06:00Z">
              <w:r>
                <w:delText xml:space="preserve">      &lt;xs:element name="id"  type="xs:unsignedLong"&gt;</w:delText>
              </w:r>
            </w:del>
          </w:p>
          <w:p w14:paraId="64399D15" w14:textId="77777777" w:rsidR="00766893" w:rsidRDefault="00766893" w:rsidP="00766893">
            <w:pPr>
              <w:pStyle w:val="XML1"/>
              <w:rPr>
                <w:del w:id="5305" w:author="aas" w:date="2013-10-14T02:06:00Z"/>
              </w:rPr>
            </w:pPr>
            <w:del w:id="5306" w:author="aas" w:date="2013-10-14T02:06:00Z">
              <w:r>
                <w:delText xml:space="preserve">        &lt;xs:annotation&gt;</w:delText>
              </w:r>
            </w:del>
          </w:p>
          <w:p w14:paraId="114C0C71" w14:textId="77777777" w:rsidR="00766893" w:rsidRDefault="00766893" w:rsidP="00766893">
            <w:pPr>
              <w:pStyle w:val="XML1"/>
              <w:rPr>
                <w:del w:id="5307" w:author="aas" w:date="2013-10-14T02:06:00Z"/>
              </w:rPr>
            </w:pPr>
            <w:del w:id="5308" w:author="aas" w:date="2013-10-14T02:06:00Z">
              <w:r>
                <w:delText xml:space="preserve">          &lt;xs:documentation&gt;</w:delText>
              </w:r>
            </w:del>
          </w:p>
          <w:p w14:paraId="2D860E6A" w14:textId="77777777" w:rsidR="00766893" w:rsidRDefault="00766893" w:rsidP="00766893">
            <w:pPr>
              <w:pStyle w:val="XML1"/>
              <w:rPr>
                <w:del w:id="5309" w:author="aas" w:date="2013-10-14T02:06:00Z"/>
              </w:rPr>
            </w:pPr>
            <w:del w:id="5310" w:author="aas" w:date="2013-10-14T02:06:00Z">
              <w:r>
                <w:delText xml:space="preserve">            This id identifies the OpenFlow Queue to </w:delText>
              </w:r>
            </w:del>
          </w:p>
          <w:p w14:paraId="0AE3B74D" w14:textId="77777777" w:rsidR="00766893" w:rsidRDefault="00766893" w:rsidP="00766893">
            <w:pPr>
              <w:pStyle w:val="XML1"/>
              <w:rPr>
                <w:del w:id="5311" w:author="aas" w:date="2013-10-14T02:06:00Z"/>
              </w:rPr>
            </w:pPr>
            <w:del w:id="5312" w:author="aas" w:date="2013-10-14T02:06:00Z">
              <w:r>
                <w:delText xml:space="preserve">            OpenFlow Controllers. It is assigned to an OpenFlow Queue </w:delText>
              </w:r>
            </w:del>
          </w:p>
          <w:p w14:paraId="5CFBC0B0" w14:textId="77777777" w:rsidR="00766893" w:rsidRDefault="00766893" w:rsidP="00766893">
            <w:pPr>
              <w:pStyle w:val="XML1"/>
              <w:rPr>
                <w:del w:id="5313" w:author="aas" w:date="2013-10-14T02:06:00Z"/>
              </w:rPr>
            </w:pPr>
            <w:del w:id="5314" w:author="aas" w:date="2013-10-14T02:06:00Z">
              <w:r>
                <w:delText xml:space="preserve">            latest when the OpenFlow Queue is associated with and</w:delText>
              </w:r>
            </w:del>
          </w:p>
          <w:p w14:paraId="411C1739" w14:textId="77777777" w:rsidR="00766893" w:rsidRDefault="00766893" w:rsidP="00766893">
            <w:pPr>
              <w:pStyle w:val="XML1"/>
              <w:rPr>
                <w:del w:id="5315" w:author="aas" w:date="2013-10-14T02:06:00Z"/>
              </w:rPr>
            </w:pPr>
            <w:del w:id="5316" w:author="aas" w:date="2013-10-14T02:06:00Z">
              <w:r>
                <w:delText xml:space="preserve">            OpenFlow Logical Switch.  If the OpenFlow Queue is</w:delText>
              </w:r>
            </w:del>
          </w:p>
          <w:p w14:paraId="6DB3C623" w14:textId="77777777" w:rsidR="00766893" w:rsidRDefault="00766893" w:rsidP="00766893">
            <w:pPr>
              <w:pStyle w:val="XML1"/>
              <w:rPr>
                <w:del w:id="5317" w:author="aas" w:date="2013-10-14T02:06:00Z"/>
              </w:rPr>
            </w:pPr>
            <w:del w:id="5318" w:author="aas" w:date="2013-10-14T02:06:00Z">
              <w:r>
                <w:delText xml:space="preserve">            associated with an OpenFlow Logical Switch, this element</w:delText>
              </w:r>
            </w:del>
          </w:p>
          <w:p w14:paraId="24C52427" w14:textId="77777777" w:rsidR="00766893" w:rsidRDefault="00766893" w:rsidP="00766893">
            <w:pPr>
              <w:pStyle w:val="XML1"/>
              <w:rPr>
                <w:del w:id="5319" w:author="aas" w:date="2013-10-14T02:06:00Z"/>
              </w:rPr>
            </w:pPr>
            <w:del w:id="5320" w:author="aas" w:date="2013-10-14T02:06:00Z">
              <w:r>
                <w:delText xml:space="preserve">            MUST be unique within the context of the OpenFlow Logical</w:delText>
              </w:r>
            </w:del>
          </w:p>
          <w:p w14:paraId="3A08B453" w14:textId="77777777" w:rsidR="00766893" w:rsidRDefault="00766893" w:rsidP="00766893">
            <w:pPr>
              <w:pStyle w:val="XML1"/>
              <w:rPr>
                <w:del w:id="5321" w:author="aas" w:date="2013-10-14T02:06:00Z"/>
              </w:rPr>
            </w:pPr>
            <w:del w:id="5322" w:author="aas" w:date="2013-10-14T02:06:00Z">
              <w:r>
                <w:delText xml:space="preserve">            Switch.  </w:delText>
              </w:r>
            </w:del>
          </w:p>
          <w:p w14:paraId="7AFAAAEB" w14:textId="77777777" w:rsidR="00766893" w:rsidRDefault="00766893" w:rsidP="00766893">
            <w:pPr>
              <w:pStyle w:val="XML1"/>
              <w:rPr>
                <w:del w:id="5323" w:author="aas" w:date="2013-10-14T02:06:00Z"/>
              </w:rPr>
            </w:pPr>
            <w:del w:id="5324" w:author="aas" w:date="2013-10-14T02:06:00Z">
              <w:r>
                <w:delText xml:space="preserve">                  </w:delText>
              </w:r>
            </w:del>
          </w:p>
          <w:p w14:paraId="7D7BE03F" w14:textId="77777777" w:rsidR="00766893" w:rsidRDefault="00766893" w:rsidP="00766893">
            <w:pPr>
              <w:pStyle w:val="XML1"/>
              <w:rPr>
                <w:del w:id="5325" w:author="aas" w:date="2013-10-14T02:06:00Z"/>
              </w:rPr>
            </w:pPr>
            <w:del w:id="5326" w:author="aas" w:date="2013-10-14T02:06:00Z">
              <w:r>
                <w:delText xml:space="preserve">            OpenFlow Capable Switch implementations may choose to</w:delText>
              </w:r>
            </w:del>
          </w:p>
          <w:p w14:paraId="1456B9DD" w14:textId="77777777" w:rsidR="00766893" w:rsidRDefault="00766893" w:rsidP="00766893">
            <w:pPr>
              <w:pStyle w:val="XML1"/>
              <w:rPr>
                <w:del w:id="5327" w:author="aas" w:date="2013-10-14T02:06:00Z"/>
              </w:rPr>
            </w:pPr>
            <w:del w:id="5328" w:author="aas" w:date="2013-10-14T02:06:00Z">
              <w:r>
                <w:delText xml:space="preserve">            assign values to OpenFlow Queues that are unique within the</w:delText>
              </w:r>
            </w:del>
          </w:p>
          <w:p w14:paraId="5E251931" w14:textId="77777777" w:rsidR="00766893" w:rsidRDefault="00766893" w:rsidP="00766893">
            <w:pPr>
              <w:pStyle w:val="XML1"/>
              <w:rPr>
                <w:del w:id="5329" w:author="aas" w:date="2013-10-14T02:06:00Z"/>
              </w:rPr>
            </w:pPr>
            <w:del w:id="5330" w:author="aas" w:date="2013-10-14T02:06:00Z">
              <w:r>
                <w:delText xml:space="preserve">            context of the OpenFlow Logical Switch.  These id can be</w:delText>
              </w:r>
            </w:del>
          </w:p>
          <w:p w14:paraId="504458B2" w14:textId="77777777" w:rsidR="00766893" w:rsidRDefault="00766893" w:rsidP="00766893">
            <w:pPr>
              <w:pStyle w:val="XML1"/>
              <w:rPr>
                <w:del w:id="5331" w:author="aas" w:date="2013-10-14T02:06:00Z"/>
              </w:rPr>
            </w:pPr>
            <w:del w:id="5332" w:author="aas" w:date="2013-10-14T02:06:00Z">
              <w:r>
                <w:delText xml:space="preserve">            used independent of assignments to OpenFlow Logical</w:delText>
              </w:r>
            </w:del>
          </w:p>
          <w:p w14:paraId="690B9415" w14:textId="77777777" w:rsidR="00766893" w:rsidRDefault="00766893" w:rsidP="00766893">
            <w:pPr>
              <w:pStyle w:val="XML1"/>
              <w:rPr>
                <w:del w:id="5333" w:author="aas" w:date="2013-10-14T02:06:00Z"/>
              </w:rPr>
            </w:pPr>
            <w:del w:id="5334" w:author="aas" w:date="2013-10-14T02:06:00Z">
              <w:r>
                <w:delText xml:space="preserve">            Switches. </w:delText>
              </w:r>
            </w:del>
          </w:p>
          <w:p w14:paraId="7C3CC749" w14:textId="77777777" w:rsidR="00766893" w:rsidRDefault="00766893" w:rsidP="00766893">
            <w:pPr>
              <w:pStyle w:val="XML1"/>
              <w:rPr>
                <w:del w:id="5335" w:author="aas" w:date="2013-10-14T02:06:00Z"/>
              </w:rPr>
            </w:pPr>
            <w:del w:id="5336" w:author="aas" w:date="2013-10-14T02:06:00Z">
              <w:r>
                <w:delText xml:space="preserve">                  </w:delText>
              </w:r>
            </w:del>
          </w:p>
          <w:p w14:paraId="42B63DAC" w14:textId="77777777" w:rsidR="00766893" w:rsidRDefault="00766893" w:rsidP="00766893">
            <w:pPr>
              <w:pStyle w:val="XML1"/>
              <w:rPr>
                <w:del w:id="5337" w:author="aas" w:date="2013-10-14T02:06:00Z"/>
              </w:rPr>
            </w:pPr>
            <w:del w:id="5338" w:author="aas" w:date="2013-10-14T02:06:00Z">
              <w:r>
                <w:delText xml:space="preserve">            Other implementations may assign values to this element</w:delText>
              </w:r>
            </w:del>
          </w:p>
          <w:p w14:paraId="6468B697" w14:textId="77777777" w:rsidR="00766893" w:rsidRDefault="00766893" w:rsidP="00766893">
            <w:pPr>
              <w:pStyle w:val="XML1"/>
              <w:rPr>
                <w:del w:id="5339" w:author="aas" w:date="2013-10-14T02:06:00Z"/>
              </w:rPr>
            </w:pPr>
            <w:del w:id="5340" w:author="aas" w:date="2013-10-14T02:06:00Z">
              <w:r>
                <w:delText xml:space="preserve">            only if the OpenFlow Queue is assigned to an OpenFlow</w:delText>
              </w:r>
            </w:del>
          </w:p>
          <w:p w14:paraId="2031A728" w14:textId="77777777" w:rsidR="00766893" w:rsidRDefault="00766893" w:rsidP="00766893">
            <w:pPr>
              <w:pStyle w:val="XML1"/>
              <w:rPr>
                <w:del w:id="5341" w:author="aas" w:date="2013-10-14T02:06:00Z"/>
              </w:rPr>
            </w:pPr>
            <w:del w:id="5342" w:author="aas" w:date="2013-10-14T02:06:00Z">
              <w:r>
                <w:delText xml:space="preserve">            Logical Switch.  If no value is currently assigned to this</w:delText>
              </w:r>
            </w:del>
          </w:p>
          <w:p w14:paraId="2BE67D61" w14:textId="77777777" w:rsidR="00766893" w:rsidRDefault="00766893" w:rsidP="00766893">
            <w:pPr>
              <w:pStyle w:val="XML1"/>
              <w:rPr>
                <w:del w:id="5343" w:author="aas" w:date="2013-10-14T02:06:00Z"/>
              </w:rPr>
            </w:pPr>
            <w:del w:id="5344" w:author="aas" w:date="2013-10-14T02:06:00Z">
              <w:r>
                <w:delText xml:space="preserve">            element then this element MUST NOT be included in replies</w:delText>
              </w:r>
            </w:del>
          </w:p>
          <w:p w14:paraId="4464AF88" w14:textId="77777777" w:rsidR="00766893" w:rsidRDefault="00766893" w:rsidP="00766893">
            <w:pPr>
              <w:pStyle w:val="XML1"/>
              <w:rPr>
                <w:del w:id="5345" w:author="aas" w:date="2013-10-14T02:06:00Z"/>
              </w:rPr>
            </w:pPr>
            <w:del w:id="5346" w:author="aas" w:date="2013-10-14T02:06:00Z">
              <w:r>
                <w:delText xml:space="preserve">            to NETCONF &amp;lt;get&amp;gt; requests. Since this element is not</w:delText>
              </w:r>
            </w:del>
          </w:p>
          <w:p w14:paraId="65AEBE35" w14:textId="77777777" w:rsidR="00766893" w:rsidRDefault="00766893" w:rsidP="00766893">
            <w:pPr>
              <w:pStyle w:val="XML1"/>
              <w:rPr>
                <w:del w:id="5347" w:author="aas" w:date="2013-10-14T02:06:00Z"/>
              </w:rPr>
            </w:pPr>
            <w:del w:id="5348" w:author="aas" w:date="2013-10-14T02:06:00Z">
              <w:r>
                <w:delText xml:space="preserve">            configurable with the NETCONF protocol it MUST NOT be</w:delText>
              </w:r>
            </w:del>
          </w:p>
          <w:p w14:paraId="7BC3F43B" w14:textId="77777777" w:rsidR="00766893" w:rsidRDefault="00766893" w:rsidP="00766893">
            <w:pPr>
              <w:pStyle w:val="XML1"/>
              <w:rPr>
                <w:del w:id="5349" w:author="aas" w:date="2013-10-14T02:06:00Z"/>
              </w:rPr>
            </w:pPr>
            <w:del w:id="5350" w:author="aas" w:date="2013-10-14T02:06:00Z">
              <w:r>
                <w:delText xml:space="preserve">            included in replies to NETCONF &amp;lt;get-config&amp;gt; requests.</w:delText>
              </w:r>
            </w:del>
          </w:p>
          <w:p w14:paraId="277D7ABD" w14:textId="77777777" w:rsidR="00766893" w:rsidRDefault="00766893" w:rsidP="00766893">
            <w:pPr>
              <w:pStyle w:val="XML1"/>
              <w:rPr>
                <w:del w:id="5351" w:author="aas" w:date="2013-10-14T02:06:00Z"/>
              </w:rPr>
            </w:pPr>
            <w:del w:id="5352" w:author="aas" w:date="2013-10-14T02:06:00Z">
              <w:r>
                <w:delText xml:space="preserve">          &lt;/xs:documentation&gt;</w:delText>
              </w:r>
            </w:del>
          </w:p>
          <w:p w14:paraId="13DA6F84" w14:textId="77777777" w:rsidR="00766893" w:rsidRDefault="00766893" w:rsidP="00766893">
            <w:pPr>
              <w:pStyle w:val="XML1"/>
              <w:rPr>
                <w:del w:id="5353" w:author="aas" w:date="2013-10-14T02:06:00Z"/>
              </w:rPr>
            </w:pPr>
            <w:del w:id="5354" w:author="aas" w:date="2013-10-14T02:06:00Z">
              <w:r>
                <w:delText xml:space="preserve">        &lt;/xs:annotation&gt;</w:delText>
              </w:r>
            </w:del>
          </w:p>
          <w:p w14:paraId="3DF4E00A" w14:textId="77777777" w:rsidR="00766893" w:rsidRDefault="00766893" w:rsidP="00766893">
            <w:pPr>
              <w:pStyle w:val="XML1"/>
              <w:rPr>
                <w:del w:id="5355" w:author="aas" w:date="2013-10-14T02:06:00Z"/>
              </w:rPr>
            </w:pPr>
            <w:del w:id="5356" w:author="aas" w:date="2013-10-14T02:06:00Z">
              <w:r>
                <w:delText xml:space="preserve">      &lt;/xs:element&gt;</w:delText>
              </w:r>
            </w:del>
          </w:p>
          <w:p w14:paraId="7643A53D" w14:textId="77777777" w:rsidR="00766893" w:rsidRDefault="00766893" w:rsidP="00766893">
            <w:pPr>
              <w:pStyle w:val="XML1"/>
              <w:rPr>
                <w:del w:id="5357" w:author="aas" w:date="2013-10-14T02:06:00Z"/>
              </w:rPr>
            </w:pPr>
            <w:del w:id="5358" w:author="aas" w:date="2013-10-14T02:06:00Z">
              <w:r>
                <w:delText xml:space="preserve">      &lt;xs:element name="port"&gt;</w:delText>
              </w:r>
            </w:del>
          </w:p>
          <w:p w14:paraId="1C270B8D" w14:textId="77777777" w:rsidR="00766893" w:rsidRDefault="00766893" w:rsidP="00766893">
            <w:pPr>
              <w:pStyle w:val="XML1"/>
              <w:rPr>
                <w:del w:id="5359" w:author="aas" w:date="2013-10-14T02:06:00Z"/>
              </w:rPr>
            </w:pPr>
            <w:del w:id="5360" w:author="aas" w:date="2013-10-14T02:06:00Z">
              <w:r>
                <w:delText xml:space="preserve">        &lt;xs:annotation&gt;</w:delText>
              </w:r>
            </w:del>
          </w:p>
          <w:p w14:paraId="20F2D367" w14:textId="77777777" w:rsidR="00766893" w:rsidRDefault="00766893" w:rsidP="00766893">
            <w:pPr>
              <w:pStyle w:val="XML1"/>
              <w:rPr>
                <w:del w:id="5361" w:author="aas" w:date="2013-10-14T02:06:00Z"/>
              </w:rPr>
            </w:pPr>
            <w:del w:id="5362" w:author="aas" w:date="2013-10-14T02:06:00Z">
              <w:r>
                <w:delText xml:space="preserve">          &lt;xs:documentation&gt;</w:delText>
              </w:r>
            </w:del>
          </w:p>
          <w:p w14:paraId="1EA4CC38" w14:textId="77777777" w:rsidR="00766893" w:rsidRDefault="00766893" w:rsidP="00766893">
            <w:pPr>
              <w:pStyle w:val="XML1"/>
              <w:rPr>
                <w:del w:id="5363" w:author="aas" w:date="2013-10-14T02:06:00Z"/>
              </w:rPr>
            </w:pPr>
            <w:del w:id="5364" w:author="aas" w:date="2013-10-14T02:06:00Z">
              <w:r>
                <w:delText xml:space="preserve">            Reference to port resources in the Capable</w:delText>
              </w:r>
            </w:del>
          </w:p>
          <w:p w14:paraId="333B43DB" w14:textId="77777777" w:rsidR="00766893" w:rsidRDefault="00766893" w:rsidP="00766893">
            <w:pPr>
              <w:pStyle w:val="XML1"/>
              <w:rPr>
                <w:del w:id="5365" w:author="aas" w:date="2013-10-14T02:06:00Z"/>
              </w:rPr>
            </w:pPr>
            <w:del w:id="5366" w:author="aas" w:date="2013-10-14T02:06:00Z">
              <w:r>
                <w:delText xml:space="preserve">            Switch.</w:delText>
              </w:r>
            </w:del>
          </w:p>
          <w:p w14:paraId="03A6F54A" w14:textId="77777777" w:rsidR="00766893" w:rsidRDefault="00766893" w:rsidP="00766893">
            <w:pPr>
              <w:pStyle w:val="XML1"/>
              <w:rPr>
                <w:del w:id="5367" w:author="aas" w:date="2013-10-14T02:06:00Z"/>
              </w:rPr>
            </w:pPr>
            <w:del w:id="5368" w:author="aas" w:date="2013-10-14T02:06:00Z">
              <w:r>
                <w:delText xml:space="preserve">                  </w:delText>
              </w:r>
            </w:del>
          </w:p>
          <w:p w14:paraId="371CCB5C" w14:textId="77777777" w:rsidR="00766893" w:rsidRDefault="00766893" w:rsidP="00766893">
            <w:pPr>
              <w:pStyle w:val="XML1"/>
              <w:rPr>
                <w:del w:id="5369" w:author="aas" w:date="2013-10-14T02:06:00Z"/>
              </w:rPr>
            </w:pPr>
            <w:del w:id="5370" w:author="aas" w:date="2013-10-14T02:06:00Z">
              <w:r>
                <w:delText xml:space="preserve">            This element associates an OpenFlow Queue with an OpenFlow </w:delText>
              </w:r>
            </w:del>
          </w:p>
          <w:p w14:paraId="66B25A17" w14:textId="77777777" w:rsidR="00766893" w:rsidRDefault="00766893" w:rsidP="00766893">
            <w:pPr>
              <w:pStyle w:val="XML1"/>
              <w:rPr>
                <w:del w:id="5371" w:author="aas" w:date="2013-10-14T02:06:00Z"/>
              </w:rPr>
            </w:pPr>
            <w:del w:id="5372" w:author="aas" w:date="2013-10-14T02:06:00Z">
              <w:r>
                <w:delText xml:space="preserve">            Port. If the OpenFlow Queue is associated with an OpenFlow </w:delText>
              </w:r>
            </w:del>
          </w:p>
          <w:p w14:paraId="6337241B" w14:textId="77777777" w:rsidR="00766893" w:rsidRDefault="00766893" w:rsidP="00766893">
            <w:pPr>
              <w:pStyle w:val="XML1"/>
              <w:rPr>
                <w:del w:id="5373" w:author="aas" w:date="2013-10-14T02:06:00Z"/>
              </w:rPr>
            </w:pPr>
            <w:del w:id="5374" w:author="aas" w:date="2013-10-14T02:06:00Z">
              <w:r>
                <w:delText xml:space="preserve">            Logical Switch S and this element is present, then it MUST </w:delText>
              </w:r>
            </w:del>
          </w:p>
          <w:p w14:paraId="55711465" w14:textId="77777777" w:rsidR="00766893" w:rsidRDefault="00766893" w:rsidP="00766893">
            <w:pPr>
              <w:pStyle w:val="XML1"/>
              <w:rPr>
                <w:del w:id="5375" w:author="aas" w:date="2013-10-14T02:06:00Z"/>
              </w:rPr>
            </w:pPr>
            <w:del w:id="5376" w:author="aas" w:date="2013-10-14T02:06:00Z">
              <w:r>
                <w:delText xml:space="preserve">            be set to the value of element resource-id of an OpenFlow</w:delText>
              </w:r>
            </w:del>
          </w:p>
          <w:p w14:paraId="6E2858CE" w14:textId="77777777" w:rsidR="00766893" w:rsidRDefault="00766893" w:rsidP="00766893">
            <w:pPr>
              <w:pStyle w:val="XML1"/>
              <w:rPr>
                <w:del w:id="5377" w:author="aas" w:date="2013-10-14T02:06:00Z"/>
              </w:rPr>
            </w:pPr>
            <w:del w:id="5378" w:author="aas" w:date="2013-10-14T02:06:00Z">
              <w:r>
                <w:delText xml:space="preserve">            Port which is associated with the OpenFlow Logical Switch</w:delText>
              </w:r>
            </w:del>
          </w:p>
          <w:p w14:paraId="1CE3C92E" w14:textId="77777777" w:rsidR="00766893" w:rsidRDefault="00766893" w:rsidP="00766893">
            <w:pPr>
              <w:pStyle w:val="XML1"/>
              <w:rPr>
                <w:del w:id="5379" w:author="aas" w:date="2013-10-14T02:06:00Z"/>
              </w:rPr>
            </w:pPr>
            <w:del w:id="5380" w:author="aas" w:date="2013-10-14T02:06:00Z">
              <w:r>
                <w:delText xml:space="preserve">            S.</w:delText>
              </w:r>
            </w:del>
          </w:p>
          <w:p w14:paraId="69A9A461" w14:textId="77777777" w:rsidR="00766893" w:rsidRDefault="00766893" w:rsidP="00766893">
            <w:pPr>
              <w:pStyle w:val="XML1"/>
              <w:rPr>
                <w:del w:id="5381" w:author="aas" w:date="2013-10-14T02:06:00Z"/>
              </w:rPr>
            </w:pPr>
          </w:p>
          <w:p w14:paraId="2C13FFB2" w14:textId="77777777" w:rsidR="00766893" w:rsidRDefault="00766893" w:rsidP="00766893">
            <w:pPr>
              <w:pStyle w:val="XML1"/>
              <w:rPr>
                <w:del w:id="5382" w:author="aas" w:date="2013-10-14T02:06:00Z"/>
              </w:rPr>
            </w:pPr>
            <w:del w:id="5383" w:author="aas" w:date="2013-10-14T02:06:00Z">
              <w:r>
                <w:delText xml:space="preserve">            The element MUST refer to an element at the following path:</w:delText>
              </w:r>
            </w:del>
          </w:p>
          <w:p w14:paraId="16451D11" w14:textId="77777777" w:rsidR="00766893" w:rsidRDefault="00766893" w:rsidP="00766893">
            <w:pPr>
              <w:pStyle w:val="XML1"/>
              <w:rPr>
                <w:del w:id="5384" w:author="aas" w:date="2013-10-14T02:06:00Z"/>
              </w:rPr>
            </w:pPr>
            <w:del w:id="5385" w:author="aas" w:date="2013-10-14T02:06:00Z">
              <w:r>
                <w:delText xml:space="preserve">            /capable-switch/resources/port/resource-id</w:delText>
              </w:r>
            </w:del>
          </w:p>
          <w:p w14:paraId="7478E100" w14:textId="77777777" w:rsidR="00766893" w:rsidRDefault="00766893" w:rsidP="00766893">
            <w:pPr>
              <w:pStyle w:val="XML1"/>
              <w:rPr>
                <w:del w:id="5386" w:author="aas" w:date="2013-10-14T02:06:00Z"/>
              </w:rPr>
            </w:pPr>
            <w:del w:id="5387" w:author="aas" w:date="2013-10-14T02:06:00Z">
              <w:r>
                <w:delText xml:space="preserve">          &lt;/xs:documentation&gt;</w:delText>
              </w:r>
            </w:del>
          </w:p>
          <w:p w14:paraId="5C5CB64F" w14:textId="77777777" w:rsidR="00766893" w:rsidRDefault="00766893" w:rsidP="00766893">
            <w:pPr>
              <w:pStyle w:val="XML1"/>
              <w:rPr>
                <w:del w:id="5388" w:author="aas" w:date="2013-10-14T02:06:00Z"/>
              </w:rPr>
            </w:pPr>
            <w:del w:id="5389" w:author="aas" w:date="2013-10-14T02:06:00Z">
              <w:r>
                <w:delText xml:space="preserve">        &lt;/xs:annotation&gt;</w:delText>
              </w:r>
            </w:del>
          </w:p>
          <w:p w14:paraId="6BCAD188" w14:textId="77777777" w:rsidR="00766893" w:rsidRDefault="00766893" w:rsidP="00766893">
            <w:pPr>
              <w:pStyle w:val="XML1"/>
              <w:rPr>
                <w:del w:id="5390" w:author="aas" w:date="2013-10-14T02:06:00Z"/>
              </w:rPr>
            </w:pPr>
            <w:del w:id="5391" w:author="aas" w:date="2013-10-14T02:06:00Z">
              <w:r>
                <w:delText xml:space="preserve">        &lt;xs:simpleType&gt;</w:delText>
              </w:r>
            </w:del>
          </w:p>
          <w:p w14:paraId="5ED550A1" w14:textId="77777777" w:rsidR="00766893" w:rsidRDefault="00766893" w:rsidP="00766893">
            <w:pPr>
              <w:pStyle w:val="XML1"/>
              <w:rPr>
                <w:del w:id="5392" w:author="aas" w:date="2013-10-14T02:06:00Z"/>
              </w:rPr>
            </w:pPr>
            <w:del w:id="5393" w:author="aas" w:date="2013-10-14T02:06:00Z">
              <w:r>
                <w:delText xml:space="preserve">          &lt;xs:restriction base="inet:uri"&gt;</w:delText>
              </w:r>
            </w:del>
          </w:p>
          <w:p w14:paraId="38832501" w14:textId="77777777" w:rsidR="00766893" w:rsidRDefault="00766893" w:rsidP="00766893">
            <w:pPr>
              <w:pStyle w:val="XML1"/>
              <w:rPr>
                <w:del w:id="5394" w:author="aas" w:date="2013-10-14T02:06:00Z"/>
              </w:rPr>
            </w:pPr>
            <w:del w:id="5395" w:author="aas" w:date="2013-10-14T02:06:00Z">
              <w:r>
                <w:delText xml:space="preserve">          &lt;/xs:restriction&gt;</w:delText>
              </w:r>
            </w:del>
          </w:p>
          <w:p w14:paraId="1A2F5C26" w14:textId="77777777" w:rsidR="00766893" w:rsidRDefault="00766893" w:rsidP="00766893">
            <w:pPr>
              <w:pStyle w:val="XML1"/>
              <w:rPr>
                <w:del w:id="5396" w:author="aas" w:date="2013-10-14T02:06:00Z"/>
              </w:rPr>
            </w:pPr>
            <w:del w:id="5397" w:author="aas" w:date="2013-10-14T02:06:00Z">
              <w:r>
                <w:delText xml:space="preserve">        &lt;/xs:simpleType&gt;</w:delText>
              </w:r>
            </w:del>
          </w:p>
          <w:p w14:paraId="25EEEDE8" w14:textId="77777777" w:rsidR="00766893" w:rsidRDefault="00766893" w:rsidP="00766893">
            <w:pPr>
              <w:pStyle w:val="XML1"/>
              <w:rPr>
                <w:del w:id="5398" w:author="aas" w:date="2013-10-14T02:06:00Z"/>
              </w:rPr>
            </w:pPr>
            <w:del w:id="5399" w:author="aas" w:date="2013-10-14T02:06:00Z">
              <w:r>
                <w:delText xml:space="preserve">      &lt;/xs:element&gt;</w:delText>
              </w:r>
            </w:del>
          </w:p>
          <w:p w14:paraId="5A29976D" w14:textId="77777777" w:rsidR="00766893" w:rsidRDefault="00766893" w:rsidP="00766893">
            <w:pPr>
              <w:pStyle w:val="XML1"/>
              <w:rPr>
                <w:del w:id="5400" w:author="aas" w:date="2013-10-14T02:06:00Z"/>
              </w:rPr>
            </w:pPr>
            <w:del w:id="5401" w:author="aas" w:date="2013-10-14T02:06:00Z">
              <w:r>
                <w:delText xml:space="preserve">      &lt;xs:element name="properties"&gt;</w:delText>
              </w:r>
            </w:del>
          </w:p>
          <w:p w14:paraId="08A308A4" w14:textId="77777777" w:rsidR="00766893" w:rsidRDefault="00766893" w:rsidP="00766893">
            <w:pPr>
              <w:pStyle w:val="XML1"/>
              <w:rPr>
                <w:del w:id="5402" w:author="aas" w:date="2013-10-14T02:06:00Z"/>
              </w:rPr>
            </w:pPr>
            <w:del w:id="5403" w:author="aas" w:date="2013-10-14T02:06:00Z">
              <w:r>
                <w:delText xml:space="preserve">        &lt;xs:annotation&gt;</w:delText>
              </w:r>
            </w:del>
          </w:p>
          <w:p w14:paraId="718F3F76" w14:textId="77777777" w:rsidR="00766893" w:rsidRDefault="00766893" w:rsidP="00766893">
            <w:pPr>
              <w:pStyle w:val="XML1"/>
              <w:rPr>
                <w:del w:id="5404" w:author="aas" w:date="2013-10-14T02:06:00Z"/>
              </w:rPr>
            </w:pPr>
            <w:del w:id="5405" w:author="aas" w:date="2013-10-14T02:06:00Z">
              <w:r>
                <w:delText xml:space="preserve">          &lt;xs:documentation&gt;</w:delText>
              </w:r>
            </w:del>
          </w:p>
          <w:p w14:paraId="1F828170" w14:textId="77777777" w:rsidR="00766893" w:rsidRDefault="00766893" w:rsidP="00766893">
            <w:pPr>
              <w:pStyle w:val="XML1"/>
              <w:rPr>
                <w:del w:id="5406" w:author="aas" w:date="2013-10-14T02:06:00Z"/>
              </w:rPr>
            </w:pPr>
            <w:del w:id="5407" w:author="aas" w:date="2013-10-14T02:06:00Z">
              <w:r>
                <w:delText xml:space="preserve">            The queue properties currently configured.</w:delText>
              </w:r>
            </w:del>
          </w:p>
          <w:p w14:paraId="6CAC6AFE" w14:textId="77777777" w:rsidR="00766893" w:rsidRDefault="00766893" w:rsidP="00766893">
            <w:pPr>
              <w:pStyle w:val="XML1"/>
              <w:rPr>
                <w:del w:id="5408" w:author="aas" w:date="2013-10-14T02:06:00Z"/>
              </w:rPr>
            </w:pPr>
            <w:del w:id="5409" w:author="aas" w:date="2013-10-14T02:06:00Z">
              <w:r>
                <w:delText xml:space="preserve">          &lt;/xs:documentation&gt;</w:delText>
              </w:r>
            </w:del>
          </w:p>
          <w:p w14:paraId="2D919327" w14:textId="77777777" w:rsidR="00766893" w:rsidRDefault="00766893" w:rsidP="00766893">
            <w:pPr>
              <w:pStyle w:val="XML1"/>
              <w:rPr>
                <w:del w:id="5410" w:author="aas" w:date="2013-10-14T02:06:00Z"/>
              </w:rPr>
            </w:pPr>
            <w:del w:id="5411" w:author="aas" w:date="2013-10-14T02:06:00Z">
              <w:r>
                <w:delText xml:space="preserve">        &lt;/xs:annotation&gt;</w:delText>
              </w:r>
            </w:del>
          </w:p>
          <w:p w14:paraId="44C702D4" w14:textId="77777777" w:rsidR="00766893" w:rsidRDefault="00766893" w:rsidP="00766893">
            <w:pPr>
              <w:pStyle w:val="XML1"/>
              <w:rPr>
                <w:del w:id="5412" w:author="aas" w:date="2013-10-14T02:06:00Z"/>
              </w:rPr>
            </w:pPr>
            <w:del w:id="5413" w:author="aas" w:date="2013-10-14T02:06:00Z">
              <w:r>
                <w:delText xml:space="preserve">        &lt;xs:complexType&gt;</w:delText>
              </w:r>
            </w:del>
          </w:p>
          <w:p w14:paraId="21C459AE" w14:textId="77777777" w:rsidR="00766893" w:rsidRDefault="00766893" w:rsidP="00766893">
            <w:pPr>
              <w:pStyle w:val="XML1"/>
              <w:rPr>
                <w:del w:id="5414" w:author="aas" w:date="2013-10-14T02:06:00Z"/>
              </w:rPr>
            </w:pPr>
            <w:del w:id="5415" w:author="aas" w:date="2013-10-14T02:06:00Z">
              <w:r>
                <w:delText xml:space="preserve">          &lt;xs:sequence&gt;</w:delText>
              </w:r>
            </w:del>
          </w:p>
          <w:p w14:paraId="04B139D0" w14:textId="77777777" w:rsidR="00766893" w:rsidRDefault="00766893" w:rsidP="00766893">
            <w:pPr>
              <w:pStyle w:val="XML1"/>
              <w:rPr>
                <w:del w:id="5416" w:author="aas" w:date="2013-10-14T02:06:00Z"/>
              </w:rPr>
            </w:pPr>
            <w:del w:id="5417" w:author="aas" w:date="2013-10-14T02:06:00Z">
              <w:r>
                <w:delText xml:space="preserve">            &lt;xs:element name="min-rate" minOccurs="0"  type="OFTenthOfAPercentType"&gt;</w:delText>
              </w:r>
            </w:del>
          </w:p>
          <w:p w14:paraId="1E038C9F" w14:textId="77777777" w:rsidR="00766893" w:rsidRDefault="00766893" w:rsidP="00766893">
            <w:pPr>
              <w:pStyle w:val="XML1"/>
              <w:rPr>
                <w:del w:id="5418" w:author="aas" w:date="2013-10-14T02:06:00Z"/>
              </w:rPr>
            </w:pPr>
            <w:del w:id="5419" w:author="aas" w:date="2013-10-14T02:06:00Z">
              <w:r>
                <w:delText xml:space="preserve">              &lt;xs:annotation&gt;</w:delText>
              </w:r>
            </w:del>
          </w:p>
          <w:p w14:paraId="0936821D" w14:textId="77777777" w:rsidR="00766893" w:rsidRDefault="00766893" w:rsidP="00766893">
            <w:pPr>
              <w:pStyle w:val="XML1"/>
              <w:rPr>
                <w:del w:id="5420" w:author="aas" w:date="2013-10-14T02:06:00Z"/>
              </w:rPr>
            </w:pPr>
            <w:del w:id="5421" w:author="aas" w:date="2013-10-14T02:06:00Z">
              <w:r>
                <w:delText xml:space="preserve">                &lt;xs:documentation&gt;</w:delText>
              </w:r>
            </w:del>
          </w:p>
          <w:p w14:paraId="0B2A378E" w14:textId="77777777" w:rsidR="00766893" w:rsidRDefault="00766893" w:rsidP="00766893">
            <w:pPr>
              <w:pStyle w:val="XML1"/>
              <w:rPr>
                <w:del w:id="5422" w:author="aas" w:date="2013-10-14T02:06:00Z"/>
              </w:rPr>
            </w:pPr>
            <w:del w:id="5423" w:author="aas" w:date="2013-10-14T02:06:00Z">
              <w:r>
                <w:delText xml:space="preserve">                  The minimal rate that is reserved for this</w:delText>
              </w:r>
            </w:del>
          </w:p>
          <w:p w14:paraId="6DA1EBB8" w14:textId="77777777" w:rsidR="00766893" w:rsidRDefault="00766893" w:rsidP="00766893">
            <w:pPr>
              <w:pStyle w:val="XML1"/>
              <w:rPr>
                <w:del w:id="5424" w:author="aas" w:date="2013-10-14T02:06:00Z"/>
              </w:rPr>
            </w:pPr>
            <w:del w:id="5425" w:author="aas" w:date="2013-10-14T02:06:00Z">
              <w:r>
                <w:delText xml:space="preserve">                  queue in 1/10 of a percent of the actual rate.</w:delText>
              </w:r>
            </w:del>
          </w:p>
          <w:p w14:paraId="77DCE754" w14:textId="77777777" w:rsidR="00766893" w:rsidRDefault="00766893" w:rsidP="00766893">
            <w:pPr>
              <w:pStyle w:val="XML1"/>
              <w:rPr>
                <w:del w:id="5426" w:author="aas" w:date="2013-10-14T02:06:00Z"/>
              </w:rPr>
            </w:pPr>
          </w:p>
          <w:p w14:paraId="70A37A86" w14:textId="77777777" w:rsidR="00766893" w:rsidRDefault="00766893" w:rsidP="00766893">
            <w:pPr>
              <w:pStyle w:val="XML1"/>
              <w:rPr>
                <w:del w:id="5427" w:author="aas" w:date="2013-10-14T02:06:00Z"/>
              </w:rPr>
            </w:pPr>
            <w:del w:id="5428" w:author="aas" w:date="2013-10-14T02:06:00Z">
              <w:r>
                <w:delText xml:space="preserve">                  This element is optional. If not present a min-rate is</w:delText>
              </w:r>
            </w:del>
          </w:p>
          <w:p w14:paraId="4AA04E01" w14:textId="77777777" w:rsidR="00766893" w:rsidRDefault="00766893" w:rsidP="00766893">
            <w:pPr>
              <w:pStyle w:val="XML1"/>
              <w:rPr>
                <w:del w:id="5429" w:author="aas" w:date="2013-10-14T02:06:00Z"/>
              </w:rPr>
            </w:pPr>
            <w:del w:id="5430" w:author="aas" w:date="2013-10-14T02:06:00Z">
              <w:r>
                <w:delText xml:space="preserve">                  not set.</w:delText>
              </w:r>
            </w:del>
          </w:p>
          <w:p w14:paraId="02DD68CA" w14:textId="77777777" w:rsidR="00766893" w:rsidRDefault="00766893" w:rsidP="00766893">
            <w:pPr>
              <w:pStyle w:val="XML1"/>
              <w:rPr>
                <w:del w:id="5431" w:author="aas" w:date="2013-10-14T02:06:00Z"/>
              </w:rPr>
            </w:pPr>
            <w:del w:id="5432" w:author="aas" w:date="2013-10-14T02:06:00Z">
              <w:r>
                <w:delText xml:space="preserve">                &lt;/xs:documentation&gt;</w:delText>
              </w:r>
            </w:del>
          </w:p>
          <w:p w14:paraId="0309BA7E" w14:textId="77777777" w:rsidR="00766893" w:rsidRDefault="00766893" w:rsidP="00766893">
            <w:pPr>
              <w:pStyle w:val="XML1"/>
              <w:rPr>
                <w:del w:id="5433" w:author="aas" w:date="2013-10-14T02:06:00Z"/>
              </w:rPr>
            </w:pPr>
            <w:del w:id="5434" w:author="aas" w:date="2013-10-14T02:06:00Z">
              <w:r>
                <w:delText xml:space="preserve">              &lt;/xs:annotation&gt;</w:delText>
              </w:r>
            </w:del>
          </w:p>
          <w:p w14:paraId="27443497" w14:textId="77777777" w:rsidR="00766893" w:rsidRDefault="00766893" w:rsidP="00766893">
            <w:pPr>
              <w:pStyle w:val="XML1"/>
              <w:rPr>
                <w:del w:id="5435" w:author="aas" w:date="2013-10-14T02:06:00Z"/>
              </w:rPr>
            </w:pPr>
            <w:del w:id="5436" w:author="aas" w:date="2013-10-14T02:06:00Z">
              <w:r>
                <w:delText xml:space="preserve">            &lt;/xs:element&gt;</w:delText>
              </w:r>
            </w:del>
          </w:p>
          <w:p w14:paraId="7EA253E6" w14:textId="77777777" w:rsidR="00766893" w:rsidRDefault="00766893" w:rsidP="00766893">
            <w:pPr>
              <w:pStyle w:val="XML1"/>
              <w:rPr>
                <w:del w:id="5437" w:author="aas" w:date="2013-10-14T02:06:00Z"/>
              </w:rPr>
            </w:pPr>
            <w:del w:id="5438" w:author="aas" w:date="2013-10-14T02:06:00Z">
              <w:r>
                <w:delText xml:space="preserve">            &lt;xs:element name="max-rate" minOccurs="0"  type="OFTenthOfAPercentType"&gt;</w:delText>
              </w:r>
            </w:del>
          </w:p>
          <w:p w14:paraId="347988F4" w14:textId="77777777" w:rsidR="00766893" w:rsidRDefault="00766893" w:rsidP="00766893">
            <w:pPr>
              <w:pStyle w:val="XML1"/>
              <w:rPr>
                <w:del w:id="5439" w:author="aas" w:date="2013-10-14T02:06:00Z"/>
              </w:rPr>
            </w:pPr>
            <w:del w:id="5440" w:author="aas" w:date="2013-10-14T02:06:00Z">
              <w:r>
                <w:delText xml:space="preserve">              &lt;xs:annotation&gt;</w:delText>
              </w:r>
            </w:del>
          </w:p>
          <w:p w14:paraId="3587CFC8" w14:textId="77777777" w:rsidR="00766893" w:rsidRDefault="00766893" w:rsidP="00766893">
            <w:pPr>
              <w:pStyle w:val="XML1"/>
              <w:rPr>
                <w:del w:id="5441" w:author="aas" w:date="2013-10-14T02:06:00Z"/>
              </w:rPr>
            </w:pPr>
            <w:del w:id="5442" w:author="aas" w:date="2013-10-14T02:06:00Z">
              <w:r>
                <w:delText xml:space="preserve">                &lt;xs:documentation&gt;</w:delText>
              </w:r>
            </w:del>
          </w:p>
          <w:p w14:paraId="363B0F03" w14:textId="77777777" w:rsidR="00766893" w:rsidRDefault="00766893" w:rsidP="00766893">
            <w:pPr>
              <w:pStyle w:val="XML1"/>
              <w:rPr>
                <w:del w:id="5443" w:author="aas" w:date="2013-10-14T02:06:00Z"/>
              </w:rPr>
            </w:pPr>
            <w:del w:id="5444" w:author="aas" w:date="2013-10-14T02:06:00Z">
              <w:r>
                <w:delText xml:space="preserve">                  The maximum rate that is reserved for this</w:delText>
              </w:r>
            </w:del>
          </w:p>
          <w:p w14:paraId="12BBBA63" w14:textId="77777777" w:rsidR="00766893" w:rsidRDefault="00766893" w:rsidP="00766893">
            <w:pPr>
              <w:pStyle w:val="XML1"/>
              <w:rPr>
                <w:del w:id="5445" w:author="aas" w:date="2013-10-14T02:06:00Z"/>
              </w:rPr>
            </w:pPr>
            <w:del w:id="5446" w:author="aas" w:date="2013-10-14T02:06:00Z">
              <w:r>
                <w:delText xml:space="preserve">                  queue in 1/10 of a percent of the actual rate.</w:delText>
              </w:r>
            </w:del>
          </w:p>
          <w:p w14:paraId="46EA28B4" w14:textId="77777777" w:rsidR="00766893" w:rsidRDefault="00766893" w:rsidP="00766893">
            <w:pPr>
              <w:pStyle w:val="XML1"/>
              <w:rPr>
                <w:del w:id="5447" w:author="aas" w:date="2013-10-14T02:06:00Z"/>
              </w:rPr>
            </w:pPr>
          </w:p>
          <w:p w14:paraId="202858D6" w14:textId="77777777" w:rsidR="00766893" w:rsidRDefault="00766893" w:rsidP="00766893">
            <w:pPr>
              <w:pStyle w:val="XML1"/>
              <w:rPr>
                <w:del w:id="5448" w:author="aas" w:date="2013-10-14T02:06:00Z"/>
              </w:rPr>
            </w:pPr>
            <w:del w:id="5449" w:author="aas" w:date="2013-10-14T02:06:00Z">
              <w:r>
                <w:delText xml:space="preserve">                  This element is optional. If not present the max-rate is</w:delText>
              </w:r>
            </w:del>
          </w:p>
          <w:p w14:paraId="46E4BC3E" w14:textId="77777777" w:rsidR="00766893" w:rsidRDefault="00766893" w:rsidP="00766893">
            <w:pPr>
              <w:pStyle w:val="XML1"/>
              <w:rPr>
                <w:del w:id="5450" w:author="aas" w:date="2013-10-14T02:06:00Z"/>
              </w:rPr>
            </w:pPr>
            <w:del w:id="5451" w:author="aas" w:date="2013-10-14T02:06:00Z">
              <w:r>
                <w:delText xml:space="preserve">                  not set.</w:delText>
              </w:r>
            </w:del>
          </w:p>
          <w:p w14:paraId="501680B2" w14:textId="77777777" w:rsidR="00766893" w:rsidRDefault="00766893" w:rsidP="00766893">
            <w:pPr>
              <w:pStyle w:val="XML1"/>
              <w:rPr>
                <w:del w:id="5452" w:author="aas" w:date="2013-10-14T02:06:00Z"/>
              </w:rPr>
            </w:pPr>
            <w:del w:id="5453" w:author="aas" w:date="2013-10-14T02:06:00Z">
              <w:r>
                <w:delText xml:space="preserve">                &lt;/xs:documentation&gt;</w:delText>
              </w:r>
            </w:del>
          </w:p>
          <w:p w14:paraId="0A541544" w14:textId="77777777" w:rsidR="00766893" w:rsidRDefault="00766893" w:rsidP="00766893">
            <w:pPr>
              <w:pStyle w:val="XML1"/>
              <w:rPr>
                <w:del w:id="5454" w:author="aas" w:date="2013-10-14T02:06:00Z"/>
              </w:rPr>
            </w:pPr>
            <w:del w:id="5455" w:author="aas" w:date="2013-10-14T02:06:00Z">
              <w:r>
                <w:delText xml:space="preserve">              &lt;/xs:annotation&gt;</w:delText>
              </w:r>
            </w:del>
          </w:p>
          <w:p w14:paraId="56C09B0F" w14:textId="77777777" w:rsidR="00766893" w:rsidRDefault="00766893" w:rsidP="00766893">
            <w:pPr>
              <w:pStyle w:val="XML1"/>
              <w:rPr>
                <w:del w:id="5456" w:author="aas" w:date="2013-10-14T02:06:00Z"/>
              </w:rPr>
            </w:pPr>
            <w:del w:id="5457" w:author="aas" w:date="2013-10-14T02:06:00Z">
              <w:r>
                <w:delText xml:space="preserve">            &lt;/xs:element&gt;</w:delText>
              </w:r>
            </w:del>
          </w:p>
          <w:p w14:paraId="3609619F" w14:textId="77777777" w:rsidR="00766893" w:rsidRDefault="00766893" w:rsidP="00766893">
            <w:pPr>
              <w:pStyle w:val="XML1"/>
              <w:rPr>
                <w:del w:id="5458" w:author="aas" w:date="2013-10-14T02:06:00Z"/>
              </w:rPr>
            </w:pPr>
            <w:del w:id="5459" w:author="aas" w:date="2013-10-14T02:06:00Z">
              <w:r>
                <w:delText xml:space="preserve">            &lt;xs:element name="experimenter" minOccurs="0" maxOccurs="unbounded"  type="xs:unsignedInt"&gt;</w:delText>
              </w:r>
            </w:del>
          </w:p>
          <w:p w14:paraId="20F2DC11" w14:textId="77777777" w:rsidR="00766893" w:rsidRDefault="00766893" w:rsidP="00766893">
            <w:pPr>
              <w:pStyle w:val="XML1"/>
              <w:rPr>
                <w:del w:id="5460" w:author="aas" w:date="2013-10-14T02:06:00Z"/>
              </w:rPr>
            </w:pPr>
            <w:del w:id="5461" w:author="aas" w:date="2013-10-14T02:06:00Z">
              <w:r>
                <w:delText xml:space="preserve">              &lt;xs:annotation&gt;</w:delText>
              </w:r>
            </w:del>
          </w:p>
          <w:p w14:paraId="1FF140B5" w14:textId="77777777" w:rsidR="00766893" w:rsidRDefault="00766893" w:rsidP="00766893">
            <w:pPr>
              <w:pStyle w:val="XML1"/>
              <w:rPr>
                <w:del w:id="5462" w:author="aas" w:date="2013-10-14T02:06:00Z"/>
              </w:rPr>
            </w:pPr>
            <w:del w:id="5463" w:author="aas" w:date="2013-10-14T02:06:00Z">
              <w:r>
                <w:delText xml:space="preserve">                &lt;xs:documentation&gt;</w:delText>
              </w:r>
            </w:del>
          </w:p>
          <w:p w14:paraId="054C3301" w14:textId="77777777" w:rsidR="00766893" w:rsidRDefault="00766893" w:rsidP="00766893">
            <w:pPr>
              <w:pStyle w:val="XML1"/>
              <w:rPr>
                <w:del w:id="5464" w:author="aas" w:date="2013-10-14T02:06:00Z"/>
              </w:rPr>
            </w:pPr>
            <w:del w:id="5465" w:author="aas" w:date="2013-10-14T02:06:00Z">
              <w:r>
                <w:delText xml:space="preserve">                  A list of experimenter identifiers of queue</w:delText>
              </w:r>
            </w:del>
          </w:p>
          <w:p w14:paraId="574D5945" w14:textId="77777777" w:rsidR="00766893" w:rsidRDefault="00766893" w:rsidP="00766893">
            <w:pPr>
              <w:pStyle w:val="XML1"/>
              <w:rPr>
                <w:del w:id="5466" w:author="aas" w:date="2013-10-14T02:06:00Z"/>
              </w:rPr>
            </w:pPr>
            <w:del w:id="5467" w:author="aas" w:date="2013-10-14T02:06:00Z">
              <w:r>
                <w:delText xml:space="preserve">                  properties used.</w:delText>
              </w:r>
            </w:del>
          </w:p>
          <w:p w14:paraId="4D6696D7" w14:textId="77777777" w:rsidR="00766893" w:rsidRDefault="00766893" w:rsidP="00766893">
            <w:pPr>
              <w:pStyle w:val="XML1"/>
              <w:rPr>
                <w:del w:id="5468" w:author="aas" w:date="2013-10-14T02:06:00Z"/>
              </w:rPr>
            </w:pPr>
          </w:p>
          <w:p w14:paraId="73B589B9" w14:textId="77777777" w:rsidR="00766893" w:rsidRDefault="00766893" w:rsidP="00766893">
            <w:pPr>
              <w:pStyle w:val="XML1"/>
              <w:rPr>
                <w:del w:id="5469" w:author="aas" w:date="2013-10-14T02:06:00Z"/>
              </w:rPr>
            </w:pPr>
            <w:del w:id="5470" w:author="aas" w:date="2013-10-14T02:06:00Z">
              <w:r>
                <w:delText xml:space="preserve">                  This element is optional.</w:delText>
              </w:r>
            </w:del>
          </w:p>
          <w:p w14:paraId="16717353" w14:textId="77777777" w:rsidR="00766893" w:rsidRDefault="00766893" w:rsidP="00766893">
            <w:pPr>
              <w:pStyle w:val="XML1"/>
              <w:rPr>
                <w:del w:id="5471" w:author="aas" w:date="2013-10-14T02:06:00Z"/>
              </w:rPr>
            </w:pPr>
            <w:del w:id="5472" w:author="aas" w:date="2013-10-14T02:06:00Z">
              <w:r>
                <w:delText xml:space="preserve">                &lt;/xs:documentation&gt;</w:delText>
              </w:r>
            </w:del>
          </w:p>
          <w:p w14:paraId="1961E709" w14:textId="77777777" w:rsidR="00766893" w:rsidRDefault="00766893" w:rsidP="00766893">
            <w:pPr>
              <w:pStyle w:val="XML1"/>
              <w:rPr>
                <w:del w:id="5473" w:author="aas" w:date="2013-10-14T02:06:00Z"/>
              </w:rPr>
            </w:pPr>
            <w:del w:id="5474" w:author="aas" w:date="2013-10-14T02:06:00Z">
              <w:r>
                <w:delText xml:space="preserve">              &lt;/xs:annotation&gt;</w:delText>
              </w:r>
            </w:del>
          </w:p>
          <w:p w14:paraId="5BE8FA5E" w14:textId="77777777" w:rsidR="00766893" w:rsidRDefault="00766893" w:rsidP="00766893">
            <w:pPr>
              <w:pStyle w:val="XML1"/>
              <w:rPr>
                <w:del w:id="5475" w:author="aas" w:date="2013-10-14T02:06:00Z"/>
              </w:rPr>
            </w:pPr>
            <w:del w:id="5476" w:author="aas" w:date="2013-10-14T02:06:00Z">
              <w:r>
                <w:delText xml:space="preserve">            &lt;/xs:element&gt;</w:delText>
              </w:r>
            </w:del>
          </w:p>
          <w:p w14:paraId="13D9C789" w14:textId="77777777" w:rsidR="00766893" w:rsidRDefault="00766893" w:rsidP="00766893">
            <w:pPr>
              <w:pStyle w:val="XML1"/>
              <w:rPr>
                <w:del w:id="5477" w:author="aas" w:date="2013-10-14T02:06:00Z"/>
              </w:rPr>
            </w:pPr>
            <w:del w:id="5478" w:author="aas" w:date="2013-10-14T02:06:00Z">
              <w:r>
                <w:delText xml:space="preserve">          &lt;/xs:sequence&gt;</w:delText>
              </w:r>
            </w:del>
          </w:p>
          <w:p w14:paraId="24C88F04" w14:textId="77777777" w:rsidR="00766893" w:rsidRDefault="00766893" w:rsidP="00766893">
            <w:pPr>
              <w:pStyle w:val="XML1"/>
              <w:rPr>
                <w:del w:id="5479" w:author="aas" w:date="2013-10-14T02:06:00Z"/>
              </w:rPr>
            </w:pPr>
            <w:del w:id="5480" w:author="aas" w:date="2013-10-14T02:06:00Z">
              <w:r>
                <w:delText xml:space="preserve">        &lt;/xs:complexType&gt;</w:delText>
              </w:r>
            </w:del>
          </w:p>
          <w:p w14:paraId="3D23416E" w14:textId="77777777" w:rsidR="00766893" w:rsidRDefault="00766893" w:rsidP="00766893">
            <w:pPr>
              <w:pStyle w:val="XML1"/>
              <w:rPr>
                <w:del w:id="5481" w:author="aas" w:date="2013-10-14T02:06:00Z"/>
              </w:rPr>
            </w:pPr>
            <w:del w:id="5482" w:author="aas" w:date="2013-10-14T02:06:00Z">
              <w:r>
                <w:delText xml:space="preserve">      &lt;/xs:element&gt;</w:delText>
              </w:r>
            </w:del>
          </w:p>
          <w:p w14:paraId="0C91DC8D" w14:textId="77777777" w:rsidR="00766893" w:rsidRDefault="00766893" w:rsidP="00766893">
            <w:pPr>
              <w:pStyle w:val="XML1"/>
              <w:rPr>
                <w:del w:id="5483" w:author="aas" w:date="2013-10-14T02:06:00Z"/>
              </w:rPr>
            </w:pPr>
            <w:del w:id="5484" w:author="aas" w:date="2013-10-14T02:06:00Z">
              <w:r>
                <w:delText xml:space="preserve">    &lt;/xs:sequence&gt;</w:delText>
              </w:r>
            </w:del>
          </w:p>
          <w:p w14:paraId="52C6BA8E" w14:textId="77777777" w:rsidR="00F07D3E" w:rsidRDefault="00766893" w:rsidP="00766893">
            <w:pPr>
              <w:pStyle w:val="XML1"/>
              <w:rPr>
                <w:del w:id="5485" w:author="aas" w:date="2013-10-14T02:06:00Z"/>
              </w:rPr>
            </w:pPr>
            <w:del w:id="5486" w:author="aas" w:date="2013-10-14T02:06:00Z">
              <w:r>
                <w:delText xml:space="preserve">  &lt;/xs:group&gt;</w:delText>
              </w:r>
            </w:del>
          </w:p>
          <w:p w14:paraId="2CEFAF4E" w14:textId="77777777" w:rsidR="00766893" w:rsidRDefault="00766893" w:rsidP="00766893">
            <w:pPr>
              <w:pStyle w:val="XML1"/>
              <w:rPr>
                <w:del w:id="5487" w:author="aas" w:date="2013-10-14T02:06:00Z"/>
              </w:rPr>
            </w:pPr>
          </w:p>
          <w:p w14:paraId="02251563" w14:textId="77777777" w:rsidR="0089627C" w:rsidRDefault="0089627C" w:rsidP="0089627C">
            <w:pPr>
              <w:pStyle w:val="XML1"/>
              <w:rPr>
                <w:del w:id="5488" w:author="aas" w:date="2013-10-14T02:06:00Z"/>
              </w:rPr>
            </w:pPr>
            <w:del w:id="5489" w:author="aas" w:date="2013-10-14T02:06:00Z">
              <w:r>
                <w:delText xml:space="preserve">  &lt;xs:simpleType name="OFTenthOfAPercentType"&gt;</w:delText>
              </w:r>
            </w:del>
          </w:p>
          <w:p w14:paraId="63B22678" w14:textId="77777777" w:rsidR="0089627C" w:rsidRDefault="0089627C" w:rsidP="0089627C">
            <w:pPr>
              <w:pStyle w:val="XML1"/>
              <w:rPr>
                <w:del w:id="5490" w:author="aas" w:date="2013-10-14T02:06:00Z"/>
              </w:rPr>
            </w:pPr>
            <w:del w:id="5491" w:author="aas" w:date="2013-10-14T02:06:00Z">
              <w:r>
                <w:delText xml:space="preserve">    &lt;xs:annotation&gt;</w:delText>
              </w:r>
            </w:del>
          </w:p>
          <w:p w14:paraId="447AA994" w14:textId="77777777" w:rsidR="0089627C" w:rsidRDefault="0089627C" w:rsidP="0089627C">
            <w:pPr>
              <w:pStyle w:val="XML1"/>
              <w:rPr>
                <w:del w:id="5492" w:author="aas" w:date="2013-10-14T02:06:00Z"/>
              </w:rPr>
            </w:pPr>
            <w:del w:id="5493" w:author="aas" w:date="2013-10-14T02:06:00Z">
              <w:r>
                <w:delText xml:space="preserve">      &lt;xs:documentation&gt;</w:delText>
              </w:r>
            </w:del>
          </w:p>
          <w:p w14:paraId="30C87765" w14:textId="77777777" w:rsidR="0089627C" w:rsidRDefault="0089627C" w:rsidP="0089627C">
            <w:pPr>
              <w:pStyle w:val="XML1"/>
              <w:rPr>
                <w:del w:id="5494" w:author="aas" w:date="2013-10-14T02:06:00Z"/>
              </w:rPr>
            </w:pPr>
            <w:del w:id="5495" w:author="aas" w:date="2013-10-14T02:06:00Z">
              <w:r>
                <w:delText xml:space="preserve">        This type defines a value in tenth of a percent.</w:delText>
              </w:r>
            </w:del>
          </w:p>
          <w:p w14:paraId="1599355C" w14:textId="77777777" w:rsidR="0089627C" w:rsidRDefault="0089627C" w:rsidP="0089627C">
            <w:pPr>
              <w:pStyle w:val="XML1"/>
              <w:rPr>
                <w:del w:id="5496" w:author="aas" w:date="2013-10-14T02:06:00Z"/>
              </w:rPr>
            </w:pPr>
            <w:del w:id="5497" w:author="aas" w:date="2013-10-14T02:06:00Z">
              <w:r>
                <w:delText xml:space="preserve">      &lt;/xs:documentation&gt;</w:delText>
              </w:r>
            </w:del>
          </w:p>
          <w:p w14:paraId="31A0D1D4" w14:textId="77777777" w:rsidR="0089627C" w:rsidRDefault="0089627C" w:rsidP="0089627C">
            <w:pPr>
              <w:pStyle w:val="XML1"/>
              <w:rPr>
                <w:del w:id="5498" w:author="aas" w:date="2013-10-14T02:06:00Z"/>
              </w:rPr>
            </w:pPr>
            <w:del w:id="5499" w:author="aas" w:date="2013-10-14T02:06:00Z">
              <w:r>
                <w:delText xml:space="preserve">    &lt;/xs:annotation&gt;</w:delText>
              </w:r>
            </w:del>
          </w:p>
          <w:p w14:paraId="019E8FD4" w14:textId="77777777" w:rsidR="0089627C" w:rsidRDefault="0089627C" w:rsidP="0089627C">
            <w:pPr>
              <w:pStyle w:val="XML1"/>
              <w:rPr>
                <w:del w:id="5500" w:author="aas" w:date="2013-10-14T02:06:00Z"/>
              </w:rPr>
            </w:pPr>
          </w:p>
          <w:p w14:paraId="3B007B60" w14:textId="77777777" w:rsidR="0089627C" w:rsidRDefault="0089627C" w:rsidP="0089627C">
            <w:pPr>
              <w:pStyle w:val="XML1"/>
              <w:rPr>
                <w:del w:id="5501" w:author="aas" w:date="2013-10-14T02:06:00Z"/>
              </w:rPr>
            </w:pPr>
            <w:del w:id="5502" w:author="aas" w:date="2013-10-14T02:06:00Z">
              <w:r>
                <w:delText xml:space="preserve">    &lt;xs:restriction base="xs:unsignedShort"&gt;</w:delText>
              </w:r>
            </w:del>
          </w:p>
          <w:p w14:paraId="1C89F708" w14:textId="77777777" w:rsidR="0089627C" w:rsidRDefault="0089627C" w:rsidP="0089627C">
            <w:pPr>
              <w:pStyle w:val="XML1"/>
              <w:rPr>
                <w:del w:id="5503" w:author="aas" w:date="2013-10-14T02:06:00Z"/>
              </w:rPr>
            </w:pPr>
            <w:del w:id="5504" w:author="aas" w:date="2013-10-14T02:06:00Z">
              <w:r>
                <w:delText xml:space="preserve">      &lt;xs:minInclusive value="0"/&gt;</w:delText>
              </w:r>
            </w:del>
          </w:p>
          <w:p w14:paraId="73D6B516" w14:textId="77777777" w:rsidR="0089627C" w:rsidRDefault="0089627C" w:rsidP="0089627C">
            <w:pPr>
              <w:pStyle w:val="XML1"/>
              <w:rPr>
                <w:del w:id="5505" w:author="aas" w:date="2013-10-14T02:06:00Z"/>
              </w:rPr>
            </w:pPr>
            <w:del w:id="5506" w:author="aas" w:date="2013-10-14T02:06:00Z">
              <w:r>
                <w:delText xml:space="preserve">      &lt;xs:maxInclusive value="1000"/&gt;</w:delText>
              </w:r>
            </w:del>
          </w:p>
          <w:p w14:paraId="0EEDFC44" w14:textId="77777777" w:rsidR="0089627C" w:rsidRDefault="0089627C" w:rsidP="0089627C">
            <w:pPr>
              <w:pStyle w:val="XML1"/>
              <w:rPr>
                <w:del w:id="5507" w:author="aas" w:date="2013-10-14T02:06:00Z"/>
              </w:rPr>
            </w:pPr>
            <w:del w:id="5508" w:author="aas" w:date="2013-10-14T02:06:00Z">
              <w:r>
                <w:delText xml:space="preserve">    &lt;/xs:restriction&gt;</w:delText>
              </w:r>
            </w:del>
          </w:p>
          <w:p w14:paraId="5AF36623" w14:textId="77777777" w:rsidR="00766893" w:rsidRPr="009F1B7D" w:rsidRDefault="0089627C" w:rsidP="0089627C">
            <w:pPr>
              <w:pStyle w:val="XML1"/>
              <w:rPr>
                <w:del w:id="5509" w:author="aas" w:date="2013-10-14T02:06:00Z"/>
              </w:rPr>
            </w:pPr>
            <w:del w:id="5510" w:author="aas" w:date="2013-10-14T02:06:00Z">
              <w:r>
                <w:delText xml:space="preserve">  &lt;/xs:simpleType&gt;</w:delText>
              </w:r>
            </w:del>
          </w:p>
        </w:tc>
      </w:tr>
    </w:tbl>
    <w:p w14:paraId="584029A4" w14:textId="77777777" w:rsidR="00F07D3E" w:rsidRPr="009F1B7D" w:rsidRDefault="00F07D3E" w:rsidP="00F07D3E">
      <w:pPr>
        <w:rPr>
          <w:del w:id="5511" w:author="aas" w:date="2013-10-14T02:06:00Z"/>
        </w:rPr>
      </w:pPr>
    </w:p>
    <w:p w14:paraId="4B268707" w14:textId="77777777" w:rsidR="00F07D3E" w:rsidRPr="009F1B7D" w:rsidRDefault="00F07D3E" w:rsidP="00D14D27">
      <w:pPr>
        <w:pStyle w:val="Heading3"/>
      </w:pPr>
      <w:bookmarkStart w:id="5512" w:name="_Toc248248254"/>
      <w:r w:rsidRPr="00DB42FD">
        <w:t>XML Example</w:t>
      </w:r>
      <w:bookmarkEnd w:id="5252"/>
      <w:bookmarkEnd w:id="5253"/>
      <w:bookmarkEnd w:id="5512"/>
    </w:p>
    <w:tbl>
      <w:tblPr>
        <w:tblStyle w:val="XMLtable"/>
        <w:tblW w:w="5000" w:type="pct"/>
        <w:tblLook w:val="04A0" w:firstRow="1" w:lastRow="0" w:firstColumn="1" w:lastColumn="0" w:noHBand="0" w:noVBand="1"/>
      </w:tblPr>
      <w:tblGrid>
        <w:gridCol w:w="9474"/>
      </w:tblGrid>
      <w:tr w:rsidR="00F07D3E" w:rsidRPr="009F1B7D" w14:paraId="46BD9A27" w14:textId="77777777" w:rsidTr="00C128FA">
        <w:tc>
          <w:tcPr>
            <w:tcW w:w="8820" w:type="dxa"/>
          </w:tcPr>
          <w:p w14:paraId="2016E8D8" w14:textId="77777777" w:rsidR="00F07D3E" w:rsidRPr="009F1B7D" w:rsidRDefault="00F07D3E" w:rsidP="00011096">
            <w:pPr>
              <w:pStyle w:val="XML1"/>
            </w:pPr>
            <w:r w:rsidRPr="009F1B7D">
              <w:t>&lt;</w:t>
            </w:r>
            <w:proofErr w:type="gramStart"/>
            <w:r w:rsidRPr="009F1B7D">
              <w:t>queue</w:t>
            </w:r>
            <w:proofErr w:type="gramEnd"/>
            <w:r w:rsidRPr="009F1B7D">
              <w:t>&gt;</w:t>
            </w:r>
          </w:p>
          <w:p w14:paraId="29EF5D05" w14:textId="77777777" w:rsidR="00F07D3E" w:rsidRPr="009F1B7D" w:rsidRDefault="00F07D3E" w:rsidP="00011096">
            <w:pPr>
              <w:pStyle w:val="XML2"/>
            </w:pPr>
            <w:r w:rsidRPr="009F1B7D">
              <w:t>&lt;</w:t>
            </w:r>
            <w:proofErr w:type="gramStart"/>
            <w:r w:rsidRPr="009F1B7D">
              <w:t>resource</w:t>
            </w:r>
            <w:proofErr w:type="gramEnd"/>
            <w:r w:rsidRPr="009F1B7D">
              <w:t>-id&gt;Queue2&lt;/resource-id&gt;</w:t>
            </w:r>
          </w:p>
          <w:p w14:paraId="5ED04548" w14:textId="77777777" w:rsidR="00F07D3E" w:rsidRPr="009F1B7D" w:rsidRDefault="00F07D3E" w:rsidP="00011096">
            <w:pPr>
              <w:pStyle w:val="XML2"/>
            </w:pPr>
            <w:r w:rsidRPr="009F1B7D">
              <w:t>&lt;</w:t>
            </w:r>
            <w:proofErr w:type="gramStart"/>
            <w:r w:rsidRPr="009F1B7D">
              <w:t>id</w:t>
            </w:r>
            <w:proofErr w:type="gramEnd"/>
            <w:r w:rsidRPr="009F1B7D">
              <w:t>&gt;2&lt;/id&gt;</w:t>
            </w:r>
          </w:p>
          <w:p w14:paraId="76FECB65" w14:textId="77777777" w:rsidR="00F07D3E" w:rsidRPr="009F1B7D" w:rsidRDefault="00F07D3E" w:rsidP="00011096">
            <w:pPr>
              <w:pStyle w:val="XML2"/>
            </w:pPr>
            <w:r w:rsidRPr="009F1B7D">
              <w:t>&lt;</w:t>
            </w:r>
            <w:proofErr w:type="gramStart"/>
            <w:r w:rsidRPr="009F1B7D">
              <w:t>port</w:t>
            </w:r>
            <w:proofErr w:type="gramEnd"/>
            <w:r w:rsidRPr="009F1B7D">
              <w:t>&gt;4&lt;/port&gt;</w:t>
            </w:r>
          </w:p>
          <w:p w14:paraId="27CDE5A4" w14:textId="77777777" w:rsidR="00F07D3E" w:rsidRPr="009F1B7D" w:rsidRDefault="00F07D3E" w:rsidP="00011096">
            <w:pPr>
              <w:pStyle w:val="XML2"/>
            </w:pPr>
            <w:r w:rsidRPr="009F1B7D">
              <w:t>&lt;</w:t>
            </w:r>
            <w:proofErr w:type="gramStart"/>
            <w:r w:rsidRPr="009F1B7D">
              <w:t>properties</w:t>
            </w:r>
            <w:proofErr w:type="gramEnd"/>
            <w:r w:rsidRPr="009F1B7D">
              <w:t>&gt;</w:t>
            </w:r>
          </w:p>
          <w:p w14:paraId="20EF9979" w14:textId="77777777" w:rsidR="00F07D3E" w:rsidRPr="009F1B7D" w:rsidRDefault="00F07D3E" w:rsidP="00011096">
            <w:pPr>
              <w:pStyle w:val="XML3"/>
            </w:pPr>
            <w:r w:rsidRPr="009F1B7D">
              <w:t>&lt;</w:t>
            </w:r>
            <w:proofErr w:type="gramStart"/>
            <w:r w:rsidRPr="009F1B7D">
              <w:t>min</w:t>
            </w:r>
            <w:proofErr w:type="gramEnd"/>
            <w:r w:rsidRPr="009F1B7D">
              <w:t>-rate&gt;10&lt;/min-rate&gt;</w:t>
            </w:r>
          </w:p>
          <w:p w14:paraId="22DF8915" w14:textId="50F4C351" w:rsidR="00F07D3E" w:rsidRPr="009F1B7D" w:rsidDel="00FE1A17" w:rsidRDefault="00F07D3E" w:rsidP="00011096">
            <w:pPr>
              <w:pStyle w:val="XML3"/>
              <w:rPr>
                <w:del w:id="5513" w:author="Anees Shaikh" w:date="2013-11-24T22:56:00Z"/>
              </w:rPr>
            </w:pPr>
            <w:r w:rsidRPr="009F1B7D">
              <w:t>&lt;</w:t>
            </w:r>
            <w:proofErr w:type="gramStart"/>
            <w:r w:rsidRPr="009F1B7D">
              <w:t>max</w:t>
            </w:r>
            <w:proofErr w:type="gramEnd"/>
            <w:r w:rsidRPr="009F1B7D">
              <w:t>-rate&gt;500&lt;/max-rate&gt;</w:t>
            </w:r>
          </w:p>
          <w:p w14:paraId="749AA119" w14:textId="20388642" w:rsidR="00F07D3E" w:rsidRPr="009F1B7D" w:rsidDel="00FE1A17" w:rsidRDefault="00F07D3E">
            <w:pPr>
              <w:pStyle w:val="XML3"/>
              <w:rPr>
                <w:del w:id="5514" w:author="Anees Shaikh" w:date="2013-11-24T22:56:00Z"/>
              </w:rPr>
            </w:pPr>
            <w:del w:id="5515" w:author="Anees Shaikh" w:date="2013-11-24T22:56:00Z">
              <w:r w:rsidRPr="009F1B7D" w:rsidDel="00FE1A17">
                <w:delText>&lt;experimenter&gt;123498&lt;/experimenter&gt;</w:delText>
              </w:r>
            </w:del>
          </w:p>
          <w:p w14:paraId="6B233E4E" w14:textId="338358DC" w:rsidR="00F07D3E" w:rsidRPr="009F1B7D" w:rsidRDefault="00F07D3E">
            <w:pPr>
              <w:pStyle w:val="XML3"/>
              <w:ind w:left="504" w:firstLine="0"/>
              <w:pPrChange w:id="5516" w:author="Anees Shaikh" w:date="2013-11-24T22:56:00Z">
                <w:pPr>
                  <w:pStyle w:val="XML3"/>
                </w:pPr>
              </w:pPrChange>
            </w:pPr>
            <w:del w:id="5517" w:author="Anees Shaikh" w:date="2013-11-24T22:56:00Z">
              <w:r w:rsidRPr="009F1B7D" w:rsidDel="00FE1A17">
                <w:delText>&lt;experimenter&gt;708&lt;/experimenter&gt;</w:delText>
              </w:r>
            </w:del>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124059" w14:textId="42FFB4B3" w:rsidR="002A5300" w:rsidRPr="009F1B7D" w:rsidRDefault="002A5300" w:rsidP="002A5300">
      <w:pPr>
        <w:pStyle w:val="Heading2"/>
        <w:keepLines w:val="0"/>
        <w:ind w:left="576" w:hanging="576"/>
        <w:contextualSpacing/>
      </w:pPr>
      <w:bookmarkStart w:id="5518" w:name="_Toc333524189"/>
      <w:bookmarkStart w:id="5519" w:name="_Toc335148276"/>
      <w:bookmarkStart w:id="5520" w:name="_Toc333524190"/>
      <w:bookmarkStart w:id="5521" w:name="_Toc335148277"/>
      <w:bookmarkStart w:id="5522" w:name="_Toc333524191"/>
      <w:bookmarkStart w:id="5523" w:name="_Toc335148278"/>
      <w:bookmarkStart w:id="5524" w:name="_Toc333524192"/>
      <w:bookmarkStart w:id="5525" w:name="_Toc335148279"/>
      <w:bookmarkStart w:id="5526" w:name="_Toc333524193"/>
      <w:bookmarkStart w:id="5527" w:name="_Toc335148280"/>
      <w:bookmarkStart w:id="5528" w:name="_Toc333524194"/>
      <w:bookmarkStart w:id="5529" w:name="_Toc335148281"/>
      <w:bookmarkStart w:id="5530" w:name="_Toc333524195"/>
      <w:bookmarkStart w:id="5531" w:name="_Toc335148282"/>
      <w:bookmarkStart w:id="5532" w:name="_Toc333524196"/>
      <w:bookmarkStart w:id="5533" w:name="_Toc335148283"/>
      <w:bookmarkStart w:id="5534" w:name="_Toc333524197"/>
      <w:bookmarkStart w:id="5535" w:name="_Toc335148284"/>
      <w:bookmarkStart w:id="5536" w:name="_Toc333524198"/>
      <w:bookmarkStart w:id="5537" w:name="_Toc335148285"/>
      <w:bookmarkStart w:id="5538" w:name="_Toc248248255"/>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r>
        <w:t>External Certificate</w:t>
      </w:r>
      <w:bookmarkEnd w:id="5538"/>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OpenFlow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5539" w:name="_Toc248248256"/>
      <w:r w:rsidRPr="00DB42FD">
        <w:lastRenderedPageBreak/>
        <w:t>UML Diagram</w:t>
      </w:r>
      <w:bookmarkEnd w:id="5539"/>
    </w:p>
    <w:p w14:paraId="72061590" w14:textId="65BA7BFF" w:rsidR="002A5300" w:rsidRPr="009F1B7D" w:rsidRDefault="00BB307B" w:rsidP="002A5300">
      <w:pPr>
        <w:keepNext/>
        <w:jc w:val="center"/>
      </w:pPr>
      <w:r>
        <w:object w:dxaOrig="3114" w:dyaOrig="2210" w14:anchorId="55CAF233">
          <v:shape id="_x0000_i1039" type="#_x0000_t75" style="width:154pt;height:111pt" o:ole="">
            <v:imagedata r:id="rId44" o:title=""/>
          </v:shape>
          <o:OLEObject Type="Embed" ProgID="Visio.Drawing.11" ShapeID="_x0000_i1039" DrawAspect="Content" ObjectID="_1321991152" r:id="rId45"/>
        </w:object>
      </w:r>
    </w:p>
    <w:p w14:paraId="4FD97B30" w14:textId="659241E6" w:rsidR="002A5300" w:rsidRPr="009F1B7D" w:rsidRDefault="002A5300" w:rsidP="001026D4">
      <w:pPr>
        <w:pStyle w:val="Caption"/>
      </w:pPr>
      <w:r w:rsidRPr="00A3202A">
        <w:t xml:space="preserve">Figure </w:t>
      </w:r>
      <w:r w:rsidR="001026D4">
        <w:rPr>
          <w:b w:val="0"/>
          <w:rPrChange w:id="5540" w:author="aas" w:date="2013-10-14T02:06:00Z">
            <w:rPr>
              <w:lang w:bidi="ar-SA"/>
            </w:rPr>
          </w:rPrChange>
        </w:rPr>
        <w:fldChar w:fldCharType="begin"/>
      </w:r>
      <w:r w:rsidR="001026D4">
        <w:rPr>
          <w:b w:val="0"/>
          <w:rPrChange w:id="5541" w:author="aas" w:date="2013-10-14T02:06:00Z">
            <w:rPr/>
          </w:rPrChange>
        </w:rPr>
        <w:instrText xml:space="preserve"> SEQ Figure \* ARABIC </w:instrText>
      </w:r>
      <w:r w:rsidR="001026D4">
        <w:rPr>
          <w:b w:val="0"/>
          <w:rPrChange w:id="5542" w:author="aas" w:date="2013-10-14T02:06:00Z">
            <w:rPr>
              <w:lang w:bidi="ar-SA"/>
            </w:rPr>
          </w:rPrChange>
        </w:rPr>
        <w:fldChar w:fldCharType="separate"/>
      </w:r>
      <w:ins w:id="5543" w:author="Anees Shaikh" w:date="2013-10-19T23:57:00Z">
        <w:r w:rsidR="00EE43EB">
          <w:rPr>
            <w:b w:val="0"/>
            <w:noProof/>
          </w:rPr>
          <w:t>9</w:t>
        </w:r>
      </w:ins>
      <w:del w:id="5544" w:author="Anees Shaikh" w:date="2013-10-19T23:57:00Z">
        <w:r w:rsidRPr="00A3202A" w:rsidDel="00EE43EB">
          <w:rPr>
            <w:noProof/>
          </w:rPr>
          <w:delText>1</w:delText>
        </w:r>
      </w:del>
      <w:r w:rsidR="001026D4">
        <w:rPr>
          <w:rFonts w:asciiTheme="minorHAnsi" w:hAnsiTheme="minorHAnsi"/>
          <w:b w:val="0"/>
          <w:color w:val="auto"/>
          <w:sz w:val="22"/>
          <w:rPrChange w:id="5545" w:author="aas" w:date="2013-10-14T02:06:00Z">
            <w:rPr>
              <w:lang w:bidi="ar-SA"/>
            </w:rPr>
          </w:rPrChange>
        </w:rPr>
        <w:fldChar w:fldCharType="end"/>
      </w:r>
      <w:r w:rsidR="00F23DEE" w:rsidRPr="00A3202A">
        <w:t>3</w:t>
      </w:r>
      <w:r w:rsidRPr="00A3202A">
        <w:t>: Data Model Diagram for a Certificate</w:t>
      </w:r>
    </w:p>
    <w:p w14:paraId="308A6154" w14:textId="77777777" w:rsidR="002A5300" w:rsidRPr="009F1B7D" w:rsidRDefault="002A5300" w:rsidP="002A5300">
      <w:pPr>
        <w:pStyle w:val="Heading3"/>
        <w:keepLines w:val="0"/>
        <w:ind w:left="720" w:hanging="720"/>
        <w:rPr>
          <w:del w:id="5546" w:author="aas" w:date="2013-10-14T02:06:00Z"/>
        </w:rPr>
      </w:pPr>
      <w:del w:id="5547" w:author="aas" w:date="2013-10-14T02:06:00Z">
        <w:r w:rsidRPr="00DB42FD">
          <w:delText>XML Schema</w:delText>
        </w:r>
      </w:del>
    </w:p>
    <w:tbl>
      <w:tblPr>
        <w:tblStyle w:val="XMLtable"/>
        <w:tblW w:w="5000" w:type="pct"/>
        <w:tblLook w:val="04A0" w:firstRow="1" w:lastRow="0" w:firstColumn="1" w:lastColumn="0" w:noHBand="0" w:noVBand="1"/>
      </w:tblPr>
      <w:tblGrid>
        <w:gridCol w:w="9474"/>
      </w:tblGrid>
      <w:tr w:rsidR="002A5300" w:rsidRPr="009F1B7D" w14:paraId="494B6025" w14:textId="77777777" w:rsidTr="00C128FA">
        <w:trPr>
          <w:del w:id="5548" w:author="aas" w:date="2013-10-14T02:06:00Z"/>
        </w:trPr>
        <w:tc>
          <w:tcPr>
            <w:tcW w:w="8820" w:type="dxa"/>
          </w:tcPr>
          <w:p w14:paraId="47C4AACF" w14:textId="77777777" w:rsidR="002610E5" w:rsidRDefault="002610E5" w:rsidP="002610E5">
            <w:pPr>
              <w:pStyle w:val="XML1"/>
              <w:rPr>
                <w:del w:id="5549" w:author="aas" w:date="2013-10-14T02:06:00Z"/>
              </w:rPr>
            </w:pPr>
            <w:del w:id="5550" w:author="aas" w:date="2013-10-14T02:06:00Z">
              <w:r>
                <w:delText xml:space="preserve">  &lt;xs:group name="OFExternalCertificateType"&gt;</w:delText>
              </w:r>
            </w:del>
          </w:p>
          <w:p w14:paraId="5ED99220" w14:textId="77777777" w:rsidR="002610E5" w:rsidRDefault="002610E5" w:rsidP="002610E5">
            <w:pPr>
              <w:pStyle w:val="XML1"/>
              <w:rPr>
                <w:del w:id="5551" w:author="aas" w:date="2013-10-14T02:06:00Z"/>
              </w:rPr>
            </w:pPr>
            <w:del w:id="5552" w:author="aas" w:date="2013-10-14T02:06:00Z">
              <w:r>
                <w:delText xml:space="preserve">    &lt;xs:annotation&gt;</w:delText>
              </w:r>
            </w:del>
          </w:p>
          <w:p w14:paraId="5BC7C80A" w14:textId="77777777" w:rsidR="002610E5" w:rsidRDefault="002610E5" w:rsidP="002610E5">
            <w:pPr>
              <w:pStyle w:val="XML1"/>
              <w:rPr>
                <w:del w:id="5553" w:author="aas" w:date="2013-10-14T02:06:00Z"/>
              </w:rPr>
            </w:pPr>
            <w:del w:id="5554" w:author="aas" w:date="2013-10-14T02:06:00Z">
              <w:r>
                <w:delText xml:space="preserve">      &lt;xs:documentation&gt;</w:delText>
              </w:r>
            </w:del>
          </w:p>
          <w:p w14:paraId="1A520F7C" w14:textId="77777777" w:rsidR="002610E5" w:rsidRDefault="002610E5" w:rsidP="002610E5">
            <w:pPr>
              <w:pStyle w:val="XML1"/>
              <w:rPr>
                <w:del w:id="5555" w:author="aas" w:date="2013-10-14T02:06:00Z"/>
              </w:rPr>
            </w:pPr>
            <w:del w:id="5556" w:author="aas" w:date="2013-10-14T02:06:00Z">
              <w:r>
                <w:delText xml:space="preserve">        This grouping specifies a certificate that can be</w:delText>
              </w:r>
            </w:del>
          </w:p>
          <w:p w14:paraId="5928D872" w14:textId="77777777" w:rsidR="002610E5" w:rsidRDefault="002610E5" w:rsidP="002610E5">
            <w:pPr>
              <w:pStyle w:val="XML1"/>
              <w:rPr>
                <w:del w:id="5557" w:author="aas" w:date="2013-10-14T02:06:00Z"/>
              </w:rPr>
            </w:pPr>
            <w:del w:id="5558" w:author="aas" w:date="2013-10-14T02:06:00Z">
              <w:r>
                <w:delText xml:space="preserve">        used by an OpenFlow Logical Switch for authenticating a </w:delText>
              </w:r>
            </w:del>
          </w:p>
          <w:p w14:paraId="0F04636F" w14:textId="77777777" w:rsidR="002610E5" w:rsidRDefault="002610E5" w:rsidP="002610E5">
            <w:pPr>
              <w:pStyle w:val="XML1"/>
              <w:rPr>
                <w:del w:id="5559" w:author="aas" w:date="2013-10-14T02:06:00Z"/>
              </w:rPr>
            </w:pPr>
            <w:del w:id="5560" w:author="aas" w:date="2013-10-14T02:06:00Z">
              <w:r>
                <w:delText xml:space="preserve">        controller when a TLS connection is established.</w:delText>
              </w:r>
            </w:del>
          </w:p>
          <w:p w14:paraId="366760E2" w14:textId="77777777" w:rsidR="002610E5" w:rsidRDefault="002610E5" w:rsidP="002610E5">
            <w:pPr>
              <w:pStyle w:val="XML1"/>
              <w:rPr>
                <w:del w:id="5561" w:author="aas" w:date="2013-10-14T02:06:00Z"/>
              </w:rPr>
            </w:pPr>
            <w:del w:id="5562" w:author="aas" w:date="2013-10-14T02:06:00Z">
              <w:r>
                <w:delText xml:space="preserve">      &lt;/xs:documentation&gt;</w:delText>
              </w:r>
            </w:del>
          </w:p>
          <w:p w14:paraId="36FC837C" w14:textId="77777777" w:rsidR="002610E5" w:rsidRDefault="002610E5" w:rsidP="002610E5">
            <w:pPr>
              <w:pStyle w:val="XML1"/>
              <w:rPr>
                <w:del w:id="5563" w:author="aas" w:date="2013-10-14T02:06:00Z"/>
              </w:rPr>
            </w:pPr>
            <w:del w:id="5564" w:author="aas" w:date="2013-10-14T02:06:00Z">
              <w:r>
                <w:delText xml:space="preserve">    &lt;/xs:annotation&gt;</w:delText>
              </w:r>
            </w:del>
          </w:p>
          <w:p w14:paraId="104D0D88" w14:textId="77777777" w:rsidR="002610E5" w:rsidRDefault="002610E5" w:rsidP="002610E5">
            <w:pPr>
              <w:pStyle w:val="XML1"/>
              <w:rPr>
                <w:del w:id="5565" w:author="aas" w:date="2013-10-14T02:06:00Z"/>
              </w:rPr>
            </w:pPr>
          </w:p>
          <w:p w14:paraId="770CD9F1" w14:textId="77777777" w:rsidR="002610E5" w:rsidRDefault="002610E5" w:rsidP="002610E5">
            <w:pPr>
              <w:pStyle w:val="XML1"/>
              <w:rPr>
                <w:del w:id="5566" w:author="aas" w:date="2013-10-14T02:06:00Z"/>
              </w:rPr>
            </w:pPr>
            <w:del w:id="5567" w:author="aas" w:date="2013-10-14T02:06:00Z">
              <w:r>
                <w:delText xml:space="preserve">    &lt;xs:sequence&gt;</w:delText>
              </w:r>
            </w:del>
          </w:p>
          <w:p w14:paraId="4311F3F4" w14:textId="77777777" w:rsidR="002610E5" w:rsidRDefault="002610E5" w:rsidP="002610E5">
            <w:pPr>
              <w:pStyle w:val="XML1"/>
              <w:rPr>
                <w:del w:id="5568" w:author="aas" w:date="2013-10-14T02:06:00Z"/>
              </w:rPr>
            </w:pPr>
            <w:del w:id="5569" w:author="aas" w:date="2013-10-14T02:06:00Z">
              <w:r>
                <w:delText xml:space="preserve">      &lt;xs:group ref="OFResourceType"/&gt;</w:delText>
              </w:r>
            </w:del>
          </w:p>
          <w:p w14:paraId="22C8A5CB" w14:textId="77777777" w:rsidR="002610E5" w:rsidRDefault="002610E5" w:rsidP="002610E5">
            <w:pPr>
              <w:pStyle w:val="XML1"/>
              <w:rPr>
                <w:del w:id="5570" w:author="aas" w:date="2013-10-14T02:06:00Z"/>
              </w:rPr>
            </w:pPr>
            <w:del w:id="5571" w:author="aas" w:date="2013-10-14T02:06:00Z">
              <w:r>
                <w:delText xml:space="preserve">      &lt;xs:element name="certificate"  type="xs:string"&gt;</w:delText>
              </w:r>
            </w:del>
          </w:p>
          <w:p w14:paraId="068D2189" w14:textId="77777777" w:rsidR="002610E5" w:rsidRDefault="002610E5" w:rsidP="002610E5">
            <w:pPr>
              <w:pStyle w:val="XML1"/>
              <w:rPr>
                <w:del w:id="5572" w:author="aas" w:date="2013-10-14T02:06:00Z"/>
              </w:rPr>
            </w:pPr>
            <w:del w:id="5573" w:author="aas" w:date="2013-10-14T02:06:00Z">
              <w:r>
                <w:delText xml:space="preserve">        &lt;xs:annotation&gt;</w:delText>
              </w:r>
            </w:del>
          </w:p>
          <w:p w14:paraId="6F4C2E81" w14:textId="77777777" w:rsidR="002610E5" w:rsidRDefault="002610E5" w:rsidP="002610E5">
            <w:pPr>
              <w:pStyle w:val="XML1"/>
              <w:rPr>
                <w:del w:id="5574" w:author="aas" w:date="2013-10-14T02:06:00Z"/>
              </w:rPr>
            </w:pPr>
            <w:del w:id="5575" w:author="aas" w:date="2013-10-14T02:06:00Z">
              <w:r>
                <w:delText xml:space="preserve">          &lt;xs:documentation&gt;</w:delText>
              </w:r>
            </w:del>
          </w:p>
          <w:p w14:paraId="58A0EB5F" w14:textId="77777777" w:rsidR="002610E5" w:rsidRDefault="002610E5" w:rsidP="002610E5">
            <w:pPr>
              <w:pStyle w:val="XML1"/>
              <w:rPr>
                <w:del w:id="5576" w:author="aas" w:date="2013-10-14T02:06:00Z"/>
              </w:rPr>
            </w:pPr>
            <w:del w:id="5577" w:author="aas" w:date="2013-10-14T02:06:00Z">
              <w:r>
                <w:delText xml:space="preserve">            An X.509 certificate in DER format base64</w:delText>
              </w:r>
            </w:del>
          </w:p>
          <w:p w14:paraId="3072738E" w14:textId="77777777" w:rsidR="002610E5" w:rsidRDefault="002610E5" w:rsidP="002610E5">
            <w:pPr>
              <w:pStyle w:val="XML1"/>
              <w:rPr>
                <w:del w:id="5578" w:author="aas" w:date="2013-10-14T02:06:00Z"/>
              </w:rPr>
            </w:pPr>
            <w:del w:id="5579" w:author="aas" w:date="2013-10-14T02:06:00Z">
              <w:r>
                <w:delText xml:space="preserve">            encoded.</w:delText>
              </w:r>
            </w:del>
          </w:p>
          <w:p w14:paraId="31C7D279" w14:textId="77777777" w:rsidR="002610E5" w:rsidRDefault="002610E5" w:rsidP="002610E5">
            <w:pPr>
              <w:pStyle w:val="XML1"/>
              <w:rPr>
                <w:del w:id="5580" w:author="aas" w:date="2013-10-14T02:06:00Z"/>
              </w:rPr>
            </w:pPr>
          </w:p>
          <w:p w14:paraId="59E23529" w14:textId="77777777" w:rsidR="002610E5" w:rsidRDefault="002610E5" w:rsidP="002610E5">
            <w:pPr>
              <w:pStyle w:val="XML1"/>
              <w:rPr>
                <w:del w:id="5581" w:author="aas" w:date="2013-10-14T02:06:00Z"/>
              </w:rPr>
            </w:pPr>
            <w:del w:id="5582" w:author="aas" w:date="2013-10-14T02:06:00Z">
              <w:r>
                <w:delText xml:space="preserve">            This element MUST be present in the NETCONF data store.</w:delText>
              </w:r>
            </w:del>
          </w:p>
          <w:p w14:paraId="561E517E" w14:textId="77777777" w:rsidR="002610E5" w:rsidRDefault="002610E5" w:rsidP="002610E5">
            <w:pPr>
              <w:pStyle w:val="XML1"/>
              <w:rPr>
                <w:del w:id="5583" w:author="aas" w:date="2013-10-14T02:06:00Z"/>
              </w:rPr>
            </w:pPr>
            <w:del w:id="5584" w:author="aas" w:date="2013-10-14T02:06:00Z">
              <w:r>
                <w:delText xml:space="preserve">            If this element is not present in a NETCONF &amp;lt;edit-config&amp;gt;</w:delText>
              </w:r>
            </w:del>
          </w:p>
          <w:p w14:paraId="64292251" w14:textId="77777777" w:rsidR="002610E5" w:rsidRDefault="002610E5" w:rsidP="002610E5">
            <w:pPr>
              <w:pStyle w:val="XML1"/>
              <w:rPr>
                <w:del w:id="5585" w:author="aas" w:date="2013-10-14T02:06:00Z"/>
              </w:rPr>
            </w:pPr>
            <w:del w:id="5586" w:author="aas" w:date="2013-10-14T02:06:00Z">
              <w:r>
                <w:delText xml:space="preserve">            operation 'create', 'merge' or 'replace' and the parent</w:delText>
              </w:r>
            </w:del>
          </w:p>
          <w:p w14:paraId="19166B93" w14:textId="77777777" w:rsidR="002610E5" w:rsidRDefault="002610E5" w:rsidP="002610E5">
            <w:pPr>
              <w:pStyle w:val="XML1"/>
              <w:rPr>
                <w:del w:id="5587" w:author="aas" w:date="2013-10-14T02:06:00Z"/>
              </w:rPr>
            </w:pPr>
            <w:del w:id="5588" w:author="aas" w:date="2013-10-14T02:06:00Z">
              <w:r>
                <w:delText xml:space="preserve">            element does not exist, a 'data-missing' error is</w:delText>
              </w:r>
            </w:del>
          </w:p>
          <w:p w14:paraId="0C299A55" w14:textId="77777777" w:rsidR="002610E5" w:rsidRDefault="002610E5" w:rsidP="002610E5">
            <w:pPr>
              <w:pStyle w:val="XML1"/>
              <w:rPr>
                <w:del w:id="5589" w:author="aas" w:date="2013-10-14T02:06:00Z"/>
              </w:rPr>
            </w:pPr>
            <w:del w:id="5590" w:author="aas" w:date="2013-10-14T02:06:00Z">
              <w:r>
                <w:delText xml:space="preserve">            returned.</w:delText>
              </w:r>
            </w:del>
          </w:p>
          <w:p w14:paraId="33125DA3" w14:textId="77777777" w:rsidR="002610E5" w:rsidRDefault="002610E5" w:rsidP="002610E5">
            <w:pPr>
              <w:pStyle w:val="XML1"/>
              <w:rPr>
                <w:del w:id="5591" w:author="aas" w:date="2013-10-14T02:06:00Z"/>
              </w:rPr>
            </w:pPr>
            <w:del w:id="5592" w:author="aas" w:date="2013-10-14T02:06:00Z">
              <w:r>
                <w:delText xml:space="preserve">          &lt;/xs:documentation&gt;</w:delText>
              </w:r>
            </w:del>
          </w:p>
          <w:p w14:paraId="629EF6E0" w14:textId="77777777" w:rsidR="002610E5" w:rsidRDefault="002610E5" w:rsidP="002610E5">
            <w:pPr>
              <w:pStyle w:val="XML1"/>
              <w:rPr>
                <w:del w:id="5593" w:author="aas" w:date="2013-10-14T02:06:00Z"/>
              </w:rPr>
            </w:pPr>
            <w:del w:id="5594" w:author="aas" w:date="2013-10-14T02:06:00Z">
              <w:r>
                <w:delText xml:space="preserve">        &lt;/xs:annotation&gt;</w:delText>
              </w:r>
            </w:del>
          </w:p>
          <w:p w14:paraId="0771E637" w14:textId="77777777" w:rsidR="002610E5" w:rsidRDefault="002610E5" w:rsidP="002610E5">
            <w:pPr>
              <w:pStyle w:val="XML1"/>
              <w:rPr>
                <w:del w:id="5595" w:author="aas" w:date="2013-10-14T02:06:00Z"/>
              </w:rPr>
            </w:pPr>
            <w:del w:id="5596" w:author="aas" w:date="2013-10-14T02:06:00Z">
              <w:r>
                <w:delText xml:space="preserve">      &lt;/xs:element&gt;</w:delText>
              </w:r>
            </w:del>
          </w:p>
          <w:p w14:paraId="3799829B" w14:textId="77777777" w:rsidR="002610E5" w:rsidRDefault="002610E5" w:rsidP="002610E5">
            <w:pPr>
              <w:pStyle w:val="XML1"/>
              <w:rPr>
                <w:del w:id="5597" w:author="aas" w:date="2013-10-14T02:06:00Z"/>
              </w:rPr>
            </w:pPr>
            <w:del w:id="5598" w:author="aas" w:date="2013-10-14T02:06:00Z">
              <w:r>
                <w:delText xml:space="preserve">    &lt;/xs:sequence&gt;</w:delText>
              </w:r>
            </w:del>
          </w:p>
          <w:p w14:paraId="173437BF" w14:textId="77777777" w:rsidR="00DC3719" w:rsidRPr="009F1B7D" w:rsidRDefault="002610E5" w:rsidP="002610E5">
            <w:pPr>
              <w:pStyle w:val="XML1"/>
              <w:rPr>
                <w:del w:id="5599" w:author="aas" w:date="2013-10-14T02:06:00Z"/>
              </w:rPr>
            </w:pPr>
            <w:del w:id="5600" w:author="aas" w:date="2013-10-14T02:06:00Z">
              <w:r>
                <w:delText xml:space="preserve">  &lt;/xs:group&gt;</w:delText>
              </w:r>
            </w:del>
          </w:p>
        </w:tc>
      </w:tr>
    </w:tbl>
    <w:p w14:paraId="6BB44966" w14:textId="77777777" w:rsidR="002A5300" w:rsidRPr="009F1B7D" w:rsidRDefault="002A5300" w:rsidP="002A5300">
      <w:pPr>
        <w:rPr>
          <w:del w:id="5601" w:author="aas" w:date="2013-10-14T02:06:00Z"/>
        </w:rPr>
      </w:pPr>
    </w:p>
    <w:p w14:paraId="6557C01E" w14:textId="77777777" w:rsidR="002A5300" w:rsidRPr="009F1B7D" w:rsidRDefault="002A5300" w:rsidP="002A5300">
      <w:pPr>
        <w:pStyle w:val="Heading3"/>
        <w:keepLines w:val="0"/>
        <w:ind w:left="720" w:hanging="720"/>
      </w:pPr>
      <w:bookmarkStart w:id="5602" w:name="_Toc248248257"/>
      <w:r w:rsidRPr="00DB42FD">
        <w:t>XML Example</w:t>
      </w:r>
      <w:bookmarkEnd w:id="5602"/>
    </w:p>
    <w:tbl>
      <w:tblPr>
        <w:tblStyle w:val="XMLtable"/>
        <w:tblW w:w="5000" w:type="pct"/>
        <w:tblLook w:val="04A0" w:firstRow="1" w:lastRow="0" w:firstColumn="1" w:lastColumn="0" w:noHBand="0" w:noVBand="1"/>
      </w:tblPr>
      <w:tblGrid>
        <w:gridCol w:w="9474"/>
      </w:tblGrid>
      <w:tr w:rsidR="002A5300" w:rsidRPr="009F1B7D" w14:paraId="2DE87E95" w14:textId="77777777" w:rsidTr="00C128FA">
        <w:tc>
          <w:tcPr>
            <w:tcW w:w="8820" w:type="dxa"/>
          </w:tcPr>
          <w:p w14:paraId="72723D60" w14:textId="256EB95D" w:rsidR="002A5300" w:rsidRPr="009F1B7D" w:rsidRDefault="002A5300" w:rsidP="009D0278">
            <w:pPr>
              <w:pStyle w:val="XML1"/>
            </w:pPr>
            <w:r w:rsidRPr="009F1B7D">
              <w:t>&lt;</w:t>
            </w:r>
            <w:proofErr w:type="gramStart"/>
            <w:r>
              <w:t>external</w:t>
            </w:r>
            <w:proofErr w:type="gramEnd"/>
            <w:r>
              <w:t>-certificate</w:t>
            </w:r>
            <w:r w:rsidRPr="009F1B7D">
              <w:t>&gt;</w:t>
            </w:r>
          </w:p>
          <w:p w14:paraId="23A97D18" w14:textId="06C24831" w:rsidR="002A5300" w:rsidRPr="009F1B7D" w:rsidRDefault="002A5300" w:rsidP="009D0278">
            <w:pPr>
              <w:pStyle w:val="XML2"/>
            </w:pPr>
            <w:r>
              <w:t>&lt;</w:t>
            </w:r>
            <w:proofErr w:type="gramStart"/>
            <w:r>
              <w:t>resource</w:t>
            </w:r>
            <w:proofErr w:type="gramEnd"/>
            <w:r>
              <w:t>-id&gt;ownedCertificate3</w:t>
            </w:r>
            <w:r w:rsidRPr="009F1B7D">
              <w:t>&lt;/resource-id&gt;</w:t>
            </w:r>
          </w:p>
          <w:p w14:paraId="3830C6E1" w14:textId="77777777" w:rsidR="002A5300" w:rsidRDefault="002A5300" w:rsidP="009D0278">
            <w:pPr>
              <w:pStyle w:val="XML2"/>
            </w:pPr>
            <w:r w:rsidRPr="009F1B7D">
              <w:t>&lt;</w:t>
            </w:r>
            <w:proofErr w:type="gramStart"/>
            <w:r>
              <w:t>certificate</w:t>
            </w:r>
            <w:proofErr w:type="gramEnd"/>
            <w:r>
              <w:t>&gt;AEF134F56EDB667DFA4320AEF134F56EDB667DFA4320AEF134F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0794F2A8" w14:textId="378E0CDC" w:rsidR="00325239" w:rsidRPr="009F1B7D" w:rsidRDefault="00325239" w:rsidP="00325239">
      <w:pPr>
        <w:pStyle w:val="Heading2"/>
        <w:keepLines w:val="0"/>
        <w:ind w:left="576" w:hanging="576"/>
        <w:contextualSpacing/>
      </w:pPr>
      <w:bookmarkStart w:id="5603" w:name="_Toc333524340"/>
      <w:bookmarkStart w:id="5604" w:name="_Toc335148427"/>
      <w:bookmarkStart w:id="5605" w:name="_Toc333524341"/>
      <w:bookmarkStart w:id="5606" w:name="_Toc335148428"/>
      <w:bookmarkStart w:id="5607" w:name="_Toc333524342"/>
      <w:bookmarkStart w:id="5608" w:name="_Toc335148429"/>
      <w:bookmarkStart w:id="5609" w:name="_Toc333524343"/>
      <w:bookmarkStart w:id="5610" w:name="_Toc335148430"/>
      <w:bookmarkStart w:id="5611" w:name="_Toc248248258"/>
      <w:bookmarkEnd w:id="5603"/>
      <w:bookmarkEnd w:id="5604"/>
      <w:bookmarkEnd w:id="5605"/>
      <w:bookmarkEnd w:id="5606"/>
      <w:bookmarkEnd w:id="5607"/>
      <w:bookmarkEnd w:id="5608"/>
      <w:bookmarkEnd w:id="5609"/>
      <w:bookmarkEnd w:id="5610"/>
      <w:r>
        <w:t>Owned Certificate</w:t>
      </w:r>
      <w:bookmarkEnd w:id="5611"/>
    </w:p>
    <w:p w14:paraId="782DC9AE" w14:textId="0A7BB2D2" w:rsidR="00325239" w:rsidRPr="009F1B7D" w:rsidRDefault="00325239" w:rsidP="00325239">
      <w:r>
        <w:t>Instances of an Owned</w:t>
      </w:r>
      <w:r w:rsidRPr="00DB42FD">
        <w:t xml:space="preserve"> </w:t>
      </w:r>
      <w:r>
        <w:t>Certificate</w:t>
      </w:r>
      <w:r w:rsidRPr="00DB42FD">
        <w:t xml:space="preserve"> </w:t>
      </w:r>
      <w:r>
        <w:t xml:space="preserve">contain a certificate and a private key. </w:t>
      </w:r>
      <w:proofErr w:type="gramStart"/>
      <w:r>
        <w:t>It can be used by an OpenFlow Logical Switch for authenticatin</w:t>
      </w:r>
      <w:r w:rsidR="00430AD4">
        <w:t>g</w:t>
      </w:r>
      <w:r>
        <w:t xml:space="preserve"> itself to a controller when a TLS connection is established</w:t>
      </w:r>
      <w:proofErr w:type="gramEnd"/>
      <w:r w:rsidRPr="00DB42FD">
        <w:t>.</w:t>
      </w:r>
    </w:p>
    <w:p w14:paraId="0F9F1053" w14:textId="77777777" w:rsidR="00325239" w:rsidRPr="009F1B7D" w:rsidRDefault="00325239" w:rsidP="00325239">
      <w:pPr>
        <w:pStyle w:val="Heading3"/>
        <w:keepLines w:val="0"/>
        <w:ind w:left="720" w:hanging="720"/>
      </w:pPr>
      <w:bookmarkStart w:id="5612" w:name="_Toc248248259"/>
      <w:r w:rsidRPr="00DB42FD">
        <w:lastRenderedPageBreak/>
        <w:t>UML Diagram</w:t>
      </w:r>
      <w:bookmarkEnd w:id="5612"/>
    </w:p>
    <w:p w14:paraId="6441FA38" w14:textId="394CA52C" w:rsidR="00325239" w:rsidRPr="009F1B7D" w:rsidRDefault="001D1E49" w:rsidP="00325239">
      <w:pPr>
        <w:keepNext/>
        <w:jc w:val="center"/>
      </w:pPr>
      <w:r>
        <w:object w:dxaOrig="6235" w:dyaOrig="6805" w14:anchorId="283792EB">
          <v:shape id="_x0000_i1040" type="#_x0000_t75" style="width:312pt;height:340pt" o:ole="">
            <v:imagedata r:id="rId46" o:title=""/>
          </v:shape>
          <o:OLEObject Type="Embed" ProgID="Visio.Drawing.11" ShapeID="_x0000_i1040" DrawAspect="Content" ObjectID="_1321991153" r:id="rId47"/>
        </w:object>
      </w:r>
    </w:p>
    <w:p w14:paraId="570C0E2C" w14:textId="5354A866" w:rsidR="00325239" w:rsidRPr="009F1B7D" w:rsidRDefault="00325239" w:rsidP="001026D4">
      <w:pPr>
        <w:pStyle w:val="Caption"/>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7E70C5B6" w14:textId="77777777" w:rsidR="00325239" w:rsidRPr="009F1B7D" w:rsidRDefault="00325239" w:rsidP="00325239">
      <w:pPr>
        <w:pStyle w:val="Heading3"/>
        <w:keepLines w:val="0"/>
        <w:ind w:left="720" w:hanging="720"/>
        <w:rPr>
          <w:del w:id="5613" w:author="aas" w:date="2013-10-14T02:06:00Z"/>
        </w:rPr>
      </w:pPr>
      <w:del w:id="5614" w:author="aas" w:date="2013-10-14T02:06:00Z">
        <w:r w:rsidRPr="00DB42FD">
          <w:delText>XML Schema</w:delText>
        </w:r>
      </w:del>
    </w:p>
    <w:tbl>
      <w:tblPr>
        <w:tblStyle w:val="XMLtable"/>
        <w:tblW w:w="5000" w:type="pct"/>
        <w:tblLook w:val="04A0" w:firstRow="1" w:lastRow="0" w:firstColumn="1" w:lastColumn="0" w:noHBand="0" w:noVBand="1"/>
      </w:tblPr>
      <w:tblGrid>
        <w:gridCol w:w="9474"/>
      </w:tblGrid>
      <w:tr w:rsidR="00325239" w:rsidRPr="009F1B7D" w14:paraId="15D93057" w14:textId="77777777" w:rsidTr="00C128FA">
        <w:trPr>
          <w:del w:id="5615" w:author="aas" w:date="2013-10-14T02:06:00Z"/>
        </w:trPr>
        <w:tc>
          <w:tcPr>
            <w:tcW w:w="8820" w:type="dxa"/>
          </w:tcPr>
          <w:p w14:paraId="475DDA77" w14:textId="77777777" w:rsidR="002610E5" w:rsidRDefault="002610E5" w:rsidP="002610E5">
            <w:pPr>
              <w:pStyle w:val="XML1"/>
              <w:rPr>
                <w:del w:id="5616" w:author="aas" w:date="2013-10-14T02:06:00Z"/>
              </w:rPr>
            </w:pPr>
            <w:del w:id="5617" w:author="aas" w:date="2013-10-14T02:06:00Z">
              <w:r>
                <w:delText xml:space="preserve">  &lt;xs:group name="OFOwnedCertificateType"&gt;</w:delText>
              </w:r>
            </w:del>
          </w:p>
          <w:p w14:paraId="7692F11A" w14:textId="77777777" w:rsidR="002610E5" w:rsidRDefault="002610E5" w:rsidP="002610E5">
            <w:pPr>
              <w:pStyle w:val="XML1"/>
              <w:rPr>
                <w:del w:id="5618" w:author="aas" w:date="2013-10-14T02:06:00Z"/>
              </w:rPr>
            </w:pPr>
            <w:del w:id="5619" w:author="aas" w:date="2013-10-14T02:06:00Z">
              <w:r>
                <w:delText xml:space="preserve">    &lt;xs:annotation&gt;</w:delText>
              </w:r>
            </w:del>
          </w:p>
          <w:p w14:paraId="7E386588" w14:textId="77777777" w:rsidR="002610E5" w:rsidRDefault="002610E5" w:rsidP="002610E5">
            <w:pPr>
              <w:pStyle w:val="XML1"/>
              <w:rPr>
                <w:del w:id="5620" w:author="aas" w:date="2013-10-14T02:06:00Z"/>
              </w:rPr>
            </w:pPr>
            <w:del w:id="5621" w:author="aas" w:date="2013-10-14T02:06:00Z">
              <w:r>
                <w:delText xml:space="preserve">      &lt;xs:documentation&gt;</w:delText>
              </w:r>
            </w:del>
          </w:p>
          <w:p w14:paraId="549C129C" w14:textId="77777777" w:rsidR="002610E5" w:rsidRDefault="002610E5" w:rsidP="002610E5">
            <w:pPr>
              <w:pStyle w:val="XML1"/>
              <w:rPr>
                <w:del w:id="5622" w:author="aas" w:date="2013-10-14T02:06:00Z"/>
              </w:rPr>
            </w:pPr>
            <w:del w:id="5623" w:author="aas" w:date="2013-10-14T02:06:00Z">
              <w:r>
                <w:delText xml:space="preserve">        This grouping specifies a certificate and a</w:delText>
              </w:r>
            </w:del>
          </w:p>
          <w:p w14:paraId="0282BC6C" w14:textId="77777777" w:rsidR="002610E5" w:rsidRDefault="002610E5" w:rsidP="002610E5">
            <w:pPr>
              <w:pStyle w:val="XML1"/>
              <w:rPr>
                <w:del w:id="5624" w:author="aas" w:date="2013-10-14T02:06:00Z"/>
              </w:rPr>
            </w:pPr>
            <w:del w:id="5625" w:author="aas" w:date="2013-10-14T02:06:00Z">
              <w:r>
                <w:delText xml:space="preserve">        private key. It can be used by an OpenFlow Logical Switch for</w:delText>
              </w:r>
            </w:del>
          </w:p>
          <w:p w14:paraId="6C83353A" w14:textId="77777777" w:rsidR="002610E5" w:rsidRDefault="002610E5" w:rsidP="002610E5">
            <w:pPr>
              <w:pStyle w:val="XML1"/>
              <w:rPr>
                <w:del w:id="5626" w:author="aas" w:date="2013-10-14T02:06:00Z"/>
              </w:rPr>
            </w:pPr>
            <w:del w:id="5627" w:author="aas" w:date="2013-10-14T02:06:00Z">
              <w:r>
                <w:delText xml:space="preserve">        authenticating itself to a controller when a TLS connection</w:delText>
              </w:r>
            </w:del>
          </w:p>
          <w:p w14:paraId="009DE28B" w14:textId="77777777" w:rsidR="002610E5" w:rsidRDefault="002610E5" w:rsidP="002610E5">
            <w:pPr>
              <w:pStyle w:val="XML1"/>
              <w:rPr>
                <w:del w:id="5628" w:author="aas" w:date="2013-10-14T02:06:00Z"/>
              </w:rPr>
            </w:pPr>
            <w:del w:id="5629" w:author="aas" w:date="2013-10-14T02:06:00Z">
              <w:r>
                <w:delText xml:space="preserve">        is established.</w:delText>
              </w:r>
            </w:del>
          </w:p>
          <w:p w14:paraId="4408AB43" w14:textId="77777777" w:rsidR="002610E5" w:rsidRDefault="002610E5" w:rsidP="002610E5">
            <w:pPr>
              <w:pStyle w:val="XML1"/>
              <w:rPr>
                <w:del w:id="5630" w:author="aas" w:date="2013-10-14T02:06:00Z"/>
              </w:rPr>
            </w:pPr>
            <w:del w:id="5631" w:author="aas" w:date="2013-10-14T02:06:00Z">
              <w:r>
                <w:delText xml:space="preserve">      &lt;/xs:documentation&gt;</w:delText>
              </w:r>
            </w:del>
          </w:p>
          <w:p w14:paraId="1B9F0F19" w14:textId="77777777" w:rsidR="002610E5" w:rsidRDefault="002610E5" w:rsidP="002610E5">
            <w:pPr>
              <w:pStyle w:val="XML1"/>
              <w:rPr>
                <w:del w:id="5632" w:author="aas" w:date="2013-10-14T02:06:00Z"/>
              </w:rPr>
            </w:pPr>
            <w:del w:id="5633" w:author="aas" w:date="2013-10-14T02:06:00Z">
              <w:r>
                <w:delText xml:space="preserve">    &lt;/xs:annotation&gt;</w:delText>
              </w:r>
            </w:del>
          </w:p>
          <w:p w14:paraId="4012E449" w14:textId="77777777" w:rsidR="002610E5" w:rsidRDefault="002610E5" w:rsidP="002610E5">
            <w:pPr>
              <w:pStyle w:val="XML1"/>
              <w:rPr>
                <w:del w:id="5634" w:author="aas" w:date="2013-10-14T02:06:00Z"/>
              </w:rPr>
            </w:pPr>
          </w:p>
          <w:p w14:paraId="2FCC92D2" w14:textId="77777777" w:rsidR="002610E5" w:rsidRDefault="002610E5" w:rsidP="002610E5">
            <w:pPr>
              <w:pStyle w:val="XML1"/>
              <w:rPr>
                <w:del w:id="5635" w:author="aas" w:date="2013-10-14T02:06:00Z"/>
              </w:rPr>
            </w:pPr>
            <w:del w:id="5636" w:author="aas" w:date="2013-10-14T02:06:00Z">
              <w:r>
                <w:delText xml:space="preserve">    &lt;xs:sequence&gt;</w:delText>
              </w:r>
            </w:del>
          </w:p>
          <w:p w14:paraId="56295502" w14:textId="77777777" w:rsidR="002610E5" w:rsidRDefault="002610E5" w:rsidP="002610E5">
            <w:pPr>
              <w:pStyle w:val="XML1"/>
              <w:rPr>
                <w:del w:id="5637" w:author="aas" w:date="2013-10-14T02:06:00Z"/>
              </w:rPr>
            </w:pPr>
            <w:del w:id="5638" w:author="aas" w:date="2013-10-14T02:06:00Z">
              <w:r>
                <w:delText xml:space="preserve">      &lt;xs:group ref="OFResourceType"/&gt;</w:delText>
              </w:r>
            </w:del>
          </w:p>
          <w:p w14:paraId="0AAF1BF3" w14:textId="77777777" w:rsidR="002610E5" w:rsidRDefault="002610E5" w:rsidP="002610E5">
            <w:pPr>
              <w:pStyle w:val="XML1"/>
              <w:rPr>
                <w:del w:id="5639" w:author="aas" w:date="2013-10-14T02:06:00Z"/>
              </w:rPr>
            </w:pPr>
            <w:del w:id="5640" w:author="aas" w:date="2013-10-14T02:06:00Z">
              <w:r>
                <w:delText xml:space="preserve">      &lt;xs:element name="certificate"  type="xs:string"&gt;</w:delText>
              </w:r>
            </w:del>
          </w:p>
          <w:p w14:paraId="7ACFF42B" w14:textId="77777777" w:rsidR="002610E5" w:rsidRDefault="002610E5" w:rsidP="002610E5">
            <w:pPr>
              <w:pStyle w:val="XML1"/>
              <w:rPr>
                <w:del w:id="5641" w:author="aas" w:date="2013-10-14T02:06:00Z"/>
              </w:rPr>
            </w:pPr>
            <w:del w:id="5642" w:author="aas" w:date="2013-10-14T02:06:00Z">
              <w:r>
                <w:delText xml:space="preserve">        &lt;xs:annotation&gt;</w:delText>
              </w:r>
            </w:del>
          </w:p>
          <w:p w14:paraId="16D70CFC" w14:textId="77777777" w:rsidR="002610E5" w:rsidRDefault="002610E5" w:rsidP="002610E5">
            <w:pPr>
              <w:pStyle w:val="XML1"/>
              <w:rPr>
                <w:del w:id="5643" w:author="aas" w:date="2013-10-14T02:06:00Z"/>
              </w:rPr>
            </w:pPr>
            <w:del w:id="5644" w:author="aas" w:date="2013-10-14T02:06:00Z">
              <w:r>
                <w:delText xml:space="preserve">          &lt;xs:documentation&gt;</w:delText>
              </w:r>
            </w:del>
          </w:p>
          <w:p w14:paraId="5319E0A9" w14:textId="77777777" w:rsidR="002610E5" w:rsidRDefault="002610E5" w:rsidP="002610E5">
            <w:pPr>
              <w:pStyle w:val="XML1"/>
              <w:rPr>
                <w:del w:id="5645" w:author="aas" w:date="2013-10-14T02:06:00Z"/>
              </w:rPr>
            </w:pPr>
            <w:del w:id="5646" w:author="aas" w:date="2013-10-14T02:06:00Z">
              <w:r>
                <w:delText xml:space="preserve">            An X.509 certificate in DER format base64</w:delText>
              </w:r>
            </w:del>
          </w:p>
          <w:p w14:paraId="22CC8751" w14:textId="77777777" w:rsidR="002610E5" w:rsidRDefault="002610E5" w:rsidP="002610E5">
            <w:pPr>
              <w:pStyle w:val="XML1"/>
              <w:rPr>
                <w:del w:id="5647" w:author="aas" w:date="2013-10-14T02:06:00Z"/>
              </w:rPr>
            </w:pPr>
            <w:del w:id="5648" w:author="aas" w:date="2013-10-14T02:06:00Z">
              <w:r>
                <w:delText xml:space="preserve">            encoded.</w:delText>
              </w:r>
            </w:del>
          </w:p>
          <w:p w14:paraId="1B6FF2B0" w14:textId="77777777" w:rsidR="002610E5" w:rsidRDefault="002610E5" w:rsidP="002610E5">
            <w:pPr>
              <w:pStyle w:val="XML1"/>
              <w:rPr>
                <w:del w:id="5649" w:author="aas" w:date="2013-10-14T02:06:00Z"/>
              </w:rPr>
            </w:pPr>
          </w:p>
          <w:p w14:paraId="30BE0F9F" w14:textId="77777777" w:rsidR="002610E5" w:rsidRDefault="002610E5" w:rsidP="002610E5">
            <w:pPr>
              <w:pStyle w:val="XML1"/>
              <w:rPr>
                <w:del w:id="5650" w:author="aas" w:date="2013-10-14T02:06:00Z"/>
              </w:rPr>
            </w:pPr>
            <w:del w:id="5651" w:author="aas" w:date="2013-10-14T02:06:00Z">
              <w:r>
                <w:delText xml:space="preserve">            This element MUST be present in the NETCONF data store.</w:delText>
              </w:r>
            </w:del>
          </w:p>
          <w:p w14:paraId="066A1DC2" w14:textId="77777777" w:rsidR="002610E5" w:rsidRDefault="002610E5" w:rsidP="002610E5">
            <w:pPr>
              <w:pStyle w:val="XML1"/>
              <w:rPr>
                <w:del w:id="5652" w:author="aas" w:date="2013-10-14T02:06:00Z"/>
              </w:rPr>
            </w:pPr>
            <w:del w:id="5653" w:author="aas" w:date="2013-10-14T02:06:00Z">
              <w:r>
                <w:delText xml:space="preserve">            If this element is not present in a NETCONF &amp;lt;edit-config&amp;gt;</w:delText>
              </w:r>
            </w:del>
          </w:p>
          <w:p w14:paraId="30044A88" w14:textId="77777777" w:rsidR="002610E5" w:rsidRDefault="002610E5" w:rsidP="002610E5">
            <w:pPr>
              <w:pStyle w:val="XML1"/>
              <w:rPr>
                <w:del w:id="5654" w:author="aas" w:date="2013-10-14T02:06:00Z"/>
              </w:rPr>
            </w:pPr>
            <w:del w:id="5655" w:author="aas" w:date="2013-10-14T02:06:00Z">
              <w:r>
                <w:delText xml:space="preserve">            operation 'create', 'merge' or 'replace' and the parent</w:delText>
              </w:r>
            </w:del>
          </w:p>
          <w:p w14:paraId="2FAC1FF2" w14:textId="77777777" w:rsidR="002610E5" w:rsidRDefault="002610E5" w:rsidP="002610E5">
            <w:pPr>
              <w:pStyle w:val="XML1"/>
              <w:rPr>
                <w:del w:id="5656" w:author="aas" w:date="2013-10-14T02:06:00Z"/>
              </w:rPr>
            </w:pPr>
            <w:del w:id="5657" w:author="aas" w:date="2013-10-14T02:06:00Z">
              <w:r>
                <w:delText xml:space="preserve">            element does not exist, a 'data-missing' error is</w:delText>
              </w:r>
            </w:del>
          </w:p>
          <w:p w14:paraId="795246E6" w14:textId="77777777" w:rsidR="002610E5" w:rsidRDefault="002610E5" w:rsidP="002610E5">
            <w:pPr>
              <w:pStyle w:val="XML1"/>
              <w:rPr>
                <w:del w:id="5658" w:author="aas" w:date="2013-10-14T02:06:00Z"/>
              </w:rPr>
            </w:pPr>
            <w:del w:id="5659" w:author="aas" w:date="2013-10-14T02:06:00Z">
              <w:r>
                <w:delText xml:space="preserve">            returned.</w:delText>
              </w:r>
            </w:del>
          </w:p>
          <w:p w14:paraId="6476EA67" w14:textId="77777777" w:rsidR="002610E5" w:rsidRDefault="002610E5" w:rsidP="002610E5">
            <w:pPr>
              <w:pStyle w:val="XML1"/>
              <w:rPr>
                <w:del w:id="5660" w:author="aas" w:date="2013-10-14T02:06:00Z"/>
              </w:rPr>
            </w:pPr>
            <w:del w:id="5661" w:author="aas" w:date="2013-10-14T02:06:00Z">
              <w:r>
                <w:delText xml:space="preserve">          &lt;/xs:documentation&gt;</w:delText>
              </w:r>
            </w:del>
          </w:p>
          <w:p w14:paraId="410B4D35" w14:textId="77777777" w:rsidR="002610E5" w:rsidRDefault="002610E5" w:rsidP="002610E5">
            <w:pPr>
              <w:pStyle w:val="XML1"/>
              <w:rPr>
                <w:del w:id="5662" w:author="aas" w:date="2013-10-14T02:06:00Z"/>
              </w:rPr>
            </w:pPr>
            <w:del w:id="5663" w:author="aas" w:date="2013-10-14T02:06:00Z">
              <w:r>
                <w:delText xml:space="preserve">        &lt;/xs:annotation&gt;</w:delText>
              </w:r>
            </w:del>
          </w:p>
          <w:p w14:paraId="699DB149" w14:textId="77777777" w:rsidR="002610E5" w:rsidRDefault="002610E5" w:rsidP="002610E5">
            <w:pPr>
              <w:pStyle w:val="XML1"/>
              <w:rPr>
                <w:del w:id="5664" w:author="aas" w:date="2013-10-14T02:06:00Z"/>
              </w:rPr>
            </w:pPr>
            <w:del w:id="5665" w:author="aas" w:date="2013-10-14T02:06:00Z">
              <w:r>
                <w:delText xml:space="preserve">      &lt;/xs:element&gt;</w:delText>
              </w:r>
            </w:del>
          </w:p>
          <w:p w14:paraId="61A71EDA" w14:textId="77777777" w:rsidR="002610E5" w:rsidRDefault="002610E5" w:rsidP="002610E5">
            <w:pPr>
              <w:pStyle w:val="XML1"/>
              <w:rPr>
                <w:del w:id="5666" w:author="aas" w:date="2013-10-14T02:06:00Z"/>
              </w:rPr>
            </w:pPr>
            <w:del w:id="5667" w:author="aas" w:date="2013-10-14T02:06:00Z">
              <w:r>
                <w:delText xml:space="preserve">      &lt;xs:element name="private-key"&gt;</w:delText>
              </w:r>
            </w:del>
          </w:p>
          <w:p w14:paraId="63576929" w14:textId="77777777" w:rsidR="002610E5" w:rsidRDefault="002610E5" w:rsidP="002610E5">
            <w:pPr>
              <w:pStyle w:val="XML1"/>
              <w:rPr>
                <w:del w:id="5668" w:author="aas" w:date="2013-10-14T02:06:00Z"/>
              </w:rPr>
            </w:pPr>
            <w:del w:id="5669" w:author="aas" w:date="2013-10-14T02:06:00Z">
              <w:r>
                <w:delText xml:space="preserve">        &lt;xs:annotation&gt;</w:delText>
              </w:r>
            </w:del>
          </w:p>
          <w:p w14:paraId="2B6A2D2D" w14:textId="77777777" w:rsidR="002610E5" w:rsidRDefault="002610E5" w:rsidP="002610E5">
            <w:pPr>
              <w:pStyle w:val="XML1"/>
              <w:rPr>
                <w:del w:id="5670" w:author="aas" w:date="2013-10-14T02:06:00Z"/>
              </w:rPr>
            </w:pPr>
            <w:del w:id="5671" w:author="aas" w:date="2013-10-14T02:06:00Z">
              <w:r>
                <w:delText xml:space="preserve">          &lt;xs:documentation&gt;</w:delText>
              </w:r>
            </w:del>
          </w:p>
          <w:p w14:paraId="2353E4AD" w14:textId="77777777" w:rsidR="002610E5" w:rsidRDefault="002610E5" w:rsidP="002610E5">
            <w:pPr>
              <w:pStyle w:val="XML1"/>
              <w:rPr>
                <w:del w:id="5672" w:author="aas" w:date="2013-10-14T02:06:00Z"/>
              </w:rPr>
            </w:pPr>
            <w:del w:id="5673" w:author="aas" w:date="2013-10-14T02:06:00Z">
              <w:r>
                <w:delText xml:space="preserve">            This element contains the private key</w:delText>
              </w:r>
            </w:del>
          </w:p>
          <w:p w14:paraId="647885B4" w14:textId="77777777" w:rsidR="002610E5" w:rsidRDefault="002610E5" w:rsidP="002610E5">
            <w:pPr>
              <w:pStyle w:val="XML1"/>
              <w:rPr>
                <w:del w:id="5674" w:author="aas" w:date="2013-10-14T02:06:00Z"/>
              </w:rPr>
            </w:pPr>
            <w:del w:id="5675" w:author="aas" w:date="2013-10-14T02:06:00Z">
              <w:r>
                <w:delText xml:space="preserve">            corresponding to the certificate. The private key is</w:delText>
              </w:r>
            </w:del>
          </w:p>
          <w:p w14:paraId="7EAE47D1" w14:textId="77777777" w:rsidR="002610E5" w:rsidRDefault="002610E5" w:rsidP="002610E5">
            <w:pPr>
              <w:pStyle w:val="XML1"/>
              <w:rPr>
                <w:del w:id="5676" w:author="aas" w:date="2013-10-14T02:06:00Z"/>
              </w:rPr>
            </w:pPr>
            <w:del w:id="5677" w:author="aas" w:date="2013-10-14T02:06:00Z">
              <w:r>
                <w:delText xml:space="preserve">            encoded as specified in XML-Signature Syntax and Processing</w:delText>
              </w:r>
            </w:del>
          </w:p>
          <w:p w14:paraId="7F061FAC" w14:textId="77777777" w:rsidR="002610E5" w:rsidRDefault="002610E5" w:rsidP="002610E5">
            <w:pPr>
              <w:pStyle w:val="XML1"/>
              <w:rPr>
                <w:del w:id="5678" w:author="aas" w:date="2013-10-14T02:06:00Z"/>
              </w:rPr>
            </w:pPr>
            <w:del w:id="5679" w:author="aas" w:date="2013-10-14T02:06:00Z">
              <w:r>
                <w:delText xml:space="preserve">            (http://www.w3.org/TR/2001/PR-xmldsig-core-20010820/).  </w:delText>
              </w:r>
            </w:del>
          </w:p>
          <w:p w14:paraId="28FA0857" w14:textId="77777777" w:rsidR="002610E5" w:rsidRDefault="002610E5" w:rsidP="002610E5">
            <w:pPr>
              <w:pStyle w:val="XML1"/>
              <w:rPr>
                <w:del w:id="5680" w:author="aas" w:date="2013-10-14T02:06:00Z"/>
              </w:rPr>
            </w:pPr>
            <w:del w:id="5681" w:author="aas" w:date="2013-10-14T02:06:00Z">
              <w:r>
                <w:delText xml:space="preserve">            Currently the specification only support DSA and RSA keys.</w:delText>
              </w:r>
            </w:del>
          </w:p>
          <w:p w14:paraId="1B1EB904" w14:textId="77777777" w:rsidR="002610E5" w:rsidRDefault="002610E5" w:rsidP="002610E5">
            <w:pPr>
              <w:pStyle w:val="XML1"/>
              <w:rPr>
                <w:del w:id="5682" w:author="aas" w:date="2013-10-14T02:06:00Z"/>
              </w:rPr>
            </w:pPr>
          </w:p>
          <w:p w14:paraId="04AC85E7" w14:textId="77777777" w:rsidR="002610E5" w:rsidRDefault="002610E5" w:rsidP="002610E5">
            <w:pPr>
              <w:pStyle w:val="XML1"/>
              <w:rPr>
                <w:del w:id="5683" w:author="aas" w:date="2013-10-14T02:06:00Z"/>
              </w:rPr>
            </w:pPr>
            <w:del w:id="5684" w:author="aas" w:date="2013-10-14T02:06:00Z">
              <w:r>
                <w:delText xml:space="preserve">            This element MUST be present in the NETCONF data store.</w:delText>
              </w:r>
            </w:del>
          </w:p>
          <w:p w14:paraId="6999B247" w14:textId="77777777" w:rsidR="002610E5" w:rsidRDefault="002610E5" w:rsidP="002610E5">
            <w:pPr>
              <w:pStyle w:val="XML1"/>
              <w:rPr>
                <w:del w:id="5685" w:author="aas" w:date="2013-10-14T02:06:00Z"/>
              </w:rPr>
            </w:pPr>
            <w:del w:id="5686" w:author="aas" w:date="2013-10-14T02:06:00Z">
              <w:r>
                <w:delText xml:space="preserve">            If this element is not present in a NETCONF &amp;lt;edit-config&amp;gt;</w:delText>
              </w:r>
            </w:del>
          </w:p>
          <w:p w14:paraId="485932F2" w14:textId="77777777" w:rsidR="002610E5" w:rsidRDefault="002610E5" w:rsidP="002610E5">
            <w:pPr>
              <w:pStyle w:val="XML1"/>
              <w:rPr>
                <w:del w:id="5687" w:author="aas" w:date="2013-10-14T02:06:00Z"/>
              </w:rPr>
            </w:pPr>
            <w:del w:id="5688" w:author="aas" w:date="2013-10-14T02:06:00Z">
              <w:r>
                <w:delText xml:space="preserve">            operation 'create', 'merge' or 'replace' and the parent</w:delText>
              </w:r>
            </w:del>
          </w:p>
          <w:p w14:paraId="21044FFF" w14:textId="77777777" w:rsidR="002610E5" w:rsidRDefault="002610E5" w:rsidP="002610E5">
            <w:pPr>
              <w:pStyle w:val="XML1"/>
              <w:rPr>
                <w:del w:id="5689" w:author="aas" w:date="2013-10-14T02:06:00Z"/>
              </w:rPr>
            </w:pPr>
            <w:del w:id="5690" w:author="aas" w:date="2013-10-14T02:06:00Z">
              <w:r>
                <w:delText xml:space="preserve">            element does not exist, a 'data-missing' error is</w:delText>
              </w:r>
            </w:del>
          </w:p>
          <w:p w14:paraId="3D7DBA8F" w14:textId="77777777" w:rsidR="002610E5" w:rsidRDefault="002610E5" w:rsidP="002610E5">
            <w:pPr>
              <w:pStyle w:val="XML1"/>
              <w:rPr>
                <w:del w:id="5691" w:author="aas" w:date="2013-10-14T02:06:00Z"/>
              </w:rPr>
            </w:pPr>
            <w:del w:id="5692" w:author="aas" w:date="2013-10-14T02:06:00Z">
              <w:r>
                <w:delText xml:space="preserve">            returned.</w:delText>
              </w:r>
            </w:del>
          </w:p>
          <w:p w14:paraId="1B6AE062" w14:textId="77777777" w:rsidR="002610E5" w:rsidRDefault="002610E5" w:rsidP="002610E5">
            <w:pPr>
              <w:pStyle w:val="XML1"/>
              <w:rPr>
                <w:del w:id="5693" w:author="aas" w:date="2013-10-14T02:06:00Z"/>
              </w:rPr>
            </w:pPr>
            <w:del w:id="5694" w:author="aas" w:date="2013-10-14T02:06:00Z">
              <w:r>
                <w:delText xml:space="preserve">          &lt;/xs:documentation&gt;</w:delText>
              </w:r>
            </w:del>
          </w:p>
          <w:p w14:paraId="6E2EE0AC" w14:textId="77777777" w:rsidR="002610E5" w:rsidRDefault="002610E5" w:rsidP="002610E5">
            <w:pPr>
              <w:pStyle w:val="XML1"/>
              <w:rPr>
                <w:del w:id="5695" w:author="aas" w:date="2013-10-14T02:06:00Z"/>
              </w:rPr>
            </w:pPr>
            <w:del w:id="5696" w:author="aas" w:date="2013-10-14T02:06:00Z">
              <w:r>
                <w:delText xml:space="preserve">        &lt;/xs:annotation&gt;</w:delText>
              </w:r>
            </w:del>
          </w:p>
          <w:p w14:paraId="176E14DB" w14:textId="77777777" w:rsidR="002610E5" w:rsidRDefault="002610E5" w:rsidP="002610E5">
            <w:pPr>
              <w:pStyle w:val="XML1"/>
              <w:rPr>
                <w:del w:id="5697" w:author="aas" w:date="2013-10-14T02:06:00Z"/>
              </w:rPr>
            </w:pPr>
            <w:del w:id="5698" w:author="aas" w:date="2013-10-14T02:06:00Z">
              <w:r>
                <w:delText xml:space="preserve">        &lt;xs:complexType&gt;</w:delText>
              </w:r>
            </w:del>
          </w:p>
          <w:p w14:paraId="7522DE76" w14:textId="77777777" w:rsidR="002610E5" w:rsidRDefault="002610E5" w:rsidP="002610E5">
            <w:pPr>
              <w:pStyle w:val="XML1"/>
              <w:rPr>
                <w:del w:id="5699" w:author="aas" w:date="2013-10-14T02:06:00Z"/>
              </w:rPr>
            </w:pPr>
            <w:del w:id="5700" w:author="aas" w:date="2013-10-14T02:06:00Z">
              <w:r>
                <w:delText xml:space="preserve">          &lt;xs:sequence&gt;</w:delText>
              </w:r>
            </w:del>
          </w:p>
          <w:p w14:paraId="55BD4AF4" w14:textId="77777777" w:rsidR="002610E5" w:rsidRDefault="002610E5" w:rsidP="002610E5">
            <w:pPr>
              <w:pStyle w:val="XML1"/>
              <w:rPr>
                <w:del w:id="5701" w:author="aas" w:date="2013-10-14T02:06:00Z"/>
              </w:rPr>
            </w:pPr>
            <w:del w:id="5702" w:author="aas" w:date="2013-10-14T02:06:00Z">
              <w:r>
                <w:delText xml:space="preserve">            &lt;xs:group ref="KeyValueType"/&gt;</w:delText>
              </w:r>
            </w:del>
          </w:p>
          <w:p w14:paraId="59F156AB" w14:textId="77777777" w:rsidR="002610E5" w:rsidRDefault="002610E5" w:rsidP="002610E5">
            <w:pPr>
              <w:pStyle w:val="XML1"/>
              <w:rPr>
                <w:del w:id="5703" w:author="aas" w:date="2013-10-14T02:06:00Z"/>
              </w:rPr>
            </w:pPr>
            <w:del w:id="5704" w:author="aas" w:date="2013-10-14T02:06:00Z">
              <w:r>
                <w:delText xml:space="preserve">          &lt;/xs:sequence&gt;</w:delText>
              </w:r>
            </w:del>
          </w:p>
          <w:p w14:paraId="1A96CAC5" w14:textId="77777777" w:rsidR="002610E5" w:rsidRDefault="002610E5" w:rsidP="002610E5">
            <w:pPr>
              <w:pStyle w:val="XML1"/>
              <w:rPr>
                <w:del w:id="5705" w:author="aas" w:date="2013-10-14T02:06:00Z"/>
              </w:rPr>
            </w:pPr>
            <w:del w:id="5706" w:author="aas" w:date="2013-10-14T02:06:00Z">
              <w:r>
                <w:delText xml:space="preserve">        &lt;/xs:complexType&gt;</w:delText>
              </w:r>
            </w:del>
          </w:p>
          <w:p w14:paraId="25EDA995" w14:textId="77777777" w:rsidR="002610E5" w:rsidRDefault="002610E5" w:rsidP="002610E5">
            <w:pPr>
              <w:pStyle w:val="XML1"/>
              <w:rPr>
                <w:del w:id="5707" w:author="aas" w:date="2013-10-14T02:06:00Z"/>
              </w:rPr>
            </w:pPr>
            <w:del w:id="5708" w:author="aas" w:date="2013-10-14T02:06:00Z">
              <w:r>
                <w:delText xml:space="preserve">      &lt;/xs:element&gt;</w:delText>
              </w:r>
            </w:del>
          </w:p>
          <w:p w14:paraId="298F6D95" w14:textId="77777777" w:rsidR="002610E5" w:rsidRDefault="002610E5" w:rsidP="002610E5">
            <w:pPr>
              <w:pStyle w:val="XML1"/>
              <w:rPr>
                <w:del w:id="5709" w:author="aas" w:date="2013-10-14T02:06:00Z"/>
              </w:rPr>
            </w:pPr>
            <w:del w:id="5710" w:author="aas" w:date="2013-10-14T02:06:00Z">
              <w:r>
                <w:delText xml:space="preserve">    &lt;/xs:sequence&gt;</w:delText>
              </w:r>
            </w:del>
          </w:p>
          <w:p w14:paraId="7E6BA64C" w14:textId="77777777" w:rsidR="00325239" w:rsidRDefault="002610E5" w:rsidP="002610E5">
            <w:pPr>
              <w:pStyle w:val="XML1"/>
              <w:rPr>
                <w:del w:id="5711" w:author="aas" w:date="2013-10-14T02:06:00Z"/>
              </w:rPr>
            </w:pPr>
            <w:del w:id="5712" w:author="aas" w:date="2013-10-14T02:06:00Z">
              <w:r>
                <w:delText xml:space="preserve">  &lt;/xs:group&gt;</w:delText>
              </w:r>
            </w:del>
          </w:p>
          <w:p w14:paraId="02D7A228" w14:textId="77777777" w:rsidR="002610E5" w:rsidRDefault="002610E5" w:rsidP="002610E5">
            <w:pPr>
              <w:pStyle w:val="XML1"/>
              <w:rPr>
                <w:del w:id="5713" w:author="aas" w:date="2013-10-14T02:06:00Z"/>
              </w:rPr>
            </w:pPr>
          </w:p>
          <w:p w14:paraId="2574856A" w14:textId="77777777" w:rsidR="002610E5" w:rsidRDefault="002610E5" w:rsidP="002610E5">
            <w:pPr>
              <w:pStyle w:val="XML1"/>
              <w:rPr>
                <w:del w:id="5714" w:author="aas" w:date="2013-10-14T02:06:00Z"/>
              </w:rPr>
            </w:pPr>
            <w:del w:id="5715" w:author="aas" w:date="2013-10-14T02:06:00Z">
              <w:r>
                <w:delText xml:space="preserve">  &lt;xs:group name="KeyValueType"&gt;</w:delText>
              </w:r>
            </w:del>
          </w:p>
          <w:p w14:paraId="022F05C9" w14:textId="77777777" w:rsidR="002610E5" w:rsidRDefault="002610E5" w:rsidP="002610E5">
            <w:pPr>
              <w:pStyle w:val="XML1"/>
              <w:rPr>
                <w:del w:id="5716" w:author="aas" w:date="2013-10-14T02:06:00Z"/>
              </w:rPr>
            </w:pPr>
            <w:del w:id="5717" w:author="aas" w:date="2013-10-14T02:06:00Z">
              <w:r>
                <w:delText xml:space="preserve">    &lt;xs:annotation&gt;</w:delText>
              </w:r>
            </w:del>
          </w:p>
          <w:p w14:paraId="60FDA511" w14:textId="77777777" w:rsidR="002610E5" w:rsidRDefault="002610E5" w:rsidP="002610E5">
            <w:pPr>
              <w:pStyle w:val="XML1"/>
              <w:rPr>
                <w:del w:id="5718" w:author="aas" w:date="2013-10-14T02:06:00Z"/>
              </w:rPr>
            </w:pPr>
            <w:del w:id="5719" w:author="aas" w:date="2013-10-14T02:06:00Z">
              <w:r>
                <w:delText xml:space="preserve">      &lt;xs:documentation&gt;</w:delText>
              </w:r>
            </w:del>
          </w:p>
          <w:p w14:paraId="7DB26E17" w14:textId="77777777" w:rsidR="002610E5" w:rsidRDefault="002610E5" w:rsidP="002610E5">
            <w:pPr>
              <w:pStyle w:val="XML1"/>
              <w:rPr>
                <w:del w:id="5720" w:author="aas" w:date="2013-10-14T02:06:00Z"/>
              </w:rPr>
            </w:pPr>
            <w:del w:id="5721" w:author="aas" w:date="2013-10-14T02:06:00Z">
              <w:r>
                <w:delText xml:space="preserve">        The KeyValue element contains a single public key</w:delText>
              </w:r>
            </w:del>
          </w:p>
          <w:p w14:paraId="4136754C" w14:textId="77777777" w:rsidR="002610E5" w:rsidRDefault="002610E5" w:rsidP="002610E5">
            <w:pPr>
              <w:pStyle w:val="XML1"/>
              <w:rPr>
                <w:del w:id="5722" w:author="aas" w:date="2013-10-14T02:06:00Z"/>
              </w:rPr>
            </w:pPr>
            <w:del w:id="5723" w:author="aas" w:date="2013-10-14T02:06:00Z">
              <w:r>
                <w:delText xml:space="preserve">        that may be useful in validating the signature.</w:delText>
              </w:r>
            </w:del>
          </w:p>
          <w:p w14:paraId="613EB1B5" w14:textId="77777777" w:rsidR="002610E5" w:rsidRDefault="002610E5" w:rsidP="002610E5">
            <w:pPr>
              <w:pStyle w:val="XML1"/>
              <w:rPr>
                <w:del w:id="5724" w:author="aas" w:date="2013-10-14T02:06:00Z"/>
              </w:rPr>
            </w:pPr>
          </w:p>
          <w:p w14:paraId="3D34696F" w14:textId="77777777" w:rsidR="002610E5" w:rsidRDefault="002610E5" w:rsidP="002610E5">
            <w:pPr>
              <w:pStyle w:val="XML1"/>
              <w:rPr>
                <w:del w:id="5725" w:author="aas" w:date="2013-10-14T02:06:00Z"/>
              </w:rPr>
            </w:pPr>
            <w:del w:id="5726" w:author="aas" w:date="2013-10-14T02:06:00Z">
              <w:r>
                <w:delText xml:space="preserve">        NETCONF &amp;lt;edit-config&amp;gt; operations MUST be implemented as </w:delText>
              </w:r>
            </w:del>
          </w:p>
          <w:p w14:paraId="1EBDAAC2" w14:textId="77777777" w:rsidR="002610E5" w:rsidRDefault="002610E5" w:rsidP="002610E5">
            <w:pPr>
              <w:pStyle w:val="XML1"/>
              <w:rPr>
                <w:del w:id="5727" w:author="aas" w:date="2013-10-14T02:06:00Z"/>
              </w:rPr>
            </w:pPr>
            <w:del w:id="5728" w:author="aas" w:date="2013-10-14T02:06:00Z">
              <w:r>
                <w:delText xml:space="preserve">        follows: </w:delText>
              </w:r>
            </w:del>
          </w:p>
          <w:p w14:paraId="6D4C8960" w14:textId="77777777" w:rsidR="002610E5" w:rsidRDefault="002610E5" w:rsidP="002610E5">
            <w:pPr>
              <w:pStyle w:val="XML1"/>
              <w:rPr>
                <w:del w:id="5729" w:author="aas" w:date="2013-10-14T02:06:00Z"/>
              </w:rPr>
            </w:pPr>
          </w:p>
          <w:p w14:paraId="2C3F0ADB" w14:textId="77777777" w:rsidR="002610E5" w:rsidRDefault="002610E5" w:rsidP="002610E5">
            <w:pPr>
              <w:pStyle w:val="XML1"/>
              <w:rPr>
                <w:del w:id="5730" w:author="aas" w:date="2013-10-14T02:06:00Z"/>
              </w:rPr>
            </w:pPr>
            <w:del w:id="5731" w:author="aas" w:date="2013-10-14T02:06:00Z">
              <w:r>
                <w:delText xml:space="preserve">        * Exactly one of the elemenst 'DSAKeyValue' or 'RSAKeyValue'</w:delText>
              </w:r>
            </w:del>
          </w:p>
          <w:p w14:paraId="09904B74" w14:textId="77777777" w:rsidR="002610E5" w:rsidRDefault="002610E5" w:rsidP="002610E5">
            <w:pPr>
              <w:pStyle w:val="XML1"/>
              <w:rPr>
                <w:del w:id="5732" w:author="aas" w:date="2013-10-14T02:06:00Z"/>
              </w:rPr>
            </w:pPr>
            <w:del w:id="5733" w:author="aas" w:date="2013-10-14T02:06:00Z">
              <w:r>
                <w:delText xml:space="preserve">        all &amp;lt;edit-config&amp;gt; operations.</w:delText>
              </w:r>
            </w:del>
          </w:p>
          <w:p w14:paraId="7FAB5716" w14:textId="77777777" w:rsidR="002610E5" w:rsidRDefault="002610E5" w:rsidP="002610E5">
            <w:pPr>
              <w:pStyle w:val="XML1"/>
              <w:rPr>
                <w:del w:id="5734" w:author="aas" w:date="2013-10-14T02:06:00Z"/>
              </w:rPr>
            </w:pPr>
            <w:del w:id="5735" w:author="aas" w:date="2013-10-14T02:06:00Z">
              <w:r>
                <w:delText xml:space="preserve">        * If the operation is 'merge' or 'replace', the element is</w:delText>
              </w:r>
            </w:del>
          </w:p>
          <w:p w14:paraId="6B38DECD" w14:textId="77777777" w:rsidR="002610E5" w:rsidRDefault="002610E5" w:rsidP="002610E5">
            <w:pPr>
              <w:pStyle w:val="XML1"/>
              <w:rPr>
                <w:del w:id="5736" w:author="aas" w:date="2013-10-14T02:06:00Z"/>
              </w:rPr>
            </w:pPr>
            <w:del w:id="5737" w:author="aas" w:date="2013-10-14T02:06:00Z">
              <w:r>
                <w:delText xml:space="preserve">        created if it does not exist, and its value is set to the</w:delText>
              </w:r>
            </w:del>
          </w:p>
          <w:p w14:paraId="7FC84964" w14:textId="77777777" w:rsidR="002610E5" w:rsidRDefault="002610E5" w:rsidP="002610E5">
            <w:pPr>
              <w:pStyle w:val="XML1"/>
              <w:rPr>
                <w:del w:id="5738" w:author="aas" w:date="2013-10-14T02:06:00Z"/>
              </w:rPr>
            </w:pPr>
            <w:del w:id="5739" w:author="aas" w:date="2013-10-14T02:06:00Z">
              <w:r>
                <w:delText xml:space="preserve">        value found in the XML RPC data.</w:delText>
              </w:r>
            </w:del>
          </w:p>
          <w:p w14:paraId="41B48953" w14:textId="77777777" w:rsidR="002610E5" w:rsidRDefault="002610E5" w:rsidP="002610E5">
            <w:pPr>
              <w:pStyle w:val="XML1"/>
              <w:rPr>
                <w:del w:id="5740" w:author="aas" w:date="2013-10-14T02:06:00Z"/>
              </w:rPr>
            </w:pPr>
            <w:del w:id="5741" w:author="aas" w:date="2013-10-14T02:06:00Z">
              <w:r>
                <w:delText xml:space="preserve">        * If the operation is 'create', the element is created if it</w:delText>
              </w:r>
            </w:del>
          </w:p>
          <w:p w14:paraId="460502B4" w14:textId="77777777" w:rsidR="002610E5" w:rsidRDefault="002610E5" w:rsidP="002610E5">
            <w:pPr>
              <w:pStyle w:val="XML1"/>
              <w:rPr>
                <w:del w:id="5742" w:author="aas" w:date="2013-10-14T02:06:00Z"/>
              </w:rPr>
            </w:pPr>
            <w:del w:id="5743" w:author="aas" w:date="2013-10-14T02:06:00Z">
              <w:r>
                <w:delText xml:space="preserve">        does not exist. If the element already exists, a</w:delText>
              </w:r>
            </w:del>
          </w:p>
          <w:p w14:paraId="49458D28" w14:textId="77777777" w:rsidR="002610E5" w:rsidRDefault="002610E5" w:rsidP="002610E5">
            <w:pPr>
              <w:pStyle w:val="XML1"/>
              <w:rPr>
                <w:del w:id="5744" w:author="aas" w:date="2013-10-14T02:06:00Z"/>
              </w:rPr>
            </w:pPr>
            <w:del w:id="5745" w:author="aas" w:date="2013-10-14T02:06:00Z">
              <w:r>
                <w:delText xml:space="preserve">        'data</w:delText>
              </w:r>
              <w:r>
                <w:rPr>
                  <w:rFonts w:ascii="MS Mincho" w:eastAsia="MS Mincho" w:hAnsi="MS Mincho" w:cs="MS Mincho" w:hint="eastAsia"/>
                </w:rPr>
                <w:delText>‑</w:delText>
              </w:r>
              <w:r>
                <w:delText>exists' error is returned.</w:delText>
              </w:r>
            </w:del>
          </w:p>
          <w:p w14:paraId="0C45023D" w14:textId="77777777" w:rsidR="002610E5" w:rsidRDefault="002610E5" w:rsidP="002610E5">
            <w:pPr>
              <w:pStyle w:val="XML1"/>
              <w:rPr>
                <w:del w:id="5746" w:author="aas" w:date="2013-10-14T02:06:00Z"/>
              </w:rPr>
            </w:pPr>
            <w:del w:id="5747" w:author="aas" w:date="2013-10-14T02:06:00Z">
              <w:r>
                <w:delText xml:space="preserve">        * If the operation is 'delete', the element is deleted if it</w:delText>
              </w:r>
            </w:del>
          </w:p>
          <w:p w14:paraId="4E73954F" w14:textId="77777777" w:rsidR="002610E5" w:rsidRDefault="002610E5" w:rsidP="002610E5">
            <w:pPr>
              <w:pStyle w:val="XML1"/>
              <w:rPr>
                <w:del w:id="5748" w:author="aas" w:date="2013-10-14T02:06:00Z"/>
              </w:rPr>
            </w:pPr>
            <w:del w:id="5749"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4333C58D" w14:textId="77777777" w:rsidR="002610E5" w:rsidRDefault="002610E5" w:rsidP="002610E5">
            <w:pPr>
              <w:pStyle w:val="XML1"/>
              <w:rPr>
                <w:del w:id="5750" w:author="aas" w:date="2013-10-14T02:06:00Z"/>
              </w:rPr>
            </w:pPr>
            <w:del w:id="5751" w:author="aas" w:date="2013-10-14T02:06:00Z">
              <w:r>
                <w:delText xml:space="preserve">        error is returned.</w:delText>
              </w:r>
            </w:del>
          </w:p>
          <w:p w14:paraId="342E817F" w14:textId="77777777" w:rsidR="002610E5" w:rsidRDefault="002610E5" w:rsidP="002610E5">
            <w:pPr>
              <w:pStyle w:val="XML1"/>
              <w:rPr>
                <w:del w:id="5752" w:author="aas" w:date="2013-10-14T02:06:00Z"/>
              </w:rPr>
            </w:pPr>
            <w:del w:id="5753" w:author="aas" w:date="2013-10-14T02:06:00Z">
              <w:r>
                <w:delText xml:space="preserve">      &lt;/xs:documentation&gt;</w:delText>
              </w:r>
            </w:del>
          </w:p>
          <w:p w14:paraId="772AC5B7" w14:textId="77777777" w:rsidR="002610E5" w:rsidRDefault="002610E5" w:rsidP="002610E5">
            <w:pPr>
              <w:pStyle w:val="XML1"/>
              <w:rPr>
                <w:del w:id="5754" w:author="aas" w:date="2013-10-14T02:06:00Z"/>
              </w:rPr>
            </w:pPr>
            <w:del w:id="5755" w:author="aas" w:date="2013-10-14T02:06:00Z">
              <w:r>
                <w:delText xml:space="preserve">    &lt;/xs:annotation&gt;</w:delText>
              </w:r>
            </w:del>
          </w:p>
          <w:p w14:paraId="3EF002DA" w14:textId="77777777" w:rsidR="002610E5" w:rsidRDefault="002610E5" w:rsidP="002610E5">
            <w:pPr>
              <w:pStyle w:val="XML1"/>
              <w:rPr>
                <w:del w:id="5756" w:author="aas" w:date="2013-10-14T02:06:00Z"/>
              </w:rPr>
            </w:pPr>
          </w:p>
          <w:p w14:paraId="18AA4B53" w14:textId="77777777" w:rsidR="002610E5" w:rsidRDefault="002610E5" w:rsidP="002610E5">
            <w:pPr>
              <w:pStyle w:val="XML1"/>
              <w:rPr>
                <w:del w:id="5757" w:author="aas" w:date="2013-10-14T02:06:00Z"/>
              </w:rPr>
            </w:pPr>
            <w:del w:id="5758" w:author="aas" w:date="2013-10-14T02:06:00Z">
              <w:r>
                <w:delText xml:space="preserve">    &lt;xs:sequence&gt;</w:delText>
              </w:r>
            </w:del>
          </w:p>
          <w:p w14:paraId="581878BB" w14:textId="77777777" w:rsidR="002610E5" w:rsidRDefault="002610E5" w:rsidP="002610E5">
            <w:pPr>
              <w:pStyle w:val="XML1"/>
              <w:rPr>
                <w:del w:id="5759" w:author="aas" w:date="2013-10-14T02:06:00Z"/>
              </w:rPr>
            </w:pPr>
            <w:del w:id="5760" w:author="aas" w:date="2013-10-14T02:06:00Z">
              <w:r>
                <w:delText xml:space="preserve">      &lt;xs:choice&gt;</w:delText>
              </w:r>
            </w:del>
          </w:p>
          <w:p w14:paraId="3DDC8602" w14:textId="77777777" w:rsidR="002610E5" w:rsidRDefault="002610E5" w:rsidP="002610E5">
            <w:pPr>
              <w:pStyle w:val="XML1"/>
              <w:rPr>
                <w:del w:id="5761" w:author="aas" w:date="2013-10-14T02:06:00Z"/>
              </w:rPr>
            </w:pPr>
            <w:del w:id="5762" w:author="aas" w:date="2013-10-14T02:06:00Z">
              <w:r>
                <w:delText xml:space="preserve">        &lt;xs:sequence&gt;</w:delText>
              </w:r>
            </w:del>
          </w:p>
          <w:p w14:paraId="500DE007" w14:textId="77777777" w:rsidR="002610E5" w:rsidRDefault="002610E5" w:rsidP="002610E5">
            <w:pPr>
              <w:pStyle w:val="XML1"/>
              <w:rPr>
                <w:del w:id="5763" w:author="aas" w:date="2013-10-14T02:06:00Z"/>
              </w:rPr>
            </w:pPr>
            <w:del w:id="5764" w:author="aas" w:date="2013-10-14T02:06:00Z">
              <w:r>
                <w:delText xml:space="preserve">          &lt;xs:element name="DSAKeyValue"&gt;</w:delText>
              </w:r>
            </w:del>
          </w:p>
          <w:p w14:paraId="3F585C90" w14:textId="77777777" w:rsidR="002610E5" w:rsidRDefault="002610E5" w:rsidP="002610E5">
            <w:pPr>
              <w:pStyle w:val="XML1"/>
              <w:rPr>
                <w:del w:id="5765" w:author="aas" w:date="2013-10-14T02:06:00Z"/>
              </w:rPr>
            </w:pPr>
            <w:del w:id="5766" w:author="aas" w:date="2013-10-14T02:06:00Z">
              <w:r>
                <w:delText xml:space="preserve">            &lt;xs:complexType&gt;</w:delText>
              </w:r>
            </w:del>
          </w:p>
          <w:p w14:paraId="3BE3C8FE" w14:textId="77777777" w:rsidR="002610E5" w:rsidRDefault="002610E5" w:rsidP="002610E5">
            <w:pPr>
              <w:pStyle w:val="XML1"/>
              <w:rPr>
                <w:del w:id="5767" w:author="aas" w:date="2013-10-14T02:06:00Z"/>
              </w:rPr>
            </w:pPr>
            <w:del w:id="5768" w:author="aas" w:date="2013-10-14T02:06:00Z">
              <w:r>
                <w:delText xml:space="preserve">              &lt;xs:sequence&gt;</w:delText>
              </w:r>
            </w:del>
          </w:p>
          <w:p w14:paraId="2CA29975" w14:textId="77777777" w:rsidR="002610E5" w:rsidRDefault="002610E5" w:rsidP="002610E5">
            <w:pPr>
              <w:pStyle w:val="XML1"/>
              <w:rPr>
                <w:del w:id="5769" w:author="aas" w:date="2013-10-14T02:06:00Z"/>
              </w:rPr>
            </w:pPr>
            <w:del w:id="5770" w:author="aas" w:date="2013-10-14T02:06:00Z">
              <w:r>
                <w:delText xml:space="preserve">                &lt;xs:group ref="DSAKeyValueType"/&gt;</w:delText>
              </w:r>
            </w:del>
          </w:p>
          <w:p w14:paraId="74E5E788" w14:textId="77777777" w:rsidR="002610E5" w:rsidRDefault="002610E5" w:rsidP="002610E5">
            <w:pPr>
              <w:pStyle w:val="XML1"/>
              <w:rPr>
                <w:del w:id="5771" w:author="aas" w:date="2013-10-14T02:06:00Z"/>
              </w:rPr>
            </w:pPr>
            <w:del w:id="5772" w:author="aas" w:date="2013-10-14T02:06:00Z">
              <w:r>
                <w:delText xml:space="preserve">              &lt;/xs:sequence&gt;</w:delText>
              </w:r>
            </w:del>
          </w:p>
          <w:p w14:paraId="32F037EE" w14:textId="77777777" w:rsidR="002610E5" w:rsidRDefault="002610E5" w:rsidP="002610E5">
            <w:pPr>
              <w:pStyle w:val="XML1"/>
              <w:rPr>
                <w:del w:id="5773" w:author="aas" w:date="2013-10-14T02:06:00Z"/>
              </w:rPr>
            </w:pPr>
            <w:del w:id="5774" w:author="aas" w:date="2013-10-14T02:06:00Z">
              <w:r>
                <w:delText xml:space="preserve">            &lt;/xs:complexType&gt;</w:delText>
              </w:r>
            </w:del>
          </w:p>
          <w:p w14:paraId="449E721D" w14:textId="77777777" w:rsidR="002610E5" w:rsidRDefault="002610E5" w:rsidP="002610E5">
            <w:pPr>
              <w:pStyle w:val="XML1"/>
              <w:rPr>
                <w:del w:id="5775" w:author="aas" w:date="2013-10-14T02:06:00Z"/>
              </w:rPr>
            </w:pPr>
            <w:del w:id="5776" w:author="aas" w:date="2013-10-14T02:06:00Z">
              <w:r>
                <w:delText xml:space="preserve">          &lt;/xs:element&gt;</w:delText>
              </w:r>
            </w:del>
          </w:p>
          <w:p w14:paraId="0D8C9569" w14:textId="77777777" w:rsidR="002610E5" w:rsidRDefault="002610E5" w:rsidP="002610E5">
            <w:pPr>
              <w:pStyle w:val="XML1"/>
              <w:rPr>
                <w:del w:id="5777" w:author="aas" w:date="2013-10-14T02:06:00Z"/>
              </w:rPr>
            </w:pPr>
            <w:del w:id="5778" w:author="aas" w:date="2013-10-14T02:06:00Z">
              <w:r>
                <w:delText xml:space="preserve">        &lt;/xs:sequence&gt;</w:delText>
              </w:r>
            </w:del>
          </w:p>
          <w:p w14:paraId="654C8C92" w14:textId="77777777" w:rsidR="002610E5" w:rsidRDefault="002610E5" w:rsidP="002610E5">
            <w:pPr>
              <w:pStyle w:val="XML1"/>
              <w:rPr>
                <w:del w:id="5779" w:author="aas" w:date="2013-10-14T02:06:00Z"/>
              </w:rPr>
            </w:pPr>
            <w:del w:id="5780" w:author="aas" w:date="2013-10-14T02:06:00Z">
              <w:r>
                <w:delText xml:space="preserve">        &lt;xs:sequence&gt;</w:delText>
              </w:r>
            </w:del>
          </w:p>
          <w:p w14:paraId="44B9BC6B" w14:textId="77777777" w:rsidR="002610E5" w:rsidRDefault="002610E5" w:rsidP="002610E5">
            <w:pPr>
              <w:pStyle w:val="XML1"/>
              <w:rPr>
                <w:del w:id="5781" w:author="aas" w:date="2013-10-14T02:06:00Z"/>
              </w:rPr>
            </w:pPr>
            <w:del w:id="5782" w:author="aas" w:date="2013-10-14T02:06:00Z">
              <w:r>
                <w:delText xml:space="preserve">          &lt;xs:element name="RSAKeyValue"&gt;</w:delText>
              </w:r>
            </w:del>
          </w:p>
          <w:p w14:paraId="247E269F" w14:textId="77777777" w:rsidR="002610E5" w:rsidRDefault="002610E5" w:rsidP="002610E5">
            <w:pPr>
              <w:pStyle w:val="XML1"/>
              <w:rPr>
                <w:del w:id="5783" w:author="aas" w:date="2013-10-14T02:06:00Z"/>
              </w:rPr>
            </w:pPr>
            <w:del w:id="5784" w:author="aas" w:date="2013-10-14T02:06:00Z">
              <w:r>
                <w:delText xml:space="preserve">            &lt;xs:complexType&gt;</w:delText>
              </w:r>
            </w:del>
          </w:p>
          <w:p w14:paraId="169C5BC2" w14:textId="77777777" w:rsidR="002610E5" w:rsidRDefault="002610E5" w:rsidP="002610E5">
            <w:pPr>
              <w:pStyle w:val="XML1"/>
              <w:rPr>
                <w:del w:id="5785" w:author="aas" w:date="2013-10-14T02:06:00Z"/>
              </w:rPr>
            </w:pPr>
            <w:del w:id="5786" w:author="aas" w:date="2013-10-14T02:06:00Z">
              <w:r>
                <w:delText xml:space="preserve">              &lt;xs:sequence&gt;</w:delText>
              </w:r>
            </w:del>
          </w:p>
          <w:p w14:paraId="0778EB96" w14:textId="77777777" w:rsidR="002610E5" w:rsidRDefault="002610E5" w:rsidP="002610E5">
            <w:pPr>
              <w:pStyle w:val="XML1"/>
              <w:rPr>
                <w:del w:id="5787" w:author="aas" w:date="2013-10-14T02:06:00Z"/>
              </w:rPr>
            </w:pPr>
            <w:del w:id="5788" w:author="aas" w:date="2013-10-14T02:06:00Z">
              <w:r>
                <w:delText xml:space="preserve">                &lt;xs:group ref="RSAKeyValueType"/&gt;</w:delText>
              </w:r>
            </w:del>
          </w:p>
          <w:p w14:paraId="44F27F42" w14:textId="77777777" w:rsidR="002610E5" w:rsidRDefault="002610E5" w:rsidP="002610E5">
            <w:pPr>
              <w:pStyle w:val="XML1"/>
              <w:rPr>
                <w:del w:id="5789" w:author="aas" w:date="2013-10-14T02:06:00Z"/>
              </w:rPr>
            </w:pPr>
            <w:del w:id="5790" w:author="aas" w:date="2013-10-14T02:06:00Z">
              <w:r>
                <w:delText xml:space="preserve">              &lt;/xs:sequence&gt;</w:delText>
              </w:r>
            </w:del>
          </w:p>
          <w:p w14:paraId="2608CF6F" w14:textId="77777777" w:rsidR="002610E5" w:rsidRDefault="002610E5" w:rsidP="002610E5">
            <w:pPr>
              <w:pStyle w:val="XML1"/>
              <w:rPr>
                <w:del w:id="5791" w:author="aas" w:date="2013-10-14T02:06:00Z"/>
              </w:rPr>
            </w:pPr>
            <w:del w:id="5792" w:author="aas" w:date="2013-10-14T02:06:00Z">
              <w:r>
                <w:delText xml:space="preserve">            &lt;/xs:complexType&gt;</w:delText>
              </w:r>
            </w:del>
          </w:p>
          <w:p w14:paraId="3B0AA19A" w14:textId="77777777" w:rsidR="002610E5" w:rsidRDefault="002610E5" w:rsidP="002610E5">
            <w:pPr>
              <w:pStyle w:val="XML1"/>
              <w:rPr>
                <w:del w:id="5793" w:author="aas" w:date="2013-10-14T02:06:00Z"/>
              </w:rPr>
            </w:pPr>
            <w:del w:id="5794" w:author="aas" w:date="2013-10-14T02:06:00Z">
              <w:r>
                <w:delText xml:space="preserve">          &lt;/xs:element&gt;</w:delText>
              </w:r>
            </w:del>
          </w:p>
          <w:p w14:paraId="21E66757" w14:textId="77777777" w:rsidR="002610E5" w:rsidRDefault="002610E5" w:rsidP="002610E5">
            <w:pPr>
              <w:pStyle w:val="XML1"/>
              <w:rPr>
                <w:del w:id="5795" w:author="aas" w:date="2013-10-14T02:06:00Z"/>
              </w:rPr>
            </w:pPr>
            <w:del w:id="5796" w:author="aas" w:date="2013-10-14T02:06:00Z">
              <w:r>
                <w:delText xml:space="preserve">        &lt;/xs:sequence&gt;</w:delText>
              </w:r>
            </w:del>
          </w:p>
          <w:p w14:paraId="1F1738A5" w14:textId="77777777" w:rsidR="002610E5" w:rsidRDefault="002610E5" w:rsidP="002610E5">
            <w:pPr>
              <w:pStyle w:val="XML1"/>
              <w:rPr>
                <w:del w:id="5797" w:author="aas" w:date="2013-10-14T02:06:00Z"/>
              </w:rPr>
            </w:pPr>
            <w:del w:id="5798" w:author="aas" w:date="2013-10-14T02:06:00Z">
              <w:r>
                <w:delText xml:space="preserve">      &lt;/xs:choice&gt;</w:delText>
              </w:r>
            </w:del>
          </w:p>
          <w:p w14:paraId="58E4C2B8" w14:textId="77777777" w:rsidR="002610E5" w:rsidRDefault="002610E5" w:rsidP="002610E5">
            <w:pPr>
              <w:pStyle w:val="XML1"/>
              <w:rPr>
                <w:del w:id="5799" w:author="aas" w:date="2013-10-14T02:06:00Z"/>
              </w:rPr>
            </w:pPr>
            <w:del w:id="5800" w:author="aas" w:date="2013-10-14T02:06:00Z">
              <w:r>
                <w:delText xml:space="preserve">    &lt;/xs:sequence&gt;</w:delText>
              </w:r>
            </w:del>
          </w:p>
          <w:p w14:paraId="5B0EF033" w14:textId="77777777" w:rsidR="002610E5" w:rsidRDefault="002610E5" w:rsidP="002610E5">
            <w:pPr>
              <w:pStyle w:val="XML1"/>
              <w:rPr>
                <w:del w:id="5801" w:author="aas" w:date="2013-10-14T02:06:00Z"/>
              </w:rPr>
            </w:pPr>
            <w:del w:id="5802" w:author="aas" w:date="2013-10-14T02:06:00Z">
              <w:r>
                <w:delText xml:space="preserve">  &lt;/xs:group&gt;</w:delText>
              </w:r>
            </w:del>
          </w:p>
          <w:p w14:paraId="6721A8D2" w14:textId="77777777" w:rsidR="002610E5" w:rsidRDefault="002610E5" w:rsidP="002610E5">
            <w:pPr>
              <w:pStyle w:val="XML1"/>
              <w:rPr>
                <w:del w:id="5803" w:author="aas" w:date="2013-10-14T02:06:00Z"/>
              </w:rPr>
            </w:pPr>
          </w:p>
          <w:p w14:paraId="11566765" w14:textId="77777777" w:rsidR="002610E5" w:rsidRDefault="002610E5" w:rsidP="002610E5">
            <w:pPr>
              <w:pStyle w:val="XML1"/>
              <w:rPr>
                <w:del w:id="5804" w:author="aas" w:date="2013-10-14T02:06:00Z"/>
              </w:rPr>
            </w:pPr>
            <w:del w:id="5805" w:author="aas" w:date="2013-10-14T02:06:00Z">
              <w:r>
                <w:delText xml:space="preserve">  &lt;xs:group name="DSAKeyValueType"&gt;</w:delText>
              </w:r>
            </w:del>
          </w:p>
          <w:p w14:paraId="3AC93EC5" w14:textId="77777777" w:rsidR="002610E5" w:rsidRDefault="002610E5" w:rsidP="002610E5">
            <w:pPr>
              <w:pStyle w:val="XML1"/>
              <w:rPr>
                <w:del w:id="5806" w:author="aas" w:date="2013-10-14T02:06:00Z"/>
              </w:rPr>
            </w:pPr>
            <w:del w:id="5807" w:author="aas" w:date="2013-10-14T02:06:00Z">
              <w:r>
                <w:delText xml:space="preserve">    &lt;xs:annotation&gt;</w:delText>
              </w:r>
            </w:del>
          </w:p>
          <w:p w14:paraId="5579E46E" w14:textId="77777777" w:rsidR="002610E5" w:rsidRDefault="002610E5" w:rsidP="002610E5">
            <w:pPr>
              <w:pStyle w:val="XML1"/>
              <w:rPr>
                <w:del w:id="5808" w:author="aas" w:date="2013-10-14T02:06:00Z"/>
              </w:rPr>
            </w:pPr>
            <w:del w:id="5809" w:author="aas" w:date="2013-10-14T02:06:00Z">
              <w:r>
                <w:delText xml:space="preserve">      &lt;xs:documentation&gt;</w:delText>
              </w:r>
            </w:del>
          </w:p>
          <w:p w14:paraId="403D3A22" w14:textId="77777777" w:rsidR="002610E5" w:rsidRDefault="002610E5" w:rsidP="002610E5">
            <w:pPr>
              <w:pStyle w:val="XML1"/>
              <w:rPr>
                <w:del w:id="5810" w:author="aas" w:date="2013-10-14T02:06:00Z"/>
              </w:rPr>
            </w:pPr>
            <w:del w:id="5811" w:author="aas" w:date="2013-10-14T02:06:00Z">
              <w:r>
                <w:delText xml:space="preserve">        DSA keys and the DSA signature algorithm are</w:delText>
              </w:r>
            </w:del>
          </w:p>
          <w:p w14:paraId="07EC12F5" w14:textId="77777777" w:rsidR="002610E5" w:rsidRDefault="002610E5" w:rsidP="002610E5">
            <w:pPr>
              <w:pStyle w:val="XML1"/>
              <w:rPr>
                <w:del w:id="5812" w:author="aas" w:date="2013-10-14T02:06:00Z"/>
              </w:rPr>
            </w:pPr>
            <w:del w:id="5813" w:author="aas" w:date="2013-10-14T02:06:00Z">
              <w:r>
                <w:delText xml:space="preserve">        specified in 'FIPS PUB 186-2, Digital Signature Standard (DSS),</w:delText>
              </w:r>
            </w:del>
          </w:p>
          <w:p w14:paraId="069FE400" w14:textId="77777777" w:rsidR="002610E5" w:rsidRDefault="002610E5" w:rsidP="002610E5">
            <w:pPr>
              <w:pStyle w:val="XML1"/>
              <w:rPr>
                <w:del w:id="5814" w:author="aas" w:date="2013-10-14T02:06:00Z"/>
              </w:rPr>
            </w:pPr>
            <w:del w:id="5815" w:author="aas" w:date="2013-10-14T02:06:00Z">
              <w:r>
                <w:delText xml:space="preserve">        U.S. Department of Commerce/National Institute of Standards and</w:delText>
              </w:r>
            </w:del>
          </w:p>
          <w:p w14:paraId="3EFA80CF" w14:textId="77777777" w:rsidR="002610E5" w:rsidRDefault="002610E5" w:rsidP="002610E5">
            <w:pPr>
              <w:pStyle w:val="XML1"/>
              <w:rPr>
                <w:del w:id="5816" w:author="aas" w:date="2013-10-14T02:06:00Z"/>
              </w:rPr>
            </w:pPr>
            <w:del w:id="5817" w:author="aas" w:date="2013-10-14T02:06:00Z">
              <w:r>
                <w:delText xml:space="preserve">        Technology,</w:delText>
              </w:r>
            </w:del>
          </w:p>
          <w:p w14:paraId="2B2C5081" w14:textId="77777777" w:rsidR="002610E5" w:rsidRDefault="002610E5" w:rsidP="002610E5">
            <w:pPr>
              <w:pStyle w:val="XML1"/>
              <w:rPr>
                <w:del w:id="5818" w:author="aas" w:date="2013-10-14T02:06:00Z"/>
              </w:rPr>
            </w:pPr>
            <w:del w:id="5819" w:author="aas" w:date="2013-10-14T02:06:00Z">
              <w:r>
                <w:delText xml:space="preserve">        http://csrc.nist.gov/publications/fips/fips186-2/fips186-2.pdf'.</w:delText>
              </w:r>
            </w:del>
          </w:p>
          <w:p w14:paraId="5E192D64" w14:textId="77777777" w:rsidR="002610E5" w:rsidRDefault="002610E5" w:rsidP="002610E5">
            <w:pPr>
              <w:pStyle w:val="XML1"/>
              <w:rPr>
                <w:del w:id="5820" w:author="aas" w:date="2013-10-14T02:06:00Z"/>
              </w:rPr>
            </w:pPr>
            <w:del w:id="5821" w:author="aas" w:date="2013-10-14T02:06:00Z">
              <w:r>
                <w:delText xml:space="preserve">        DSA public key values can have the following fields:</w:delText>
              </w:r>
            </w:del>
          </w:p>
          <w:p w14:paraId="06EF4EF1" w14:textId="77777777" w:rsidR="002610E5" w:rsidRDefault="002610E5" w:rsidP="002610E5">
            <w:pPr>
              <w:pStyle w:val="XML1"/>
              <w:rPr>
                <w:del w:id="5822" w:author="aas" w:date="2013-10-14T02:06:00Z"/>
              </w:rPr>
            </w:pPr>
          </w:p>
          <w:p w14:paraId="25B41F76" w14:textId="77777777" w:rsidR="002610E5" w:rsidRDefault="002610E5" w:rsidP="002610E5">
            <w:pPr>
              <w:pStyle w:val="XML1"/>
              <w:rPr>
                <w:del w:id="5823" w:author="aas" w:date="2013-10-14T02:06:00Z"/>
              </w:rPr>
            </w:pPr>
            <w:del w:id="5824" w:author="aas" w:date="2013-10-14T02:06:00Z">
              <w:r>
                <w:delText xml:space="preserve">        P</w:delText>
              </w:r>
            </w:del>
          </w:p>
          <w:p w14:paraId="0A27B648" w14:textId="77777777" w:rsidR="002610E5" w:rsidRDefault="002610E5" w:rsidP="002610E5">
            <w:pPr>
              <w:pStyle w:val="XML1"/>
              <w:rPr>
                <w:del w:id="5825" w:author="aas" w:date="2013-10-14T02:06:00Z"/>
              </w:rPr>
            </w:pPr>
            <w:del w:id="5826" w:author="aas" w:date="2013-10-14T02:06:00Z">
              <w:r>
                <w:delText xml:space="preserve">        a prime modulus meeting the requirements of the standard</w:delText>
              </w:r>
            </w:del>
          </w:p>
          <w:p w14:paraId="3088956A" w14:textId="77777777" w:rsidR="002610E5" w:rsidRDefault="002610E5" w:rsidP="002610E5">
            <w:pPr>
              <w:pStyle w:val="XML1"/>
              <w:rPr>
                <w:del w:id="5827" w:author="aas" w:date="2013-10-14T02:06:00Z"/>
              </w:rPr>
            </w:pPr>
            <w:del w:id="5828" w:author="aas" w:date="2013-10-14T02:06:00Z">
              <w:r>
                <w:delText xml:space="preserve">        above</w:delText>
              </w:r>
            </w:del>
          </w:p>
          <w:p w14:paraId="02D8D243" w14:textId="77777777" w:rsidR="002610E5" w:rsidRDefault="002610E5" w:rsidP="002610E5">
            <w:pPr>
              <w:pStyle w:val="XML1"/>
              <w:rPr>
                <w:del w:id="5829" w:author="aas" w:date="2013-10-14T02:06:00Z"/>
              </w:rPr>
            </w:pPr>
            <w:del w:id="5830" w:author="aas" w:date="2013-10-14T02:06:00Z">
              <w:r>
                <w:delText xml:space="preserve">        Q</w:delText>
              </w:r>
            </w:del>
          </w:p>
          <w:p w14:paraId="53070425" w14:textId="77777777" w:rsidR="002610E5" w:rsidRDefault="002610E5" w:rsidP="002610E5">
            <w:pPr>
              <w:pStyle w:val="XML1"/>
              <w:rPr>
                <w:del w:id="5831" w:author="aas" w:date="2013-10-14T02:06:00Z"/>
              </w:rPr>
            </w:pPr>
            <w:del w:id="5832" w:author="aas" w:date="2013-10-14T02:06:00Z">
              <w:r>
                <w:delText xml:space="preserve">        an integer in the range 2**159 &amp;lt; Q &amp;lt; 2**160 which is a</w:delText>
              </w:r>
            </w:del>
          </w:p>
          <w:p w14:paraId="4F36D4F0" w14:textId="77777777" w:rsidR="002610E5" w:rsidRDefault="002610E5" w:rsidP="002610E5">
            <w:pPr>
              <w:pStyle w:val="XML1"/>
              <w:rPr>
                <w:del w:id="5833" w:author="aas" w:date="2013-10-14T02:06:00Z"/>
              </w:rPr>
            </w:pPr>
            <w:del w:id="5834" w:author="aas" w:date="2013-10-14T02:06:00Z">
              <w:r>
                <w:delText xml:space="preserve">        prime divisor of P-1</w:delText>
              </w:r>
            </w:del>
          </w:p>
          <w:p w14:paraId="0593CF56" w14:textId="77777777" w:rsidR="002610E5" w:rsidRDefault="002610E5" w:rsidP="002610E5">
            <w:pPr>
              <w:pStyle w:val="XML1"/>
              <w:rPr>
                <w:del w:id="5835" w:author="aas" w:date="2013-10-14T02:06:00Z"/>
              </w:rPr>
            </w:pPr>
            <w:del w:id="5836" w:author="aas" w:date="2013-10-14T02:06:00Z">
              <w:r>
                <w:delText xml:space="preserve">        G</w:delText>
              </w:r>
            </w:del>
          </w:p>
          <w:p w14:paraId="1285C90C" w14:textId="77777777" w:rsidR="002610E5" w:rsidRDefault="002610E5" w:rsidP="002610E5">
            <w:pPr>
              <w:pStyle w:val="XML1"/>
              <w:rPr>
                <w:del w:id="5837" w:author="aas" w:date="2013-10-14T02:06:00Z"/>
              </w:rPr>
            </w:pPr>
            <w:del w:id="5838" w:author="aas" w:date="2013-10-14T02:06:00Z">
              <w:r>
                <w:delText xml:space="preserve">        an integer with certain properties with respect to P and Q</w:delText>
              </w:r>
            </w:del>
          </w:p>
          <w:p w14:paraId="317E8AAE" w14:textId="77777777" w:rsidR="002610E5" w:rsidRDefault="002610E5" w:rsidP="002610E5">
            <w:pPr>
              <w:pStyle w:val="XML1"/>
              <w:rPr>
                <w:del w:id="5839" w:author="aas" w:date="2013-10-14T02:06:00Z"/>
              </w:rPr>
            </w:pPr>
            <w:del w:id="5840" w:author="aas" w:date="2013-10-14T02:06:00Z">
              <w:r>
                <w:delText xml:space="preserve">        J</w:delText>
              </w:r>
            </w:del>
          </w:p>
          <w:p w14:paraId="5E9B0D53" w14:textId="77777777" w:rsidR="002610E5" w:rsidRDefault="002610E5" w:rsidP="002610E5">
            <w:pPr>
              <w:pStyle w:val="XML1"/>
              <w:rPr>
                <w:del w:id="5841" w:author="aas" w:date="2013-10-14T02:06:00Z"/>
              </w:rPr>
            </w:pPr>
            <w:del w:id="5842" w:author="aas" w:date="2013-10-14T02:06:00Z">
              <w:r>
                <w:delText xml:space="preserve">        (P - 1) / Q</w:delText>
              </w:r>
            </w:del>
          </w:p>
          <w:p w14:paraId="7D5B1A5E" w14:textId="77777777" w:rsidR="002610E5" w:rsidRDefault="002610E5" w:rsidP="002610E5">
            <w:pPr>
              <w:pStyle w:val="XML1"/>
              <w:rPr>
                <w:del w:id="5843" w:author="aas" w:date="2013-10-14T02:06:00Z"/>
              </w:rPr>
            </w:pPr>
            <w:del w:id="5844" w:author="aas" w:date="2013-10-14T02:06:00Z">
              <w:r>
                <w:delText xml:space="preserve">        Y</w:delText>
              </w:r>
            </w:del>
          </w:p>
          <w:p w14:paraId="2B0F7399" w14:textId="77777777" w:rsidR="002610E5" w:rsidRDefault="002610E5" w:rsidP="002610E5">
            <w:pPr>
              <w:pStyle w:val="XML1"/>
              <w:rPr>
                <w:del w:id="5845" w:author="aas" w:date="2013-10-14T02:06:00Z"/>
              </w:rPr>
            </w:pPr>
            <w:del w:id="5846" w:author="aas" w:date="2013-10-14T02:06:00Z">
              <w:r>
                <w:delText xml:space="preserve">        G**X mod P (where X is part of the private key and not made</w:delText>
              </w:r>
            </w:del>
          </w:p>
          <w:p w14:paraId="0AD27A58" w14:textId="77777777" w:rsidR="002610E5" w:rsidRDefault="002610E5" w:rsidP="002610E5">
            <w:pPr>
              <w:pStyle w:val="XML1"/>
              <w:rPr>
                <w:del w:id="5847" w:author="aas" w:date="2013-10-14T02:06:00Z"/>
              </w:rPr>
            </w:pPr>
            <w:del w:id="5848" w:author="aas" w:date="2013-10-14T02:06:00Z">
              <w:r>
                <w:delText xml:space="preserve">        public)</w:delText>
              </w:r>
            </w:del>
          </w:p>
          <w:p w14:paraId="47AC3991" w14:textId="77777777" w:rsidR="002610E5" w:rsidRDefault="002610E5" w:rsidP="002610E5">
            <w:pPr>
              <w:pStyle w:val="XML1"/>
              <w:rPr>
                <w:del w:id="5849" w:author="aas" w:date="2013-10-14T02:06:00Z"/>
              </w:rPr>
            </w:pPr>
            <w:del w:id="5850" w:author="aas" w:date="2013-10-14T02:06:00Z">
              <w:r>
                <w:delText xml:space="preserve">        seed</w:delText>
              </w:r>
            </w:del>
          </w:p>
          <w:p w14:paraId="352940F9" w14:textId="77777777" w:rsidR="002610E5" w:rsidRDefault="002610E5" w:rsidP="002610E5">
            <w:pPr>
              <w:pStyle w:val="XML1"/>
              <w:rPr>
                <w:del w:id="5851" w:author="aas" w:date="2013-10-14T02:06:00Z"/>
              </w:rPr>
            </w:pPr>
            <w:del w:id="5852" w:author="aas" w:date="2013-10-14T02:06:00Z">
              <w:r>
                <w:delText xml:space="preserve">        a DSA prime generation seed</w:delText>
              </w:r>
            </w:del>
          </w:p>
          <w:p w14:paraId="0AAE6D5F" w14:textId="77777777" w:rsidR="002610E5" w:rsidRDefault="002610E5" w:rsidP="002610E5">
            <w:pPr>
              <w:pStyle w:val="XML1"/>
              <w:rPr>
                <w:del w:id="5853" w:author="aas" w:date="2013-10-14T02:06:00Z"/>
              </w:rPr>
            </w:pPr>
            <w:del w:id="5854" w:author="aas" w:date="2013-10-14T02:06:00Z">
              <w:r>
                <w:delText xml:space="preserve">        pgenCounter</w:delText>
              </w:r>
            </w:del>
          </w:p>
          <w:p w14:paraId="60A691FA" w14:textId="77777777" w:rsidR="002610E5" w:rsidRDefault="002610E5" w:rsidP="002610E5">
            <w:pPr>
              <w:pStyle w:val="XML1"/>
              <w:rPr>
                <w:del w:id="5855" w:author="aas" w:date="2013-10-14T02:06:00Z"/>
              </w:rPr>
            </w:pPr>
            <w:del w:id="5856" w:author="aas" w:date="2013-10-14T02:06:00Z">
              <w:r>
                <w:delText xml:space="preserve">        a DSA prime generation counter</w:delText>
              </w:r>
            </w:del>
          </w:p>
          <w:p w14:paraId="713B140F" w14:textId="77777777" w:rsidR="002610E5" w:rsidRDefault="002610E5" w:rsidP="002610E5">
            <w:pPr>
              <w:pStyle w:val="XML1"/>
              <w:rPr>
                <w:del w:id="5857" w:author="aas" w:date="2013-10-14T02:06:00Z"/>
              </w:rPr>
            </w:pPr>
          </w:p>
          <w:p w14:paraId="027D8767" w14:textId="77777777" w:rsidR="002610E5" w:rsidRDefault="002610E5" w:rsidP="002610E5">
            <w:pPr>
              <w:pStyle w:val="XML1"/>
              <w:rPr>
                <w:del w:id="5858" w:author="aas" w:date="2013-10-14T02:06:00Z"/>
              </w:rPr>
            </w:pPr>
            <w:del w:id="5859" w:author="aas" w:date="2013-10-14T02:06:00Z">
              <w:r>
                <w:delText xml:space="preserve">        Parameter J is avilable for inclusion solely for efficiency as</w:delText>
              </w:r>
            </w:del>
          </w:p>
          <w:p w14:paraId="24C028F3" w14:textId="77777777" w:rsidR="002610E5" w:rsidRDefault="002610E5" w:rsidP="002610E5">
            <w:pPr>
              <w:pStyle w:val="XML1"/>
              <w:rPr>
                <w:del w:id="5860" w:author="aas" w:date="2013-10-14T02:06:00Z"/>
              </w:rPr>
            </w:pPr>
            <w:del w:id="5861" w:author="aas" w:date="2013-10-14T02:06:00Z">
              <w:r>
                <w:delText xml:space="preserve">        it is calculatable from P and Q. Parameters seed and</w:delText>
              </w:r>
            </w:del>
          </w:p>
          <w:p w14:paraId="7AEFC466" w14:textId="77777777" w:rsidR="002610E5" w:rsidRDefault="002610E5" w:rsidP="002610E5">
            <w:pPr>
              <w:pStyle w:val="XML1"/>
              <w:rPr>
                <w:del w:id="5862" w:author="aas" w:date="2013-10-14T02:06:00Z"/>
              </w:rPr>
            </w:pPr>
            <w:del w:id="5863" w:author="aas" w:date="2013-10-14T02:06:00Z">
              <w:r>
                <w:delText xml:space="preserve">        pgenCounter are used in the DSA prime number generation</w:delText>
              </w:r>
            </w:del>
          </w:p>
          <w:p w14:paraId="5B4E70E4" w14:textId="77777777" w:rsidR="002610E5" w:rsidRDefault="002610E5" w:rsidP="002610E5">
            <w:pPr>
              <w:pStyle w:val="XML1"/>
              <w:rPr>
                <w:del w:id="5864" w:author="aas" w:date="2013-10-14T02:06:00Z"/>
              </w:rPr>
            </w:pPr>
            <w:del w:id="5865" w:author="aas" w:date="2013-10-14T02:06:00Z">
              <w:r>
                <w:delText xml:space="preserve">        algorithm specified in the above standard. As such, they are</w:delText>
              </w:r>
            </w:del>
          </w:p>
          <w:p w14:paraId="6B4DD422" w14:textId="77777777" w:rsidR="002610E5" w:rsidRDefault="002610E5" w:rsidP="002610E5">
            <w:pPr>
              <w:pStyle w:val="XML1"/>
              <w:rPr>
                <w:del w:id="5866" w:author="aas" w:date="2013-10-14T02:06:00Z"/>
              </w:rPr>
            </w:pPr>
            <w:del w:id="5867" w:author="aas" w:date="2013-10-14T02:06:00Z">
              <w:r>
                <w:delText xml:space="preserve">        optional but MUST either both be present or both be absent.</w:delText>
              </w:r>
            </w:del>
          </w:p>
          <w:p w14:paraId="23D01F7A" w14:textId="77777777" w:rsidR="002610E5" w:rsidRDefault="002610E5" w:rsidP="002610E5">
            <w:pPr>
              <w:pStyle w:val="XML1"/>
              <w:rPr>
                <w:del w:id="5868" w:author="aas" w:date="2013-10-14T02:06:00Z"/>
              </w:rPr>
            </w:pPr>
            <w:del w:id="5869" w:author="aas" w:date="2013-10-14T02:06:00Z">
              <w:r>
                <w:delText xml:space="preserve">        This prime generation algorithm is designed to provide</w:delText>
              </w:r>
            </w:del>
          </w:p>
          <w:p w14:paraId="0254605E" w14:textId="77777777" w:rsidR="002610E5" w:rsidRDefault="002610E5" w:rsidP="002610E5">
            <w:pPr>
              <w:pStyle w:val="XML1"/>
              <w:rPr>
                <w:del w:id="5870" w:author="aas" w:date="2013-10-14T02:06:00Z"/>
              </w:rPr>
            </w:pPr>
            <w:del w:id="5871" w:author="aas" w:date="2013-10-14T02:06:00Z">
              <w:r>
                <w:delText xml:space="preserve">        assurance that a weak prime is not being used and it yields a P</w:delText>
              </w:r>
            </w:del>
          </w:p>
          <w:p w14:paraId="7A01AFD7" w14:textId="77777777" w:rsidR="002610E5" w:rsidRDefault="002610E5" w:rsidP="002610E5">
            <w:pPr>
              <w:pStyle w:val="XML1"/>
              <w:rPr>
                <w:del w:id="5872" w:author="aas" w:date="2013-10-14T02:06:00Z"/>
              </w:rPr>
            </w:pPr>
            <w:del w:id="5873" w:author="aas" w:date="2013-10-14T02:06:00Z">
              <w:r>
                <w:delText xml:space="preserve">        and Q value. Parameters P, Q, and G can be public and common to</w:delText>
              </w:r>
            </w:del>
          </w:p>
          <w:p w14:paraId="2DC3C611" w14:textId="77777777" w:rsidR="002610E5" w:rsidRDefault="002610E5" w:rsidP="002610E5">
            <w:pPr>
              <w:pStyle w:val="XML1"/>
              <w:rPr>
                <w:del w:id="5874" w:author="aas" w:date="2013-10-14T02:06:00Z"/>
              </w:rPr>
            </w:pPr>
            <w:del w:id="5875" w:author="aas" w:date="2013-10-14T02:06:00Z">
              <w:r>
                <w:delText xml:space="preserve">        a group of users. They might be known from application context.</w:delText>
              </w:r>
            </w:del>
          </w:p>
          <w:p w14:paraId="4A92476D" w14:textId="77777777" w:rsidR="002610E5" w:rsidRDefault="002610E5" w:rsidP="002610E5">
            <w:pPr>
              <w:pStyle w:val="XML1"/>
              <w:rPr>
                <w:del w:id="5876" w:author="aas" w:date="2013-10-14T02:06:00Z"/>
              </w:rPr>
            </w:pPr>
            <w:del w:id="5877" w:author="aas" w:date="2013-10-14T02:06:00Z">
              <w:r>
                <w:delText xml:space="preserve">        As such, they are optional but P and Q MUST either both appear</w:delText>
              </w:r>
            </w:del>
          </w:p>
          <w:p w14:paraId="68CB04D9" w14:textId="77777777" w:rsidR="002610E5" w:rsidRDefault="002610E5" w:rsidP="002610E5">
            <w:pPr>
              <w:pStyle w:val="XML1"/>
              <w:rPr>
                <w:del w:id="5878" w:author="aas" w:date="2013-10-14T02:06:00Z"/>
              </w:rPr>
            </w:pPr>
            <w:del w:id="5879" w:author="aas" w:date="2013-10-14T02:06:00Z">
              <w:r>
                <w:delText xml:space="preserve">        or both be absent. If all of P, Q, seed, and pgenCounter are</w:delText>
              </w:r>
            </w:del>
          </w:p>
          <w:p w14:paraId="4F85FA62" w14:textId="77777777" w:rsidR="002610E5" w:rsidRDefault="002610E5" w:rsidP="002610E5">
            <w:pPr>
              <w:pStyle w:val="XML1"/>
              <w:rPr>
                <w:del w:id="5880" w:author="aas" w:date="2013-10-14T02:06:00Z"/>
              </w:rPr>
            </w:pPr>
            <w:del w:id="5881" w:author="aas" w:date="2013-10-14T02:06:00Z">
              <w:r>
                <w:delText xml:space="preserve">        present, implementations are not required to check if they are</w:delText>
              </w:r>
            </w:del>
          </w:p>
          <w:p w14:paraId="61E35D9D" w14:textId="77777777" w:rsidR="002610E5" w:rsidRDefault="002610E5" w:rsidP="002610E5">
            <w:pPr>
              <w:pStyle w:val="XML1"/>
              <w:rPr>
                <w:del w:id="5882" w:author="aas" w:date="2013-10-14T02:06:00Z"/>
              </w:rPr>
            </w:pPr>
            <w:del w:id="5883" w:author="aas" w:date="2013-10-14T02:06:00Z">
              <w:r>
                <w:delText xml:space="preserve">        consistent and are free to use either P and Q or seed and</w:delText>
              </w:r>
            </w:del>
          </w:p>
          <w:p w14:paraId="6A8B2BF8" w14:textId="77777777" w:rsidR="002610E5" w:rsidRDefault="002610E5" w:rsidP="002610E5">
            <w:pPr>
              <w:pStyle w:val="XML1"/>
              <w:rPr>
                <w:del w:id="5884" w:author="aas" w:date="2013-10-14T02:06:00Z"/>
              </w:rPr>
            </w:pPr>
            <w:del w:id="5885" w:author="aas" w:date="2013-10-14T02:06:00Z">
              <w:r>
                <w:delText xml:space="preserve">        pgenCounter. All parameters are encoded as base64 values.</w:delText>
              </w:r>
            </w:del>
          </w:p>
          <w:p w14:paraId="7822C46C" w14:textId="77777777" w:rsidR="002610E5" w:rsidRDefault="002610E5" w:rsidP="002610E5">
            <w:pPr>
              <w:pStyle w:val="XML1"/>
              <w:rPr>
                <w:del w:id="5886" w:author="aas" w:date="2013-10-14T02:06:00Z"/>
              </w:rPr>
            </w:pPr>
            <w:del w:id="5887" w:author="aas" w:date="2013-10-14T02:06:00Z">
              <w:r>
                <w:delText xml:space="preserve">      &lt;/xs:documentation&gt;</w:delText>
              </w:r>
            </w:del>
          </w:p>
          <w:p w14:paraId="68D662AF" w14:textId="77777777" w:rsidR="002610E5" w:rsidRDefault="002610E5" w:rsidP="002610E5">
            <w:pPr>
              <w:pStyle w:val="XML1"/>
              <w:rPr>
                <w:del w:id="5888" w:author="aas" w:date="2013-10-14T02:06:00Z"/>
              </w:rPr>
            </w:pPr>
            <w:del w:id="5889" w:author="aas" w:date="2013-10-14T02:06:00Z">
              <w:r>
                <w:delText xml:space="preserve">    &lt;/xs:annotation&gt;</w:delText>
              </w:r>
            </w:del>
          </w:p>
          <w:p w14:paraId="0394D2BB" w14:textId="77777777" w:rsidR="002610E5" w:rsidRDefault="002610E5" w:rsidP="002610E5">
            <w:pPr>
              <w:pStyle w:val="XML1"/>
              <w:rPr>
                <w:del w:id="5890" w:author="aas" w:date="2013-10-14T02:06:00Z"/>
              </w:rPr>
            </w:pPr>
          </w:p>
          <w:p w14:paraId="7F650CC6" w14:textId="77777777" w:rsidR="002610E5" w:rsidRDefault="002610E5" w:rsidP="002610E5">
            <w:pPr>
              <w:pStyle w:val="XML1"/>
              <w:rPr>
                <w:del w:id="5891" w:author="aas" w:date="2013-10-14T02:06:00Z"/>
              </w:rPr>
            </w:pPr>
            <w:del w:id="5892" w:author="aas" w:date="2013-10-14T02:06:00Z">
              <w:r>
                <w:delText xml:space="preserve">    &lt;xs:sequence&gt;</w:delText>
              </w:r>
            </w:del>
          </w:p>
          <w:p w14:paraId="62A7F4A6" w14:textId="77777777" w:rsidR="002610E5" w:rsidRDefault="002610E5" w:rsidP="002610E5">
            <w:pPr>
              <w:pStyle w:val="XML1"/>
              <w:rPr>
                <w:del w:id="5893" w:author="aas" w:date="2013-10-14T02:06:00Z"/>
              </w:rPr>
            </w:pPr>
            <w:del w:id="5894" w:author="aas" w:date="2013-10-14T02:06:00Z">
              <w:r>
                <w:delText xml:space="preserve">      &lt;xs:element name="P"  type="xs:base64Binary"&gt;</w:delText>
              </w:r>
            </w:del>
          </w:p>
          <w:p w14:paraId="606173B9" w14:textId="77777777" w:rsidR="002610E5" w:rsidRDefault="002610E5" w:rsidP="002610E5">
            <w:pPr>
              <w:pStyle w:val="XML1"/>
              <w:rPr>
                <w:del w:id="5895" w:author="aas" w:date="2013-10-14T02:06:00Z"/>
              </w:rPr>
            </w:pPr>
            <w:del w:id="5896" w:author="aas" w:date="2013-10-14T02:06:00Z">
              <w:r>
                <w:delText xml:space="preserve">        &lt;xs:annotation&gt;</w:delText>
              </w:r>
            </w:del>
          </w:p>
          <w:p w14:paraId="15A15DDF" w14:textId="77777777" w:rsidR="002610E5" w:rsidRDefault="002610E5" w:rsidP="002610E5">
            <w:pPr>
              <w:pStyle w:val="XML1"/>
              <w:rPr>
                <w:del w:id="5897" w:author="aas" w:date="2013-10-14T02:06:00Z"/>
              </w:rPr>
            </w:pPr>
            <w:del w:id="5898" w:author="aas" w:date="2013-10-14T02:06:00Z">
              <w:r>
                <w:delText xml:space="preserve">          &lt;xs:documentation&gt;</w:delText>
              </w:r>
            </w:del>
          </w:p>
          <w:p w14:paraId="6A9AE96F" w14:textId="77777777" w:rsidR="002610E5" w:rsidRDefault="002610E5" w:rsidP="002610E5">
            <w:pPr>
              <w:pStyle w:val="XML1"/>
              <w:rPr>
                <w:del w:id="5899" w:author="aas" w:date="2013-10-14T02:06:00Z"/>
              </w:rPr>
            </w:pPr>
            <w:del w:id="5900" w:author="aas" w:date="2013-10-14T02:06:00Z">
              <w:r>
                <w:delText xml:space="preserve">            This element is optional. It MUST be present in</w:delText>
              </w:r>
            </w:del>
          </w:p>
          <w:p w14:paraId="53FA34B8" w14:textId="77777777" w:rsidR="002610E5" w:rsidRDefault="002610E5" w:rsidP="002610E5">
            <w:pPr>
              <w:pStyle w:val="XML1"/>
              <w:rPr>
                <w:del w:id="5901" w:author="aas" w:date="2013-10-14T02:06:00Z"/>
              </w:rPr>
            </w:pPr>
            <w:del w:id="5902" w:author="aas" w:date="2013-10-14T02:06:00Z">
              <w:r>
                <w:delText xml:space="preserve">            the NETCONF data store, if the element 'Q' is present.</w:delText>
              </w:r>
            </w:del>
          </w:p>
          <w:p w14:paraId="40C5582D" w14:textId="77777777" w:rsidR="002610E5" w:rsidRDefault="002610E5" w:rsidP="002610E5">
            <w:pPr>
              <w:pStyle w:val="XML1"/>
              <w:rPr>
                <w:del w:id="5903" w:author="aas" w:date="2013-10-14T02:06:00Z"/>
              </w:rPr>
            </w:pPr>
            <w:del w:id="5904" w:author="aas" w:date="2013-10-14T02:06:00Z">
              <w:r>
                <w:delText xml:space="preserve">                    </w:delText>
              </w:r>
            </w:del>
          </w:p>
          <w:p w14:paraId="6DD48E50" w14:textId="77777777" w:rsidR="002610E5" w:rsidRDefault="002610E5" w:rsidP="002610E5">
            <w:pPr>
              <w:pStyle w:val="XML1"/>
              <w:rPr>
                <w:del w:id="5905" w:author="aas" w:date="2013-10-14T02:06:00Z"/>
              </w:rPr>
            </w:pPr>
            <w:del w:id="5906" w:author="aas" w:date="2013-10-14T02:06:00Z">
              <w:r>
                <w:delText xml:space="preserve">            If element 'Q' is present in a NETCONF &amp;lt;edit-config&amp;gt;</w:delText>
              </w:r>
            </w:del>
          </w:p>
          <w:p w14:paraId="0E647659" w14:textId="77777777" w:rsidR="002610E5" w:rsidRDefault="002610E5" w:rsidP="002610E5">
            <w:pPr>
              <w:pStyle w:val="XML1"/>
              <w:rPr>
                <w:del w:id="5907" w:author="aas" w:date="2013-10-14T02:06:00Z"/>
              </w:rPr>
            </w:pPr>
            <w:del w:id="5908" w:author="aas" w:date="2013-10-14T02:06:00Z">
              <w:r>
                <w:delText xml:space="preserve">            operation 'create', 'merge' or 'replace' and this element</w:delText>
              </w:r>
            </w:del>
          </w:p>
          <w:p w14:paraId="3F1CDB5F" w14:textId="77777777" w:rsidR="002610E5" w:rsidRDefault="002610E5" w:rsidP="002610E5">
            <w:pPr>
              <w:pStyle w:val="XML1"/>
              <w:rPr>
                <w:del w:id="5909" w:author="aas" w:date="2013-10-14T02:06:00Z"/>
              </w:rPr>
            </w:pPr>
            <w:del w:id="5910" w:author="aas" w:date="2013-10-14T02:06:00Z">
              <w:r>
                <w:delText xml:space="preserve">            is missing, a 'data-missing' error is returned.</w:delText>
              </w:r>
            </w:del>
          </w:p>
          <w:p w14:paraId="51189757" w14:textId="77777777" w:rsidR="002610E5" w:rsidRDefault="002610E5" w:rsidP="002610E5">
            <w:pPr>
              <w:pStyle w:val="XML1"/>
              <w:rPr>
                <w:del w:id="5911" w:author="aas" w:date="2013-10-14T02:06:00Z"/>
              </w:rPr>
            </w:pPr>
            <w:del w:id="5912" w:author="aas" w:date="2013-10-14T02:06:00Z">
              <w:r>
                <w:delText xml:space="preserve">          &lt;/xs:documentation&gt;</w:delText>
              </w:r>
            </w:del>
          </w:p>
          <w:p w14:paraId="3772B78D" w14:textId="77777777" w:rsidR="002610E5" w:rsidRDefault="002610E5" w:rsidP="002610E5">
            <w:pPr>
              <w:pStyle w:val="XML1"/>
              <w:rPr>
                <w:del w:id="5913" w:author="aas" w:date="2013-10-14T02:06:00Z"/>
              </w:rPr>
            </w:pPr>
            <w:del w:id="5914" w:author="aas" w:date="2013-10-14T02:06:00Z">
              <w:r>
                <w:delText xml:space="preserve">        &lt;/xs:annotation&gt;</w:delText>
              </w:r>
            </w:del>
          </w:p>
          <w:p w14:paraId="46F878FC" w14:textId="77777777" w:rsidR="002610E5" w:rsidRDefault="002610E5" w:rsidP="002610E5">
            <w:pPr>
              <w:pStyle w:val="XML1"/>
              <w:rPr>
                <w:del w:id="5915" w:author="aas" w:date="2013-10-14T02:06:00Z"/>
              </w:rPr>
            </w:pPr>
            <w:del w:id="5916" w:author="aas" w:date="2013-10-14T02:06:00Z">
              <w:r>
                <w:delText xml:space="preserve">      &lt;/xs:element&gt;</w:delText>
              </w:r>
            </w:del>
          </w:p>
          <w:p w14:paraId="45463071" w14:textId="77777777" w:rsidR="002610E5" w:rsidRDefault="002610E5" w:rsidP="002610E5">
            <w:pPr>
              <w:pStyle w:val="XML1"/>
              <w:rPr>
                <w:del w:id="5917" w:author="aas" w:date="2013-10-14T02:06:00Z"/>
              </w:rPr>
            </w:pPr>
            <w:del w:id="5918" w:author="aas" w:date="2013-10-14T02:06:00Z">
              <w:r>
                <w:delText xml:space="preserve">      &lt;xs:element name="Q"  type="xs:base64Binary"&gt;</w:delText>
              </w:r>
            </w:del>
          </w:p>
          <w:p w14:paraId="30BD312C" w14:textId="77777777" w:rsidR="002610E5" w:rsidRDefault="002610E5" w:rsidP="002610E5">
            <w:pPr>
              <w:pStyle w:val="XML1"/>
              <w:rPr>
                <w:del w:id="5919" w:author="aas" w:date="2013-10-14T02:06:00Z"/>
              </w:rPr>
            </w:pPr>
            <w:del w:id="5920" w:author="aas" w:date="2013-10-14T02:06:00Z">
              <w:r>
                <w:delText xml:space="preserve">        &lt;xs:annotation&gt;</w:delText>
              </w:r>
            </w:del>
          </w:p>
          <w:p w14:paraId="651441D2" w14:textId="77777777" w:rsidR="002610E5" w:rsidRDefault="002610E5" w:rsidP="002610E5">
            <w:pPr>
              <w:pStyle w:val="XML1"/>
              <w:rPr>
                <w:del w:id="5921" w:author="aas" w:date="2013-10-14T02:06:00Z"/>
              </w:rPr>
            </w:pPr>
            <w:del w:id="5922" w:author="aas" w:date="2013-10-14T02:06:00Z">
              <w:r>
                <w:delText xml:space="preserve">          &lt;xs:documentation&gt;</w:delText>
              </w:r>
            </w:del>
          </w:p>
          <w:p w14:paraId="552DF126" w14:textId="77777777" w:rsidR="002610E5" w:rsidRDefault="002610E5" w:rsidP="002610E5">
            <w:pPr>
              <w:pStyle w:val="XML1"/>
              <w:rPr>
                <w:del w:id="5923" w:author="aas" w:date="2013-10-14T02:06:00Z"/>
              </w:rPr>
            </w:pPr>
            <w:del w:id="5924" w:author="aas" w:date="2013-10-14T02:06:00Z">
              <w:r>
                <w:delText xml:space="preserve">            This element is optional. It MUST be present in</w:delText>
              </w:r>
            </w:del>
          </w:p>
          <w:p w14:paraId="5E89332B" w14:textId="77777777" w:rsidR="002610E5" w:rsidRDefault="002610E5" w:rsidP="002610E5">
            <w:pPr>
              <w:pStyle w:val="XML1"/>
              <w:rPr>
                <w:del w:id="5925" w:author="aas" w:date="2013-10-14T02:06:00Z"/>
              </w:rPr>
            </w:pPr>
            <w:del w:id="5926" w:author="aas" w:date="2013-10-14T02:06:00Z">
              <w:r>
                <w:delText xml:space="preserve">            the NETCONF data store, if the element 'P' is present.</w:delText>
              </w:r>
            </w:del>
          </w:p>
          <w:p w14:paraId="507CD5D5" w14:textId="77777777" w:rsidR="002610E5" w:rsidRDefault="002610E5" w:rsidP="002610E5">
            <w:pPr>
              <w:pStyle w:val="XML1"/>
              <w:rPr>
                <w:del w:id="5927" w:author="aas" w:date="2013-10-14T02:06:00Z"/>
              </w:rPr>
            </w:pPr>
            <w:del w:id="5928" w:author="aas" w:date="2013-10-14T02:06:00Z">
              <w:r>
                <w:delText xml:space="preserve">                    </w:delText>
              </w:r>
            </w:del>
          </w:p>
          <w:p w14:paraId="602424B8" w14:textId="77777777" w:rsidR="002610E5" w:rsidRDefault="002610E5" w:rsidP="002610E5">
            <w:pPr>
              <w:pStyle w:val="XML1"/>
              <w:rPr>
                <w:del w:id="5929" w:author="aas" w:date="2013-10-14T02:06:00Z"/>
              </w:rPr>
            </w:pPr>
            <w:del w:id="5930" w:author="aas" w:date="2013-10-14T02:06:00Z">
              <w:r>
                <w:delText xml:space="preserve">            If element 'P' is present in a NETCONF &amp;lt;edit-config&amp;gt;</w:delText>
              </w:r>
            </w:del>
          </w:p>
          <w:p w14:paraId="65A1869A" w14:textId="77777777" w:rsidR="002610E5" w:rsidRDefault="002610E5" w:rsidP="002610E5">
            <w:pPr>
              <w:pStyle w:val="XML1"/>
              <w:rPr>
                <w:del w:id="5931" w:author="aas" w:date="2013-10-14T02:06:00Z"/>
              </w:rPr>
            </w:pPr>
            <w:del w:id="5932" w:author="aas" w:date="2013-10-14T02:06:00Z">
              <w:r>
                <w:delText xml:space="preserve">            operation 'create', 'merge' or 'replace' and this element</w:delText>
              </w:r>
            </w:del>
          </w:p>
          <w:p w14:paraId="00B5A109" w14:textId="77777777" w:rsidR="002610E5" w:rsidRDefault="002610E5" w:rsidP="002610E5">
            <w:pPr>
              <w:pStyle w:val="XML1"/>
              <w:rPr>
                <w:del w:id="5933" w:author="aas" w:date="2013-10-14T02:06:00Z"/>
              </w:rPr>
            </w:pPr>
            <w:del w:id="5934" w:author="aas" w:date="2013-10-14T02:06:00Z">
              <w:r>
                <w:delText xml:space="preserve">            is missing, a 'data-missing' error is returned.</w:delText>
              </w:r>
            </w:del>
          </w:p>
          <w:p w14:paraId="52EF76A3" w14:textId="77777777" w:rsidR="002610E5" w:rsidRDefault="002610E5" w:rsidP="002610E5">
            <w:pPr>
              <w:pStyle w:val="XML1"/>
              <w:rPr>
                <w:del w:id="5935" w:author="aas" w:date="2013-10-14T02:06:00Z"/>
              </w:rPr>
            </w:pPr>
            <w:del w:id="5936" w:author="aas" w:date="2013-10-14T02:06:00Z">
              <w:r>
                <w:delText xml:space="preserve">          &lt;/xs:documentation&gt;</w:delText>
              </w:r>
            </w:del>
          </w:p>
          <w:p w14:paraId="47A7370A" w14:textId="77777777" w:rsidR="002610E5" w:rsidRDefault="002610E5" w:rsidP="002610E5">
            <w:pPr>
              <w:pStyle w:val="XML1"/>
              <w:rPr>
                <w:del w:id="5937" w:author="aas" w:date="2013-10-14T02:06:00Z"/>
              </w:rPr>
            </w:pPr>
            <w:del w:id="5938" w:author="aas" w:date="2013-10-14T02:06:00Z">
              <w:r>
                <w:delText xml:space="preserve">        &lt;/xs:annotation&gt;</w:delText>
              </w:r>
            </w:del>
          </w:p>
          <w:p w14:paraId="74F7482E" w14:textId="77777777" w:rsidR="002610E5" w:rsidRDefault="002610E5" w:rsidP="002610E5">
            <w:pPr>
              <w:pStyle w:val="XML1"/>
              <w:rPr>
                <w:del w:id="5939" w:author="aas" w:date="2013-10-14T02:06:00Z"/>
              </w:rPr>
            </w:pPr>
            <w:del w:id="5940" w:author="aas" w:date="2013-10-14T02:06:00Z">
              <w:r>
                <w:delText xml:space="preserve">      &lt;/xs:element&gt;</w:delText>
              </w:r>
            </w:del>
          </w:p>
          <w:p w14:paraId="4D990CD6" w14:textId="77777777" w:rsidR="002610E5" w:rsidRDefault="002610E5" w:rsidP="002610E5">
            <w:pPr>
              <w:pStyle w:val="XML1"/>
              <w:rPr>
                <w:del w:id="5941" w:author="aas" w:date="2013-10-14T02:06:00Z"/>
              </w:rPr>
            </w:pPr>
            <w:del w:id="5942" w:author="aas" w:date="2013-10-14T02:06:00Z">
              <w:r>
                <w:delText xml:space="preserve">      &lt;xs:element name="J"  type="xs:base64Binary"&gt;</w:delText>
              </w:r>
            </w:del>
          </w:p>
          <w:p w14:paraId="038E5EF6" w14:textId="77777777" w:rsidR="002610E5" w:rsidRDefault="002610E5" w:rsidP="002610E5">
            <w:pPr>
              <w:pStyle w:val="XML1"/>
              <w:rPr>
                <w:del w:id="5943" w:author="aas" w:date="2013-10-14T02:06:00Z"/>
              </w:rPr>
            </w:pPr>
            <w:del w:id="5944" w:author="aas" w:date="2013-10-14T02:06:00Z">
              <w:r>
                <w:delText xml:space="preserve">        &lt;xs:annotation&gt;</w:delText>
              </w:r>
            </w:del>
          </w:p>
          <w:p w14:paraId="07DDC874" w14:textId="77777777" w:rsidR="002610E5" w:rsidRDefault="002610E5" w:rsidP="002610E5">
            <w:pPr>
              <w:pStyle w:val="XML1"/>
              <w:rPr>
                <w:del w:id="5945" w:author="aas" w:date="2013-10-14T02:06:00Z"/>
              </w:rPr>
            </w:pPr>
            <w:del w:id="5946" w:author="aas" w:date="2013-10-14T02:06:00Z">
              <w:r>
                <w:delText xml:space="preserve">          &lt;xs:documentation&gt;</w:delText>
              </w:r>
            </w:del>
          </w:p>
          <w:p w14:paraId="625FCFBF" w14:textId="77777777" w:rsidR="002610E5" w:rsidRDefault="002610E5" w:rsidP="002610E5">
            <w:pPr>
              <w:pStyle w:val="XML1"/>
              <w:rPr>
                <w:del w:id="5947" w:author="aas" w:date="2013-10-14T02:06:00Z"/>
              </w:rPr>
            </w:pPr>
            <w:del w:id="5948" w:author="aas" w:date="2013-10-14T02:06:00Z">
              <w:r>
                <w:delText xml:space="preserve">            This element is optional.</w:delText>
              </w:r>
            </w:del>
          </w:p>
          <w:p w14:paraId="10B1C8C7" w14:textId="77777777" w:rsidR="002610E5" w:rsidRDefault="002610E5" w:rsidP="002610E5">
            <w:pPr>
              <w:pStyle w:val="XML1"/>
              <w:rPr>
                <w:del w:id="5949" w:author="aas" w:date="2013-10-14T02:06:00Z"/>
              </w:rPr>
            </w:pPr>
            <w:del w:id="5950" w:author="aas" w:date="2013-10-14T02:06:00Z">
              <w:r>
                <w:delText xml:space="preserve">          &lt;/xs:documentation&gt;</w:delText>
              </w:r>
            </w:del>
          </w:p>
          <w:p w14:paraId="0F702D79" w14:textId="77777777" w:rsidR="002610E5" w:rsidRDefault="002610E5" w:rsidP="002610E5">
            <w:pPr>
              <w:pStyle w:val="XML1"/>
              <w:rPr>
                <w:del w:id="5951" w:author="aas" w:date="2013-10-14T02:06:00Z"/>
              </w:rPr>
            </w:pPr>
            <w:del w:id="5952" w:author="aas" w:date="2013-10-14T02:06:00Z">
              <w:r>
                <w:delText xml:space="preserve">        &lt;/xs:annotation&gt;</w:delText>
              </w:r>
            </w:del>
          </w:p>
          <w:p w14:paraId="5D8D30C1" w14:textId="77777777" w:rsidR="002610E5" w:rsidRDefault="002610E5" w:rsidP="002610E5">
            <w:pPr>
              <w:pStyle w:val="XML1"/>
              <w:rPr>
                <w:del w:id="5953" w:author="aas" w:date="2013-10-14T02:06:00Z"/>
              </w:rPr>
            </w:pPr>
            <w:del w:id="5954" w:author="aas" w:date="2013-10-14T02:06:00Z">
              <w:r>
                <w:delText xml:space="preserve">      &lt;/xs:element&gt;</w:delText>
              </w:r>
            </w:del>
          </w:p>
          <w:p w14:paraId="0C9445FE" w14:textId="77777777" w:rsidR="002610E5" w:rsidRDefault="002610E5" w:rsidP="002610E5">
            <w:pPr>
              <w:pStyle w:val="XML1"/>
              <w:rPr>
                <w:del w:id="5955" w:author="aas" w:date="2013-10-14T02:06:00Z"/>
              </w:rPr>
            </w:pPr>
            <w:del w:id="5956" w:author="aas" w:date="2013-10-14T02:06:00Z">
              <w:r>
                <w:delText xml:space="preserve">      &lt;xs:element name="G"  type="xs:base64Binary"&gt;</w:delText>
              </w:r>
            </w:del>
          </w:p>
          <w:p w14:paraId="2F4DC7A3" w14:textId="77777777" w:rsidR="002610E5" w:rsidRDefault="002610E5" w:rsidP="002610E5">
            <w:pPr>
              <w:pStyle w:val="XML1"/>
              <w:rPr>
                <w:del w:id="5957" w:author="aas" w:date="2013-10-14T02:06:00Z"/>
              </w:rPr>
            </w:pPr>
            <w:del w:id="5958" w:author="aas" w:date="2013-10-14T02:06:00Z">
              <w:r>
                <w:delText xml:space="preserve">        &lt;xs:annotation&gt;</w:delText>
              </w:r>
            </w:del>
          </w:p>
          <w:p w14:paraId="55F0920E" w14:textId="77777777" w:rsidR="002610E5" w:rsidRDefault="002610E5" w:rsidP="002610E5">
            <w:pPr>
              <w:pStyle w:val="XML1"/>
              <w:rPr>
                <w:del w:id="5959" w:author="aas" w:date="2013-10-14T02:06:00Z"/>
              </w:rPr>
            </w:pPr>
            <w:del w:id="5960" w:author="aas" w:date="2013-10-14T02:06:00Z">
              <w:r>
                <w:delText xml:space="preserve">          &lt;xs:documentation&gt;</w:delText>
              </w:r>
            </w:del>
          </w:p>
          <w:p w14:paraId="091FF4C3" w14:textId="77777777" w:rsidR="002610E5" w:rsidRDefault="002610E5" w:rsidP="002610E5">
            <w:pPr>
              <w:pStyle w:val="XML1"/>
              <w:rPr>
                <w:del w:id="5961" w:author="aas" w:date="2013-10-14T02:06:00Z"/>
              </w:rPr>
            </w:pPr>
            <w:del w:id="5962" w:author="aas" w:date="2013-10-14T02:06:00Z">
              <w:r>
                <w:delText xml:space="preserve">            This element is optional.</w:delText>
              </w:r>
            </w:del>
          </w:p>
          <w:p w14:paraId="29FD8FDE" w14:textId="77777777" w:rsidR="002610E5" w:rsidRDefault="002610E5" w:rsidP="002610E5">
            <w:pPr>
              <w:pStyle w:val="XML1"/>
              <w:rPr>
                <w:del w:id="5963" w:author="aas" w:date="2013-10-14T02:06:00Z"/>
              </w:rPr>
            </w:pPr>
            <w:del w:id="5964" w:author="aas" w:date="2013-10-14T02:06:00Z">
              <w:r>
                <w:delText xml:space="preserve">          &lt;/xs:documentation&gt;</w:delText>
              </w:r>
            </w:del>
          </w:p>
          <w:p w14:paraId="7F8505DF" w14:textId="77777777" w:rsidR="002610E5" w:rsidRDefault="002610E5" w:rsidP="002610E5">
            <w:pPr>
              <w:pStyle w:val="XML1"/>
              <w:rPr>
                <w:del w:id="5965" w:author="aas" w:date="2013-10-14T02:06:00Z"/>
              </w:rPr>
            </w:pPr>
            <w:del w:id="5966" w:author="aas" w:date="2013-10-14T02:06:00Z">
              <w:r>
                <w:delText xml:space="preserve">        &lt;/xs:annotation&gt;</w:delText>
              </w:r>
            </w:del>
          </w:p>
          <w:p w14:paraId="2D3F2E21" w14:textId="77777777" w:rsidR="002610E5" w:rsidRDefault="002610E5" w:rsidP="002610E5">
            <w:pPr>
              <w:pStyle w:val="XML1"/>
              <w:rPr>
                <w:del w:id="5967" w:author="aas" w:date="2013-10-14T02:06:00Z"/>
              </w:rPr>
            </w:pPr>
            <w:del w:id="5968" w:author="aas" w:date="2013-10-14T02:06:00Z">
              <w:r>
                <w:delText xml:space="preserve">      &lt;/xs:element&gt;</w:delText>
              </w:r>
            </w:del>
          </w:p>
          <w:p w14:paraId="6BD9740A" w14:textId="77777777" w:rsidR="002610E5" w:rsidRDefault="002610E5" w:rsidP="002610E5">
            <w:pPr>
              <w:pStyle w:val="XML1"/>
              <w:rPr>
                <w:del w:id="5969" w:author="aas" w:date="2013-10-14T02:06:00Z"/>
              </w:rPr>
            </w:pPr>
            <w:del w:id="5970" w:author="aas" w:date="2013-10-14T02:06:00Z">
              <w:r>
                <w:delText xml:space="preserve">      &lt;xs:element name="Y"  type="xs:base64Binary"&gt;</w:delText>
              </w:r>
            </w:del>
          </w:p>
          <w:p w14:paraId="10458B7D" w14:textId="77777777" w:rsidR="002610E5" w:rsidRDefault="002610E5" w:rsidP="002610E5">
            <w:pPr>
              <w:pStyle w:val="XML1"/>
              <w:rPr>
                <w:del w:id="5971" w:author="aas" w:date="2013-10-14T02:06:00Z"/>
              </w:rPr>
            </w:pPr>
            <w:del w:id="5972" w:author="aas" w:date="2013-10-14T02:06:00Z">
              <w:r>
                <w:delText xml:space="preserve">        &lt;xs:annotation&gt;</w:delText>
              </w:r>
            </w:del>
          </w:p>
          <w:p w14:paraId="5704E498" w14:textId="77777777" w:rsidR="002610E5" w:rsidRDefault="002610E5" w:rsidP="002610E5">
            <w:pPr>
              <w:pStyle w:val="XML1"/>
              <w:rPr>
                <w:del w:id="5973" w:author="aas" w:date="2013-10-14T02:06:00Z"/>
              </w:rPr>
            </w:pPr>
            <w:del w:id="5974" w:author="aas" w:date="2013-10-14T02:06:00Z">
              <w:r>
                <w:delText xml:space="preserve">          &lt;xs:documentation&gt;</w:delText>
              </w:r>
            </w:del>
          </w:p>
          <w:p w14:paraId="71C27F2C" w14:textId="77777777" w:rsidR="002610E5" w:rsidRDefault="002610E5" w:rsidP="002610E5">
            <w:pPr>
              <w:pStyle w:val="XML1"/>
              <w:rPr>
                <w:del w:id="5975" w:author="aas" w:date="2013-10-14T02:06:00Z"/>
              </w:rPr>
            </w:pPr>
            <w:del w:id="5976" w:author="aas" w:date="2013-10-14T02:06:00Z">
              <w:r>
                <w:delText xml:space="preserve">            This element MUST be present in the NETCONF data</w:delText>
              </w:r>
            </w:del>
          </w:p>
          <w:p w14:paraId="4D95A0A9" w14:textId="77777777" w:rsidR="002610E5" w:rsidRDefault="002610E5" w:rsidP="002610E5">
            <w:pPr>
              <w:pStyle w:val="XML1"/>
              <w:rPr>
                <w:del w:id="5977" w:author="aas" w:date="2013-10-14T02:06:00Z"/>
              </w:rPr>
            </w:pPr>
            <w:del w:id="5978" w:author="aas" w:date="2013-10-14T02:06:00Z">
              <w:r>
                <w:delText xml:space="preserve">            store. If this element is not present in a NETCONF</w:delText>
              </w:r>
            </w:del>
          </w:p>
          <w:p w14:paraId="00415FF8" w14:textId="77777777" w:rsidR="002610E5" w:rsidRDefault="002610E5" w:rsidP="002610E5">
            <w:pPr>
              <w:pStyle w:val="XML1"/>
              <w:rPr>
                <w:del w:id="5979" w:author="aas" w:date="2013-10-14T02:06:00Z"/>
              </w:rPr>
            </w:pPr>
            <w:del w:id="5980" w:author="aas" w:date="2013-10-14T02:06:00Z">
              <w:r>
                <w:delText xml:space="preserve">            &amp;lt;edit-config&amp;gt; operation 'create', 'merge' or 'replace' and</w:delText>
              </w:r>
            </w:del>
          </w:p>
          <w:p w14:paraId="670B6823" w14:textId="77777777" w:rsidR="002610E5" w:rsidRDefault="002610E5" w:rsidP="002610E5">
            <w:pPr>
              <w:pStyle w:val="XML1"/>
              <w:rPr>
                <w:del w:id="5981" w:author="aas" w:date="2013-10-14T02:06:00Z"/>
              </w:rPr>
            </w:pPr>
            <w:del w:id="5982" w:author="aas" w:date="2013-10-14T02:06:00Z">
              <w:r>
                <w:delText xml:space="preserve">            the parent element does not exist, a 'data-missing' error</w:delText>
              </w:r>
            </w:del>
          </w:p>
          <w:p w14:paraId="3BA6E5A7" w14:textId="77777777" w:rsidR="002610E5" w:rsidRDefault="002610E5" w:rsidP="002610E5">
            <w:pPr>
              <w:pStyle w:val="XML1"/>
              <w:rPr>
                <w:del w:id="5983" w:author="aas" w:date="2013-10-14T02:06:00Z"/>
              </w:rPr>
            </w:pPr>
            <w:del w:id="5984" w:author="aas" w:date="2013-10-14T02:06:00Z">
              <w:r>
                <w:delText xml:space="preserve">            is returned.</w:delText>
              </w:r>
            </w:del>
          </w:p>
          <w:p w14:paraId="0CC4FEDA" w14:textId="77777777" w:rsidR="002610E5" w:rsidRDefault="002610E5" w:rsidP="002610E5">
            <w:pPr>
              <w:pStyle w:val="XML1"/>
              <w:rPr>
                <w:del w:id="5985" w:author="aas" w:date="2013-10-14T02:06:00Z"/>
              </w:rPr>
            </w:pPr>
            <w:del w:id="5986" w:author="aas" w:date="2013-10-14T02:06:00Z">
              <w:r>
                <w:delText xml:space="preserve">          &lt;/xs:documentation&gt;</w:delText>
              </w:r>
            </w:del>
          </w:p>
          <w:p w14:paraId="7C71BA19" w14:textId="77777777" w:rsidR="002610E5" w:rsidRDefault="002610E5" w:rsidP="002610E5">
            <w:pPr>
              <w:pStyle w:val="XML1"/>
              <w:rPr>
                <w:del w:id="5987" w:author="aas" w:date="2013-10-14T02:06:00Z"/>
              </w:rPr>
            </w:pPr>
            <w:del w:id="5988" w:author="aas" w:date="2013-10-14T02:06:00Z">
              <w:r>
                <w:delText xml:space="preserve">        &lt;/xs:annotation&gt;</w:delText>
              </w:r>
            </w:del>
          </w:p>
          <w:p w14:paraId="31FD472C" w14:textId="77777777" w:rsidR="002610E5" w:rsidRDefault="002610E5" w:rsidP="002610E5">
            <w:pPr>
              <w:pStyle w:val="XML1"/>
              <w:rPr>
                <w:del w:id="5989" w:author="aas" w:date="2013-10-14T02:06:00Z"/>
              </w:rPr>
            </w:pPr>
            <w:del w:id="5990" w:author="aas" w:date="2013-10-14T02:06:00Z">
              <w:r>
                <w:delText xml:space="preserve">      &lt;/xs:element&gt;</w:delText>
              </w:r>
            </w:del>
          </w:p>
          <w:p w14:paraId="5CA020A6" w14:textId="77777777" w:rsidR="002610E5" w:rsidRDefault="002610E5" w:rsidP="002610E5">
            <w:pPr>
              <w:pStyle w:val="XML1"/>
              <w:rPr>
                <w:del w:id="5991" w:author="aas" w:date="2013-10-14T02:06:00Z"/>
              </w:rPr>
            </w:pPr>
            <w:del w:id="5992" w:author="aas" w:date="2013-10-14T02:06:00Z">
              <w:r>
                <w:delText xml:space="preserve">      &lt;xs:element name="Seed"  type="xs:base64Binary"&gt;</w:delText>
              </w:r>
            </w:del>
          </w:p>
          <w:p w14:paraId="06116CF4" w14:textId="77777777" w:rsidR="002610E5" w:rsidRDefault="002610E5" w:rsidP="002610E5">
            <w:pPr>
              <w:pStyle w:val="XML1"/>
              <w:rPr>
                <w:del w:id="5993" w:author="aas" w:date="2013-10-14T02:06:00Z"/>
              </w:rPr>
            </w:pPr>
            <w:del w:id="5994" w:author="aas" w:date="2013-10-14T02:06:00Z">
              <w:r>
                <w:delText xml:space="preserve">        &lt;xs:annotation&gt;</w:delText>
              </w:r>
            </w:del>
          </w:p>
          <w:p w14:paraId="658D8EA7" w14:textId="77777777" w:rsidR="002610E5" w:rsidRDefault="002610E5" w:rsidP="002610E5">
            <w:pPr>
              <w:pStyle w:val="XML1"/>
              <w:rPr>
                <w:del w:id="5995" w:author="aas" w:date="2013-10-14T02:06:00Z"/>
              </w:rPr>
            </w:pPr>
            <w:del w:id="5996" w:author="aas" w:date="2013-10-14T02:06:00Z">
              <w:r>
                <w:delText xml:space="preserve">          &lt;xs:documentation&gt;</w:delText>
              </w:r>
            </w:del>
          </w:p>
          <w:p w14:paraId="02A6777C" w14:textId="77777777" w:rsidR="002610E5" w:rsidRDefault="002610E5" w:rsidP="002610E5">
            <w:pPr>
              <w:pStyle w:val="XML1"/>
              <w:rPr>
                <w:del w:id="5997" w:author="aas" w:date="2013-10-14T02:06:00Z"/>
              </w:rPr>
            </w:pPr>
            <w:del w:id="5998" w:author="aas" w:date="2013-10-14T02:06:00Z">
              <w:r>
                <w:delText xml:space="preserve">            This element is optional. It MUST be present in</w:delText>
              </w:r>
            </w:del>
          </w:p>
          <w:p w14:paraId="47428938" w14:textId="77777777" w:rsidR="002610E5" w:rsidRDefault="002610E5" w:rsidP="002610E5">
            <w:pPr>
              <w:pStyle w:val="XML1"/>
              <w:rPr>
                <w:del w:id="5999" w:author="aas" w:date="2013-10-14T02:06:00Z"/>
              </w:rPr>
            </w:pPr>
            <w:del w:id="6000" w:author="aas" w:date="2013-10-14T02:06:00Z">
              <w:r>
                <w:delText xml:space="preserve">            the NETCONF data store, if the element 'PgenCounter' is</w:delText>
              </w:r>
            </w:del>
          </w:p>
          <w:p w14:paraId="5E96F386" w14:textId="77777777" w:rsidR="002610E5" w:rsidRDefault="002610E5" w:rsidP="002610E5">
            <w:pPr>
              <w:pStyle w:val="XML1"/>
              <w:rPr>
                <w:del w:id="6001" w:author="aas" w:date="2013-10-14T02:06:00Z"/>
              </w:rPr>
            </w:pPr>
            <w:del w:id="6002" w:author="aas" w:date="2013-10-14T02:06:00Z">
              <w:r>
                <w:delText xml:space="preserve">            present.</w:delText>
              </w:r>
            </w:del>
          </w:p>
          <w:p w14:paraId="600945C7" w14:textId="77777777" w:rsidR="002610E5" w:rsidRDefault="002610E5" w:rsidP="002610E5">
            <w:pPr>
              <w:pStyle w:val="XML1"/>
              <w:rPr>
                <w:del w:id="6003" w:author="aas" w:date="2013-10-14T02:06:00Z"/>
              </w:rPr>
            </w:pPr>
            <w:del w:id="6004" w:author="aas" w:date="2013-10-14T02:06:00Z">
              <w:r>
                <w:delText xml:space="preserve">                    </w:delText>
              </w:r>
            </w:del>
          </w:p>
          <w:p w14:paraId="5EC6C4EC" w14:textId="77777777" w:rsidR="002610E5" w:rsidRDefault="002610E5" w:rsidP="002610E5">
            <w:pPr>
              <w:pStyle w:val="XML1"/>
              <w:rPr>
                <w:del w:id="6005" w:author="aas" w:date="2013-10-14T02:06:00Z"/>
              </w:rPr>
            </w:pPr>
            <w:del w:id="6006" w:author="aas" w:date="2013-10-14T02:06:00Z">
              <w:r>
                <w:delText xml:space="preserve">            If element 'PgenCounter' is present in a NETCONF</w:delText>
              </w:r>
            </w:del>
          </w:p>
          <w:p w14:paraId="0A7D8594" w14:textId="77777777" w:rsidR="002610E5" w:rsidRDefault="002610E5" w:rsidP="002610E5">
            <w:pPr>
              <w:pStyle w:val="XML1"/>
              <w:rPr>
                <w:del w:id="6007" w:author="aas" w:date="2013-10-14T02:06:00Z"/>
              </w:rPr>
            </w:pPr>
            <w:del w:id="6008" w:author="aas" w:date="2013-10-14T02:06:00Z">
              <w:r>
                <w:delText xml:space="preserve">            &amp;lt;edit-config&amp;gt; operation 'create', 'merge' or 'replace' and</w:delText>
              </w:r>
            </w:del>
          </w:p>
          <w:p w14:paraId="0C7A2B34" w14:textId="77777777" w:rsidR="002610E5" w:rsidRDefault="002610E5" w:rsidP="002610E5">
            <w:pPr>
              <w:pStyle w:val="XML1"/>
              <w:rPr>
                <w:del w:id="6009" w:author="aas" w:date="2013-10-14T02:06:00Z"/>
              </w:rPr>
            </w:pPr>
            <w:del w:id="6010" w:author="aas" w:date="2013-10-14T02:06:00Z">
              <w:r>
                <w:delText xml:space="preserve">            this element is missing, a 'data-missing' error is</w:delText>
              </w:r>
            </w:del>
          </w:p>
          <w:p w14:paraId="45D8125A" w14:textId="77777777" w:rsidR="002610E5" w:rsidRDefault="002610E5" w:rsidP="002610E5">
            <w:pPr>
              <w:pStyle w:val="XML1"/>
              <w:rPr>
                <w:del w:id="6011" w:author="aas" w:date="2013-10-14T02:06:00Z"/>
              </w:rPr>
            </w:pPr>
            <w:del w:id="6012" w:author="aas" w:date="2013-10-14T02:06:00Z">
              <w:r>
                <w:delText xml:space="preserve">            returned.</w:delText>
              </w:r>
            </w:del>
          </w:p>
          <w:p w14:paraId="0D44E3D6" w14:textId="77777777" w:rsidR="002610E5" w:rsidRDefault="002610E5" w:rsidP="002610E5">
            <w:pPr>
              <w:pStyle w:val="XML1"/>
              <w:rPr>
                <w:del w:id="6013" w:author="aas" w:date="2013-10-14T02:06:00Z"/>
              </w:rPr>
            </w:pPr>
            <w:del w:id="6014" w:author="aas" w:date="2013-10-14T02:06:00Z">
              <w:r>
                <w:delText xml:space="preserve">          &lt;/xs:documentation&gt;</w:delText>
              </w:r>
            </w:del>
          </w:p>
          <w:p w14:paraId="26E533C1" w14:textId="77777777" w:rsidR="002610E5" w:rsidRDefault="002610E5" w:rsidP="002610E5">
            <w:pPr>
              <w:pStyle w:val="XML1"/>
              <w:rPr>
                <w:del w:id="6015" w:author="aas" w:date="2013-10-14T02:06:00Z"/>
              </w:rPr>
            </w:pPr>
            <w:del w:id="6016" w:author="aas" w:date="2013-10-14T02:06:00Z">
              <w:r>
                <w:delText xml:space="preserve">        &lt;/xs:annotation&gt;</w:delText>
              </w:r>
            </w:del>
          </w:p>
          <w:p w14:paraId="41FF30A1" w14:textId="77777777" w:rsidR="002610E5" w:rsidRDefault="002610E5" w:rsidP="002610E5">
            <w:pPr>
              <w:pStyle w:val="XML1"/>
              <w:rPr>
                <w:del w:id="6017" w:author="aas" w:date="2013-10-14T02:06:00Z"/>
              </w:rPr>
            </w:pPr>
            <w:del w:id="6018" w:author="aas" w:date="2013-10-14T02:06:00Z">
              <w:r>
                <w:delText xml:space="preserve">      &lt;/xs:element&gt;</w:delText>
              </w:r>
            </w:del>
          </w:p>
          <w:p w14:paraId="75F96F32" w14:textId="77777777" w:rsidR="002610E5" w:rsidRDefault="002610E5" w:rsidP="002610E5">
            <w:pPr>
              <w:pStyle w:val="XML1"/>
              <w:rPr>
                <w:del w:id="6019" w:author="aas" w:date="2013-10-14T02:06:00Z"/>
              </w:rPr>
            </w:pPr>
            <w:del w:id="6020" w:author="aas" w:date="2013-10-14T02:06:00Z">
              <w:r>
                <w:delText xml:space="preserve">      &lt;xs:element name="PgenCounter"  type="xs:base64Binary"&gt;</w:delText>
              </w:r>
            </w:del>
          </w:p>
          <w:p w14:paraId="7D2BC1C7" w14:textId="77777777" w:rsidR="002610E5" w:rsidRDefault="002610E5" w:rsidP="002610E5">
            <w:pPr>
              <w:pStyle w:val="XML1"/>
              <w:rPr>
                <w:del w:id="6021" w:author="aas" w:date="2013-10-14T02:06:00Z"/>
              </w:rPr>
            </w:pPr>
            <w:del w:id="6022" w:author="aas" w:date="2013-10-14T02:06:00Z">
              <w:r>
                <w:delText xml:space="preserve">        &lt;xs:annotation&gt;</w:delText>
              </w:r>
            </w:del>
          </w:p>
          <w:p w14:paraId="12B5EFCC" w14:textId="77777777" w:rsidR="002610E5" w:rsidRDefault="002610E5" w:rsidP="002610E5">
            <w:pPr>
              <w:pStyle w:val="XML1"/>
              <w:rPr>
                <w:del w:id="6023" w:author="aas" w:date="2013-10-14T02:06:00Z"/>
              </w:rPr>
            </w:pPr>
            <w:del w:id="6024" w:author="aas" w:date="2013-10-14T02:06:00Z">
              <w:r>
                <w:delText xml:space="preserve">          &lt;xs:documentation&gt;</w:delText>
              </w:r>
            </w:del>
          </w:p>
          <w:p w14:paraId="68BD2C5D" w14:textId="77777777" w:rsidR="002610E5" w:rsidRDefault="002610E5" w:rsidP="002610E5">
            <w:pPr>
              <w:pStyle w:val="XML1"/>
              <w:rPr>
                <w:del w:id="6025" w:author="aas" w:date="2013-10-14T02:06:00Z"/>
              </w:rPr>
            </w:pPr>
            <w:del w:id="6026" w:author="aas" w:date="2013-10-14T02:06:00Z">
              <w:r>
                <w:delText xml:space="preserve">            This element is optional. It MUST be present in</w:delText>
              </w:r>
            </w:del>
          </w:p>
          <w:p w14:paraId="3C5BE206" w14:textId="77777777" w:rsidR="002610E5" w:rsidRDefault="002610E5" w:rsidP="002610E5">
            <w:pPr>
              <w:pStyle w:val="XML1"/>
              <w:rPr>
                <w:del w:id="6027" w:author="aas" w:date="2013-10-14T02:06:00Z"/>
              </w:rPr>
            </w:pPr>
            <w:del w:id="6028" w:author="aas" w:date="2013-10-14T02:06:00Z">
              <w:r>
                <w:delText xml:space="preserve">            the NETCONF data store, if the element 'Seed' is present.</w:delText>
              </w:r>
            </w:del>
          </w:p>
          <w:p w14:paraId="2BFACBC9" w14:textId="77777777" w:rsidR="002610E5" w:rsidRDefault="002610E5" w:rsidP="002610E5">
            <w:pPr>
              <w:pStyle w:val="XML1"/>
              <w:rPr>
                <w:del w:id="6029" w:author="aas" w:date="2013-10-14T02:06:00Z"/>
              </w:rPr>
            </w:pPr>
            <w:del w:id="6030" w:author="aas" w:date="2013-10-14T02:06:00Z">
              <w:r>
                <w:delText xml:space="preserve">                    </w:delText>
              </w:r>
            </w:del>
          </w:p>
          <w:p w14:paraId="4F689C0F" w14:textId="77777777" w:rsidR="002610E5" w:rsidRDefault="002610E5" w:rsidP="002610E5">
            <w:pPr>
              <w:pStyle w:val="XML1"/>
              <w:rPr>
                <w:del w:id="6031" w:author="aas" w:date="2013-10-14T02:06:00Z"/>
              </w:rPr>
            </w:pPr>
            <w:del w:id="6032" w:author="aas" w:date="2013-10-14T02:06:00Z">
              <w:r>
                <w:delText xml:space="preserve">            If element 'Seed' is present in a NETCONF &amp;lt;edit-config&amp;gt;</w:delText>
              </w:r>
            </w:del>
          </w:p>
          <w:p w14:paraId="7B37D492" w14:textId="77777777" w:rsidR="002610E5" w:rsidRDefault="002610E5" w:rsidP="002610E5">
            <w:pPr>
              <w:pStyle w:val="XML1"/>
              <w:rPr>
                <w:del w:id="6033" w:author="aas" w:date="2013-10-14T02:06:00Z"/>
              </w:rPr>
            </w:pPr>
            <w:del w:id="6034" w:author="aas" w:date="2013-10-14T02:06:00Z">
              <w:r>
                <w:delText xml:space="preserve">            operation 'create', 'merge' or 'replace' and this element</w:delText>
              </w:r>
            </w:del>
          </w:p>
          <w:p w14:paraId="27E2DF2D" w14:textId="77777777" w:rsidR="002610E5" w:rsidRDefault="002610E5" w:rsidP="002610E5">
            <w:pPr>
              <w:pStyle w:val="XML1"/>
              <w:rPr>
                <w:del w:id="6035" w:author="aas" w:date="2013-10-14T02:06:00Z"/>
              </w:rPr>
            </w:pPr>
            <w:del w:id="6036" w:author="aas" w:date="2013-10-14T02:06:00Z">
              <w:r>
                <w:delText xml:space="preserve">            is missing, a 'data-missing' error is returned.</w:delText>
              </w:r>
            </w:del>
          </w:p>
          <w:p w14:paraId="459877D2" w14:textId="77777777" w:rsidR="002610E5" w:rsidRDefault="002610E5" w:rsidP="002610E5">
            <w:pPr>
              <w:pStyle w:val="XML1"/>
              <w:rPr>
                <w:del w:id="6037" w:author="aas" w:date="2013-10-14T02:06:00Z"/>
              </w:rPr>
            </w:pPr>
            <w:del w:id="6038" w:author="aas" w:date="2013-10-14T02:06:00Z">
              <w:r>
                <w:delText xml:space="preserve">          &lt;/xs:documentation&gt;</w:delText>
              </w:r>
            </w:del>
          </w:p>
          <w:p w14:paraId="05398F28" w14:textId="77777777" w:rsidR="002610E5" w:rsidRDefault="002610E5" w:rsidP="002610E5">
            <w:pPr>
              <w:pStyle w:val="XML1"/>
              <w:rPr>
                <w:del w:id="6039" w:author="aas" w:date="2013-10-14T02:06:00Z"/>
              </w:rPr>
            </w:pPr>
            <w:del w:id="6040" w:author="aas" w:date="2013-10-14T02:06:00Z">
              <w:r>
                <w:delText xml:space="preserve">        &lt;/xs:annotation&gt;</w:delText>
              </w:r>
            </w:del>
          </w:p>
          <w:p w14:paraId="0C35992C" w14:textId="77777777" w:rsidR="002610E5" w:rsidRDefault="002610E5" w:rsidP="002610E5">
            <w:pPr>
              <w:pStyle w:val="XML1"/>
              <w:rPr>
                <w:del w:id="6041" w:author="aas" w:date="2013-10-14T02:06:00Z"/>
              </w:rPr>
            </w:pPr>
            <w:del w:id="6042" w:author="aas" w:date="2013-10-14T02:06:00Z">
              <w:r>
                <w:delText xml:space="preserve">      &lt;/xs:element&gt;</w:delText>
              </w:r>
            </w:del>
          </w:p>
          <w:p w14:paraId="7F41E3D4" w14:textId="77777777" w:rsidR="002610E5" w:rsidRDefault="002610E5" w:rsidP="002610E5">
            <w:pPr>
              <w:pStyle w:val="XML1"/>
              <w:rPr>
                <w:del w:id="6043" w:author="aas" w:date="2013-10-14T02:06:00Z"/>
              </w:rPr>
            </w:pPr>
            <w:del w:id="6044" w:author="aas" w:date="2013-10-14T02:06:00Z">
              <w:r>
                <w:delText xml:space="preserve">    &lt;/xs:sequence&gt;</w:delText>
              </w:r>
            </w:del>
          </w:p>
          <w:p w14:paraId="1DCE3AB9" w14:textId="77777777" w:rsidR="002610E5" w:rsidRDefault="002610E5" w:rsidP="002610E5">
            <w:pPr>
              <w:pStyle w:val="XML1"/>
              <w:rPr>
                <w:del w:id="6045" w:author="aas" w:date="2013-10-14T02:06:00Z"/>
              </w:rPr>
            </w:pPr>
            <w:del w:id="6046" w:author="aas" w:date="2013-10-14T02:06:00Z">
              <w:r>
                <w:delText xml:space="preserve">  &lt;/xs:group&gt;</w:delText>
              </w:r>
            </w:del>
          </w:p>
          <w:p w14:paraId="0BAF84AE" w14:textId="77777777" w:rsidR="002610E5" w:rsidRDefault="002610E5" w:rsidP="002610E5">
            <w:pPr>
              <w:pStyle w:val="XML1"/>
              <w:rPr>
                <w:del w:id="6047" w:author="aas" w:date="2013-10-14T02:06:00Z"/>
              </w:rPr>
            </w:pPr>
          </w:p>
          <w:p w14:paraId="6781C6E6" w14:textId="77777777" w:rsidR="002610E5" w:rsidRDefault="002610E5" w:rsidP="002610E5">
            <w:pPr>
              <w:pStyle w:val="XML1"/>
              <w:rPr>
                <w:del w:id="6048" w:author="aas" w:date="2013-10-14T02:06:00Z"/>
              </w:rPr>
            </w:pPr>
            <w:del w:id="6049" w:author="aas" w:date="2013-10-14T02:06:00Z">
              <w:r>
                <w:delText xml:space="preserve">  &lt;xs:group name="RSAKeyValueType"&gt;</w:delText>
              </w:r>
            </w:del>
          </w:p>
          <w:p w14:paraId="78B84E87" w14:textId="77777777" w:rsidR="002610E5" w:rsidRDefault="002610E5" w:rsidP="002610E5">
            <w:pPr>
              <w:pStyle w:val="XML1"/>
              <w:rPr>
                <w:del w:id="6050" w:author="aas" w:date="2013-10-14T02:06:00Z"/>
              </w:rPr>
            </w:pPr>
            <w:del w:id="6051" w:author="aas" w:date="2013-10-14T02:06:00Z">
              <w:r>
                <w:delText xml:space="preserve">    &lt;xs:annotation&gt;</w:delText>
              </w:r>
            </w:del>
          </w:p>
          <w:p w14:paraId="51A97D3D" w14:textId="77777777" w:rsidR="002610E5" w:rsidRDefault="002610E5" w:rsidP="002610E5">
            <w:pPr>
              <w:pStyle w:val="XML1"/>
              <w:rPr>
                <w:del w:id="6052" w:author="aas" w:date="2013-10-14T02:06:00Z"/>
              </w:rPr>
            </w:pPr>
            <w:del w:id="6053" w:author="aas" w:date="2013-10-14T02:06:00Z">
              <w:r>
                <w:delText xml:space="preserve">      &lt;xs:documentation&gt;</w:delText>
              </w:r>
            </w:del>
          </w:p>
          <w:p w14:paraId="6E367216" w14:textId="77777777" w:rsidR="002610E5" w:rsidRDefault="002610E5" w:rsidP="002610E5">
            <w:pPr>
              <w:pStyle w:val="XML1"/>
              <w:rPr>
                <w:del w:id="6054" w:author="aas" w:date="2013-10-14T02:06:00Z"/>
              </w:rPr>
            </w:pPr>
            <w:del w:id="6055" w:author="aas" w:date="2013-10-14T02:06:00Z">
              <w:r>
                <w:delText xml:space="preserve">        RSA key values have two fields: Modulus and</w:delText>
              </w:r>
            </w:del>
          </w:p>
          <w:p w14:paraId="39C3A988" w14:textId="77777777" w:rsidR="002610E5" w:rsidRDefault="002610E5" w:rsidP="002610E5">
            <w:pPr>
              <w:pStyle w:val="XML1"/>
              <w:rPr>
                <w:del w:id="6056" w:author="aas" w:date="2013-10-14T02:06:00Z"/>
              </w:rPr>
            </w:pPr>
            <w:del w:id="6057" w:author="aas" w:date="2013-10-14T02:06:00Z">
              <w:r>
                <w:delText xml:space="preserve">        Exponent.</w:delText>
              </w:r>
            </w:del>
          </w:p>
          <w:p w14:paraId="224BA3D8" w14:textId="77777777" w:rsidR="002610E5" w:rsidRDefault="002610E5" w:rsidP="002610E5">
            <w:pPr>
              <w:pStyle w:val="XML1"/>
              <w:rPr>
                <w:del w:id="6058" w:author="aas" w:date="2013-10-14T02:06:00Z"/>
              </w:rPr>
            </w:pPr>
            <w:del w:id="6059" w:author="aas" w:date="2013-10-14T02:06:00Z">
              <w:r>
                <w:delText xml:space="preserve">      &lt;/xs:documentation&gt;</w:delText>
              </w:r>
            </w:del>
          </w:p>
          <w:p w14:paraId="4AD95C5A" w14:textId="77777777" w:rsidR="002610E5" w:rsidRDefault="002610E5" w:rsidP="002610E5">
            <w:pPr>
              <w:pStyle w:val="XML1"/>
              <w:rPr>
                <w:del w:id="6060" w:author="aas" w:date="2013-10-14T02:06:00Z"/>
              </w:rPr>
            </w:pPr>
            <w:del w:id="6061" w:author="aas" w:date="2013-10-14T02:06:00Z">
              <w:r>
                <w:delText xml:space="preserve">    &lt;/xs:annotation&gt;</w:delText>
              </w:r>
            </w:del>
          </w:p>
          <w:p w14:paraId="0FB8BC18" w14:textId="77777777" w:rsidR="002610E5" w:rsidRDefault="002610E5" w:rsidP="002610E5">
            <w:pPr>
              <w:pStyle w:val="XML1"/>
              <w:rPr>
                <w:del w:id="6062" w:author="aas" w:date="2013-10-14T02:06:00Z"/>
              </w:rPr>
            </w:pPr>
          </w:p>
          <w:p w14:paraId="3D149E90" w14:textId="77777777" w:rsidR="002610E5" w:rsidRDefault="002610E5" w:rsidP="002610E5">
            <w:pPr>
              <w:pStyle w:val="XML1"/>
              <w:rPr>
                <w:del w:id="6063" w:author="aas" w:date="2013-10-14T02:06:00Z"/>
              </w:rPr>
            </w:pPr>
            <w:del w:id="6064" w:author="aas" w:date="2013-10-14T02:06:00Z">
              <w:r>
                <w:delText xml:space="preserve">    &lt;xs:sequence&gt;</w:delText>
              </w:r>
            </w:del>
          </w:p>
          <w:p w14:paraId="5B13DCD8" w14:textId="77777777" w:rsidR="002610E5" w:rsidRDefault="002610E5" w:rsidP="002610E5">
            <w:pPr>
              <w:pStyle w:val="XML1"/>
              <w:rPr>
                <w:del w:id="6065" w:author="aas" w:date="2013-10-14T02:06:00Z"/>
              </w:rPr>
            </w:pPr>
            <w:del w:id="6066" w:author="aas" w:date="2013-10-14T02:06:00Z">
              <w:r>
                <w:delText xml:space="preserve">      &lt;xs:element name="Modulus"  type="xs:base64Binary"&gt;</w:delText>
              </w:r>
            </w:del>
          </w:p>
          <w:p w14:paraId="240C1ED7" w14:textId="77777777" w:rsidR="002610E5" w:rsidRDefault="002610E5" w:rsidP="002610E5">
            <w:pPr>
              <w:pStyle w:val="XML1"/>
              <w:rPr>
                <w:del w:id="6067" w:author="aas" w:date="2013-10-14T02:06:00Z"/>
              </w:rPr>
            </w:pPr>
            <w:del w:id="6068" w:author="aas" w:date="2013-10-14T02:06:00Z">
              <w:r>
                <w:delText xml:space="preserve">        &lt;xs:annotation&gt;</w:delText>
              </w:r>
            </w:del>
          </w:p>
          <w:p w14:paraId="0007E5D1" w14:textId="77777777" w:rsidR="002610E5" w:rsidRDefault="002610E5" w:rsidP="002610E5">
            <w:pPr>
              <w:pStyle w:val="XML1"/>
              <w:rPr>
                <w:del w:id="6069" w:author="aas" w:date="2013-10-14T02:06:00Z"/>
              </w:rPr>
            </w:pPr>
            <w:del w:id="6070" w:author="aas" w:date="2013-10-14T02:06:00Z">
              <w:r>
                <w:delText xml:space="preserve">          &lt;xs:documentation&gt;</w:delText>
              </w:r>
            </w:del>
          </w:p>
          <w:p w14:paraId="4A082FE2" w14:textId="77777777" w:rsidR="002610E5" w:rsidRDefault="002610E5" w:rsidP="002610E5">
            <w:pPr>
              <w:pStyle w:val="XML1"/>
              <w:rPr>
                <w:del w:id="6071" w:author="aas" w:date="2013-10-14T02:06:00Z"/>
              </w:rPr>
            </w:pPr>
            <w:del w:id="6072" w:author="aas" w:date="2013-10-14T02:06:00Z">
              <w:r>
                <w:delText xml:space="preserve">            This element MUST be present in the NETCONF data</w:delText>
              </w:r>
            </w:del>
          </w:p>
          <w:p w14:paraId="3721CA58" w14:textId="77777777" w:rsidR="002610E5" w:rsidRDefault="002610E5" w:rsidP="002610E5">
            <w:pPr>
              <w:pStyle w:val="XML1"/>
              <w:rPr>
                <w:del w:id="6073" w:author="aas" w:date="2013-10-14T02:06:00Z"/>
              </w:rPr>
            </w:pPr>
            <w:del w:id="6074" w:author="aas" w:date="2013-10-14T02:06:00Z">
              <w:r>
                <w:delText xml:space="preserve">            store. If this element is not present in a NETCONF</w:delText>
              </w:r>
            </w:del>
          </w:p>
          <w:p w14:paraId="265C5FE5" w14:textId="77777777" w:rsidR="002610E5" w:rsidRDefault="002610E5" w:rsidP="002610E5">
            <w:pPr>
              <w:pStyle w:val="XML1"/>
              <w:rPr>
                <w:del w:id="6075" w:author="aas" w:date="2013-10-14T02:06:00Z"/>
              </w:rPr>
            </w:pPr>
            <w:del w:id="6076" w:author="aas" w:date="2013-10-14T02:06:00Z">
              <w:r>
                <w:delText xml:space="preserve">            &amp;lt;edit-config&amp;gt; operation 'create', 'merge' or 'replace' and</w:delText>
              </w:r>
            </w:del>
          </w:p>
          <w:p w14:paraId="40D7AA6F" w14:textId="77777777" w:rsidR="002610E5" w:rsidRDefault="002610E5" w:rsidP="002610E5">
            <w:pPr>
              <w:pStyle w:val="XML1"/>
              <w:rPr>
                <w:del w:id="6077" w:author="aas" w:date="2013-10-14T02:06:00Z"/>
              </w:rPr>
            </w:pPr>
            <w:del w:id="6078" w:author="aas" w:date="2013-10-14T02:06:00Z">
              <w:r>
                <w:delText xml:space="preserve">            the parent element does not exist, a 'data-missing' error</w:delText>
              </w:r>
            </w:del>
          </w:p>
          <w:p w14:paraId="2CB240CA" w14:textId="77777777" w:rsidR="002610E5" w:rsidRDefault="002610E5" w:rsidP="002610E5">
            <w:pPr>
              <w:pStyle w:val="XML1"/>
              <w:rPr>
                <w:del w:id="6079" w:author="aas" w:date="2013-10-14T02:06:00Z"/>
              </w:rPr>
            </w:pPr>
            <w:del w:id="6080" w:author="aas" w:date="2013-10-14T02:06:00Z">
              <w:r>
                <w:delText xml:space="preserve">            is returned.</w:delText>
              </w:r>
            </w:del>
          </w:p>
          <w:p w14:paraId="4D6C3E67" w14:textId="77777777" w:rsidR="002610E5" w:rsidRDefault="002610E5" w:rsidP="002610E5">
            <w:pPr>
              <w:pStyle w:val="XML1"/>
              <w:rPr>
                <w:del w:id="6081" w:author="aas" w:date="2013-10-14T02:06:00Z"/>
              </w:rPr>
            </w:pPr>
            <w:del w:id="6082" w:author="aas" w:date="2013-10-14T02:06:00Z">
              <w:r>
                <w:delText xml:space="preserve">          &lt;/xs:documentation&gt;</w:delText>
              </w:r>
            </w:del>
          </w:p>
          <w:p w14:paraId="4CA2D806" w14:textId="77777777" w:rsidR="002610E5" w:rsidRDefault="002610E5" w:rsidP="002610E5">
            <w:pPr>
              <w:pStyle w:val="XML1"/>
              <w:rPr>
                <w:del w:id="6083" w:author="aas" w:date="2013-10-14T02:06:00Z"/>
              </w:rPr>
            </w:pPr>
            <w:del w:id="6084" w:author="aas" w:date="2013-10-14T02:06:00Z">
              <w:r>
                <w:delText xml:space="preserve">        &lt;/xs:annotation&gt;</w:delText>
              </w:r>
            </w:del>
          </w:p>
          <w:p w14:paraId="1E463985" w14:textId="77777777" w:rsidR="002610E5" w:rsidRDefault="002610E5" w:rsidP="002610E5">
            <w:pPr>
              <w:pStyle w:val="XML1"/>
              <w:rPr>
                <w:del w:id="6085" w:author="aas" w:date="2013-10-14T02:06:00Z"/>
              </w:rPr>
            </w:pPr>
            <w:del w:id="6086" w:author="aas" w:date="2013-10-14T02:06:00Z">
              <w:r>
                <w:delText xml:space="preserve">      &lt;/xs:element&gt;</w:delText>
              </w:r>
            </w:del>
          </w:p>
          <w:p w14:paraId="071966E8" w14:textId="77777777" w:rsidR="002610E5" w:rsidRDefault="002610E5" w:rsidP="002610E5">
            <w:pPr>
              <w:pStyle w:val="XML1"/>
              <w:rPr>
                <w:del w:id="6087" w:author="aas" w:date="2013-10-14T02:06:00Z"/>
              </w:rPr>
            </w:pPr>
            <w:del w:id="6088" w:author="aas" w:date="2013-10-14T02:06:00Z">
              <w:r>
                <w:delText xml:space="preserve">      &lt;xs:element name="Exponent"  type="xs:base64Binary"&gt;</w:delText>
              </w:r>
            </w:del>
          </w:p>
          <w:p w14:paraId="748D7F9C" w14:textId="77777777" w:rsidR="002610E5" w:rsidRDefault="002610E5" w:rsidP="002610E5">
            <w:pPr>
              <w:pStyle w:val="XML1"/>
              <w:rPr>
                <w:del w:id="6089" w:author="aas" w:date="2013-10-14T02:06:00Z"/>
              </w:rPr>
            </w:pPr>
            <w:del w:id="6090" w:author="aas" w:date="2013-10-14T02:06:00Z">
              <w:r>
                <w:delText xml:space="preserve">        &lt;xs:annotation&gt;</w:delText>
              </w:r>
            </w:del>
          </w:p>
          <w:p w14:paraId="73657FC0" w14:textId="77777777" w:rsidR="002610E5" w:rsidRDefault="002610E5" w:rsidP="002610E5">
            <w:pPr>
              <w:pStyle w:val="XML1"/>
              <w:rPr>
                <w:del w:id="6091" w:author="aas" w:date="2013-10-14T02:06:00Z"/>
              </w:rPr>
            </w:pPr>
            <w:del w:id="6092" w:author="aas" w:date="2013-10-14T02:06:00Z">
              <w:r>
                <w:delText xml:space="preserve">          &lt;xs:documentation&gt;</w:delText>
              </w:r>
            </w:del>
          </w:p>
          <w:p w14:paraId="17E2E12A" w14:textId="77777777" w:rsidR="002610E5" w:rsidRDefault="002610E5" w:rsidP="002610E5">
            <w:pPr>
              <w:pStyle w:val="XML1"/>
              <w:rPr>
                <w:del w:id="6093" w:author="aas" w:date="2013-10-14T02:06:00Z"/>
              </w:rPr>
            </w:pPr>
            <w:del w:id="6094" w:author="aas" w:date="2013-10-14T02:06:00Z">
              <w:r>
                <w:delText xml:space="preserve">            This element MUST be present in the NETCONF data</w:delText>
              </w:r>
            </w:del>
          </w:p>
          <w:p w14:paraId="75E4B7D6" w14:textId="77777777" w:rsidR="002610E5" w:rsidRDefault="002610E5" w:rsidP="002610E5">
            <w:pPr>
              <w:pStyle w:val="XML1"/>
              <w:rPr>
                <w:del w:id="6095" w:author="aas" w:date="2013-10-14T02:06:00Z"/>
              </w:rPr>
            </w:pPr>
            <w:del w:id="6096" w:author="aas" w:date="2013-10-14T02:06:00Z">
              <w:r>
                <w:delText xml:space="preserve">            store. If this element is not present in a NETCONF</w:delText>
              </w:r>
            </w:del>
          </w:p>
          <w:p w14:paraId="626D73B1" w14:textId="77777777" w:rsidR="002610E5" w:rsidRDefault="002610E5" w:rsidP="002610E5">
            <w:pPr>
              <w:pStyle w:val="XML1"/>
              <w:rPr>
                <w:del w:id="6097" w:author="aas" w:date="2013-10-14T02:06:00Z"/>
              </w:rPr>
            </w:pPr>
            <w:del w:id="6098" w:author="aas" w:date="2013-10-14T02:06:00Z">
              <w:r>
                <w:delText xml:space="preserve">            &amp;lt;edit-config&amp;gt; operation 'create', 'merge' or 'replace' and</w:delText>
              </w:r>
            </w:del>
          </w:p>
          <w:p w14:paraId="1BFC3D52" w14:textId="77777777" w:rsidR="002610E5" w:rsidRDefault="002610E5" w:rsidP="002610E5">
            <w:pPr>
              <w:pStyle w:val="XML1"/>
              <w:rPr>
                <w:del w:id="6099" w:author="aas" w:date="2013-10-14T02:06:00Z"/>
              </w:rPr>
            </w:pPr>
            <w:del w:id="6100" w:author="aas" w:date="2013-10-14T02:06:00Z">
              <w:r>
                <w:delText xml:space="preserve">            the parent element does not exist, a 'data-missing' error</w:delText>
              </w:r>
            </w:del>
          </w:p>
          <w:p w14:paraId="36C93B78" w14:textId="77777777" w:rsidR="002610E5" w:rsidRDefault="002610E5" w:rsidP="002610E5">
            <w:pPr>
              <w:pStyle w:val="XML1"/>
              <w:rPr>
                <w:del w:id="6101" w:author="aas" w:date="2013-10-14T02:06:00Z"/>
              </w:rPr>
            </w:pPr>
            <w:del w:id="6102" w:author="aas" w:date="2013-10-14T02:06:00Z">
              <w:r>
                <w:delText xml:space="preserve">            is returned.</w:delText>
              </w:r>
            </w:del>
          </w:p>
          <w:p w14:paraId="60FB4BC6" w14:textId="77777777" w:rsidR="002610E5" w:rsidRDefault="002610E5" w:rsidP="002610E5">
            <w:pPr>
              <w:pStyle w:val="XML1"/>
              <w:rPr>
                <w:del w:id="6103" w:author="aas" w:date="2013-10-14T02:06:00Z"/>
              </w:rPr>
            </w:pPr>
            <w:del w:id="6104" w:author="aas" w:date="2013-10-14T02:06:00Z">
              <w:r>
                <w:delText xml:space="preserve">          &lt;/xs:documentation&gt;</w:delText>
              </w:r>
            </w:del>
          </w:p>
          <w:p w14:paraId="2396DB53" w14:textId="77777777" w:rsidR="002610E5" w:rsidRDefault="002610E5" w:rsidP="002610E5">
            <w:pPr>
              <w:pStyle w:val="XML1"/>
              <w:rPr>
                <w:del w:id="6105" w:author="aas" w:date="2013-10-14T02:06:00Z"/>
              </w:rPr>
            </w:pPr>
            <w:del w:id="6106" w:author="aas" w:date="2013-10-14T02:06:00Z">
              <w:r>
                <w:delText xml:space="preserve">        &lt;/xs:annotation&gt;</w:delText>
              </w:r>
            </w:del>
          </w:p>
          <w:p w14:paraId="6D68C44F" w14:textId="77777777" w:rsidR="002610E5" w:rsidRDefault="002610E5" w:rsidP="002610E5">
            <w:pPr>
              <w:pStyle w:val="XML1"/>
              <w:rPr>
                <w:del w:id="6107" w:author="aas" w:date="2013-10-14T02:06:00Z"/>
              </w:rPr>
            </w:pPr>
            <w:del w:id="6108" w:author="aas" w:date="2013-10-14T02:06:00Z">
              <w:r>
                <w:delText xml:space="preserve">      &lt;/xs:element&gt;</w:delText>
              </w:r>
            </w:del>
          </w:p>
          <w:p w14:paraId="673FFDA3" w14:textId="77777777" w:rsidR="002610E5" w:rsidRDefault="002610E5" w:rsidP="002610E5">
            <w:pPr>
              <w:pStyle w:val="XML1"/>
              <w:rPr>
                <w:del w:id="6109" w:author="aas" w:date="2013-10-14T02:06:00Z"/>
              </w:rPr>
            </w:pPr>
            <w:del w:id="6110" w:author="aas" w:date="2013-10-14T02:06:00Z">
              <w:r>
                <w:delText xml:space="preserve">    &lt;/xs:sequence&gt;</w:delText>
              </w:r>
            </w:del>
          </w:p>
          <w:p w14:paraId="1CF248A2" w14:textId="77777777" w:rsidR="002610E5" w:rsidRPr="009F1B7D" w:rsidRDefault="002610E5" w:rsidP="002610E5">
            <w:pPr>
              <w:pStyle w:val="XML1"/>
              <w:rPr>
                <w:del w:id="6111" w:author="aas" w:date="2013-10-14T02:06:00Z"/>
              </w:rPr>
            </w:pPr>
            <w:del w:id="6112" w:author="aas" w:date="2013-10-14T02:06:00Z">
              <w:r>
                <w:delText xml:space="preserve">  &lt;/xs:group&gt;</w:delText>
              </w:r>
            </w:del>
          </w:p>
        </w:tc>
      </w:tr>
    </w:tbl>
    <w:p w14:paraId="48204A01" w14:textId="77777777" w:rsidR="00325239" w:rsidRPr="009F1B7D" w:rsidRDefault="00325239" w:rsidP="00325239">
      <w:pPr>
        <w:rPr>
          <w:del w:id="6113" w:author="aas" w:date="2013-10-14T02:06:00Z"/>
        </w:rPr>
      </w:pPr>
    </w:p>
    <w:p w14:paraId="0488A054" w14:textId="77777777" w:rsidR="00325239" w:rsidRPr="009F1B7D" w:rsidRDefault="00325239" w:rsidP="00325239">
      <w:pPr>
        <w:pStyle w:val="Heading3"/>
        <w:keepLines w:val="0"/>
        <w:ind w:left="720" w:hanging="720"/>
      </w:pPr>
      <w:bookmarkStart w:id="6114" w:name="_Toc248248260"/>
      <w:r w:rsidRPr="00DB42FD">
        <w:t>XML Example</w:t>
      </w:r>
      <w:bookmarkEnd w:id="6114"/>
    </w:p>
    <w:tbl>
      <w:tblPr>
        <w:tblStyle w:val="XMLtable"/>
        <w:tblW w:w="5000" w:type="pct"/>
        <w:tblLook w:val="04A0" w:firstRow="1" w:lastRow="0" w:firstColumn="1" w:lastColumn="0" w:noHBand="0" w:noVBand="1"/>
      </w:tblPr>
      <w:tblGrid>
        <w:gridCol w:w="9474"/>
      </w:tblGrid>
      <w:tr w:rsidR="00325239" w:rsidRPr="009F1B7D" w14:paraId="6569242F" w14:textId="77777777" w:rsidTr="00C128FA">
        <w:tc>
          <w:tcPr>
            <w:tcW w:w="8820" w:type="dxa"/>
          </w:tcPr>
          <w:p w14:paraId="087B710A" w14:textId="09AB93F6" w:rsidR="00325239" w:rsidRPr="009F1B7D" w:rsidRDefault="00325239" w:rsidP="009D0278">
            <w:pPr>
              <w:pStyle w:val="XML1"/>
            </w:pPr>
            <w:r w:rsidRPr="009F1B7D">
              <w:t>&lt;</w:t>
            </w:r>
            <w:proofErr w:type="gramStart"/>
            <w:r>
              <w:t>owned</w:t>
            </w:r>
            <w:proofErr w:type="gramEnd"/>
            <w:r>
              <w:t>-certificate</w:t>
            </w:r>
            <w:r w:rsidRPr="009F1B7D">
              <w:t>&gt;</w:t>
            </w:r>
          </w:p>
          <w:p w14:paraId="02AC3ACB" w14:textId="77777777" w:rsidR="00325239" w:rsidRPr="009F1B7D" w:rsidRDefault="00325239" w:rsidP="009D0278">
            <w:pPr>
              <w:pStyle w:val="XML2"/>
            </w:pPr>
            <w:r>
              <w:t>&lt;</w:t>
            </w:r>
            <w:proofErr w:type="gramStart"/>
            <w:r>
              <w:t>resource</w:t>
            </w:r>
            <w:proofErr w:type="gramEnd"/>
            <w:r>
              <w:t>-id&gt;ownedCertificate3</w:t>
            </w:r>
            <w:r w:rsidRPr="009F1B7D">
              <w:t>&lt;/resource-id&gt;</w:t>
            </w:r>
          </w:p>
          <w:p w14:paraId="24582D07" w14:textId="77777777" w:rsidR="00325239" w:rsidRDefault="00325239" w:rsidP="009D0278">
            <w:pPr>
              <w:pStyle w:val="XML2"/>
            </w:pPr>
            <w:r w:rsidRPr="009F1B7D">
              <w:t>&lt;</w:t>
            </w:r>
            <w:proofErr w:type="gramStart"/>
            <w:r>
              <w:t>certificate</w:t>
            </w:r>
            <w:proofErr w:type="gramEnd"/>
            <w:r>
              <w:t>&gt;AEF134F56EDB667DFA4320AEF134F56EDB667DFA4320AEF134F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proofErr w:type="gramStart"/>
            <w:r>
              <w:t>private</w:t>
            </w:r>
            <w:proofErr w:type="gramEnd"/>
            <w:r>
              <w:t>-key&gt;</w:t>
            </w:r>
          </w:p>
          <w:p w14:paraId="6C2D18DA" w14:textId="01994B1A" w:rsidR="00AE02DF" w:rsidRDefault="00AE02DF" w:rsidP="009767AE">
            <w:pPr>
              <w:pStyle w:val="XML3"/>
            </w:pPr>
            <w:r>
              <w:t>&lt;</w:t>
            </w:r>
            <w:proofErr w:type="gramStart"/>
            <w:r>
              <w:t>ds:RSAKeyValue</w:t>
            </w:r>
            <w:proofErr w:type="gramEnd"/>
            <w:r>
              <w:t>&gt;</w:t>
            </w:r>
          </w:p>
          <w:p w14:paraId="04C3583F" w14:textId="526E9BDE" w:rsidR="00325239" w:rsidRDefault="00AE02DF" w:rsidP="009767AE">
            <w:pPr>
              <w:pStyle w:val="XML4"/>
            </w:pPr>
            <w:r>
              <w:t>&lt;</w:t>
            </w:r>
            <w:proofErr w:type="gramStart"/>
            <w:r w:rsidR="00487636">
              <w:t>ds:</w:t>
            </w:r>
            <w:r>
              <w:t>Modulus</w:t>
            </w:r>
            <w:proofErr w:type="gramEnd"/>
            <w:r>
              <w:t>&gt;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&lt;/ds</w:t>
            </w:r>
            <w:proofErr w:type="gramStart"/>
            <w:r>
              <w:t>:Modulus</w:t>
            </w:r>
            <w:proofErr w:type="gramEnd"/>
            <w:r>
              <w:t>&gt;</w:t>
            </w:r>
          </w:p>
          <w:p w14:paraId="1E9571F6" w14:textId="0700DADD" w:rsidR="00487636" w:rsidRDefault="00487636" w:rsidP="00487636">
            <w:pPr>
              <w:pStyle w:val="XML4"/>
            </w:pPr>
            <w:r>
              <w:t>&lt;</w:t>
            </w:r>
            <w:proofErr w:type="gramStart"/>
            <w:r>
              <w:t>ds:Exponent</w:t>
            </w:r>
            <w:proofErr w:type="gramEnd"/>
            <w:r>
              <w:t>&gt;DFA4320AEF134F56EDB66786230900DFA3C6F4443234901234...</w:t>
            </w:r>
          </w:p>
          <w:p w14:paraId="4D9C8BCA" w14:textId="5952DA7F" w:rsidR="00487636" w:rsidRDefault="00487636" w:rsidP="009767AE">
            <w:pPr>
              <w:pStyle w:val="XML4"/>
            </w:pPr>
            <w:r>
              <w:t>&lt;/ds</w:t>
            </w:r>
            <w:proofErr w:type="gramStart"/>
            <w:r>
              <w:t>:Exponent</w:t>
            </w:r>
            <w:proofErr w:type="gramEnd"/>
            <w:r>
              <w: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2A8AA651" w14:textId="14C36BD8" w:rsidR="0002263D" w:rsidRDefault="0002263D" w:rsidP="0002263D">
      <w:pPr>
        <w:pStyle w:val="Heading2"/>
      </w:pPr>
      <w:bookmarkStart w:id="6115" w:name="_Toc333524383"/>
      <w:bookmarkStart w:id="6116" w:name="_Toc335148470"/>
      <w:bookmarkStart w:id="6117" w:name="_Toc333524384"/>
      <w:bookmarkStart w:id="6118" w:name="_Toc335148471"/>
      <w:bookmarkStart w:id="6119" w:name="_Toc333524385"/>
      <w:bookmarkStart w:id="6120" w:name="_Toc335148472"/>
      <w:bookmarkStart w:id="6121" w:name="_Toc333524386"/>
      <w:bookmarkStart w:id="6122" w:name="_Toc335148473"/>
      <w:bookmarkStart w:id="6123" w:name="_Ref246954327"/>
      <w:bookmarkStart w:id="6124" w:name="_Ref246954349"/>
      <w:bookmarkStart w:id="6125" w:name="_Toc248248261"/>
      <w:bookmarkEnd w:id="6115"/>
      <w:bookmarkEnd w:id="6116"/>
      <w:bookmarkEnd w:id="6117"/>
      <w:bookmarkEnd w:id="6118"/>
      <w:bookmarkEnd w:id="6119"/>
      <w:bookmarkEnd w:id="6120"/>
      <w:bookmarkEnd w:id="6121"/>
      <w:bookmarkEnd w:id="6122"/>
      <w:r>
        <w:lastRenderedPageBreak/>
        <w:t>OpenFlow Flow Table</w:t>
      </w:r>
      <w:bookmarkEnd w:id="6123"/>
      <w:bookmarkEnd w:id="6124"/>
      <w:bookmarkEnd w:id="6125"/>
    </w:p>
    <w:p w14:paraId="241B4CD7" w14:textId="157E9122" w:rsidR="0002263D" w:rsidRDefault="0002263D" w:rsidP="0002263D">
      <w:r>
        <w:t xml:space="preserve">The OpenFlow </w:t>
      </w:r>
      <w:r w:rsidR="00971A60">
        <w:t>Flow Table</w:t>
      </w:r>
      <w:r>
        <w:t xml:space="preserve"> is an instance of an OpenFlow res</w:t>
      </w:r>
      <w:r w:rsidR="00971A60">
        <w:t>ource. It contains list of flow table properties. The OpenFlow flow table</w:t>
      </w:r>
      <w:r>
        <w:t xml:space="preserve"> is a logical </w:t>
      </w:r>
      <w:proofErr w:type="gramStart"/>
      <w:r w:rsidR="00971A60">
        <w:t>context which</w:t>
      </w:r>
      <w:proofErr w:type="gramEnd"/>
      <w:r w:rsidR="00971A60">
        <w:t xml:space="preserve"> represents a flow table</w:t>
      </w:r>
      <w:r>
        <w:t xml:space="preserve"> as described in the OpenFlow protocol specification.</w:t>
      </w:r>
    </w:p>
    <w:p w14:paraId="0525C19B" w14:textId="77777777" w:rsidR="00971A60" w:rsidRDefault="00971A60" w:rsidP="00971A60">
      <w:pPr>
        <w:pStyle w:val="Heading3"/>
        <w:keepLines w:val="0"/>
        <w:ind w:left="720" w:hanging="720"/>
      </w:pPr>
      <w:bookmarkStart w:id="6126" w:name="_Toc248248262"/>
      <w:r w:rsidRPr="00DB42FD">
        <w:t>UML Diagram</w:t>
      </w:r>
      <w:bookmarkEnd w:id="6126"/>
    </w:p>
    <w:p w14:paraId="736333AE" w14:textId="03D6ED61" w:rsidR="00E26F0F" w:rsidRDefault="00BE510F" w:rsidP="00E26F0F">
      <w:pPr>
        <w:pStyle w:val="Caption"/>
        <w:jc w:val="center"/>
        <w:rPr>
          <w:color w:val="auto"/>
        </w:rPr>
      </w:pPr>
      <w:ins w:id="6127" w:author="Deepak Bansal (AZURE)" w:date="2013-12-01T18:07:00Z">
        <w:r>
          <w:object w:dxaOrig="8941" w:dyaOrig="6690" w14:anchorId="08000545">
            <v:shape id="_x0000_i1041" type="#_x0000_t75" style="width:447pt;height:335pt" o:ole="">
              <v:imagedata r:id="rId48" o:title=""/>
            </v:shape>
            <o:OLEObject Type="Embed" ProgID="Visio.Drawing.15" ShapeID="_x0000_i1041" DrawAspect="Content" ObjectID="_1321991154" r:id="rId49"/>
          </w:object>
        </w:r>
      </w:ins>
      <w:del w:id="6128" w:author="Deepak Bansal (AZURE)" w:date="2013-12-01T18:07:00Z">
        <w:r w:rsidR="00A5340E" w:rsidDel="00BE510F">
          <w:object w:dxaOrig="6900" w:dyaOrig="5815" w14:anchorId="52307FF0">
            <v:shape id="_x0000_i1042" type="#_x0000_t75" style="width:344pt;height:291pt" o:ole="">
              <v:imagedata r:id="rId50" o:title=""/>
            </v:shape>
            <o:OLEObject Type="Embed" ProgID="Visio.Drawing.11" ShapeID="_x0000_i1042" DrawAspect="Content" ObjectID="_1321991155" r:id="rId51"/>
          </w:object>
        </w:r>
      </w:del>
    </w:p>
    <w:p w14:paraId="3509B65A" w14:textId="2E85B510" w:rsidR="00182140" w:rsidRPr="00182140" w:rsidRDefault="00E26F0F" w:rsidP="001026D4">
      <w:pPr>
        <w:pStyle w:val="Caption"/>
      </w:pPr>
      <w:r w:rsidRPr="00A3202A">
        <w:t xml:space="preserve">Figure </w:t>
      </w:r>
      <w:r w:rsidR="00384805" w:rsidRPr="00A3202A">
        <w:t>15</w:t>
      </w:r>
      <w:r w:rsidRPr="00A3202A">
        <w:t xml:space="preserve">: Data Model Diagram for </w:t>
      </w:r>
      <w:r w:rsidR="00C012A0">
        <w:t>Flow Table</w:t>
      </w:r>
    </w:p>
    <w:p w14:paraId="19C3DE62" w14:textId="77777777" w:rsidR="00971A60" w:rsidRDefault="00971A60" w:rsidP="00971A60">
      <w:pPr>
        <w:pStyle w:val="Heading3"/>
        <w:keepLines w:val="0"/>
        <w:ind w:left="720" w:hanging="720"/>
        <w:rPr>
          <w:del w:id="6129" w:author="aas" w:date="2013-10-14T02:06:00Z"/>
        </w:rPr>
      </w:pPr>
      <w:del w:id="6130" w:author="aas" w:date="2013-10-14T02:06:00Z">
        <w:r>
          <w:delText>XML Schema</w:delText>
        </w:r>
      </w:del>
    </w:p>
    <w:tbl>
      <w:tblPr>
        <w:tblStyle w:val="XMLtable"/>
        <w:tblW w:w="5000" w:type="pct"/>
        <w:tblLook w:val="04A0" w:firstRow="1" w:lastRow="0" w:firstColumn="1" w:lastColumn="0" w:noHBand="0" w:noVBand="1"/>
      </w:tblPr>
      <w:tblGrid>
        <w:gridCol w:w="9474"/>
      </w:tblGrid>
      <w:tr w:rsidR="00182140" w:rsidRPr="009F1B7D" w14:paraId="41F60AA5" w14:textId="77777777" w:rsidTr="00C128FA">
        <w:trPr>
          <w:del w:id="6131" w:author="aas" w:date="2013-10-14T02:06:00Z"/>
        </w:trPr>
        <w:tc>
          <w:tcPr>
            <w:tcW w:w="8820" w:type="dxa"/>
          </w:tcPr>
          <w:p w14:paraId="0A371D29" w14:textId="77777777" w:rsidR="00105B1A" w:rsidRDefault="00105B1A" w:rsidP="00105B1A">
            <w:pPr>
              <w:pStyle w:val="XML1"/>
              <w:rPr>
                <w:del w:id="6132" w:author="aas" w:date="2013-10-14T02:06:00Z"/>
              </w:rPr>
            </w:pPr>
            <w:del w:id="6133" w:author="aas" w:date="2013-10-14T02:06:00Z">
              <w:r>
                <w:delText xml:space="preserve">  &lt;xs:group name="OFFlowTableType"&gt;</w:delText>
              </w:r>
            </w:del>
          </w:p>
          <w:p w14:paraId="7F667346" w14:textId="77777777" w:rsidR="00105B1A" w:rsidRDefault="00105B1A" w:rsidP="00105B1A">
            <w:pPr>
              <w:pStyle w:val="XML1"/>
              <w:rPr>
                <w:del w:id="6134" w:author="aas" w:date="2013-10-14T02:06:00Z"/>
              </w:rPr>
            </w:pPr>
            <w:del w:id="6135" w:author="aas" w:date="2013-10-14T02:06:00Z">
              <w:r>
                <w:delText xml:space="preserve">    &lt;xs:annotation&gt;</w:delText>
              </w:r>
            </w:del>
          </w:p>
          <w:p w14:paraId="18614C47" w14:textId="77777777" w:rsidR="00105B1A" w:rsidRDefault="00105B1A" w:rsidP="00105B1A">
            <w:pPr>
              <w:pStyle w:val="XML1"/>
              <w:rPr>
                <w:del w:id="6136" w:author="aas" w:date="2013-10-14T02:06:00Z"/>
              </w:rPr>
            </w:pPr>
            <w:del w:id="6137" w:author="aas" w:date="2013-10-14T02:06:00Z">
              <w:r>
                <w:delText xml:space="preserve">      &lt;xs:documentation&gt;</w:delText>
              </w:r>
            </w:del>
          </w:p>
          <w:p w14:paraId="67B7FF68" w14:textId="77777777" w:rsidR="00105B1A" w:rsidRDefault="00105B1A" w:rsidP="00105B1A">
            <w:pPr>
              <w:pStyle w:val="XML1"/>
              <w:rPr>
                <w:del w:id="6138" w:author="aas" w:date="2013-10-14T02:06:00Z"/>
              </w:rPr>
            </w:pPr>
            <w:del w:id="6139" w:author="aas" w:date="2013-10-14T02:06:00Z">
              <w:r>
                <w:delText xml:space="preserve">        Representation of an OpenFlow Flow Table Resource.</w:delText>
              </w:r>
            </w:del>
          </w:p>
          <w:p w14:paraId="18CE1ACA" w14:textId="77777777" w:rsidR="00105B1A" w:rsidRDefault="00105B1A" w:rsidP="00105B1A">
            <w:pPr>
              <w:pStyle w:val="XML1"/>
              <w:rPr>
                <w:del w:id="6140" w:author="aas" w:date="2013-10-14T02:06:00Z"/>
              </w:rPr>
            </w:pPr>
          </w:p>
          <w:p w14:paraId="35E68157" w14:textId="77777777" w:rsidR="00105B1A" w:rsidRDefault="00105B1A" w:rsidP="00105B1A">
            <w:pPr>
              <w:pStyle w:val="XML1"/>
              <w:rPr>
                <w:del w:id="6141" w:author="aas" w:date="2013-10-14T02:06:00Z"/>
              </w:rPr>
            </w:pPr>
            <w:del w:id="6142" w:author="aas" w:date="2013-10-14T02:06:00Z">
              <w:r>
                <w:delText xml:space="preserve">        Elements in the type OFFlowTableType are not configurable and</w:delText>
              </w:r>
            </w:del>
          </w:p>
          <w:p w14:paraId="66FCA4CB" w14:textId="77777777" w:rsidR="00105B1A" w:rsidRDefault="00105B1A" w:rsidP="00105B1A">
            <w:pPr>
              <w:pStyle w:val="XML1"/>
              <w:rPr>
                <w:del w:id="6143" w:author="aas" w:date="2013-10-14T02:06:00Z"/>
              </w:rPr>
            </w:pPr>
            <w:del w:id="6144" w:author="aas" w:date="2013-10-14T02:06:00Z">
              <w:r>
                <w:delText xml:space="preserve">        can only be retrieved by NETCONF &amp;lt;get&amp;gt; operations. Attemps to</w:delText>
              </w:r>
            </w:del>
          </w:p>
          <w:p w14:paraId="054AF6D0" w14:textId="77777777" w:rsidR="00105B1A" w:rsidRDefault="00105B1A" w:rsidP="00105B1A">
            <w:pPr>
              <w:pStyle w:val="XML1"/>
              <w:rPr>
                <w:del w:id="6145" w:author="aas" w:date="2013-10-14T02:06:00Z"/>
              </w:rPr>
            </w:pPr>
            <w:del w:id="6146" w:author="aas" w:date="2013-10-14T02:06:00Z">
              <w:r>
                <w:delText xml:space="preserve">        modify this element and its children with a NETCONF</w:delText>
              </w:r>
            </w:del>
          </w:p>
          <w:p w14:paraId="27EB2EBB" w14:textId="77777777" w:rsidR="00105B1A" w:rsidRDefault="00105B1A" w:rsidP="00105B1A">
            <w:pPr>
              <w:pStyle w:val="XML1"/>
              <w:rPr>
                <w:del w:id="6147" w:author="aas" w:date="2013-10-14T02:06:00Z"/>
              </w:rPr>
            </w:pPr>
            <w:del w:id="6148" w:author="aas" w:date="2013-10-14T02:06:00Z">
              <w:r>
                <w:delText xml:space="preserve">        &amp;lt;edit-config&amp;gt; operation MUST result in an</w:delText>
              </w:r>
            </w:del>
          </w:p>
          <w:p w14:paraId="046C7303" w14:textId="77777777" w:rsidR="00105B1A" w:rsidRDefault="00105B1A" w:rsidP="00105B1A">
            <w:pPr>
              <w:pStyle w:val="XML1"/>
              <w:rPr>
                <w:del w:id="6149" w:author="aas" w:date="2013-10-14T02:06:00Z"/>
              </w:rPr>
            </w:pPr>
            <w:del w:id="6150" w:author="aas" w:date="2013-10-14T02:06:00Z">
              <w:r>
                <w:delText xml:space="preserve">        'operation-not-supported' error with type 'application'.</w:delText>
              </w:r>
            </w:del>
          </w:p>
          <w:p w14:paraId="4F84DA9C" w14:textId="77777777" w:rsidR="00105B1A" w:rsidRDefault="00105B1A" w:rsidP="00105B1A">
            <w:pPr>
              <w:pStyle w:val="XML1"/>
              <w:rPr>
                <w:del w:id="6151" w:author="aas" w:date="2013-10-14T02:06:00Z"/>
              </w:rPr>
            </w:pPr>
            <w:del w:id="6152" w:author="aas" w:date="2013-10-14T02:06:00Z">
              <w:r>
                <w:delText xml:space="preserve">      &lt;/xs:documentation&gt;</w:delText>
              </w:r>
            </w:del>
          </w:p>
          <w:p w14:paraId="36C36611" w14:textId="77777777" w:rsidR="00105B1A" w:rsidRDefault="00105B1A" w:rsidP="00105B1A">
            <w:pPr>
              <w:pStyle w:val="XML1"/>
              <w:rPr>
                <w:del w:id="6153" w:author="aas" w:date="2013-10-14T02:06:00Z"/>
              </w:rPr>
            </w:pPr>
            <w:del w:id="6154" w:author="aas" w:date="2013-10-14T02:06:00Z">
              <w:r>
                <w:delText xml:space="preserve">    &lt;/xs:annotation&gt;</w:delText>
              </w:r>
            </w:del>
          </w:p>
          <w:p w14:paraId="012F7A63" w14:textId="77777777" w:rsidR="00105B1A" w:rsidRDefault="00105B1A" w:rsidP="00105B1A">
            <w:pPr>
              <w:pStyle w:val="XML1"/>
              <w:rPr>
                <w:del w:id="6155" w:author="aas" w:date="2013-10-14T02:06:00Z"/>
              </w:rPr>
            </w:pPr>
          </w:p>
          <w:p w14:paraId="1576E423" w14:textId="77777777" w:rsidR="00105B1A" w:rsidRDefault="00105B1A" w:rsidP="00105B1A">
            <w:pPr>
              <w:pStyle w:val="XML1"/>
              <w:rPr>
                <w:del w:id="6156" w:author="aas" w:date="2013-10-14T02:06:00Z"/>
              </w:rPr>
            </w:pPr>
            <w:del w:id="6157" w:author="aas" w:date="2013-10-14T02:06:00Z">
              <w:r>
                <w:delText xml:space="preserve">    &lt;xs:sequence&gt;</w:delText>
              </w:r>
            </w:del>
          </w:p>
          <w:p w14:paraId="0D1AC0BA" w14:textId="77777777" w:rsidR="00105B1A" w:rsidRDefault="00105B1A" w:rsidP="00105B1A">
            <w:pPr>
              <w:pStyle w:val="XML1"/>
              <w:rPr>
                <w:del w:id="6158" w:author="aas" w:date="2013-10-14T02:06:00Z"/>
              </w:rPr>
            </w:pPr>
            <w:del w:id="6159" w:author="aas" w:date="2013-10-14T02:06:00Z">
              <w:r>
                <w:delText xml:space="preserve">      &lt;xs:group ref="OFResourceType"/&gt;</w:delText>
              </w:r>
            </w:del>
          </w:p>
          <w:p w14:paraId="56604C6A" w14:textId="77777777" w:rsidR="00105B1A" w:rsidRDefault="00105B1A" w:rsidP="00105B1A">
            <w:pPr>
              <w:pStyle w:val="XML1"/>
              <w:rPr>
                <w:del w:id="6160" w:author="aas" w:date="2013-10-14T02:06:00Z"/>
              </w:rPr>
            </w:pPr>
            <w:del w:id="6161" w:author="aas" w:date="2013-10-14T02:06:00Z">
              <w:r>
                <w:delText xml:space="preserve">      &lt;xs:element name="max-entries"  type="xs:unsignedByte"&gt;</w:delText>
              </w:r>
            </w:del>
          </w:p>
          <w:p w14:paraId="4760607A" w14:textId="77777777" w:rsidR="00105B1A" w:rsidRDefault="00105B1A" w:rsidP="00105B1A">
            <w:pPr>
              <w:pStyle w:val="XML1"/>
              <w:rPr>
                <w:del w:id="6162" w:author="aas" w:date="2013-10-14T02:06:00Z"/>
              </w:rPr>
            </w:pPr>
            <w:del w:id="6163" w:author="aas" w:date="2013-10-14T02:06:00Z">
              <w:r>
                <w:delText xml:space="preserve">        &lt;xs:annotation&gt;</w:delText>
              </w:r>
            </w:del>
          </w:p>
          <w:p w14:paraId="576201EF" w14:textId="77777777" w:rsidR="00105B1A" w:rsidRDefault="00105B1A" w:rsidP="00105B1A">
            <w:pPr>
              <w:pStyle w:val="XML1"/>
              <w:rPr>
                <w:del w:id="6164" w:author="aas" w:date="2013-10-14T02:06:00Z"/>
              </w:rPr>
            </w:pPr>
            <w:del w:id="6165" w:author="aas" w:date="2013-10-14T02:06:00Z">
              <w:r>
                <w:delText xml:space="preserve">          &lt;xs:documentation&gt;</w:delText>
              </w:r>
            </w:del>
          </w:p>
          <w:p w14:paraId="65F110F4" w14:textId="77777777" w:rsidR="00105B1A" w:rsidRDefault="00105B1A" w:rsidP="00105B1A">
            <w:pPr>
              <w:pStyle w:val="XML1"/>
              <w:rPr>
                <w:del w:id="6166" w:author="aas" w:date="2013-10-14T02:06:00Z"/>
              </w:rPr>
            </w:pPr>
            <w:del w:id="6167" w:author="aas" w:date="2013-10-14T02:06:00Z">
              <w:r>
                <w:delText xml:space="preserve">            The maximum number of flow entries supported by</w:delText>
              </w:r>
            </w:del>
          </w:p>
          <w:p w14:paraId="6C244664" w14:textId="77777777" w:rsidR="00105B1A" w:rsidRDefault="00105B1A" w:rsidP="00105B1A">
            <w:pPr>
              <w:pStyle w:val="XML1"/>
              <w:rPr>
                <w:del w:id="6168" w:author="aas" w:date="2013-10-14T02:06:00Z"/>
              </w:rPr>
            </w:pPr>
            <w:del w:id="6169" w:author="aas" w:date="2013-10-14T02:06:00Z">
              <w:r>
                <w:delText xml:space="preserve">            the flow table.</w:delText>
              </w:r>
            </w:del>
          </w:p>
          <w:p w14:paraId="46AD5DCB" w14:textId="77777777" w:rsidR="00105B1A" w:rsidRDefault="00105B1A" w:rsidP="00105B1A">
            <w:pPr>
              <w:pStyle w:val="XML1"/>
              <w:rPr>
                <w:del w:id="6170" w:author="aas" w:date="2013-10-14T02:06:00Z"/>
              </w:rPr>
            </w:pPr>
            <w:del w:id="6171" w:author="aas" w:date="2013-10-14T02:06:00Z">
              <w:r>
                <w:delText xml:space="preserve">          &lt;/xs:documentation&gt;</w:delText>
              </w:r>
            </w:del>
          </w:p>
          <w:p w14:paraId="03F40B24" w14:textId="77777777" w:rsidR="00105B1A" w:rsidRDefault="00105B1A" w:rsidP="00105B1A">
            <w:pPr>
              <w:pStyle w:val="XML1"/>
              <w:rPr>
                <w:del w:id="6172" w:author="aas" w:date="2013-10-14T02:06:00Z"/>
              </w:rPr>
            </w:pPr>
            <w:del w:id="6173" w:author="aas" w:date="2013-10-14T02:06:00Z">
              <w:r>
                <w:delText xml:space="preserve">        &lt;/xs:annotation&gt;</w:delText>
              </w:r>
            </w:del>
          </w:p>
          <w:p w14:paraId="445C281D" w14:textId="77777777" w:rsidR="00105B1A" w:rsidRDefault="00105B1A" w:rsidP="00105B1A">
            <w:pPr>
              <w:pStyle w:val="XML1"/>
              <w:rPr>
                <w:del w:id="6174" w:author="aas" w:date="2013-10-14T02:06:00Z"/>
              </w:rPr>
            </w:pPr>
            <w:del w:id="6175" w:author="aas" w:date="2013-10-14T02:06:00Z">
              <w:r>
                <w:delText xml:space="preserve">      &lt;/xs:element&gt;</w:delText>
              </w:r>
            </w:del>
          </w:p>
          <w:p w14:paraId="1E7BB7AE" w14:textId="77777777" w:rsidR="00105B1A" w:rsidRDefault="00105B1A" w:rsidP="00105B1A">
            <w:pPr>
              <w:pStyle w:val="XML1"/>
              <w:rPr>
                <w:del w:id="6176" w:author="aas" w:date="2013-10-14T02:06:00Z"/>
              </w:rPr>
            </w:pPr>
            <w:del w:id="6177" w:author="aas" w:date="2013-10-14T02:06:00Z">
              <w:r>
                <w:delText xml:space="preserve">      &lt;xs:element name="next-tables"&gt;</w:delText>
              </w:r>
            </w:del>
          </w:p>
          <w:p w14:paraId="0B424B35" w14:textId="77777777" w:rsidR="00105B1A" w:rsidRDefault="00105B1A" w:rsidP="00105B1A">
            <w:pPr>
              <w:pStyle w:val="XML1"/>
              <w:rPr>
                <w:del w:id="6178" w:author="aas" w:date="2013-10-14T02:06:00Z"/>
              </w:rPr>
            </w:pPr>
            <w:del w:id="6179" w:author="aas" w:date="2013-10-14T02:06:00Z">
              <w:r>
                <w:delText xml:space="preserve">        &lt;xs:annotation&gt;</w:delText>
              </w:r>
            </w:del>
          </w:p>
          <w:p w14:paraId="094BDE30" w14:textId="77777777" w:rsidR="00105B1A" w:rsidRDefault="00105B1A" w:rsidP="00105B1A">
            <w:pPr>
              <w:pStyle w:val="XML1"/>
              <w:rPr>
                <w:del w:id="6180" w:author="aas" w:date="2013-10-14T02:06:00Z"/>
              </w:rPr>
            </w:pPr>
            <w:del w:id="6181" w:author="aas" w:date="2013-10-14T02:06:00Z">
              <w:r>
                <w:delText xml:space="preserve">          &lt;xs:documentation&gt;</w:delText>
              </w:r>
            </w:del>
          </w:p>
          <w:p w14:paraId="3E97982D" w14:textId="77777777" w:rsidR="00105B1A" w:rsidRDefault="00105B1A" w:rsidP="00105B1A">
            <w:pPr>
              <w:pStyle w:val="XML1"/>
              <w:rPr>
                <w:del w:id="6182" w:author="aas" w:date="2013-10-14T02:06:00Z"/>
              </w:rPr>
            </w:pPr>
            <w:del w:id="6183" w:author="aas" w:date="2013-10-14T02:06:00Z">
              <w:r>
                <w:delText xml:space="preserve">            An array of resource-ids of all flow tables that</w:delText>
              </w:r>
            </w:del>
          </w:p>
          <w:p w14:paraId="58B5CDCA" w14:textId="77777777" w:rsidR="00105B1A" w:rsidRDefault="00105B1A" w:rsidP="00105B1A">
            <w:pPr>
              <w:pStyle w:val="XML1"/>
              <w:rPr>
                <w:del w:id="6184" w:author="aas" w:date="2013-10-14T02:06:00Z"/>
              </w:rPr>
            </w:pPr>
            <w:del w:id="6185" w:author="aas" w:date="2013-10-14T02:06:00Z">
              <w:r>
                <w:delText xml:space="preserve">            can be directly reached from this table using the </w:delText>
              </w:r>
            </w:del>
          </w:p>
          <w:p w14:paraId="51A4973F" w14:textId="77777777" w:rsidR="00105B1A" w:rsidRDefault="00105B1A" w:rsidP="00105B1A">
            <w:pPr>
              <w:pStyle w:val="XML1"/>
              <w:rPr>
                <w:del w:id="6186" w:author="aas" w:date="2013-10-14T02:06:00Z"/>
              </w:rPr>
            </w:pPr>
            <w:del w:id="6187" w:author="aas" w:date="2013-10-14T02:06:00Z">
              <w:r>
                <w:delText xml:space="preserve">            'goto-table' instruction.</w:delText>
              </w:r>
            </w:del>
          </w:p>
          <w:p w14:paraId="324B3610" w14:textId="77777777" w:rsidR="00105B1A" w:rsidRDefault="00105B1A" w:rsidP="00105B1A">
            <w:pPr>
              <w:pStyle w:val="XML1"/>
              <w:rPr>
                <w:del w:id="6188" w:author="aas" w:date="2013-10-14T02:06:00Z"/>
              </w:rPr>
            </w:pPr>
            <w:del w:id="6189" w:author="aas" w:date="2013-10-14T02:06:00Z">
              <w:r>
                <w:delText xml:space="preserve">          &lt;/xs:documentation&gt;</w:delText>
              </w:r>
            </w:del>
          </w:p>
          <w:p w14:paraId="0A65C60D" w14:textId="77777777" w:rsidR="00105B1A" w:rsidRDefault="00105B1A" w:rsidP="00105B1A">
            <w:pPr>
              <w:pStyle w:val="XML1"/>
              <w:rPr>
                <w:del w:id="6190" w:author="aas" w:date="2013-10-14T02:06:00Z"/>
              </w:rPr>
            </w:pPr>
            <w:del w:id="6191" w:author="aas" w:date="2013-10-14T02:06:00Z">
              <w:r>
                <w:delText xml:space="preserve">        &lt;/xs:annotation&gt;</w:delText>
              </w:r>
            </w:del>
          </w:p>
          <w:p w14:paraId="7D6BAA13" w14:textId="77777777" w:rsidR="00105B1A" w:rsidRDefault="00105B1A" w:rsidP="00105B1A">
            <w:pPr>
              <w:pStyle w:val="XML1"/>
              <w:rPr>
                <w:del w:id="6192" w:author="aas" w:date="2013-10-14T02:06:00Z"/>
              </w:rPr>
            </w:pPr>
            <w:del w:id="6193" w:author="aas" w:date="2013-10-14T02:06:00Z">
              <w:r>
                <w:delText xml:space="preserve">        &lt;xs:complexType&gt;</w:delText>
              </w:r>
            </w:del>
          </w:p>
          <w:p w14:paraId="26689470" w14:textId="77777777" w:rsidR="00105B1A" w:rsidRDefault="00105B1A" w:rsidP="00105B1A">
            <w:pPr>
              <w:pStyle w:val="XML1"/>
              <w:rPr>
                <w:del w:id="6194" w:author="aas" w:date="2013-10-14T02:06:00Z"/>
              </w:rPr>
            </w:pPr>
            <w:del w:id="6195" w:author="aas" w:date="2013-10-14T02:06:00Z">
              <w:r>
                <w:delText xml:space="preserve">          &lt;xs:sequence&gt;</w:delText>
              </w:r>
            </w:del>
          </w:p>
          <w:p w14:paraId="15135825" w14:textId="77777777" w:rsidR="00105B1A" w:rsidRDefault="00105B1A" w:rsidP="00105B1A">
            <w:pPr>
              <w:pStyle w:val="XML1"/>
              <w:rPr>
                <w:del w:id="6196" w:author="aas" w:date="2013-10-14T02:06:00Z"/>
              </w:rPr>
            </w:pPr>
            <w:del w:id="6197" w:author="aas" w:date="2013-10-14T02:06:00Z">
              <w:r>
                <w:delText xml:space="preserve">            &lt;xs:element name="table-id" minOccurs="0" maxOccurs="unbounded"  type="inet:uri"/&gt;</w:delText>
              </w:r>
            </w:del>
          </w:p>
          <w:p w14:paraId="2229338C" w14:textId="77777777" w:rsidR="00105B1A" w:rsidRDefault="00105B1A" w:rsidP="00105B1A">
            <w:pPr>
              <w:pStyle w:val="XML1"/>
              <w:rPr>
                <w:del w:id="6198" w:author="aas" w:date="2013-10-14T02:06:00Z"/>
              </w:rPr>
            </w:pPr>
            <w:del w:id="6199" w:author="aas" w:date="2013-10-14T02:06:00Z">
              <w:r>
                <w:delText xml:space="preserve">          &lt;/xs:sequence&gt;</w:delText>
              </w:r>
            </w:del>
          </w:p>
          <w:p w14:paraId="21AB4CDD" w14:textId="77777777" w:rsidR="00105B1A" w:rsidRDefault="00105B1A" w:rsidP="00105B1A">
            <w:pPr>
              <w:pStyle w:val="XML1"/>
              <w:rPr>
                <w:del w:id="6200" w:author="aas" w:date="2013-10-14T02:06:00Z"/>
              </w:rPr>
            </w:pPr>
            <w:del w:id="6201" w:author="aas" w:date="2013-10-14T02:06:00Z">
              <w:r>
                <w:delText xml:space="preserve">        &lt;/xs:complexType&gt;</w:delText>
              </w:r>
            </w:del>
          </w:p>
          <w:p w14:paraId="43B08D4E" w14:textId="77777777" w:rsidR="00105B1A" w:rsidRDefault="00105B1A" w:rsidP="00105B1A">
            <w:pPr>
              <w:pStyle w:val="XML1"/>
              <w:rPr>
                <w:del w:id="6202" w:author="aas" w:date="2013-10-14T02:06:00Z"/>
              </w:rPr>
            </w:pPr>
            <w:del w:id="6203" w:author="aas" w:date="2013-10-14T02:06:00Z">
              <w:r>
                <w:delText xml:space="preserve">      &lt;/xs:element&gt;</w:delText>
              </w:r>
            </w:del>
          </w:p>
          <w:p w14:paraId="6729CD10" w14:textId="77777777" w:rsidR="00105B1A" w:rsidRDefault="00105B1A" w:rsidP="00105B1A">
            <w:pPr>
              <w:pStyle w:val="XML1"/>
              <w:rPr>
                <w:del w:id="6204" w:author="aas" w:date="2013-10-14T02:06:00Z"/>
              </w:rPr>
            </w:pPr>
            <w:del w:id="6205" w:author="aas" w:date="2013-10-14T02:06:00Z">
              <w:r>
                <w:delText xml:space="preserve">      &lt;xs:element name="instructions"&gt;</w:delText>
              </w:r>
            </w:del>
          </w:p>
          <w:p w14:paraId="49ACD5F3" w14:textId="77777777" w:rsidR="00105B1A" w:rsidRDefault="00105B1A" w:rsidP="00105B1A">
            <w:pPr>
              <w:pStyle w:val="XML1"/>
              <w:rPr>
                <w:del w:id="6206" w:author="aas" w:date="2013-10-14T02:06:00Z"/>
              </w:rPr>
            </w:pPr>
            <w:del w:id="6207" w:author="aas" w:date="2013-10-14T02:06:00Z">
              <w:r>
                <w:delText xml:space="preserve">        &lt;xs:annotation&gt;</w:delText>
              </w:r>
            </w:del>
          </w:p>
          <w:p w14:paraId="06989DC7" w14:textId="77777777" w:rsidR="00105B1A" w:rsidRDefault="00105B1A" w:rsidP="00105B1A">
            <w:pPr>
              <w:pStyle w:val="XML1"/>
              <w:rPr>
                <w:del w:id="6208" w:author="aas" w:date="2013-10-14T02:06:00Z"/>
              </w:rPr>
            </w:pPr>
            <w:del w:id="6209" w:author="aas" w:date="2013-10-14T02:06:00Z">
              <w:r>
                <w:delText xml:space="preserve">          &lt;xs:documentation&gt;</w:delText>
              </w:r>
            </w:del>
          </w:p>
          <w:p w14:paraId="27E98E3F" w14:textId="77777777" w:rsidR="00105B1A" w:rsidRDefault="00105B1A" w:rsidP="00105B1A">
            <w:pPr>
              <w:pStyle w:val="XML1"/>
              <w:rPr>
                <w:del w:id="6210" w:author="aas" w:date="2013-10-14T02:06:00Z"/>
              </w:rPr>
            </w:pPr>
            <w:del w:id="6211" w:author="aas" w:date="2013-10-14T02:06:00Z">
              <w:r>
                <w:delText xml:space="preserve">            The list of all instruction types supported by</w:delText>
              </w:r>
            </w:del>
          </w:p>
          <w:p w14:paraId="4602CE25" w14:textId="77777777" w:rsidR="00105B1A" w:rsidRDefault="00105B1A" w:rsidP="00105B1A">
            <w:pPr>
              <w:pStyle w:val="XML1"/>
              <w:rPr>
                <w:del w:id="6212" w:author="aas" w:date="2013-10-14T02:06:00Z"/>
              </w:rPr>
            </w:pPr>
            <w:del w:id="6213" w:author="aas" w:date="2013-10-14T02:06:00Z">
              <w:r>
                <w:delText xml:space="preserve">            the flow table.</w:delText>
              </w:r>
            </w:del>
          </w:p>
          <w:p w14:paraId="74AB3150" w14:textId="77777777" w:rsidR="00105B1A" w:rsidRDefault="00105B1A" w:rsidP="00105B1A">
            <w:pPr>
              <w:pStyle w:val="XML1"/>
              <w:rPr>
                <w:del w:id="6214" w:author="aas" w:date="2013-10-14T02:06:00Z"/>
              </w:rPr>
            </w:pPr>
            <w:del w:id="6215" w:author="aas" w:date="2013-10-14T02:06:00Z">
              <w:r>
                <w:delText xml:space="preserve">          &lt;/xs:documentation&gt;</w:delText>
              </w:r>
            </w:del>
          </w:p>
          <w:p w14:paraId="668FBC07" w14:textId="77777777" w:rsidR="00105B1A" w:rsidRDefault="00105B1A" w:rsidP="00105B1A">
            <w:pPr>
              <w:pStyle w:val="XML1"/>
              <w:rPr>
                <w:del w:id="6216" w:author="aas" w:date="2013-10-14T02:06:00Z"/>
              </w:rPr>
            </w:pPr>
            <w:del w:id="6217" w:author="aas" w:date="2013-10-14T02:06:00Z">
              <w:r>
                <w:delText xml:space="preserve">        &lt;/xs:annotation&gt;</w:delText>
              </w:r>
            </w:del>
          </w:p>
          <w:p w14:paraId="332D3D06" w14:textId="77777777" w:rsidR="00105B1A" w:rsidRDefault="00105B1A" w:rsidP="00105B1A">
            <w:pPr>
              <w:pStyle w:val="XML1"/>
              <w:rPr>
                <w:del w:id="6218" w:author="aas" w:date="2013-10-14T02:06:00Z"/>
              </w:rPr>
            </w:pPr>
            <w:del w:id="6219" w:author="aas" w:date="2013-10-14T02:06:00Z">
              <w:r>
                <w:delText xml:space="preserve">        &lt;xs:complexType&gt;</w:delText>
              </w:r>
            </w:del>
          </w:p>
          <w:p w14:paraId="698AD8E8" w14:textId="77777777" w:rsidR="00105B1A" w:rsidRDefault="00105B1A" w:rsidP="00105B1A">
            <w:pPr>
              <w:pStyle w:val="XML1"/>
              <w:rPr>
                <w:del w:id="6220" w:author="aas" w:date="2013-10-14T02:06:00Z"/>
              </w:rPr>
            </w:pPr>
            <w:del w:id="6221" w:author="aas" w:date="2013-10-14T02:06:00Z">
              <w:r>
                <w:delText xml:space="preserve">          &lt;xs:sequence&gt;</w:delText>
              </w:r>
            </w:del>
          </w:p>
          <w:p w14:paraId="0EB0324C" w14:textId="77777777" w:rsidR="00105B1A" w:rsidRDefault="00105B1A" w:rsidP="00105B1A">
            <w:pPr>
              <w:pStyle w:val="XML1"/>
              <w:rPr>
                <w:del w:id="6222" w:author="aas" w:date="2013-10-14T02:06:00Z"/>
              </w:rPr>
            </w:pPr>
            <w:del w:id="6223" w:author="aas" w:date="2013-10-14T02:06:00Z">
              <w:r>
                <w:delText xml:space="preserve">            &lt;xs:element name="type" minOccurs="0" maxOccurs="unbounded"  type="OFInstructionType"/&gt;</w:delText>
              </w:r>
            </w:del>
          </w:p>
          <w:p w14:paraId="1886444F" w14:textId="77777777" w:rsidR="00105B1A" w:rsidRDefault="00105B1A" w:rsidP="00105B1A">
            <w:pPr>
              <w:pStyle w:val="XML1"/>
              <w:rPr>
                <w:del w:id="6224" w:author="aas" w:date="2013-10-14T02:06:00Z"/>
              </w:rPr>
            </w:pPr>
            <w:del w:id="6225" w:author="aas" w:date="2013-10-14T02:06:00Z">
              <w:r>
                <w:delText xml:space="preserve">          &lt;/xs:sequence&gt;</w:delText>
              </w:r>
            </w:del>
          </w:p>
          <w:p w14:paraId="71F7551A" w14:textId="77777777" w:rsidR="00105B1A" w:rsidRDefault="00105B1A" w:rsidP="00105B1A">
            <w:pPr>
              <w:pStyle w:val="XML1"/>
              <w:rPr>
                <w:del w:id="6226" w:author="aas" w:date="2013-10-14T02:06:00Z"/>
              </w:rPr>
            </w:pPr>
            <w:del w:id="6227" w:author="aas" w:date="2013-10-14T02:06:00Z">
              <w:r>
                <w:delText xml:space="preserve">        &lt;/xs:complexType&gt;</w:delText>
              </w:r>
            </w:del>
          </w:p>
          <w:p w14:paraId="3888AE72" w14:textId="77777777" w:rsidR="00105B1A" w:rsidRDefault="00105B1A" w:rsidP="00105B1A">
            <w:pPr>
              <w:pStyle w:val="XML1"/>
              <w:rPr>
                <w:del w:id="6228" w:author="aas" w:date="2013-10-14T02:06:00Z"/>
              </w:rPr>
            </w:pPr>
            <w:del w:id="6229" w:author="aas" w:date="2013-10-14T02:06:00Z">
              <w:r>
                <w:delText xml:space="preserve">      &lt;/xs:element&gt;</w:delText>
              </w:r>
            </w:del>
          </w:p>
          <w:p w14:paraId="6E9929BF" w14:textId="77777777" w:rsidR="00105B1A" w:rsidRDefault="00105B1A" w:rsidP="00105B1A">
            <w:pPr>
              <w:pStyle w:val="XML1"/>
              <w:rPr>
                <w:del w:id="6230" w:author="aas" w:date="2013-10-14T02:06:00Z"/>
              </w:rPr>
            </w:pPr>
            <w:del w:id="6231" w:author="aas" w:date="2013-10-14T02:06:00Z">
              <w:r>
                <w:delText xml:space="preserve">      &lt;xs:element name="matches"&gt;</w:delText>
              </w:r>
            </w:del>
          </w:p>
          <w:p w14:paraId="04E37888" w14:textId="77777777" w:rsidR="00105B1A" w:rsidRDefault="00105B1A" w:rsidP="00105B1A">
            <w:pPr>
              <w:pStyle w:val="XML1"/>
              <w:rPr>
                <w:del w:id="6232" w:author="aas" w:date="2013-10-14T02:06:00Z"/>
              </w:rPr>
            </w:pPr>
            <w:del w:id="6233" w:author="aas" w:date="2013-10-14T02:06:00Z">
              <w:r>
                <w:delText xml:space="preserve">        &lt;xs:annotation&gt;</w:delText>
              </w:r>
            </w:del>
          </w:p>
          <w:p w14:paraId="25939B80" w14:textId="77777777" w:rsidR="00105B1A" w:rsidRDefault="00105B1A" w:rsidP="00105B1A">
            <w:pPr>
              <w:pStyle w:val="XML1"/>
              <w:rPr>
                <w:del w:id="6234" w:author="aas" w:date="2013-10-14T02:06:00Z"/>
              </w:rPr>
            </w:pPr>
            <w:del w:id="6235" w:author="aas" w:date="2013-10-14T02:06:00Z">
              <w:r>
                <w:delText xml:space="preserve">          &lt;xs:documentation&gt;</w:delText>
              </w:r>
            </w:del>
          </w:p>
          <w:p w14:paraId="2AC149C7" w14:textId="77777777" w:rsidR="00105B1A" w:rsidRDefault="00105B1A" w:rsidP="00105B1A">
            <w:pPr>
              <w:pStyle w:val="XML1"/>
              <w:rPr>
                <w:del w:id="6236" w:author="aas" w:date="2013-10-14T02:06:00Z"/>
              </w:rPr>
            </w:pPr>
            <w:del w:id="6237" w:author="aas" w:date="2013-10-14T02:06:00Z">
              <w:r>
                <w:delText xml:space="preserve">            The list of all match types supported by the</w:delText>
              </w:r>
            </w:del>
          </w:p>
          <w:p w14:paraId="54382DAF" w14:textId="77777777" w:rsidR="00105B1A" w:rsidRDefault="00105B1A" w:rsidP="00105B1A">
            <w:pPr>
              <w:pStyle w:val="XML1"/>
              <w:rPr>
                <w:del w:id="6238" w:author="aas" w:date="2013-10-14T02:06:00Z"/>
              </w:rPr>
            </w:pPr>
            <w:del w:id="6239" w:author="aas" w:date="2013-10-14T02:06:00Z">
              <w:r>
                <w:delText xml:space="preserve">            flow table.</w:delText>
              </w:r>
            </w:del>
          </w:p>
          <w:p w14:paraId="0A3D7CFA" w14:textId="77777777" w:rsidR="00105B1A" w:rsidRDefault="00105B1A" w:rsidP="00105B1A">
            <w:pPr>
              <w:pStyle w:val="XML1"/>
              <w:rPr>
                <w:del w:id="6240" w:author="aas" w:date="2013-10-14T02:06:00Z"/>
              </w:rPr>
            </w:pPr>
            <w:del w:id="6241" w:author="aas" w:date="2013-10-14T02:06:00Z">
              <w:r>
                <w:delText xml:space="preserve">          &lt;/xs:documentation&gt;</w:delText>
              </w:r>
            </w:del>
          </w:p>
          <w:p w14:paraId="73F03399" w14:textId="77777777" w:rsidR="00105B1A" w:rsidRDefault="00105B1A" w:rsidP="00105B1A">
            <w:pPr>
              <w:pStyle w:val="XML1"/>
              <w:rPr>
                <w:del w:id="6242" w:author="aas" w:date="2013-10-14T02:06:00Z"/>
              </w:rPr>
            </w:pPr>
            <w:del w:id="6243" w:author="aas" w:date="2013-10-14T02:06:00Z">
              <w:r>
                <w:delText xml:space="preserve">        &lt;/xs:annotation&gt;</w:delText>
              </w:r>
            </w:del>
          </w:p>
          <w:p w14:paraId="60F857EF" w14:textId="77777777" w:rsidR="00105B1A" w:rsidRDefault="00105B1A" w:rsidP="00105B1A">
            <w:pPr>
              <w:pStyle w:val="XML1"/>
              <w:rPr>
                <w:del w:id="6244" w:author="aas" w:date="2013-10-14T02:06:00Z"/>
              </w:rPr>
            </w:pPr>
            <w:del w:id="6245" w:author="aas" w:date="2013-10-14T02:06:00Z">
              <w:r>
                <w:delText xml:space="preserve">        &lt;xs:complexType&gt;</w:delText>
              </w:r>
            </w:del>
          </w:p>
          <w:p w14:paraId="325266A2" w14:textId="77777777" w:rsidR="00105B1A" w:rsidRDefault="00105B1A" w:rsidP="00105B1A">
            <w:pPr>
              <w:pStyle w:val="XML1"/>
              <w:rPr>
                <w:del w:id="6246" w:author="aas" w:date="2013-10-14T02:06:00Z"/>
              </w:rPr>
            </w:pPr>
            <w:del w:id="6247" w:author="aas" w:date="2013-10-14T02:06:00Z">
              <w:r>
                <w:delText xml:space="preserve">          &lt;xs:sequence&gt;</w:delText>
              </w:r>
            </w:del>
          </w:p>
          <w:p w14:paraId="1E382387" w14:textId="77777777" w:rsidR="00105B1A" w:rsidRDefault="00105B1A" w:rsidP="00105B1A">
            <w:pPr>
              <w:pStyle w:val="XML1"/>
              <w:rPr>
                <w:del w:id="6248" w:author="aas" w:date="2013-10-14T02:06:00Z"/>
              </w:rPr>
            </w:pPr>
            <w:del w:id="6249" w:author="aas" w:date="2013-10-14T02:06:00Z">
              <w:r>
                <w:delText xml:space="preserve">            &lt;xs:element name="type" minOccurs="0" maxOccurs="unbounded"  type="OFMatchFieldType"/&gt;</w:delText>
              </w:r>
            </w:del>
          </w:p>
          <w:p w14:paraId="6AB7C13D" w14:textId="77777777" w:rsidR="00105B1A" w:rsidRDefault="00105B1A" w:rsidP="00105B1A">
            <w:pPr>
              <w:pStyle w:val="XML1"/>
              <w:rPr>
                <w:del w:id="6250" w:author="aas" w:date="2013-10-14T02:06:00Z"/>
              </w:rPr>
            </w:pPr>
            <w:del w:id="6251" w:author="aas" w:date="2013-10-14T02:06:00Z">
              <w:r>
                <w:delText xml:space="preserve">          &lt;/xs:sequence&gt;</w:delText>
              </w:r>
            </w:del>
          </w:p>
          <w:p w14:paraId="267D4124" w14:textId="77777777" w:rsidR="00105B1A" w:rsidRDefault="00105B1A" w:rsidP="00105B1A">
            <w:pPr>
              <w:pStyle w:val="XML1"/>
              <w:rPr>
                <w:del w:id="6252" w:author="aas" w:date="2013-10-14T02:06:00Z"/>
              </w:rPr>
            </w:pPr>
            <w:del w:id="6253" w:author="aas" w:date="2013-10-14T02:06:00Z">
              <w:r>
                <w:delText xml:space="preserve">        &lt;/xs:complexType&gt;</w:delText>
              </w:r>
            </w:del>
          </w:p>
          <w:p w14:paraId="2E38BED9" w14:textId="77777777" w:rsidR="00105B1A" w:rsidRDefault="00105B1A" w:rsidP="00105B1A">
            <w:pPr>
              <w:pStyle w:val="XML1"/>
              <w:rPr>
                <w:del w:id="6254" w:author="aas" w:date="2013-10-14T02:06:00Z"/>
              </w:rPr>
            </w:pPr>
            <w:del w:id="6255" w:author="aas" w:date="2013-10-14T02:06:00Z">
              <w:r>
                <w:delText xml:space="preserve">      &lt;/xs:element&gt;</w:delText>
              </w:r>
            </w:del>
          </w:p>
          <w:p w14:paraId="51FE4A38" w14:textId="77777777" w:rsidR="00105B1A" w:rsidRDefault="00105B1A" w:rsidP="00105B1A">
            <w:pPr>
              <w:pStyle w:val="XML1"/>
              <w:rPr>
                <w:del w:id="6256" w:author="aas" w:date="2013-10-14T02:06:00Z"/>
              </w:rPr>
            </w:pPr>
            <w:del w:id="6257" w:author="aas" w:date="2013-10-14T02:06:00Z">
              <w:r>
                <w:delText xml:space="preserve">      &lt;xs:element name="write-actions"&gt;</w:delText>
              </w:r>
            </w:del>
          </w:p>
          <w:p w14:paraId="237239CF" w14:textId="77777777" w:rsidR="00105B1A" w:rsidRDefault="00105B1A" w:rsidP="00105B1A">
            <w:pPr>
              <w:pStyle w:val="XML1"/>
              <w:rPr>
                <w:del w:id="6258" w:author="aas" w:date="2013-10-14T02:06:00Z"/>
              </w:rPr>
            </w:pPr>
            <w:del w:id="6259" w:author="aas" w:date="2013-10-14T02:06:00Z">
              <w:r>
                <w:delText xml:space="preserve">        &lt;xs:annotation&gt;</w:delText>
              </w:r>
            </w:del>
          </w:p>
          <w:p w14:paraId="70209084" w14:textId="77777777" w:rsidR="00105B1A" w:rsidRDefault="00105B1A" w:rsidP="00105B1A">
            <w:pPr>
              <w:pStyle w:val="XML1"/>
              <w:rPr>
                <w:del w:id="6260" w:author="aas" w:date="2013-10-14T02:06:00Z"/>
              </w:rPr>
            </w:pPr>
            <w:del w:id="6261" w:author="aas" w:date="2013-10-14T02:06:00Z">
              <w:r>
                <w:delText xml:space="preserve">          &lt;xs:documentation&gt;</w:delText>
              </w:r>
            </w:del>
          </w:p>
          <w:p w14:paraId="2C54FB62" w14:textId="77777777" w:rsidR="00105B1A" w:rsidRDefault="00105B1A" w:rsidP="00105B1A">
            <w:pPr>
              <w:pStyle w:val="XML1"/>
              <w:rPr>
                <w:del w:id="6262" w:author="aas" w:date="2013-10-14T02:06:00Z"/>
              </w:rPr>
            </w:pPr>
            <w:del w:id="6263" w:author="aas" w:date="2013-10-14T02:06:00Z">
              <w:r>
                <w:delText xml:space="preserve">            The list of all write action types supported by</w:delText>
              </w:r>
            </w:del>
          </w:p>
          <w:p w14:paraId="533CB9F0" w14:textId="77777777" w:rsidR="00105B1A" w:rsidRDefault="00105B1A" w:rsidP="00105B1A">
            <w:pPr>
              <w:pStyle w:val="XML1"/>
              <w:rPr>
                <w:del w:id="6264" w:author="aas" w:date="2013-10-14T02:06:00Z"/>
              </w:rPr>
            </w:pPr>
            <w:del w:id="6265" w:author="aas" w:date="2013-10-14T02:06:00Z">
              <w:r>
                <w:delText xml:space="preserve">            the flow table.</w:delText>
              </w:r>
            </w:del>
          </w:p>
          <w:p w14:paraId="5BB61622" w14:textId="77777777" w:rsidR="00105B1A" w:rsidRDefault="00105B1A" w:rsidP="00105B1A">
            <w:pPr>
              <w:pStyle w:val="XML1"/>
              <w:rPr>
                <w:del w:id="6266" w:author="aas" w:date="2013-10-14T02:06:00Z"/>
              </w:rPr>
            </w:pPr>
            <w:del w:id="6267" w:author="aas" w:date="2013-10-14T02:06:00Z">
              <w:r>
                <w:delText xml:space="preserve">          &lt;/xs:documentation&gt;</w:delText>
              </w:r>
            </w:del>
          </w:p>
          <w:p w14:paraId="737C1068" w14:textId="77777777" w:rsidR="00105B1A" w:rsidRDefault="00105B1A" w:rsidP="00105B1A">
            <w:pPr>
              <w:pStyle w:val="XML1"/>
              <w:rPr>
                <w:del w:id="6268" w:author="aas" w:date="2013-10-14T02:06:00Z"/>
              </w:rPr>
            </w:pPr>
            <w:del w:id="6269" w:author="aas" w:date="2013-10-14T02:06:00Z">
              <w:r>
                <w:delText xml:space="preserve">        &lt;/xs:annotation&gt;</w:delText>
              </w:r>
            </w:del>
          </w:p>
          <w:p w14:paraId="798E61DC" w14:textId="77777777" w:rsidR="00105B1A" w:rsidRDefault="00105B1A" w:rsidP="00105B1A">
            <w:pPr>
              <w:pStyle w:val="XML1"/>
              <w:rPr>
                <w:del w:id="6270" w:author="aas" w:date="2013-10-14T02:06:00Z"/>
              </w:rPr>
            </w:pPr>
            <w:del w:id="6271" w:author="aas" w:date="2013-10-14T02:06:00Z">
              <w:r>
                <w:delText xml:space="preserve">        &lt;xs:complexType&gt;</w:delText>
              </w:r>
            </w:del>
          </w:p>
          <w:p w14:paraId="664D2D54" w14:textId="77777777" w:rsidR="00105B1A" w:rsidRDefault="00105B1A" w:rsidP="00105B1A">
            <w:pPr>
              <w:pStyle w:val="XML1"/>
              <w:rPr>
                <w:del w:id="6272" w:author="aas" w:date="2013-10-14T02:06:00Z"/>
              </w:rPr>
            </w:pPr>
            <w:del w:id="6273" w:author="aas" w:date="2013-10-14T02:06:00Z">
              <w:r>
                <w:delText xml:space="preserve">          &lt;xs:sequence&gt;</w:delText>
              </w:r>
            </w:del>
          </w:p>
          <w:p w14:paraId="39D0EBD3" w14:textId="77777777" w:rsidR="00105B1A" w:rsidRDefault="00105B1A" w:rsidP="00105B1A">
            <w:pPr>
              <w:pStyle w:val="XML1"/>
              <w:rPr>
                <w:del w:id="6274" w:author="aas" w:date="2013-10-14T02:06:00Z"/>
              </w:rPr>
            </w:pPr>
            <w:del w:id="6275" w:author="aas" w:date="2013-10-14T02:06:00Z">
              <w:r>
                <w:delText xml:space="preserve">            &lt;xs:element name="type" minOccurs="0" maxOccurs="unbounded"  type="OFActionType"/&gt;</w:delText>
              </w:r>
            </w:del>
          </w:p>
          <w:p w14:paraId="1EF3BE3E" w14:textId="77777777" w:rsidR="00105B1A" w:rsidRDefault="00105B1A" w:rsidP="00105B1A">
            <w:pPr>
              <w:pStyle w:val="XML1"/>
              <w:rPr>
                <w:del w:id="6276" w:author="aas" w:date="2013-10-14T02:06:00Z"/>
              </w:rPr>
            </w:pPr>
            <w:del w:id="6277" w:author="aas" w:date="2013-10-14T02:06:00Z">
              <w:r>
                <w:delText xml:space="preserve">          &lt;/xs:sequence&gt;</w:delText>
              </w:r>
            </w:del>
          </w:p>
          <w:p w14:paraId="07D61A08" w14:textId="77777777" w:rsidR="00105B1A" w:rsidRDefault="00105B1A" w:rsidP="00105B1A">
            <w:pPr>
              <w:pStyle w:val="XML1"/>
              <w:rPr>
                <w:del w:id="6278" w:author="aas" w:date="2013-10-14T02:06:00Z"/>
              </w:rPr>
            </w:pPr>
            <w:del w:id="6279" w:author="aas" w:date="2013-10-14T02:06:00Z">
              <w:r>
                <w:delText xml:space="preserve">        &lt;/xs:complexType&gt;</w:delText>
              </w:r>
            </w:del>
          </w:p>
          <w:p w14:paraId="3BB15FA7" w14:textId="77777777" w:rsidR="00105B1A" w:rsidRDefault="00105B1A" w:rsidP="00105B1A">
            <w:pPr>
              <w:pStyle w:val="XML1"/>
              <w:rPr>
                <w:del w:id="6280" w:author="aas" w:date="2013-10-14T02:06:00Z"/>
              </w:rPr>
            </w:pPr>
            <w:del w:id="6281" w:author="aas" w:date="2013-10-14T02:06:00Z">
              <w:r>
                <w:delText xml:space="preserve">      &lt;/xs:element&gt;</w:delText>
              </w:r>
            </w:del>
          </w:p>
          <w:p w14:paraId="1EAF4CBB" w14:textId="77777777" w:rsidR="00105B1A" w:rsidRDefault="00105B1A" w:rsidP="00105B1A">
            <w:pPr>
              <w:pStyle w:val="XML1"/>
              <w:rPr>
                <w:del w:id="6282" w:author="aas" w:date="2013-10-14T02:06:00Z"/>
              </w:rPr>
            </w:pPr>
            <w:del w:id="6283" w:author="aas" w:date="2013-10-14T02:06:00Z">
              <w:r>
                <w:delText xml:space="preserve">      &lt;xs:element name="apply-actions"&gt;</w:delText>
              </w:r>
            </w:del>
          </w:p>
          <w:p w14:paraId="461F6B37" w14:textId="77777777" w:rsidR="00105B1A" w:rsidRDefault="00105B1A" w:rsidP="00105B1A">
            <w:pPr>
              <w:pStyle w:val="XML1"/>
              <w:rPr>
                <w:del w:id="6284" w:author="aas" w:date="2013-10-14T02:06:00Z"/>
              </w:rPr>
            </w:pPr>
            <w:del w:id="6285" w:author="aas" w:date="2013-10-14T02:06:00Z">
              <w:r>
                <w:delText xml:space="preserve">        &lt;xs:annotation&gt;</w:delText>
              </w:r>
            </w:del>
          </w:p>
          <w:p w14:paraId="3E60E92F" w14:textId="77777777" w:rsidR="00105B1A" w:rsidRDefault="00105B1A" w:rsidP="00105B1A">
            <w:pPr>
              <w:pStyle w:val="XML1"/>
              <w:rPr>
                <w:del w:id="6286" w:author="aas" w:date="2013-10-14T02:06:00Z"/>
              </w:rPr>
            </w:pPr>
            <w:del w:id="6287" w:author="aas" w:date="2013-10-14T02:06:00Z">
              <w:r>
                <w:delText xml:space="preserve">          &lt;xs:documentation&gt;</w:delText>
              </w:r>
            </w:del>
          </w:p>
          <w:p w14:paraId="26DE7F80" w14:textId="77777777" w:rsidR="00105B1A" w:rsidRDefault="00105B1A" w:rsidP="00105B1A">
            <w:pPr>
              <w:pStyle w:val="XML1"/>
              <w:rPr>
                <w:del w:id="6288" w:author="aas" w:date="2013-10-14T02:06:00Z"/>
              </w:rPr>
            </w:pPr>
            <w:del w:id="6289" w:author="aas" w:date="2013-10-14T02:06:00Z">
              <w:r>
                <w:delText xml:space="preserve">            The list of all apply action types supported by</w:delText>
              </w:r>
            </w:del>
          </w:p>
          <w:p w14:paraId="40CE19A8" w14:textId="77777777" w:rsidR="00105B1A" w:rsidRDefault="00105B1A" w:rsidP="00105B1A">
            <w:pPr>
              <w:pStyle w:val="XML1"/>
              <w:rPr>
                <w:del w:id="6290" w:author="aas" w:date="2013-10-14T02:06:00Z"/>
              </w:rPr>
            </w:pPr>
            <w:del w:id="6291" w:author="aas" w:date="2013-10-14T02:06:00Z">
              <w:r>
                <w:delText xml:space="preserve">            the flow table.</w:delText>
              </w:r>
            </w:del>
          </w:p>
          <w:p w14:paraId="3DBB18CC" w14:textId="77777777" w:rsidR="00105B1A" w:rsidRDefault="00105B1A" w:rsidP="00105B1A">
            <w:pPr>
              <w:pStyle w:val="XML1"/>
              <w:rPr>
                <w:del w:id="6292" w:author="aas" w:date="2013-10-14T02:06:00Z"/>
              </w:rPr>
            </w:pPr>
            <w:del w:id="6293" w:author="aas" w:date="2013-10-14T02:06:00Z">
              <w:r>
                <w:delText xml:space="preserve">          &lt;/xs:documentation&gt;</w:delText>
              </w:r>
            </w:del>
          </w:p>
          <w:p w14:paraId="4DB330FC" w14:textId="77777777" w:rsidR="00105B1A" w:rsidRDefault="00105B1A" w:rsidP="00105B1A">
            <w:pPr>
              <w:pStyle w:val="XML1"/>
              <w:rPr>
                <w:del w:id="6294" w:author="aas" w:date="2013-10-14T02:06:00Z"/>
              </w:rPr>
            </w:pPr>
            <w:del w:id="6295" w:author="aas" w:date="2013-10-14T02:06:00Z">
              <w:r>
                <w:delText xml:space="preserve">        &lt;/xs:annotation&gt;</w:delText>
              </w:r>
            </w:del>
          </w:p>
          <w:p w14:paraId="6E6B1C72" w14:textId="77777777" w:rsidR="00105B1A" w:rsidRDefault="00105B1A" w:rsidP="00105B1A">
            <w:pPr>
              <w:pStyle w:val="XML1"/>
              <w:rPr>
                <w:del w:id="6296" w:author="aas" w:date="2013-10-14T02:06:00Z"/>
              </w:rPr>
            </w:pPr>
            <w:del w:id="6297" w:author="aas" w:date="2013-10-14T02:06:00Z">
              <w:r>
                <w:delText xml:space="preserve">        &lt;xs:complexType&gt;</w:delText>
              </w:r>
            </w:del>
          </w:p>
          <w:p w14:paraId="1E2F26A5" w14:textId="77777777" w:rsidR="00105B1A" w:rsidRDefault="00105B1A" w:rsidP="00105B1A">
            <w:pPr>
              <w:pStyle w:val="XML1"/>
              <w:rPr>
                <w:del w:id="6298" w:author="aas" w:date="2013-10-14T02:06:00Z"/>
              </w:rPr>
            </w:pPr>
            <w:del w:id="6299" w:author="aas" w:date="2013-10-14T02:06:00Z">
              <w:r>
                <w:delText xml:space="preserve">          &lt;xs:sequence&gt;</w:delText>
              </w:r>
            </w:del>
          </w:p>
          <w:p w14:paraId="11EA4AB5" w14:textId="77777777" w:rsidR="00105B1A" w:rsidRDefault="00105B1A" w:rsidP="00105B1A">
            <w:pPr>
              <w:pStyle w:val="XML1"/>
              <w:rPr>
                <w:del w:id="6300" w:author="aas" w:date="2013-10-14T02:06:00Z"/>
              </w:rPr>
            </w:pPr>
            <w:del w:id="6301" w:author="aas" w:date="2013-10-14T02:06:00Z">
              <w:r>
                <w:delText xml:space="preserve">            &lt;xs:element name="type" minOccurs="0" maxOccurs="unbounded"  type="OFActionType"/&gt;</w:delText>
              </w:r>
            </w:del>
          </w:p>
          <w:p w14:paraId="6440AF29" w14:textId="77777777" w:rsidR="00105B1A" w:rsidRDefault="00105B1A" w:rsidP="00105B1A">
            <w:pPr>
              <w:pStyle w:val="XML1"/>
              <w:rPr>
                <w:del w:id="6302" w:author="aas" w:date="2013-10-14T02:06:00Z"/>
              </w:rPr>
            </w:pPr>
            <w:del w:id="6303" w:author="aas" w:date="2013-10-14T02:06:00Z">
              <w:r>
                <w:delText xml:space="preserve">          &lt;/xs:sequence&gt;</w:delText>
              </w:r>
            </w:del>
          </w:p>
          <w:p w14:paraId="208C9495" w14:textId="77777777" w:rsidR="00105B1A" w:rsidRDefault="00105B1A" w:rsidP="00105B1A">
            <w:pPr>
              <w:pStyle w:val="XML1"/>
              <w:rPr>
                <w:del w:id="6304" w:author="aas" w:date="2013-10-14T02:06:00Z"/>
              </w:rPr>
            </w:pPr>
            <w:del w:id="6305" w:author="aas" w:date="2013-10-14T02:06:00Z">
              <w:r>
                <w:delText xml:space="preserve">        &lt;/xs:complexType&gt;</w:delText>
              </w:r>
            </w:del>
          </w:p>
          <w:p w14:paraId="4C2CE60E" w14:textId="77777777" w:rsidR="00105B1A" w:rsidRDefault="00105B1A" w:rsidP="00105B1A">
            <w:pPr>
              <w:pStyle w:val="XML1"/>
              <w:rPr>
                <w:del w:id="6306" w:author="aas" w:date="2013-10-14T02:06:00Z"/>
              </w:rPr>
            </w:pPr>
            <w:del w:id="6307" w:author="aas" w:date="2013-10-14T02:06:00Z">
              <w:r>
                <w:delText xml:space="preserve">      &lt;/xs:element&gt;</w:delText>
              </w:r>
            </w:del>
          </w:p>
          <w:p w14:paraId="71827D53" w14:textId="77777777" w:rsidR="00105B1A" w:rsidRDefault="00105B1A" w:rsidP="00105B1A">
            <w:pPr>
              <w:pStyle w:val="XML1"/>
              <w:rPr>
                <w:del w:id="6308" w:author="aas" w:date="2013-10-14T02:06:00Z"/>
              </w:rPr>
            </w:pPr>
            <w:del w:id="6309" w:author="aas" w:date="2013-10-14T02:06:00Z">
              <w:r>
                <w:delText xml:space="preserve">      &lt;xs:element name="write-setfields"&gt;</w:delText>
              </w:r>
            </w:del>
          </w:p>
          <w:p w14:paraId="360EDBFA" w14:textId="77777777" w:rsidR="00105B1A" w:rsidRDefault="00105B1A" w:rsidP="00105B1A">
            <w:pPr>
              <w:pStyle w:val="XML1"/>
              <w:rPr>
                <w:del w:id="6310" w:author="aas" w:date="2013-10-14T02:06:00Z"/>
              </w:rPr>
            </w:pPr>
            <w:del w:id="6311" w:author="aas" w:date="2013-10-14T02:06:00Z">
              <w:r>
                <w:delText xml:space="preserve">        &lt;xs:annotation&gt;</w:delText>
              </w:r>
            </w:del>
          </w:p>
          <w:p w14:paraId="7319E55A" w14:textId="77777777" w:rsidR="00105B1A" w:rsidRDefault="00105B1A" w:rsidP="00105B1A">
            <w:pPr>
              <w:pStyle w:val="XML1"/>
              <w:rPr>
                <w:del w:id="6312" w:author="aas" w:date="2013-10-14T02:06:00Z"/>
              </w:rPr>
            </w:pPr>
            <w:del w:id="6313" w:author="aas" w:date="2013-10-14T02:06:00Z">
              <w:r>
                <w:delText xml:space="preserve">          &lt;xs:documentation&gt;</w:delText>
              </w:r>
            </w:del>
          </w:p>
          <w:p w14:paraId="43809E3D" w14:textId="77777777" w:rsidR="00105B1A" w:rsidRDefault="00105B1A" w:rsidP="00105B1A">
            <w:pPr>
              <w:pStyle w:val="XML1"/>
              <w:rPr>
                <w:del w:id="6314" w:author="aas" w:date="2013-10-14T02:06:00Z"/>
              </w:rPr>
            </w:pPr>
            <w:del w:id="6315" w:author="aas" w:date="2013-10-14T02:06:00Z">
              <w:r>
                <w:delText xml:space="preserve">            The list of all 'set-field' action types </w:delText>
              </w:r>
            </w:del>
          </w:p>
          <w:p w14:paraId="38435D68" w14:textId="77777777" w:rsidR="00105B1A" w:rsidRDefault="00105B1A" w:rsidP="00105B1A">
            <w:pPr>
              <w:pStyle w:val="XML1"/>
              <w:rPr>
                <w:del w:id="6316" w:author="aas" w:date="2013-10-14T02:06:00Z"/>
              </w:rPr>
            </w:pPr>
            <w:del w:id="6317" w:author="aas" w:date="2013-10-14T02:06:00Z">
              <w:r>
                <w:delText xml:space="preserve">            supported by the table using write actions.</w:delText>
              </w:r>
            </w:del>
          </w:p>
          <w:p w14:paraId="0B63310E" w14:textId="77777777" w:rsidR="00105B1A" w:rsidRDefault="00105B1A" w:rsidP="00105B1A">
            <w:pPr>
              <w:pStyle w:val="XML1"/>
              <w:rPr>
                <w:del w:id="6318" w:author="aas" w:date="2013-10-14T02:06:00Z"/>
              </w:rPr>
            </w:pPr>
            <w:del w:id="6319" w:author="aas" w:date="2013-10-14T02:06:00Z">
              <w:r>
                <w:delText xml:space="preserve">          &lt;/xs:documentation&gt;</w:delText>
              </w:r>
            </w:del>
          </w:p>
          <w:p w14:paraId="775DAA7E" w14:textId="77777777" w:rsidR="00105B1A" w:rsidRDefault="00105B1A" w:rsidP="00105B1A">
            <w:pPr>
              <w:pStyle w:val="XML1"/>
              <w:rPr>
                <w:del w:id="6320" w:author="aas" w:date="2013-10-14T02:06:00Z"/>
              </w:rPr>
            </w:pPr>
            <w:del w:id="6321" w:author="aas" w:date="2013-10-14T02:06:00Z">
              <w:r>
                <w:delText xml:space="preserve">        &lt;/xs:annotation&gt;</w:delText>
              </w:r>
            </w:del>
          </w:p>
          <w:p w14:paraId="5F629DC1" w14:textId="77777777" w:rsidR="00105B1A" w:rsidRDefault="00105B1A" w:rsidP="00105B1A">
            <w:pPr>
              <w:pStyle w:val="XML1"/>
              <w:rPr>
                <w:del w:id="6322" w:author="aas" w:date="2013-10-14T02:06:00Z"/>
              </w:rPr>
            </w:pPr>
            <w:del w:id="6323" w:author="aas" w:date="2013-10-14T02:06:00Z">
              <w:r>
                <w:delText xml:space="preserve">        &lt;xs:complexType&gt;</w:delText>
              </w:r>
            </w:del>
          </w:p>
          <w:p w14:paraId="654AEA39" w14:textId="77777777" w:rsidR="00105B1A" w:rsidRDefault="00105B1A" w:rsidP="00105B1A">
            <w:pPr>
              <w:pStyle w:val="XML1"/>
              <w:rPr>
                <w:del w:id="6324" w:author="aas" w:date="2013-10-14T02:06:00Z"/>
              </w:rPr>
            </w:pPr>
            <w:del w:id="6325" w:author="aas" w:date="2013-10-14T02:06:00Z">
              <w:r>
                <w:delText xml:space="preserve">          &lt;xs:sequence&gt;</w:delText>
              </w:r>
            </w:del>
          </w:p>
          <w:p w14:paraId="0608893E" w14:textId="77777777" w:rsidR="00105B1A" w:rsidRDefault="00105B1A" w:rsidP="00105B1A">
            <w:pPr>
              <w:pStyle w:val="XML1"/>
              <w:rPr>
                <w:del w:id="6326" w:author="aas" w:date="2013-10-14T02:06:00Z"/>
              </w:rPr>
            </w:pPr>
            <w:del w:id="6327" w:author="aas" w:date="2013-10-14T02:06:00Z">
              <w:r>
                <w:delText xml:space="preserve">            &lt;xs:element name="type" minOccurs="0" maxOccurs="unbounded"  type="OFMatchFieldType"/&gt;</w:delText>
              </w:r>
            </w:del>
          </w:p>
          <w:p w14:paraId="1085BEA8" w14:textId="77777777" w:rsidR="00105B1A" w:rsidRDefault="00105B1A" w:rsidP="00105B1A">
            <w:pPr>
              <w:pStyle w:val="XML1"/>
              <w:rPr>
                <w:del w:id="6328" w:author="aas" w:date="2013-10-14T02:06:00Z"/>
              </w:rPr>
            </w:pPr>
            <w:del w:id="6329" w:author="aas" w:date="2013-10-14T02:06:00Z">
              <w:r>
                <w:delText xml:space="preserve">          &lt;/xs:sequence&gt;</w:delText>
              </w:r>
            </w:del>
          </w:p>
          <w:p w14:paraId="75EFF02B" w14:textId="77777777" w:rsidR="00105B1A" w:rsidRDefault="00105B1A" w:rsidP="00105B1A">
            <w:pPr>
              <w:pStyle w:val="XML1"/>
              <w:rPr>
                <w:del w:id="6330" w:author="aas" w:date="2013-10-14T02:06:00Z"/>
              </w:rPr>
            </w:pPr>
            <w:del w:id="6331" w:author="aas" w:date="2013-10-14T02:06:00Z">
              <w:r>
                <w:delText xml:space="preserve">        &lt;/xs:complexType&gt;</w:delText>
              </w:r>
            </w:del>
          </w:p>
          <w:p w14:paraId="10DDAA38" w14:textId="77777777" w:rsidR="00105B1A" w:rsidRDefault="00105B1A" w:rsidP="00105B1A">
            <w:pPr>
              <w:pStyle w:val="XML1"/>
              <w:rPr>
                <w:del w:id="6332" w:author="aas" w:date="2013-10-14T02:06:00Z"/>
              </w:rPr>
            </w:pPr>
            <w:del w:id="6333" w:author="aas" w:date="2013-10-14T02:06:00Z">
              <w:r>
                <w:delText xml:space="preserve">      &lt;/xs:element&gt;</w:delText>
              </w:r>
            </w:del>
          </w:p>
          <w:p w14:paraId="22D7DEEB" w14:textId="77777777" w:rsidR="00105B1A" w:rsidRDefault="00105B1A" w:rsidP="00105B1A">
            <w:pPr>
              <w:pStyle w:val="XML1"/>
              <w:rPr>
                <w:del w:id="6334" w:author="aas" w:date="2013-10-14T02:06:00Z"/>
              </w:rPr>
            </w:pPr>
            <w:del w:id="6335" w:author="aas" w:date="2013-10-14T02:06:00Z">
              <w:r>
                <w:delText xml:space="preserve">      &lt;xs:element name="apply-setfields"&gt;</w:delText>
              </w:r>
            </w:del>
          </w:p>
          <w:p w14:paraId="4E8F962B" w14:textId="77777777" w:rsidR="00105B1A" w:rsidRDefault="00105B1A" w:rsidP="00105B1A">
            <w:pPr>
              <w:pStyle w:val="XML1"/>
              <w:rPr>
                <w:del w:id="6336" w:author="aas" w:date="2013-10-14T02:06:00Z"/>
              </w:rPr>
            </w:pPr>
            <w:del w:id="6337" w:author="aas" w:date="2013-10-14T02:06:00Z">
              <w:r>
                <w:delText xml:space="preserve">        &lt;xs:annotation&gt;</w:delText>
              </w:r>
            </w:del>
          </w:p>
          <w:p w14:paraId="7580BD52" w14:textId="77777777" w:rsidR="00105B1A" w:rsidRDefault="00105B1A" w:rsidP="00105B1A">
            <w:pPr>
              <w:pStyle w:val="XML1"/>
              <w:rPr>
                <w:del w:id="6338" w:author="aas" w:date="2013-10-14T02:06:00Z"/>
              </w:rPr>
            </w:pPr>
            <w:del w:id="6339" w:author="aas" w:date="2013-10-14T02:06:00Z">
              <w:r>
                <w:delText xml:space="preserve">          &lt;xs:documentation&gt;</w:delText>
              </w:r>
            </w:del>
          </w:p>
          <w:p w14:paraId="66EBDA7D" w14:textId="77777777" w:rsidR="00105B1A" w:rsidRDefault="00105B1A" w:rsidP="00105B1A">
            <w:pPr>
              <w:pStyle w:val="XML1"/>
              <w:rPr>
                <w:del w:id="6340" w:author="aas" w:date="2013-10-14T02:06:00Z"/>
              </w:rPr>
            </w:pPr>
            <w:del w:id="6341" w:author="aas" w:date="2013-10-14T02:06:00Z">
              <w:r>
                <w:delText xml:space="preserve">            The list of all 'set-field' action types </w:delText>
              </w:r>
            </w:del>
          </w:p>
          <w:p w14:paraId="0129D63D" w14:textId="77777777" w:rsidR="00105B1A" w:rsidRDefault="00105B1A" w:rsidP="00105B1A">
            <w:pPr>
              <w:pStyle w:val="XML1"/>
              <w:rPr>
                <w:del w:id="6342" w:author="aas" w:date="2013-10-14T02:06:00Z"/>
              </w:rPr>
            </w:pPr>
            <w:del w:id="6343" w:author="aas" w:date="2013-10-14T02:06:00Z">
              <w:r>
                <w:delText xml:space="preserve">            supported by the table using apply actions.</w:delText>
              </w:r>
            </w:del>
          </w:p>
          <w:p w14:paraId="3D0C9A0F" w14:textId="77777777" w:rsidR="00105B1A" w:rsidRDefault="00105B1A" w:rsidP="00105B1A">
            <w:pPr>
              <w:pStyle w:val="XML1"/>
              <w:rPr>
                <w:del w:id="6344" w:author="aas" w:date="2013-10-14T02:06:00Z"/>
              </w:rPr>
            </w:pPr>
            <w:del w:id="6345" w:author="aas" w:date="2013-10-14T02:06:00Z">
              <w:r>
                <w:delText xml:space="preserve">          &lt;/xs:documentation&gt;</w:delText>
              </w:r>
            </w:del>
          </w:p>
          <w:p w14:paraId="277EF842" w14:textId="77777777" w:rsidR="00105B1A" w:rsidRDefault="00105B1A" w:rsidP="00105B1A">
            <w:pPr>
              <w:pStyle w:val="XML1"/>
              <w:rPr>
                <w:del w:id="6346" w:author="aas" w:date="2013-10-14T02:06:00Z"/>
              </w:rPr>
            </w:pPr>
            <w:del w:id="6347" w:author="aas" w:date="2013-10-14T02:06:00Z">
              <w:r>
                <w:delText xml:space="preserve">        &lt;/xs:annotation&gt;</w:delText>
              </w:r>
            </w:del>
          </w:p>
          <w:p w14:paraId="4D06D3DE" w14:textId="77777777" w:rsidR="00105B1A" w:rsidRDefault="00105B1A" w:rsidP="00105B1A">
            <w:pPr>
              <w:pStyle w:val="XML1"/>
              <w:rPr>
                <w:del w:id="6348" w:author="aas" w:date="2013-10-14T02:06:00Z"/>
              </w:rPr>
            </w:pPr>
            <w:del w:id="6349" w:author="aas" w:date="2013-10-14T02:06:00Z">
              <w:r>
                <w:delText xml:space="preserve">        &lt;xs:complexType&gt;</w:delText>
              </w:r>
            </w:del>
          </w:p>
          <w:p w14:paraId="19FAC7F6" w14:textId="77777777" w:rsidR="00105B1A" w:rsidRDefault="00105B1A" w:rsidP="00105B1A">
            <w:pPr>
              <w:pStyle w:val="XML1"/>
              <w:rPr>
                <w:del w:id="6350" w:author="aas" w:date="2013-10-14T02:06:00Z"/>
              </w:rPr>
            </w:pPr>
            <w:del w:id="6351" w:author="aas" w:date="2013-10-14T02:06:00Z">
              <w:r>
                <w:delText xml:space="preserve">          &lt;xs:sequence&gt;</w:delText>
              </w:r>
            </w:del>
          </w:p>
          <w:p w14:paraId="44D5F9D0" w14:textId="77777777" w:rsidR="00105B1A" w:rsidRDefault="00105B1A" w:rsidP="00105B1A">
            <w:pPr>
              <w:pStyle w:val="XML1"/>
              <w:rPr>
                <w:del w:id="6352" w:author="aas" w:date="2013-10-14T02:06:00Z"/>
              </w:rPr>
            </w:pPr>
            <w:del w:id="6353" w:author="aas" w:date="2013-10-14T02:06:00Z">
              <w:r>
                <w:delText xml:space="preserve">            &lt;xs:element name="type" minOccurs="0" maxOccurs="unbounded"  type="OFMatchFieldType"/&gt;</w:delText>
              </w:r>
            </w:del>
          </w:p>
          <w:p w14:paraId="5FDD8B69" w14:textId="77777777" w:rsidR="00105B1A" w:rsidRDefault="00105B1A" w:rsidP="00105B1A">
            <w:pPr>
              <w:pStyle w:val="XML1"/>
              <w:rPr>
                <w:del w:id="6354" w:author="aas" w:date="2013-10-14T02:06:00Z"/>
              </w:rPr>
            </w:pPr>
            <w:del w:id="6355" w:author="aas" w:date="2013-10-14T02:06:00Z">
              <w:r>
                <w:delText xml:space="preserve">          &lt;/xs:sequence&gt;</w:delText>
              </w:r>
            </w:del>
          </w:p>
          <w:p w14:paraId="513A15BB" w14:textId="77777777" w:rsidR="00105B1A" w:rsidRDefault="00105B1A" w:rsidP="00105B1A">
            <w:pPr>
              <w:pStyle w:val="XML1"/>
              <w:rPr>
                <w:del w:id="6356" w:author="aas" w:date="2013-10-14T02:06:00Z"/>
              </w:rPr>
            </w:pPr>
            <w:del w:id="6357" w:author="aas" w:date="2013-10-14T02:06:00Z">
              <w:r>
                <w:delText xml:space="preserve">        &lt;/xs:complexType&gt;</w:delText>
              </w:r>
            </w:del>
          </w:p>
          <w:p w14:paraId="3C6097ED" w14:textId="77777777" w:rsidR="00105B1A" w:rsidRDefault="00105B1A" w:rsidP="00105B1A">
            <w:pPr>
              <w:pStyle w:val="XML1"/>
              <w:rPr>
                <w:del w:id="6358" w:author="aas" w:date="2013-10-14T02:06:00Z"/>
              </w:rPr>
            </w:pPr>
            <w:del w:id="6359" w:author="aas" w:date="2013-10-14T02:06:00Z">
              <w:r>
                <w:delText xml:space="preserve">      &lt;/xs:element&gt;</w:delText>
              </w:r>
            </w:del>
          </w:p>
          <w:p w14:paraId="60B135A3" w14:textId="77777777" w:rsidR="00105B1A" w:rsidRDefault="00105B1A" w:rsidP="00105B1A">
            <w:pPr>
              <w:pStyle w:val="XML1"/>
              <w:rPr>
                <w:del w:id="6360" w:author="aas" w:date="2013-10-14T02:06:00Z"/>
              </w:rPr>
            </w:pPr>
            <w:del w:id="6361" w:author="aas" w:date="2013-10-14T02:06:00Z">
              <w:r>
                <w:delText xml:space="preserve">      &lt;xs:element name="wildcards"&gt;</w:delText>
              </w:r>
            </w:del>
          </w:p>
          <w:p w14:paraId="0963A68E" w14:textId="77777777" w:rsidR="00105B1A" w:rsidRDefault="00105B1A" w:rsidP="00105B1A">
            <w:pPr>
              <w:pStyle w:val="XML1"/>
              <w:rPr>
                <w:del w:id="6362" w:author="aas" w:date="2013-10-14T02:06:00Z"/>
              </w:rPr>
            </w:pPr>
            <w:del w:id="6363" w:author="aas" w:date="2013-10-14T02:06:00Z">
              <w:r>
                <w:delText xml:space="preserve">        &lt;xs:annotation&gt;</w:delText>
              </w:r>
            </w:del>
          </w:p>
          <w:p w14:paraId="4EF93E1F" w14:textId="77777777" w:rsidR="00105B1A" w:rsidRDefault="00105B1A" w:rsidP="00105B1A">
            <w:pPr>
              <w:pStyle w:val="XML1"/>
              <w:rPr>
                <w:del w:id="6364" w:author="aas" w:date="2013-10-14T02:06:00Z"/>
              </w:rPr>
            </w:pPr>
            <w:del w:id="6365" w:author="aas" w:date="2013-10-14T02:06:00Z">
              <w:r>
                <w:delText xml:space="preserve">          &lt;xs:documentation&gt;</w:delText>
              </w:r>
            </w:del>
          </w:p>
          <w:p w14:paraId="4AD10F5E" w14:textId="77777777" w:rsidR="00105B1A" w:rsidRDefault="00105B1A" w:rsidP="00105B1A">
            <w:pPr>
              <w:pStyle w:val="XML1"/>
              <w:rPr>
                <w:del w:id="6366" w:author="aas" w:date="2013-10-14T02:06:00Z"/>
              </w:rPr>
            </w:pPr>
            <w:del w:id="6367" w:author="aas" w:date="2013-10-14T02:06:00Z">
              <w:r>
                <w:delText xml:space="preserve">            The list of all fields for which the table </w:delText>
              </w:r>
            </w:del>
          </w:p>
          <w:p w14:paraId="51475666" w14:textId="77777777" w:rsidR="00105B1A" w:rsidRDefault="00105B1A" w:rsidP="00105B1A">
            <w:pPr>
              <w:pStyle w:val="XML1"/>
              <w:rPr>
                <w:del w:id="6368" w:author="aas" w:date="2013-10-14T02:06:00Z"/>
              </w:rPr>
            </w:pPr>
            <w:del w:id="6369" w:author="aas" w:date="2013-10-14T02:06:00Z">
              <w:r>
                <w:delText xml:space="preserve">            supports wildcarding.</w:delText>
              </w:r>
            </w:del>
          </w:p>
          <w:p w14:paraId="38CA6B4F" w14:textId="77777777" w:rsidR="00105B1A" w:rsidRDefault="00105B1A" w:rsidP="00105B1A">
            <w:pPr>
              <w:pStyle w:val="XML1"/>
              <w:rPr>
                <w:del w:id="6370" w:author="aas" w:date="2013-10-14T02:06:00Z"/>
              </w:rPr>
            </w:pPr>
            <w:del w:id="6371" w:author="aas" w:date="2013-10-14T02:06:00Z">
              <w:r>
                <w:delText xml:space="preserve">          &lt;/xs:documentation&gt;</w:delText>
              </w:r>
            </w:del>
          </w:p>
          <w:p w14:paraId="488390E3" w14:textId="77777777" w:rsidR="00105B1A" w:rsidRDefault="00105B1A" w:rsidP="00105B1A">
            <w:pPr>
              <w:pStyle w:val="XML1"/>
              <w:rPr>
                <w:del w:id="6372" w:author="aas" w:date="2013-10-14T02:06:00Z"/>
              </w:rPr>
            </w:pPr>
            <w:del w:id="6373" w:author="aas" w:date="2013-10-14T02:06:00Z">
              <w:r>
                <w:delText xml:space="preserve">        &lt;/xs:annotation&gt;</w:delText>
              </w:r>
            </w:del>
          </w:p>
          <w:p w14:paraId="7A5A3079" w14:textId="77777777" w:rsidR="00105B1A" w:rsidRDefault="00105B1A" w:rsidP="00105B1A">
            <w:pPr>
              <w:pStyle w:val="XML1"/>
              <w:rPr>
                <w:del w:id="6374" w:author="aas" w:date="2013-10-14T02:06:00Z"/>
              </w:rPr>
            </w:pPr>
            <w:del w:id="6375" w:author="aas" w:date="2013-10-14T02:06:00Z">
              <w:r>
                <w:delText xml:space="preserve">        &lt;xs:complexType&gt;</w:delText>
              </w:r>
            </w:del>
          </w:p>
          <w:p w14:paraId="71029441" w14:textId="77777777" w:rsidR="00105B1A" w:rsidRDefault="00105B1A" w:rsidP="00105B1A">
            <w:pPr>
              <w:pStyle w:val="XML1"/>
              <w:rPr>
                <w:del w:id="6376" w:author="aas" w:date="2013-10-14T02:06:00Z"/>
              </w:rPr>
            </w:pPr>
            <w:del w:id="6377" w:author="aas" w:date="2013-10-14T02:06:00Z">
              <w:r>
                <w:delText xml:space="preserve">          &lt;xs:sequence&gt;</w:delText>
              </w:r>
            </w:del>
          </w:p>
          <w:p w14:paraId="0AFE7D06" w14:textId="77777777" w:rsidR="00105B1A" w:rsidRDefault="00105B1A" w:rsidP="00105B1A">
            <w:pPr>
              <w:pStyle w:val="XML1"/>
              <w:rPr>
                <w:del w:id="6378" w:author="aas" w:date="2013-10-14T02:06:00Z"/>
              </w:rPr>
            </w:pPr>
            <w:del w:id="6379" w:author="aas" w:date="2013-10-14T02:06:00Z">
              <w:r>
                <w:delText xml:space="preserve">            &lt;xs:element name="type" minOccurs="0" maxOccurs="unbounded"  type="OFMatchFieldType"/&gt;</w:delText>
              </w:r>
            </w:del>
          </w:p>
          <w:p w14:paraId="600F08F3" w14:textId="77777777" w:rsidR="00105B1A" w:rsidRDefault="00105B1A" w:rsidP="00105B1A">
            <w:pPr>
              <w:pStyle w:val="XML1"/>
              <w:rPr>
                <w:del w:id="6380" w:author="aas" w:date="2013-10-14T02:06:00Z"/>
              </w:rPr>
            </w:pPr>
            <w:del w:id="6381" w:author="aas" w:date="2013-10-14T02:06:00Z">
              <w:r>
                <w:delText xml:space="preserve">          &lt;/xs:sequence&gt;</w:delText>
              </w:r>
            </w:del>
          </w:p>
          <w:p w14:paraId="3BD72DD7" w14:textId="77777777" w:rsidR="00105B1A" w:rsidRDefault="00105B1A" w:rsidP="00105B1A">
            <w:pPr>
              <w:pStyle w:val="XML1"/>
              <w:rPr>
                <w:del w:id="6382" w:author="aas" w:date="2013-10-14T02:06:00Z"/>
              </w:rPr>
            </w:pPr>
            <w:del w:id="6383" w:author="aas" w:date="2013-10-14T02:06:00Z">
              <w:r>
                <w:delText xml:space="preserve">        &lt;/xs:complexType&gt;</w:delText>
              </w:r>
            </w:del>
          </w:p>
          <w:p w14:paraId="49066998" w14:textId="77777777" w:rsidR="00105B1A" w:rsidRDefault="00105B1A" w:rsidP="00105B1A">
            <w:pPr>
              <w:pStyle w:val="XML1"/>
              <w:rPr>
                <w:del w:id="6384" w:author="aas" w:date="2013-10-14T02:06:00Z"/>
              </w:rPr>
            </w:pPr>
            <w:del w:id="6385" w:author="aas" w:date="2013-10-14T02:06:00Z">
              <w:r>
                <w:delText xml:space="preserve">      &lt;/xs:element&gt;</w:delText>
              </w:r>
            </w:del>
          </w:p>
          <w:p w14:paraId="160DD9EB" w14:textId="77777777" w:rsidR="00105B1A" w:rsidRDefault="00105B1A" w:rsidP="00105B1A">
            <w:pPr>
              <w:pStyle w:val="XML1"/>
              <w:rPr>
                <w:del w:id="6386" w:author="aas" w:date="2013-10-14T02:06:00Z"/>
              </w:rPr>
            </w:pPr>
            <w:del w:id="6387" w:author="aas" w:date="2013-10-14T02:06:00Z">
              <w:r>
                <w:delText xml:space="preserve">      &lt;xs:element name="metadata-match"  type="hex-binary"&gt;</w:delText>
              </w:r>
            </w:del>
          </w:p>
          <w:p w14:paraId="2C6DBCDA" w14:textId="77777777" w:rsidR="00105B1A" w:rsidRDefault="00105B1A" w:rsidP="00105B1A">
            <w:pPr>
              <w:pStyle w:val="XML1"/>
              <w:rPr>
                <w:del w:id="6388" w:author="aas" w:date="2013-10-14T02:06:00Z"/>
              </w:rPr>
            </w:pPr>
            <w:del w:id="6389" w:author="aas" w:date="2013-10-14T02:06:00Z">
              <w:r>
                <w:delText xml:space="preserve">        &lt;xs:annotation&gt;</w:delText>
              </w:r>
            </w:del>
          </w:p>
          <w:p w14:paraId="08F2BEAE" w14:textId="77777777" w:rsidR="00105B1A" w:rsidRDefault="00105B1A" w:rsidP="00105B1A">
            <w:pPr>
              <w:pStyle w:val="XML1"/>
              <w:rPr>
                <w:del w:id="6390" w:author="aas" w:date="2013-10-14T02:06:00Z"/>
              </w:rPr>
            </w:pPr>
            <w:del w:id="6391" w:author="aas" w:date="2013-10-14T02:06:00Z">
              <w:r>
                <w:delText xml:space="preserve">          &lt;xs:documentation&gt;</w:delText>
              </w:r>
            </w:del>
          </w:p>
          <w:p w14:paraId="6389D7A0" w14:textId="77777777" w:rsidR="00105B1A" w:rsidRDefault="00105B1A" w:rsidP="00105B1A">
            <w:pPr>
              <w:pStyle w:val="XML1"/>
              <w:rPr>
                <w:del w:id="6392" w:author="aas" w:date="2013-10-14T02:06:00Z"/>
              </w:rPr>
            </w:pPr>
            <w:del w:id="6393" w:author="aas" w:date="2013-10-14T02:06:00Z">
              <w:r>
                <w:delText xml:space="preserve">            This element indicates the bits of the metadata </w:delText>
              </w:r>
            </w:del>
          </w:p>
          <w:p w14:paraId="3A21FABA" w14:textId="77777777" w:rsidR="00105B1A" w:rsidRDefault="00105B1A" w:rsidP="00105B1A">
            <w:pPr>
              <w:pStyle w:val="XML1"/>
              <w:rPr>
                <w:del w:id="6394" w:author="aas" w:date="2013-10-14T02:06:00Z"/>
              </w:rPr>
            </w:pPr>
            <w:del w:id="6395" w:author="aas" w:date="2013-10-14T02:06:00Z">
              <w:r>
                <w:delText xml:space="preserve">            field on which the flow table can match.  It is represented</w:delText>
              </w:r>
            </w:del>
          </w:p>
          <w:p w14:paraId="449C9719" w14:textId="77777777" w:rsidR="00105B1A" w:rsidRDefault="00105B1A" w:rsidP="00105B1A">
            <w:pPr>
              <w:pStyle w:val="XML1"/>
              <w:rPr>
                <w:del w:id="6396" w:author="aas" w:date="2013-10-14T02:06:00Z"/>
              </w:rPr>
            </w:pPr>
            <w:del w:id="6397" w:author="aas" w:date="2013-10-14T02:06:00Z">
              <w:r>
                <w:delText xml:space="preserve">            as 64-bit integer in hexadecimal digits([0-9a-fA-F]) </w:delText>
              </w:r>
            </w:del>
          </w:p>
          <w:p w14:paraId="465D78A4" w14:textId="77777777" w:rsidR="00105B1A" w:rsidRDefault="00105B1A" w:rsidP="00105B1A">
            <w:pPr>
              <w:pStyle w:val="XML1"/>
              <w:rPr>
                <w:del w:id="6398" w:author="aas" w:date="2013-10-14T02:06:00Z"/>
              </w:rPr>
            </w:pPr>
            <w:del w:id="6399" w:author="aas" w:date="2013-10-14T02:06:00Z">
              <w:r>
                <w:delText xml:space="preserve">            format.</w:delText>
              </w:r>
            </w:del>
          </w:p>
          <w:p w14:paraId="0AEA0E43" w14:textId="77777777" w:rsidR="00105B1A" w:rsidRDefault="00105B1A" w:rsidP="00105B1A">
            <w:pPr>
              <w:pStyle w:val="XML1"/>
              <w:rPr>
                <w:del w:id="6400" w:author="aas" w:date="2013-10-14T02:06:00Z"/>
              </w:rPr>
            </w:pPr>
            <w:del w:id="6401" w:author="aas" w:date="2013-10-14T02:06:00Z">
              <w:r>
                <w:delText xml:space="preserve">          &lt;/xs:documentation&gt;</w:delText>
              </w:r>
            </w:del>
          </w:p>
          <w:p w14:paraId="5031DC48" w14:textId="77777777" w:rsidR="00105B1A" w:rsidRDefault="00105B1A" w:rsidP="00105B1A">
            <w:pPr>
              <w:pStyle w:val="XML1"/>
              <w:rPr>
                <w:del w:id="6402" w:author="aas" w:date="2013-10-14T02:06:00Z"/>
              </w:rPr>
            </w:pPr>
            <w:del w:id="6403" w:author="aas" w:date="2013-10-14T02:06:00Z">
              <w:r>
                <w:delText xml:space="preserve">        &lt;/xs:annotation&gt;</w:delText>
              </w:r>
            </w:del>
          </w:p>
          <w:p w14:paraId="23DC9BFC" w14:textId="77777777" w:rsidR="00105B1A" w:rsidRDefault="00105B1A" w:rsidP="00105B1A">
            <w:pPr>
              <w:pStyle w:val="XML1"/>
              <w:rPr>
                <w:del w:id="6404" w:author="aas" w:date="2013-10-14T02:06:00Z"/>
              </w:rPr>
            </w:pPr>
            <w:del w:id="6405" w:author="aas" w:date="2013-10-14T02:06:00Z">
              <w:r>
                <w:delText xml:space="preserve">      &lt;/xs:element&gt;</w:delText>
              </w:r>
            </w:del>
          </w:p>
          <w:p w14:paraId="6158E69D" w14:textId="77777777" w:rsidR="00105B1A" w:rsidRDefault="00105B1A" w:rsidP="00105B1A">
            <w:pPr>
              <w:pStyle w:val="XML1"/>
              <w:rPr>
                <w:del w:id="6406" w:author="aas" w:date="2013-10-14T02:06:00Z"/>
              </w:rPr>
            </w:pPr>
            <w:del w:id="6407" w:author="aas" w:date="2013-10-14T02:06:00Z">
              <w:r>
                <w:delText xml:space="preserve">      &lt;xs:element name="metadata-write"  type="hex-binary"&gt;</w:delText>
              </w:r>
            </w:del>
          </w:p>
          <w:p w14:paraId="2A940D99" w14:textId="77777777" w:rsidR="00105B1A" w:rsidRDefault="00105B1A" w:rsidP="00105B1A">
            <w:pPr>
              <w:pStyle w:val="XML1"/>
              <w:rPr>
                <w:del w:id="6408" w:author="aas" w:date="2013-10-14T02:06:00Z"/>
              </w:rPr>
            </w:pPr>
            <w:del w:id="6409" w:author="aas" w:date="2013-10-14T02:06:00Z">
              <w:r>
                <w:delText xml:space="preserve">        &lt;xs:annotation&gt;</w:delText>
              </w:r>
            </w:del>
          </w:p>
          <w:p w14:paraId="0CDA6407" w14:textId="77777777" w:rsidR="00105B1A" w:rsidRDefault="00105B1A" w:rsidP="00105B1A">
            <w:pPr>
              <w:pStyle w:val="XML1"/>
              <w:rPr>
                <w:del w:id="6410" w:author="aas" w:date="2013-10-14T02:06:00Z"/>
              </w:rPr>
            </w:pPr>
            <w:del w:id="6411" w:author="aas" w:date="2013-10-14T02:06:00Z">
              <w:r>
                <w:delText xml:space="preserve">          &lt;xs:documentation&gt;</w:delText>
              </w:r>
            </w:del>
          </w:p>
          <w:p w14:paraId="313C11EC" w14:textId="77777777" w:rsidR="00105B1A" w:rsidRDefault="00105B1A" w:rsidP="00105B1A">
            <w:pPr>
              <w:pStyle w:val="XML1"/>
              <w:rPr>
                <w:del w:id="6412" w:author="aas" w:date="2013-10-14T02:06:00Z"/>
              </w:rPr>
            </w:pPr>
            <w:del w:id="6413" w:author="aas" w:date="2013-10-14T02:06:00Z">
              <w:r>
                <w:delText xml:space="preserve">            This element indicates the bits of the metadata </w:delText>
              </w:r>
            </w:del>
          </w:p>
          <w:p w14:paraId="6888591B" w14:textId="77777777" w:rsidR="00105B1A" w:rsidRDefault="00105B1A" w:rsidP="00105B1A">
            <w:pPr>
              <w:pStyle w:val="XML1"/>
              <w:rPr>
                <w:del w:id="6414" w:author="aas" w:date="2013-10-14T02:06:00Z"/>
              </w:rPr>
            </w:pPr>
            <w:del w:id="6415" w:author="aas" w:date="2013-10-14T02:06:00Z">
              <w:r>
                <w:delText xml:space="preserve">            field on which flow table can write using the </w:delText>
              </w:r>
            </w:del>
          </w:p>
          <w:p w14:paraId="51CF60DC" w14:textId="77777777" w:rsidR="00105B1A" w:rsidRDefault="00105B1A" w:rsidP="00105B1A">
            <w:pPr>
              <w:pStyle w:val="XML1"/>
              <w:rPr>
                <w:del w:id="6416" w:author="aas" w:date="2013-10-14T02:06:00Z"/>
              </w:rPr>
            </w:pPr>
            <w:del w:id="6417" w:author="aas" w:date="2013-10-14T02:06:00Z">
              <w:r>
                <w:delText xml:space="preserve">            'write-metadata' instruction.  It is represented as </w:delText>
              </w:r>
            </w:del>
          </w:p>
          <w:p w14:paraId="1BC3C206" w14:textId="77777777" w:rsidR="00105B1A" w:rsidRDefault="00105B1A" w:rsidP="00105B1A">
            <w:pPr>
              <w:pStyle w:val="XML1"/>
              <w:rPr>
                <w:del w:id="6418" w:author="aas" w:date="2013-10-14T02:06:00Z"/>
              </w:rPr>
            </w:pPr>
            <w:del w:id="6419" w:author="aas" w:date="2013-10-14T02:06:00Z">
              <w:r>
                <w:delText xml:space="preserve">            64-bit integer in hexadecimal digits([0-9a-fA-F]) format.</w:delText>
              </w:r>
            </w:del>
          </w:p>
          <w:p w14:paraId="3FF71B73" w14:textId="77777777" w:rsidR="00105B1A" w:rsidRDefault="00105B1A" w:rsidP="00105B1A">
            <w:pPr>
              <w:pStyle w:val="XML1"/>
              <w:rPr>
                <w:del w:id="6420" w:author="aas" w:date="2013-10-14T02:06:00Z"/>
              </w:rPr>
            </w:pPr>
            <w:del w:id="6421" w:author="aas" w:date="2013-10-14T02:06:00Z">
              <w:r>
                <w:delText xml:space="preserve">          &lt;/xs:documentation&gt;</w:delText>
              </w:r>
            </w:del>
          </w:p>
          <w:p w14:paraId="05E4D842" w14:textId="77777777" w:rsidR="00105B1A" w:rsidRDefault="00105B1A" w:rsidP="00105B1A">
            <w:pPr>
              <w:pStyle w:val="XML1"/>
              <w:rPr>
                <w:del w:id="6422" w:author="aas" w:date="2013-10-14T02:06:00Z"/>
              </w:rPr>
            </w:pPr>
            <w:del w:id="6423" w:author="aas" w:date="2013-10-14T02:06:00Z">
              <w:r>
                <w:delText xml:space="preserve">        &lt;/xs:annotation&gt;</w:delText>
              </w:r>
            </w:del>
          </w:p>
          <w:p w14:paraId="37490869" w14:textId="77777777" w:rsidR="00105B1A" w:rsidRDefault="00105B1A" w:rsidP="00105B1A">
            <w:pPr>
              <w:pStyle w:val="XML1"/>
              <w:rPr>
                <w:del w:id="6424" w:author="aas" w:date="2013-10-14T02:06:00Z"/>
              </w:rPr>
            </w:pPr>
            <w:del w:id="6425" w:author="aas" w:date="2013-10-14T02:06:00Z">
              <w:r>
                <w:delText xml:space="preserve">      &lt;/xs:element&gt;</w:delText>
              </w:r>
            </w:del>
          </w:p>
          <w:p w14:paraId="07D472F9" w14:textId="77777777" w:rsidR="00105B1A" w:rsidRDefault="00105B1A" w:rsidP="00105B1A">
            <w:pPr>
              <w:pStyle w:val="XML1"/>
              <w:rPr>
                <w:del w:id="6426" w:author="aas" w:date="2013-10-14T02:06:00Z"/>
              </w:rPr>
            </w:pPr>
            <w:del w:id="6427" w:author="aas" w:date="2013-10-14T02:06:00Z">
              <w:r>
                <w:delText xml:space="preserve">    &lt;/xs:sequence&gt;</w:delText>
              </w:r>
            </w:del>
          </w:p>
          <w:p w14:paraId="7C4B713A" w14:textId="77777777" w:rsidR="00182140" w:rsidRDefault="00105B1A" w:rsidP="00105B1A">
            <w:pPr>
              <w:pStyle w:val="XML1"/>
              <w:rPr>
                <w:del w:id="6428" w:author="aas" w:date="2013-10-14T02:06:00Z"/>
              </w:rPr>
            </w:pPr>
            <w:del w:id="6429" w:author="aas" w:date="2013-10-14T02:06:00Z">
              <w:r>
                <w:delText xml:space="preserve">  &lt;/xs:group&gt;</w:delText>
              </w:r>
            </w:del>
          </w:p>
          <w:p w14:paraId="7543B5CE" w14:textId="77777777" w:rsidR="00105B1A" w:rsidRDefault="00105B1A" w:rsidP="00105B1A">
            <w:pPr>
              <w:pStyle w:val="XML1"/>
              <w:rPr>
                <w:del w:id="6430" w:author="aas" w:date="2013-10-14T02:06:00Z"/>
              </w:rPr>
            </w:pPr>
          </w:p>
          <w:p w14:paraId="41A283DE" w14:textId="77777777" w:rsidR="00105B1A" w:rsidRDefault="00105B1A" w:rsidP="00105B1A">
            <w:pPr>
              <w:pStyle w:val="XML1"/>
              <w:rPr>
                <w:del w:id="6431" w:author="aas" w:date="2013-10-14T02:06:00Z"/>
              </w:rPr>
            </w:pPr>
            <w:del w:id="6432" w:author="aas" w:date="2013-10-14T02:06:00Z">
              <w:r>
                <w:delText xml:space="preserve">  &lt;xs:simpleType name="OFMatchFieldType"&gt;</w:delText>
              </w:r>
            </w:del>
          </w:p>
          <w:p w14:paraId="12A9A202" w14:textId="77777777" w:rsidR="00105B1A" w:rsidRDefault="00105B1A" w:rsidP="00105B1A">
            <w:pPr>
              <w:pStyle w:val="XML1"/>
              <w:rPr>
                <w:del w:id="6433" w:author="aas" w:date="2013-10-14T02:06:00Z"/>
              </w:rPr>
            </w:pPr>
            <w:del w:id="6434" w:author="aas" w:date="2013-10-14T02:06:00Z">
              <w:r>
                <w:delText xml:space="preserve">    &lt;xs:annotation&gt;</w:delText>
              </w:r>
            </w:del>
          </w:p>
          <w:p w14:paraId="10B8EFB6" w14:textId="77777777" w:rsidR="00105B1A" w:rsidRDefault="00105B1A" w:rsidP="00105B1A">
            <w:pPr>
              <w:pStyle w:val="XML1"/>
              <w:rPr>
                <w:del w:id="6435" w:author="aas" w:date="2013-10-14T02:06:00Z"/>
              </w:rPr>
            </w:pPr>
            <w:del w:id="6436" w:author="aas" w:date="2013-10-14T02:06:00Z">
              <w:r>
                <w:delText xml:space="preserve">      &lt;xs:documentation&gt;</w:delText>
              </w:r>
            </w:del>
          </w:p>
          <w:p w14:paraId="21D0C973" w14:textId="77777777" w:rsidR="00105B1A" w:rsidRDefault="00105B1A" w:rsidP="00105B1A">
            <w:pPr>
              <w:pStyle w:val="XML1"/>
              <w:rPr>
                <w:del w:id="6437" w:author="aas" w:date="2013-10-14T02:06:00Z"/>
              </w:rPr>
            </w:pPr>
            <w:del w:id="6438" w:author="aas" w:date="2013-10-14T02:06:00Z">
              <w:r>
                <w:delText xml:space="preserve">        The types of match field defined in OpenFlow</w:delText>
              </w:r>
            </w:del>
          </w:p>
          <w:p w14:paraId="61CCFA52" w14:textId="77777777" w:rsidR="00105B1A" w:rsidRDefault="00105B1A" w:rsidP="00105B1A">
            <w:pPr>
              <w:pStyle w:val="XML1"/>
              <w:rPr>
                <w:del w:id="6439" w:author="aas" w:date="2013-10-14T02:06:00Z"/>
              </w:rPr>
            </w:pPr>
            <w:del w:id="6440" w:author="aas" w:date="2013-10-14T02:06:00Z">
              <w:r>
                <w:delText xml:space="preserve">        Switch Specification versions 1.2, 1.3, and 1.3.1.</w:delText>
              </w:r>
            </w:del>
          </w:p>
          <w:p w14:paraId="0FAC08D0" w14:textId="77777777" w:rsidR="00105B1A" w:rsidRDefault="00105B1A" w:rsidP="00105B1A">
            <w:pPr>
              <w:pStyle w:val="XML1"/>
              <w:rPr>
                <w:del w:id="6441" w:author="aas" w:date="2013-10-14T02:06:00Z"/>
              </w:rPr>
            </w:pPr>
            <w:del w:id="6442" w:author="aas" w:date="2013-10-14T02:06:00Z">
              <w:r>
                <w:delText xml:space="preserve">      &lt;/xs:documentation&gt;</w:delText>
              </w:r>
            </w:del>
          </w:p>
          <w:p w14:paraId="55DAD20D" w14:textId="77777777" w:rsidR="00105B1A" w:rsidRDefault="00105B1A" w:rsidP="00105B1A">
            <w:pPr>
              <w:pStyle w:val="XML1"/>
              <w:rPr>
                <w:del w:id="6443" w:author="aas" w:date="2013-10-14T02:06:00Z"/>
              </w:rPr>
            </w:pPr>
            <w:del w:id="6444" w:author="aas" w:date="2013-10-14T02:06:00Z">
              <w:r>
                <w:delText xml:space="preserve">    &lt;/xs:annotation&gt;</w:delText>
              </w:r>
            </w:del>
          </w:p>
          <w:p w14:paraId="46B9294B" w14:textId="77777777" w:rsidR="00105B1A" w:rsidRDefault="00105B1A" w:rsidP="00105B1A">
            <w:pPr>
              <w:pStyle w:val="XML1"/>
              <w:rPr>
                <w:del w:id="6445" w:author="aas" w:date="2013-10-14T02:06:00Z"/>
              </w:rPr>
            </w:pPr>
          </w:p>
          <w:p w14:paraId="487203A7" w14:textId="77777777" w:rsidR="00105B1A" w:rsidRDefault="00105B1A" w:rsidP="00105B1A">
            <w:pPr>
              <w:pStyle w:val="XML1"/>
              <w:rPr>
                <w:del w:id="6446" w:author="aas" w:date="2013-10-14T02:06:00Z"/>
              </w:rPr>
            </w:pPr>
            <w:del w:id="6447" w:author="aas" w:date="2013-10-14T02:06:00Z">
              <w:r>
                <w:delText xml:space="preserve">    &lt;xs:restriction base="xs:string"&gt;</w:delText>
              </w:r>
            </w:del>
          </w:p>
          <w:p w14:paraId="5902FC9A" w14:textId="77777777" w:rsidR="00105B1A" w:rsidRDefault="00105B1A" w:rsidP="00105B1A">
            <w:pPr>
              <w:pStyle w:val="XML1"/>
              <w:rPr>
                <w:del w:id="6448" w:author="aas" w:date="2013-10-14T02:06:00Z"/>
              </w:rPr>
            </w:pPr>
            <w:del w:id="6449" w:author="aas" w:date="2013-10-14T02:06:00Z">
              <w:r>
                <w:delText xml:space="preserve">      &lt;xs:enumeration value="input-port"/&gt;</w:delText>
              </w:r>
            </w:del>
          </w:p>
          <w:p w14:paraId="62A17F1A" w14:textId="77777777" w:rsidR="00105B1A" w:rsidRDefault="00105B1A" w:rsidP="00105B1A">
            <w:pPr>
              <w:pStyle w:val="XML1"/>
              <w:rPr>
                <w:del w:id="6450" w:author="aas" w:date="2013-10-14T02:06:00Z"/>
              </w:rPr>
            </w:pPr>
            <w:del w:id="6451" w:author="aas" w:date="2013-10-14T02:06:00Z">
              <w:r>
                <w:delText xml:space="preserve">      &lt;xs:enumeration value="physical-input-port"/&gt;</w:delText>
              </w:r>
            </w:del>
          </w:p>
          <w:p w14:paraId="6895FC82" w14:textId="77777777" w:rsidR="00105B1A" w:rsidRDefault="00105B1A" w:rsidP="00105B1A">
            <w:pPr>
              <w:pStyle w:val="XML1"/>
              <w:rPr>
                <w:del w:id="6452" w:author="aas" w:date="2013-10-14T02:06:00Z"/>
              </w:rPr>
            </w:pPr>
            <w:del w:id="6453" w:author="aas" w:date="2013-10-14T02:06:00Z">
              <w:r>
                <w:delText xml:space="preserve">      &lt;xs:enumeration value="metadata"/&gt;</w:delText>
              </w:r>
            </w:del>
          </w:p>
          <w:p w14:paraId="5D04EEED" w14:textId="77777777" w:rsidR="00105B1A" w:rsidRDefault="00105B1A" w:rsidP="00105B1A">
            <w:pPr>
              <w:pStyle w:val="XML1"/>
              <w:rPr>
                <w:del w:id="6454" w:author="aas" w:date="2013-10-14T02:06:00Z"/>
              </w:rPr>
            </w:pPr>
            <w:del w:id="6455" w:author="aas" w:date="2013-10-14T02:06:00Z">
              <w:r>
                <w:delText xml:space="preserve">      &lt;xs:enumeration value="ethernet-dest"/&gt;</w:delText>
              </w:r>
            </w:del>
          </w:p>
          <w:p w14:paraId="214EE2ED" w14:textId="77777777" w:rsidR="00105B1A" w:rsidRDefault="00105B1A" w:rsidP="00105B1A">
            <w:pPr>
              <w:pStyle w:val="XML1"/>
              <w:rPr>
                <w:del w:id="6456" w:author="aas" w:date="2013-10-14T02:06:00Z"/>
              </w:rPr>
            </w:pPr>
            <w:del w:id="6457" w:author="aas" w:date="2013-10-14T02:06:00Z">
              <w:r>
                <w:delText xml:space="preserve">      &lt;xs:enumeration value="ethernet-src"/&gt;</w:delText>
              </w:r>
            </w:del>
          </w:p>
          <w:p w14:paraId="6A6455FE" w14:textId="77777777" w:rsidR="00105B1A" w:rsidRDefault="00105B1A" w:rsidP="00105B1A">
            <w:pPr>
              <w:pStyle w:val="XML1"/>
              <w:rPr>
                <w:del w:id="6458" w:author="aas" w:date="2013-10-14T02:06:00Z"/>
              </w:rPr>
            </w:pPr>
            <w:del w:id="6459" w:author="aas" w:date="2013-10-14T02:06:00Z">
              <w:r>
                <w:delText xml:space="preserve">      &lt;xs:enumeration value="ethernet-frame-type"/&gt;</w:delText>
              </w:r>
            </w:del>
          </w:p>
          <w:p w14:paraId="2643DE72" w14:textId="77777777" w:rsidR="00105B1A" w:rsidRDefault="00105B1A" w:rsidP="00105B1A">
            <w:pPr>
              <w:pStyle w:val="XML1"/>
              <w:rPr>
                <w:del w:id="6460" w:author="aas" w:date="2013-10-14T02:06:00Z"/>
              </w:rPr>
            </w:pPr>
            <w:del w:id="6461" w:author="aas" w:date="2013-10-14T02:06:00Z">
              <w:r>
                <w:delText xml:space="preserve">      &lt;xs:enumeration value="vlan-id"/&gt;</w:delText>
              </w:r>
            </w:del>
          </w:p>
          <w:p w14:paraId="14B987D8" w14:textId="77777777" w:rsidR="00105B1A" w:rsidRDefault="00105B1A" w:rsidP="00105B1A">
            <w:pPr>
              <w:pStyle w:val="XML1"/>
              <w:rPr>
                <w:del w:id="6462" w:author="aas" w:date="2013-10-14T02:06:00Z"/>
              </w:rPr>
            </w:pPr>
            <w:del w:id="6463" w:author="aas" w:date="2013-10-14T02:06:00Z">
              <w:r>
                <w:delText xml:space="preserve">      &lt;xs:enumeration value="vlan-priority"/&gt;</w:delText>
              </w:r>
            </w:del>
          </w:p>
          <w:p w14:paraId="2C9D2770" w14:textId="77777777" w:rsidR="00105B1A" w:rsidRDefault="00105B1A" w:rsidP="00105B1A">
            <w:pPr>
              <w:pStyle w:val="XML1"/>
              <w:rPr>
                <w:del w:id="6464" w:author="aas" w:date="2013-10-14T02:06:00Z"/>
              </w:rPr>
            </w:pPr>
            <w:del w:id="6465" w:author="aas" w:date="2013-10-14T02:06:00Z">
              <w:r>
                <w:delText xml:space="preserve">      &lt;xs:enumeration value="ip-dscp"/&gt;</w:delText>
              </w:r>
            </w:del>
          </w:p>
          <w:p w14:paraId="23FEAF7B" w14:textId="77777777" w:rsidR="00105B1A" w:rsidRDefault="00105B1A" w:rsidP="00105B1A">
            <w:pPr>
              <w:pStyle w:val="XML1"/>
              <w:rPr>
                <w:del w:id="6466" w:author="aas" w:date="2013-10-14T02:06:00Z"/>
              </w:rPr>
            </w:pPr>
            <w:del w:id="6467" w:author="aas" w:date="2013-10-14T02:06:00Z">
              <w:r>
                <w:delText xml:space="preserve">      &lt;xs:enumeration value="ip-ecn"/&gt;</w:delText>
              </w:r>
            </w:del>
          </w:p>
          <w:p w14:paraId="7C9ED992" w14:textId="77777777" w:rsidR="00105B1A" w:rsidRDefault="00105B1A" w:rsidP="00105B1A">
            <w:pPr>
              <w:pStyle w:val="XML1"/>
              <w:rPr>
                <w:del w:id="6468" w:author="aas" w:date="2013-10-14T02:06:00Z"/>
              </w:rPr>
            </w:pPr>
            <w:del w:id="6469" w:author="aas" w:date="2013-10-14T02:06:00Z">
              <w:r>
                <w:delText xml:space="preserve">      &lt;xs:enumeration value="ip-protocol"/&gt;</w:delText>
              </w:r>
            </w:del>
          </w:p>
          <w:p w14:paraId="750DB8B6" w14:textId="77777777" w:rsidR="00105B1A" w:rsidRDefault="00105B1A" w:rsidP="00105B1A">
            <w:pPr>
              <w:pStyle w:val="XML1"/>
              <w:rPr>
                <w:del w:id="6470" w:author="aas" w:date="2013-10-14T02:06:00Z"/>
              </w:rPr>
            </w:pPr>
            <w:del w:id="6471" w:author="aas" w:date="2013-10-14T02:06:00Z">
              <w:r>
                <w:delText xml:space="preserve">      &lt;xs:enumeration value="ipv4-src"/&gt;</w:delText>
              </w:r>
            </w:del>
          </w:p>
          <w:p w14:paraId="2A7415EE" w14:textId="77777777" w:rsidR="00105B1A" w:rsidRDefault="00105B1A" w:rsidP="00105B1A">
            <w:pPr>
              <w:pStyle w:val="XML1"/>
              <w:rPr>
                <w:del w:id="6472" w:author="aas" w:date="2013-10-14T02:06:00Z"/>
              </w:rPr>
            </w:pPr>
            <w:del w:id="6473" w:author="aas" w:date="2013-10-14T02:06:00Z">
              <w:r>
                <w:delText xml:space="preserve">      &lt;xs:enumeration value="ipv4-dest"/&gt;</w:delText>
              </w:r>
            </w:del>
          </w:p>
          <w:p w14:paraId="427A1005" w14:textId="77777777" w:rsidR="00105B1A" w:rsidRDefault="00105B1A" w:rsidP="00105B1A">
            <w:pPr>
              <w:pStyle w:val="XML1"/>
              <w:rPr>
                <w:del w:id="6474" w:author="aas" w:date="2013-10-14T02:06:00Z"/>
              </w:rPr>
            </w:pPr>
            <w:del w:id="6475" w:author="aas" w:date="2013-10-14T02:06:00Z">
              <w:r>
                <w:delText xml:space="preserve">      &lt;xs:enumeration value="tcp-src"/&gt;</w:delText>
              </w:r>
            </w:del>
          </w:p>
          <w:p w14:paraId="5FC5715F" w14:textId="77777777" w:rsidR="00105B1A" w:rsidRDefault="00105B1A" w:rsidP="00105B1A">
            <w:pPr>
              <w:pStyle w:val="XML1"/>
              <w:rPr>
                <w:del w:id="6476" w:author="aas" w:date="2013-10-14T02:06:00Z"/>
              </w:rPr>
            </w:pPr>
            <w:del w:id="6477" w:author="aas" w:date="2013-10-14T02:06:00Z">
              <w:r>
                <w:delText xml:space="preserve">      &lt;xs:enumeration value="tcp-dest"/&gt;</w:delText>
              </w:r>
            </w:del>
          </w:p>
          <w:p w14:paraId="349B3662" w14:textId="77777777" w:rsidR="00105B1A" w:rsidRDefault="00105B1A" w:rsidP="00105B1A">
            <w:pPr>
              <w:pStyle w:val="XML1"/>
              <w:rPr>
                <w:del w:id="6478" w:author="aas" w:date="2013-10-14T02:06:00Z"/>
              </w:rPr>
            </w:pPr>
            <w:del w:id="6479" w:author="aas" w:date="2013-10-14T02:06:00Z">
              <w:r>
                <w:delText xml:space="preserve">      &lt;xs:enumeration value="udp-src"/&gt;</w:delText>
              </w:r>
            </w:del>
          </w:p>
          <w:p w14:paraId="41822485" w14:textId="77777777" w:rsidR="00105B1A" w:rsidRDefault="00105B1A" w:rsidP="00105B1A">
            <w:pPr>
              <w:pStyle w:val="XML1"/>
              <w:rPr>
                <w:del w:id="6480" w:author="aas" w:date="2013-10-14T02:06:00Z"/>
              </w:rPr>
            </w:pPr>
            <w:del w:id="6481" w:author="aas" w:date="2013-10-14T02:06:00Z">
              <w:r>
                <w:delText xml:space="preserve">      &lt;xs:enumeration value="udp-dest"/&gt;</w:delText>
              </w:r>
            </w:del>
          </w:p>
          <w:p w14:paraId="38BFD0C4" w14:textId="77777777" w:rsidR="00105B1A" w:rsidRDefault="00105B1A" w:rsidP="00105B1A">
            <w:pPr>
              <w:pStyle w:val="XML1"/>
              <w:rPr>
                <w:del w:id="6482" w:author="aas" w:date="2013-10-14T02:06:00Z"/>
              </w:rPr>
            </w:pPr>
            <w:del w:id="6483" w:author="aas" w:date="2013-10-14T02:06:00Z">
              <w:r>
                <w:delText xml:space="preserve">      &lt;xs:enumeration value="sctp-src"/&gt;</w:delText>
              </w:r>
            </w:del>
          </w:p>
          <w:p w14:paraId="31B8CFDD" w14:textId="77777777" w:rsidR="00105B1A" w:rsidRDefault="00105B1A" w:rsidP="00105B1A">
            <w:pPr>
              <w:pStyle w:val="XML1"/>
              <w:rPr>
                <w:del w:id="6484" w:author="aas" w:date="2013-10-14T02:06:00Z"/>
              </w:rPr>
            </w:pPr>
            <w:del w:id="6485" w:author="aas" w:date="2013-10-14T02:06:00Z">
              <w:r>
                <w:delText xml:space="preserve">      &lt;xs:enumeration value="sctp-dest"/&gt;</w:delText>
              </w:r>
            </w:del>
          </w:p>
          <w:p w14:paraId="1A0B10E7" w14:textId="77777777" w:rsidR="00105B1A" w:rsidRDefault="00105B1A" w:rsidP="00105B1A">
            <w:pPr>
              <w:pStyle w:val="XML1"/>
              <w:rPr>
                <w:del w:id="6486" w:author="aas" w:date="2013-10-14T02:06:00Z"/>
              </w:rPr>
            </w:pPr>
            <w:del w:id="6487" w:author="aas" w:date="2013-10-14T02:06:00Z">
              <w:r>
                <w:delText xml:space="preserve">      &lt;xs:enumeration value="icmpv4-type"/&gt;</w:delText>
              </w:r>
            </w:del>
          </w:p>
          <w:p w14:paraId="35942990" w14:textId="77777777" w:rsidR="00105B1A" w:rsidRDefault="00105B1A" w:rsidP="00105B1A">
            <w:pPr>
              <w:pStyle w:val="XML1"/>
              <w:rPr>
                <w:del w:id="6488" w:author="aas" w:date="2013-10-14T02:06:00Z"/>
              </w:rPr>
            </w:pPr>
            <w:del w:id="6489" w:author="aas" w:date="2013-10-14T02:06:00Z">
              <w:r>
                <w:delText xml:space="preserve">      &lt;xs:enumeration value="icmpv4-code"/&gt;</w:delText>
              </w:r>
            </w:del>
          </w:p>
          <w:p w14:paraId="100B4345" w14:textId="77777777" w:rsidR="00105B1A" w:rsidRDefault="00105B1A" w:rsidP="00105B1A">
            <w:pPr>
              <w:pStyle w:val="XML1"/>
              <w:rPr>
                <w:del w:id="6490" w:author="aas" w:date="2013-10-14T02:06:00Z"/>
              </w:rPr>
            </w:pPr>
            <w:del w:id="6491" w:author="aas" w:date="2013-10-14T02:06:00Z">
              <w:r>
                <w:delText xml:space="preserve">      &lt;xs:enumeration value="arp-op"/&gt;</w:delText>
              </w:r>
            </w:del>
          </w:p>
          <w:p w14:paraId="1B206C42" w14:textId="77777777" w:rsidR="00105B1A" w:rsidRDefault="00105B1A" w:rsidP="00105B1A">
            <w:pPr>
              <w:pStyle w:val="XML1"/>
              <w:rPr>
                <w:del w:id="6492" w:author="aas" w:date="2013-10-14T02:06:00Z"/>
              </w:rPr>
            </w:pPr>
            <w:del w:id="6493" w:author="aas" w:date="2013-10-14T02:06:00Z">
              <w:r>
                <w:delText xml:space="preserve">      &lt;xs:enumeration value="arp-src-ip-address"/&gt;</w:delText>
              </w:r>
            </w:del>
          </w:p>
          <w:p w14:paraId="45E5F0AD" w14:textId="77777777" w:rsidR="00105B1A" w:rsidRDefault="00105B1A" w:rsidP="00105B1A">
            <w:pPr>
              <w:pStyle w:val="XML1"/>
              <w:rPr>
                <w:del w:id="6494" w:author="aas" w:date="2013-10-14T02:06:00Z"/>
              </w:rPr>
            </w:pPr>
            <w:del w:id="6495" w:author="aas" w:date="2013-10-14T02:06:00Z">
              <w:r>
                <w:delText xml:space="preserve">      &lt;xs:enumeration value="arp-target-ip-address"/&gt;</w:delText>
              </w:r>
            </w:del>
          </w:p>
          <w:p w14:paraId="214EE861" w14:textId="77777777" w:rsidR="00105B1A" w:rsidRDefault="00105B1A" w:rsidP="00105B1A">
            <w:pPr>
              <w:pStyle w:val="XML1"/>
              <w:rPr>
                <w:del w:id="6496" w:author="aas" w:date="2013-10-14T02:06:00Z"/>
              </w:rPr>
            </w:pPr>
            <w:del w:id="6497" w:author="aas" w:date="2013-10-14T02:06:00Z">
              <w:r>
                <w:delText xml:space="preserve">      &lt;xs:enumeration value="arp-src-hardware-address"/&gt;</w:delText>
              </w:r>
            </w:del>
          </w:p>
          <w:p w14:paraId="6B35884F" w14:textId="77777777" w:rsidR="00105B1A" w:rsidRDefault="00105B1A" w:rsidP="00105B1A">
            <w:pPr>
              <w:pStyle w:val="XML1"/>
              <w:rPr>
                <w:del w:id="6498" w:author="aas" w:date="2013-10-14T02:06:00Z"/>
              </w:rPr>
            </w:pPr>
            <w:del w:id="6499" w:author="aas" w:date="2013-10-14T02:06:00Z">
              <w:r>
                <w:delText xml:space="preserve">      &lt;xs:enumeration value="arp-target-hardware-address"/&gt;</w:delText>
              </w:r>
            </w:del>
          </w:p>
          <w:p w14:paraId="7FBB2BF1" w14:textId="77777777" w:rsidR="00105B1A" w:rsidRDefault="00105B1A" w:rsidP="00105B1A">
            <w:pPr>
              <w:pStyle w:val="XML1"/>
              <w:rPr>
                <w:del w:id="6500" w:author="aas" w:date="2013-10-14T02:06:00Z"/>
              </w:rPr>
            </w:pPr>
            <w:del w:id="6501" w:author="aas" w:date="2013-10-14T02:06:00Z">
              <w:r>
                <w:delText xml:space="preserve">      &lt;xs:enumeration value="ipv6-src"/&gt;</w:delText>
              </w:r>
            </w:del>
          </w:p>
          <w:p w14:paraId="4A91B675" w14:textId="77777777" w:rsidR="00105B1A" w:rsidRDefault="00105B1A" w:rsidP="00105B1A">
            <w:pPr>
              <w:pStyle w:val="XML1"/>
              <w:rPr>
                <w:del w:id="6502" w:author="aas" w:date="2013-10-14T02:06:00Z"/>
              </w:rPr>
            </w:pPr>
            <w:del w:id="6503" w:author="aas" w:date="2013-10-14T02:06:00Z">
              <w:r>
                <w:delText xml:space="preserve">      &lt;xs:enumeration value="ipv6-dest"/&gt;</w:delText>
              </w:r>
            </w:del>
          </w:p>
          <w:p w14:paraId="531194B9" w14:textId="77777777" w:rsidR="00105B1A" w:rsidRDefault="00105B1A" w:rsidP="00105B1A">
            <w:pPr>
              <w:pStyle w:val="XML1"/>
              <w:rPr>
                <w:del w:id="6504" w:author="aas" w:date="2013-10-14T02:06:00Z"/>
              </w:rPr>
            </w:pPr>
            <w:del w:id="6505" w:author="aas" w:date="2013-10-14T02:06:00Z">
              <w:r>
                <w:delText xml:space="preserve">      &lt;xs:enumeration value="ipv6-flow-label"/&gt;</w:delText>
              </w:r>
            </w:del>
          </w:p>
          <w:p w14:paraId="64835E76" w14:textId="77777777" w:rsidR="00105B1A" w:rsidRDefault="00105B1A" w:rsidP="00105B1A">
            <w:pPr>
              <w:pStyle w:val="XML1"/>
              <w:rPr>
                <w:del w:id="6506" w:author="aas" w:date="2013-10-14T02:06:00Z"/>
              </w:rPr>
            </w:pPr>
            <w:del w:id="6507" w:author="aas" w:date="2013-10-14T02:06:00Z">
              <w:r>
                <w:delText xml:space="preserve">      &lt;xs:enumeration value="icmpv6-type"/&gt;</w:delText>
              </w:r>
            </w:del>
          </w:p>
          <w:p w14:paraId="1ECBCC3B" w14:textId="77777777" w:rsidR="00105B1A" w:rsidRDefault="00105B1A" w:rsidP="00105B1A">
            <w:pPr>
              <w:pStyle w:val="XML1"/>
              <w:rPr>
                <w:del w:id="6508" w:author="aas" w:date="2013-10-14T02:06:00Z"/>
              </w:rPr>
            </w:pPr>
            <w:del w:id="6509" w:author="aas" w:date="2013-10-14T02:06:00Z">
              <w:r>
                <w:delText xml:space="preserve">      &lt;xs:enumeration value="icmpv6-code"/&gt;</w:delText>
              </w:r>
            </w:del>
          </w:p>
          <w:p w14:paraId="0B66B47A" w14:textId="77777777" w:rsidR="00105B1A" w:rsidRDefault="00105B1A" w:rsidP="00105B1A">
            <w:pPr>
              <w:pStyle w:val="XML1"/>
              <w:rPr>
                <w:del w:id="6510" w:author="aas" w:date="2013-10-14T02:06:00Z"/>
              </w:rPr>
            </w:pPr>
            <w:del w:id="6511" w:author="aas" w:date="2013-10-14T02:06:00Z">
              <w:r>
                <w:delText xml:space="preserve">      &lt;xs:enumeration value="ipv6-nd-target"/&gt;</w:delText>
              </w:r>
            </w:del>
          </w:p>
          <w:p w14:paraId="7E2652E8" w14:textId="77777777" w:rsidR="00105B1A" w:rsidRDefault="00105B1A" w:rsidP="00105B1A">
            <w:pPr>
              <w:pStyle w:val="XML1"/>
              <w:rPr>
                <w:del w:id="6512" w:author="aas" w:date="2013-10-14T02:06:00Z"/>
              </w:rPr>
            </w:pPr>
            <w:del w:id="6513" w:author="aas" w:date="2013-10-14T02:06:00Z">
              <w:r>
                <w:delText xml:space="preserve">      &lt;xs:enumeration value="ipv6-nd-source-link-layer"/&gt;</w:delText>
              </w:r>
            </w:del>
          </w:p>
          <w:p w14:paraId="1F477D07" w14:textId="77777777" w:rsidR="00105B1A" w:rsidRDefault="00105B1A" w:rsidP="00105B1A">
            <w:pPr>
              <w:pStyle w:val="XML1"/>
              <w:rPr>
                <w:del w:id="6514" w:author="aas" w:date="2013-10-14T02:06:00Z"/>
              </w:rPr>
            </w:pPr>
            <w:del w:id="6515" w:author="aas" w:date="2013-10-14T02:06:00Z">
              <w:r>
                <w:delText xml:space="preserve">      &lt;xs:enumeration value="ipv6-nd-target-link-layer"/&gt;</w:delText>
              </w:r>
            </w:del>
          </w:p>
          <w:p w14:paraId="14943B01" w14:textId="77777777" w:rsidR="00105B1A" w:rsidRDefault="00105B1A" w:rsidP="00105B1A">
            <w:pPr>
              <w:pStyle w:val="XML1"/>
              <w:rPr>
                <w:del w:id="6516" w:author="aas" w:date="2013-10-14T02:06:00Z"/>
              </w:rPr>
            </w:pPr>
            <w:del w:id="6517" w:author="aas" w:date="2013-10-14T02:06:00Z">
              <w:r>
                <w:delText xml:space="preserve">      &lt;xs:enumeration value="mpls-label"/&gt;</w:delText>
              </w:r>
            </w:del>
          </w:p>
          <w:p w14:paraId="15A85774" w14:textId="77777777" w:rsidR="00105B1A" w:rsidRDefault="00105B1A" w:rsidP="00105B1A">
            <w:pPr>
              <w:pStyle w:val="XML1"/>
              <w:rPr>
                <w:del w:id="6518" w:author="aas" w:date="2013-10-14T02:06:00Z"/>
              </w:rPr>
            </w:pPr>
            <w:del w:id="6519" w:author="aas" w:date="2013-10-14T02:06:00Z">
              <w:r>
                <w:delText xml:space="preserve">      &lt;xs:enumeration value="mpls-tc"/&gt;</w:delText>
              </w:r>
            </w:del>
          </w:p>
          <w:p w14:paraId="762FB88E" w14:textId="77777777" w:rsidR="00105B1A" w:rsidRDefault="00105B1A" w:rsidP="00105B1A">
            <w:pPr>
              <w:pStyle w:val="XML1"/>
              <w:rPr>
                <w:del w:id="6520" w:author="aas" w:date="2013-10-14T02:06:00Z"/>
              </w:rPr>
            </w:pPr>
            <w:del w:id="6521" w:author="aas" w:date="2013-10-14T02:06:00Z">
              <w:r>
                <w:delText xml:space="preserve">    &lt;/xs:restriction&gt;</w:delText>
              </w:r>
            </w:del>
          </w:p>
          <w:p w14:paraId="1FC8215D" w14:textId="77777777" w:rsidR="00105B1A" w:rsidRDefault="00105B1A" w:rsidP="00105B1A">
            <w:pPr>
              <w:pStyle w:val="XML1"/>
              <w:rPr>
                <w:del w:id="6522" w:author="aas" w:date="2013-10-14T02:06:00Z"/>
              </w:rPr>
            </w:pPr>
            <w:del w:id="6523" w:author="aas" w:date="2013-10-14T02:06:00Z">
              <w:r>
                <w:delText xml:space="preserve">  &lt;/xs:simpleType&gt;</w:delText>
              </w:r>
            </w:del>
          </w:p>
          <w:p w14:paraId="5BB4B756" w14:textId="77777777" w:rsidR="001B6EE7" w:rsidRDefault="001B6EE7" w:rsidP="00105B1A">
            <w:pPr>
              <w:pStyle w:val="XML1"/>
              <w:rPr>
                <w:del w:id="6524" w:author="aas" w:date="2013-10-14T02:06:00Z"/>
              </w:rPr>
            </w:pPr>
          </w:p>
          <w:p w14:paraId="3EEA542E" w14:textId="77777777" w:rsidR="001B6EE7" w:rsidRDefault="001B6EE7" w:rsidP="001B6EE7">
            <w:pPr>
              <w:pStyle w:val="XML1"/>
              <w:rPr>
                <w:del w:id="6525" w:author="aas" w:date="2013-10-14T02:06:00Z"/>
              </w:rPr>
            </w:pPr>
            <w:del w:id="6526" w:author="aas" w:date="2013-10-14T02:06:00Z">
              <w:r>
                <w:delText xml:space="preserve">  &lt;xs:simpleType name="hex-binary"&gt;</w:delText>
              </w:r>
            </w:del>
          </w:p>
          <w:p w14:paraId="3EAC3ECE" w14:textId="77777777" w:rsidR="001B6EE7" w:rsidRDefault="001B6EE7" w:rsidP="001B6EE7">
            <w:pPr>
              <w:pStyle w:val="XML1"/>
              <w:rPr>
                <w:del w:id="6527" w:author="aas" w:date="2013-10-14T02:06:00Z"/>
              </w:rPr>
            </w:pPr>
            <w:del w:id="6528" w:author="aas" w:date="2013-10-14T02:06:00Z">
              <w:r>
                <w:delText xml:space="preserve">    &lt;xs:annotation&gt;</w:delText>
              </w:r>
            </w:del>
          </w:p>
          <w:p w14:paraId="70F2335C" w14:textId="77777777" w:rsidR="001B6EE7" w:rsidRDefault="001B6EE7" w:rsidP="001B6EE7">
            <w:pPr>
              <w:pStyle w:val="XML1"/>
              <w:rPr>
                <w:del w:id="6529" w:author="aas" w:date="2013-10-14T02:06:00Z"/>
              </w:rPr>
            </w:pPr>
            <w:del w:id="6530" w:author="aas" w:date="2013-10-14T02:06:00Z">
              <w:r>
                <w:delText xml:space="preserve">      &lt;xs:documentation&gt;</w:delText>
              </w:r>
            </w:del>
          </w:p>
          <w:p w14:paraId="16A9380D" w14:textId="77777777" w:rsidR="001B6EE7" w:rsidRDefault="001B6EE7" w:rsidP="001B6EE7">
            <w:pPr>
              <w:pStyle w:val="XML1"/>
              <w:rPr>
                <w:del w:id="6531" w:author="aas" w:date="2013-10-14T02:06:00Z"/>
              </w:rPr>
            </w:pPr>
            <w:del w:id="6532" w:author="aas" w:date="2013-10-14T02:06:00Z">
              <w:r>
                <w:delText xml:space="preserve">        hex binary encoded string</w:delText>
              </w:r>
            </w:del>
          </w:p>
          <w:p w14:paraId="74D8064A" w14:textId="77777777" w:rsidR="001B6EE7" w:rsidRDefault="001B6EE7" w:rsidP="001B6EE7">
            <w:pPr>
              <w:pStyle w:val="XML1"/>
              <w:rPr>
                <w:del w:id="6533" w:author="aas" w:date="2013-10-14T02:06:00Z"/>
              </w:rPr>
            </w:pPr>
            <w:del w:id="6534" w:author="aas" w:date="2013-10-14T02:06:00Z">
              <w:r>
                <w:delText xml:space="preserve">      &lt;/xs:documentation&gt;</w:delText>
              </w:r>
            </w:del>
          </w:p>
          <w:p w14:paraId="1E762E3C" w14:textId="77777777" w:rsidR="001B6EE7" w:rsidRDefault="001B6EE7" w:rsidP="001B6EE7">
            <w:pPr>
              <w:pStyle w:val="XML1"/>
              <w:rPr>
                <w:del w:id="6535" w:author="aas" w:date="2013-10-14T02:06:00Z"/>
              </w:rPr>
            </w:pPr>
            <w:del w:id="6536" w:author="aas" w:date="2013-10-14T02:06:00Z">
              <w:r>
                <w:delText xml:space="preserve">    &lt;/xs:annotation&gt;</w:delText>
              </w:r>
            </w:del>
          </w:p>
          <w:p w14:paraId="36D87642" w14:textId="77777777" w:rsidR="001B6EE7" w:rsidRDefault="001B6EE7" w:rsidP="001B6EE7">
            <w:pPr>
              <w:pStyle w:val="XML1"/>
              <w:rPr>
                <w:del w:id="6537" w:author="aas" w:date="2013-10-14T02:06:00Z"/>
              </w:rPr>
            </w:pPr>
          </w:p>
          <w:p w14:paraId="293DA03D" w14:textId="77777777" w:rsidR="001B6EE7" w:rsidRDefault="001B6EE7" w:rsidP="001B6EE7">
            <w:pPr>
              <w:pStyle w:val="XML1"/>
              <w:rPr>
                <w:del w:id="6538" w:author="aas" w:date="2013-10-14T02:06:00Z"/>
              </w:rPr>
            </w:pPr>
            <w:del w:id="6539" w:author="aas" w:date="2013-10-14T02:06:00Z">
              <w:r>
                <w:delText xml:space="preserve">    &lt;xs:restriction base="xs:base64Binary"&gt;</w:delText>
              </w:r>
            </w:del>
          </w:p>
          <w:p w14:paraId="3C390AF8" w14:textId="77777777" w:rsidR="001B6EE7" w:rsidRDefault="001B6EE7" w:rsidP="001B6EE7">
            <w:pPr>
              <w:pStyle w:val="XML1"/>
              <w:rPr>
                <w:del w:id="6540" w:author="aas" w:date="2013-10-14T02:06:00Z"/>
              </w:rPr>
            </w:pPr>
            <w:del w:id="6541" w:author="aas" w:date="2013-10-14T02:06:00Z">
              <w:r>
                <w:delText xml:space="preserve">    &lt;/xs:restriction&gt;</w:delText>
              </w:r>
            </w:del>
          </w:p>
          <w:p w14:paraId="73669885" w14:textId="77777777" w:rsidR="001B6EE7" w:rsidRPr="009F1B7D" w:rsidRDefault="001B6EE7" w:rsidP="001B6EE7">
            <w:pPr>
              <w:pStyle w:val="XML1"/>
              <w:rPr>
                <w:del w:id="6542" w:author="aas" w:date="2013-10-14T02:06:00Z"/>
              </w:rPr>
            </w:pPr>
            <w:del w:id="6543" w:author="aas" w:date="2013-10-14T02:06:00Z">
              <w:r>
                <w:delText xml:space="preserve">  &lt;/xs:simpleType&gt;</w:delText>
              </w:r>
            </w:del>
          </w:p>
        </w:tc>
      </w:tr>
    </w:tbl>
    <w:p w14:paraId="17033E2D" w14:textId="77777777" w:rsidR="00182140" w:rsidRPr="00182140" w:rsidRDefault="00182140" w:rsidP="00025A73">
      <w:pPr>
        <w:rPr>
          <w:del w:id="6544" w:author="aas" w:date="2013-10-14T02:06:00Z"/>
        </w:rPr>
      </w:pPr>
    </w:p>
    <w:p w14:paraId="43A867B8" w14:textId="67150F59" w:rsidR="00971A60" w:rsidRDefault="00971A60" w:rsidP="00971A60">
      <w:pPr>
        <w:pStyle w:val="Heading3"/>
        <w:keepLines w:val="0"/>
        <w:ind w:left="720" w:hanging="720"/>
      </w:pPr>
      <w:bookmarkStart w:id="6545" w:name="_Toc248248263"/>
      <w:r>
        <w:t>XML Example</w:t>
      </w:r>
      <w:bookmarkEnd w:id="6545"/>
    </w:p>
    <w:tbl>
      <w:tblPr>
        <w:tblStyle w:val="XMLtable"/>
        <w:tblW w:w="5000" w:type="pct"/>
        <w:tblLook w:val="04A0" w:firstRow="1" w:lastRow="0" w:firstColumn="1" w:lastColumn="0" w:noHBand="0" w:noVBand="1"/>
      </w:tblPr>
      <w:tblGrid>
        <w:gridCol w:w="9474"/>
      </w:tblGrid>
      <w:tr w:rsidR="007F456E" w:rsidRPr="009F1B7D" w14:paraId="1E7C384D" w14:textId="77777777" w:rsidTr="00C128FA">
        <w:tc>
          <w:tcPr>
            <w:tcW w:w="8820" w:type="dxa"/>
          </w:tcPr>
          <w:p w14:paraId="61972B34" w14:textId="313F8A76" w:rsidR="000A2C19" w:rsidRDefault="000A2C19" w:rsidP="000A2C19">
            <w:pPr>
              <w:pStyle w:val="XML1"/>
            </w:pPr>
            <w:r>
              <w:t>&lt;</w:t>
            </w:r>
            <w:proofErr w:type="gramStart"/>
            <w:r>
              <w:t>flow</w:t>
            </w:r>
            <w:proofErr w:type="gramEnd"/>
            <w:r>
              <w:t>-table&gt;</w:t>
            </w:r>
          </w:p>
          <w:p w14:paraId="14C002A0" w14:textId="019EE70D" w:rsidR="00695A32" w:rsidRDefault="00DB5417" w:rsidP="00025A73">
            <w:pPr>
              <w:pStyle w:val="XML2"/>
            </w:pPr>
            <w:r>
              <w:t>&lt;</w:t>
            </w:r>
            <w:proofErr w:type="gramStart"/>
            <w:r>
              <w:t>resource</w:t>
            </w:r>
            <w:proofErr w:type="gramEnd"/>
            <w:r>
              <w:t>-id&gt;</w:t>
            </w:r>
            <w:r w:rsidR="0066460C">
              <w:t>flowtable</w:t>
            </w:r>
            <w:r>
              <w:t>1</w:t>
            </w:r>
            <w:r w:rsidR="00695A32">
              <w:t>&lt;/resource-id&gt;</w:t>
            </w:r>
          </w:p>
          <w:p w14:paraId="6DB3FCFF" w14:textId="2CFDC577" w:rsidR="00F15CEE" w:rsidRDefault="00F15CEE" w:rsidP="00025A73">
            <w:pPr>
              <w:pStyle w:val="XML2"/>
            </w:pPr>
            <w:r>
              <w:t>&lt;</w:t>
            </w:r>
            <w:proofErr w:type="gramStart"/>
            <w:r>
              <w:t>max</w:t>
            </w:r>
            <w:proofErr w:type="gramEnd"/>
            <w:r>
              <w:t>-entries&gt;255&lt;/max-entries&gt;</w:t>
            </w:r>
          </w:p>
          <w:p w14:paraId="1E8D1F67" w14:textId="728ACCAD" w:rsidR="00F15CEE" w:rsidRDefault="00F15CEE" w:rsidP="00025A73">
            <w:pPr>
              <w:pStyle w:val="XML2"/>
            </w:pPr>
            <w:r>
              <w:t>&lt;</w:t>
            </w:r>
            <w:proofErr w:type="gramStart"/>
            <w:r>
              <w:t>next</w:t>
            </w:r>
            <w:proofErr w:type="gramEnd"/>
            <w:r>
              <w:t>-tables&gt;</w:t>
            </w:r>
          </w:p>
          <w:p w14:paraId="51DAF38B" w14:textId="77777777" w:rsidR="00F15CEE" w:rsidRDefault="00F15CEE" w:rsidP="00025A73">
            <w:pPr>
              <w:pStyle w:val="XML2"/>
            </w:pPr>
            <w:r>
              <w:t xml:space="preserve">  &lt;</w:t>
            </w:r>
            <w:proofErr w:type="gramStart"/>
            <w:r>
              <w:t>table</w:t>
            </w:r>
            <w:proofErr w:type="gramEnd"/>
            <w:r>
              <w:t>-id&gt;100&lt;/table-id&gt;</w:t>
            </w:r>
          </w:p>
          <w:p w14:paraId="48F9DFE4" w14:textId="11388F69" w:rsidR="00F15CEE" w:rsidRDefault="00F15CEE" w:rsidP="00025A73">
            <w:pPr>
              <w:pStyle w:val="XML2"/>
            </w:pPr>
            <w:r>
              <w:t xml:space="preserve">  &lt;</w:t>
            </w:r>
            <w:proofErr w:type="gramStart"/>
            <w:r>
              <w:t>table</w:t>
            </w:r>
            <w:proofErr w:type="gramEnd"/>
            <w:r>
              <w:t>-id&gt;101&lt;/table-id&gt;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w:t>
            </w:r>
            <w:proofErr w:type="gramStart"/>
            <w:r>
              <w:t>instructions</w:t>
            </w:r>
            <w:proofErr w:type="gramEnd"/>
            <w:r>
              <w:t>&gt;</w:t>
            </w:r>
          </w:p>
          <w:p w14:paraId="5130F173" w14:textId="77777777" w:rsidR="000A2C19" w:rsidRDefault="000A2C19" w:rsidP="00025A73">
            <w:pPr>
              <w:pStyle w:val="XML3"/>
            </w:pPr>
            <w:r>
              <w:t>&lt;</w:t>
            </w:r>
            <w:proofErr w:type="gramStart"/>
            <w:r>
              <w:t>type</w:t>
            </w:r>
            <w:proofErr w:type="gramEnd"/>
            <w:r>
              <w:t>&gt;apply-actions&lt;/type&gt;</w:t>
            </w:r>
          </w:p>
          <w:p w14:paraId="5DABB01A" w14:textId="77777777" w:rsidR="000A2C19" w:rsidRDefault="000A2C19" w:rsidP="00025A73">
            <w:pPr>
              <w:pStyle w:val="XML3"/>
            </w:pPr>
            <w:r>
              <w:t>&lt;</w:t>
            </w:r>
            <w:proofErr w:type="gramStart"/>
            <w:r>
              <w:t>type</w:t>
            </w:r>
            <w:proofErr w:type="gramEnd"/>
            <w:r>
              <w:t>&gt;clear-actions&lt;/type&gt;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w:t>
            </w:r>
            <w:proofErr w:type="gramStart"/>
            <w:r>
              <w:t>matches</w:t>
            </w:r>
            <w:proofErr w:type="gramEnd"/>
            <w:r>
              <w:t>&gt;</w:t>
            </w:r>
          </w:p>
          <w:p w14:paraId="03753D30" w14:textId="77777777" w:rsidR="000A2C19" w:rsidRDefault="000A2C19" w:rsidP="00025A73">
            <w:pPr>
              <w:pStyle w:val="XML3"/>
            </w:pPr>
            <w:r>
              <w:lastRenderedPageBreak/>
              <w:t>&lt;</w:t>
            </w:r>
            <w:proofErr w:type="gramStart"/>
            <w:r>
              <w:t>type</w:t>
            </w:r>
            <w:proofErr w:type="gramEnd"/>
            <w:r>
              <w:t>&gt;input-port&lt;/type&gt;</w:t>
            </w:r>
          </w:p>
          <w:p w14:paraId="43B9121C" w14:textId="77777777" w:rsidR="000A2C19" w:rsidRDefault="000A2C19" w:rsidP="00025A73">
            <w:pPr>
              <w:pStyle w:val="XML3"/>
            </w:pPr>
            <w:r>
              <w:t>&lt;</w:t>
            </w:r>
            <w:proofErr w:type="gramStart"/>
            <w:r>
              <w:t>type</w:t>
            </w:r>
            <w:proofErr w:type="gramEnd"/>
            <w:r>
              <w:t>&gt;ethernet-dest&lt;/type&gt;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t>
            </w:r>
            <w:proofErr w:type="gramStart"/>
            <w:r>
              <w:t>write</w:t>
            </w:r>
            <w:proofErr w:type="gramEnd"/>
            <w:r>
              <w:t>-actions&gt;</w:t>
            </w:r>
          </w:p>
          <w:p w14:paraId="6438DC86" w14:textId="77777777" w:rsidR="000A2C19" w:rsidRDefault="000A2C19" w:rsidP="00025A73">
            <w:pPr>
              <w:pStyle w:val="XML3"/>
            </w:pPr>
            <w:r>
              <w:t>&lt;</w:t>
            </w:r>
            <w:proofErr w:type="gramStart"/>
            <w:r>
              <w:t>type</w:t>
            </w:r>
            <w:proofErr w:type="gramEnd"/>
            <w:r>
              <w:t>&gt;output&lt;/type&gt;</w:t>
            </w:r>
          </w:p>
          <w:p w14:paraId="7470ED66" w14:textId="77777777" w:rsidR="000A2C19" w:rsidRDefault="000A2C19" w:rsidP="00025A73">
            <w:pPr>
              <w:pStyle w:val="XML3"/>
            </w:pPr>
            <w:r>
              <w:t>&lt;</w:t>
            </w:r>
            <w:proofErr w:type="gramStart"/>
            <w:r>
              <w:t>type</w:t>
            </w:r>
            <w:proofErr w:type="gramEnd"/>
            <w:r>
              <w:t>&gt;pop-mpls&lt;/type&gt;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t>&lt;</w:t>
            </w:r>
            <w:proofErr w:type="gramStart"/>
            <w:r>
              <w:t>apply</w:t>
            </w:r>
            <w:proofErr w:type="gramEnd"/>
            <w:r>
              <w:t>-actions&gt;</w:t>
            </w:r>
          </w:p>
          <w:p w14:paraId="5DD75B4B" w14:textId="77777777" w:rsidR="000A2C19" w:rsidRDefault="000A2C19" w:rsidP="00025A73">
            <w:pPr>
              <w:pStyle w:val="XML3"/>
            </w:pPr>
            <w:r>
              <w:t>&lt;</w:t>
            </w:r>
            <w:proofErr w:type="gramStart"/>
            <w:r>
              <w:t>type</w:t>
            </w:r>
            <w:proofErr w:type="gramEnd"/>
            <w:r>
              <w:t>&gt;output&lt;/type&gt;</w:t>
            </w:r>
          </w:p>
          <w:p w14:paraId="29D63945" w14:textId="77777777" w:rsidR="000A2C19" w:rsidRDefault="000A2C19" w:rsidP="00025A73">
            <w:pPr>
              <w:pStyle w:val="XML3"/>
            </w:pPr>
            <w:r>
              <w:t>&lt;</w:t>
            </w:r>
            <w:proofErr w:type="gramStart"/>
            <w:r>
              <w:t>type</w:t>
            </w:r>
            <w:proofErr w:type="gramEnd"/>
            <w:r>
              <w:t>&gt;set-queue&lt;/type&gt;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t>
            </w:r>
            <w:proofErr w:type="gramStart"/>
            <w:r>
              <w:t>write</w:t>
            </w:r>
            <w:proofErr w:type="gramEnd"/>
            <w:r>
              <w:t>-setfields&gt;</w:t>
            </w:r>
          </w:p>
          <w:p w14:paraId="453D924F" w14:textId="1FABB1AF" w:rsidR="00443BB2" w:rsidRDefault="00E82D5D" w:rsidP="00443BB2">
            <w:pPr>
              <w:pStyle w:val="XML3"/>
            </w:pPr>
            <w:r>
              <w:t>&lt;</w:t>
            </w:r>
            <w:proofErr w:type="gramStart"/>
            <w:r>
              <w:t>type</w:t>
            </w:r>
            <w:proofErr w:type="gramEnd"/>
            <w:r>
              <w:t>&gt;ethernet-dest</w:t>
            </w:r>
            <w:r w:rsidR="00443BB2">
              <w:t>&lt;/type&gt;</w:t>
            </w:r>
          </w:p>
          <w:p w14:paraId="6622CA7F" w14:textId="435C77C8" w:rsidR="00443BB2" w:rsidRDefault="00443BB2" w:rsidP="00443BB2">
            <w:pPr>
              <w:pStyle w:val="XML2"/>
            </w:pPr>
            <w:r>
              <w:t>&lt;/write-setfields&gt;</w:t>
            </w:r>
          </w:p>
          <w:p w14:paraId="3A31CFEE" w14:textId="033EA09A" w:rsidR="00443BB2" w:rsidRDefault="00443BB2" w:rsidP="00443BB2">
            <w:pPr>
              <w:pStyle w:val="XML2"/>
            </w:pPr>
            <w:r>
              <w:t>&lt;</w:t>
            </w:r>
            <w:proofErr w:type="gramStart"/>
            <w:r>
              <w:t>apply</w:t>
            </w:r>
            <w:proofErr w:type="gramEnd"/>
            <w:r>
              <w:t>-setfields&gt;</w:t>
            </w:r>
          </w:p>
          <w:p w14:paraId="16111B3B" w14:textId="77777777" w:rsidR="00443BB2" w:rsidRDefault="00443BB2" w:rsidP="00443BB2">
            <w:pPr>
              <w:pStyle w:val="XML3"/>
            </w:pPr>
            <w:r>
              <w:t>&lt;</w:t>
            </w:r>
            <w:proofErr w:type="gramStart"/>
            <w:r>
              <w:t>type</w:t>
            </w:r>
            <w:proofErr w:type="gramEnd"/>
            <w:r>
              <w:t>&gt;ethernet-dest&lt;/type&gt;</w:t>
            </w:r>
          </w:p>
          <w:p w14:paraId="294E5B1C" w14:textId="218D4352" w:rsidR="00443BB2" w:rsidRDefault="00443BB2" w:rsidP="00443BB2">
            <w:pPr>
              <w:pStyle w:val="XML2"/>
            </w:pPr>
            <w:r>
              <w:t>&lt;/apply-setfields&gt;</w:t>
            </w:r>
          </w:p>
          <w:p w14:paraId="38A07ED0" w14:textId="553C7B1B" w:rsidR="006643B7" w:rsidRDefault="006643B7" w:rsidP="006643B7">
            <w:pPr>
              <w:pStyle w:val="XML2"/>
            </w:pPr>
            <w:r>
              <w:t>&lt;</w:t>
            </w:r>
            <w:proofErr w:type="gramStart"/>
            <w:r>
              <w:t>wildcards</w:t>
            </w:r>
            <w:proofErr w:type="gramEnd"/>
            <w:r>
              <w:t>&gt;</w:t>
            </w:r>
          </w:p>
          <w:p w14:paraId="78231D1D" w14:textId="499597C8" w:rsidR="006643B7" w:rsidRDefault="00E82D5D" w:rsidP="00E82D5D">
            <w:pPr>
              <w:pStyle w:val="XML3"/>
            </w:pPr>
            <w:r>
              <w:t>&lt;</w:t>
            </w:r>
            <w:proofErr w:type="gramStart"/>
            <w:r>
              <w:t>type</w:t>
            </w:r>
            <w:proofErr w:type="gramEnd"/>
            <w:r>
              <w:t>&gt; udp-dest</w:t>
            </w:r>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t>&lt;</w:t>
            </w:r>
            <w:proofErr w:type="gramStart"/>
            <w:r>
              <w:t>metadata</w:t>
            </w:r>
            <w:proofErr w:type="gramEnd"/>
            <w:r>
              <w:t>-match&gt;30&lt;/metadata-match&gt;</w:t>
            </w:r>
          </w:p>
          <w:p w14:paraId="1C87BD77" w14:textId="79B20810" w:rsidR="007F456E" w:rsidRPr="009F1B7D" w:rsidRDefault="000A2C19" w:rsidP="000A2C19">
            <w:pPr>
              <w:pStyle w:val="XML1"/>
            </w:pPr>
            <w:r>
              <w:t>&lt;/flow-table&gt;</w:t>
            </w:r>
          </w:p>
        </w:tc>
      </w:tr>
    </w:tbl>
    <w:p w14:paraId="045A4C5D" w14:textId="77777777" w:rsidR="007F456E" w:rsidRDefault="007F456E" w:rsidP="00025A73"/>
    <w:p w14:paraId="348A7E5A" w14:textId="27622769" w:rsidR="00EA69CB" w:rsidRDefault="00EA69CB" w:rsidP="00EA69CB">
      <w:pPr>
        <w:pStyle w:val="Heading2"/>
      </w:pPr>
      <w:bookmarkStart w:id="6546" w:name="_Toc248248264"/>
      <w:r>
        <w:t>NDM</w:t>
      </w:r>
      <w:bookmarkEnd w:id="6546"/>
    </w:p>
    <w:p w14:paraId="586BEB71" w14:textId="0DACBED0" w:rsidR="00D65293" w:rsidRPr="00D65293" w:rsidRDefault="004942DC" w:rsidP="00D65293">
      <w:r w:rsidRPr="004942DC">
        <w:t>A Negotiable Datapath Model (NDM) is an abstract switch model that describes specific switch forwarding behaviors controllable via the OpenFlow-Switch protocol.  When using the NDM framework (an optional enhancement to OpenFlow), an OFCP and a capable switch agree on an NDM to be associated with a logical switch prior to sending control messages, such as flowmods, to the logical switch.</w:t>
      </w:r>
      <w:r w:rsidR="001D136E">
        <w:t xml:space="preserve"> </w:t>
      </w:r>
      <w:ins w:id="6547" w:author="Anees Shaikh" w:date="2013-11-24T23:15:00Z">
        <w:r w:rsidR="00AA5D31">
          <w:t xml:space="preserve"> Note that Flow Table features described in </w:t>
        </w:r>
      </w:ins>
      <w:ins w:id="6548" w:author="Anees Shaikh" w:date="2013-11-24T23:17:00Z">
        <w:r w:rsidR="00AA5D31">
          <w:t xml:space="preserve">Section </w:t>
        </w:r>
        <w:r w:rsidR="00AA5D31">
          <w:fldChar w:fldCharType="begin"/>
        </w:r>
        <w:r w:rsidR="00AA5D31">
          <w:instrText xml:space="preserve"> REF _Ref246954349 \r </w:instrText>
        </w:r>
      </w:ins>
      <w:r w:rsidR="00AA5D31">
        <w:fldChar w:fldCharType="separate"/>
      </w:r>
      <w:ins w:id="6549" w:author="Anees Shaikh" w:date="2013-11-24T23:17:00Z">
        <w:r w:rsidR="00AA5D31">
          <w:t>8.14</w:t>
        </w:r>
        <w:r w:rsidR="00AA5D31">
          <w:fldChar w:fldCharType="end"/>
        </w:r>
      </w:ins>
      <w:ins w:id="6550" w:author="Anees Shaikh" w:date="2013-10-19T02:14:00Z">
        <w:r w:rsidR="006A4016">
          <w:t xml:space="preserve"> </w:t>
        </w:r>
      </w:ins>
      <w:ins w:id="6551" w:author="Anees Shaikh" w:date="2013-11-24T23:17:00Z">
        <w:r w:rsidR="00AA5D31">
          <w:t xml:space="preserve">are generally not used with NDMs.  </w:t>
        </w:r>
      </w:ins>
      <w:ins w:id="6552" w:author="Anees Shaikh" w:date="2013-10-19T02:15:00Z">
        <w:r w:rsidR="006A4016">
          <w:t xml:space="preserve">Implementations are expected to extend the base XML schema with a set of NDM-specific data definitions (e.g. L2+L3). The details of the specific NDMs are outside the scope of this document.  Refer to </w:t>
        </w:r>
      </w:ins>
      <w:ins w:id="6553" w:author="Anees Shaikh" w:date="2013-12-08T23:49:00Z">
        <w:r w:rsidR="00A45891">
          <w:t>Appendix B in [5]</w:t>
        </w:r>
      </w:ins>
      <w:ins w:id="6554" w:author="Anees Shaikh" w:date="2013-10-19T02:15:00Z">
        <w:r w:rsidR="006A4016">
          <w:t xml:space="preserve"> for details.</w:t>
        </w:r>
        <w:r w:rsidR="006A4016" w:rsidDel="006A4016">
          <w:t xml:space="preserve"> </w:t>
        </w:r>
      </w:ins>
      <w:del w:id="6555" w:author="Anees Shaikh" w:date="2013-10-19T02:14:00Z">
        <w:r w:rsidR="001D136E" w:rsidDel="006A4016">
          <w:delText>(need example)</w:delText>
        </w:r>
      </w:del>
    </w:p>
    <w:p w14:paraId="7B8EAA94" w14:textId="592A7180" w:rsidR="00EA69CB" w:rsidRDefault="00EA69CB" w:rsidP="00EA69CB">
      <w:pPr>
        <w:pStyle w:val="Heading3"/>
      </w:pPr>
      <w:bookmarkStart w:id="6556" w:name="_Toc248248265"/>
      <w:r>
        <w:lastRenderedPageBreak/>
        <w:t>UML Diagram</w:t>
      </w:r>
      <w:bookmarkEnd w:id="6556"/>
    </w:p>
    <w:p w14:paraId="0D14C2AA" w14:textId="77777777" w:rsidR="00106C2C" w:rsidRPr="00245921" w:rsidRDefault="00106C2C" w:rsidP="00245921">
      <w:r>
        <w:object w:dxaOrig="3406" w:dyaOrig="5521" w14:anchorId="7274FCD7">
          <v:shape id="_x0000_i1043" type="#_x0000_t75" style="width:170pt;height:276pt" o:ole="">
            <v:imagedata r:id="rId52" o:title=""/>
          </v:shape>
          <o:OLEObject Type="Embed" ProgID="Visio.Drawing.15" ShapeID="_x0000_i1043" DrawAspect="Content" ObjectID="_1321991156" r:id="rId53"/>
        </w:object>
      </w:r>
    </w:p>
    <w:p w14:paraId="4E628C65" w14:textId="62BD25F4" w:rsidR="00FD1CD6" w:rsidDel="006A4016" w:rsidRDefault="00EA69CB" w:rsidP="00FD1CD6">
      <w:pPr>
        <w:pStyle w:val="Heading3"/>
        <w:rPr>
          <w:del w:id="6557" w:author="Anees Shaikh" w:date="2013-10-19T02:15:00Z"/>
        </w:rPr>
      </w:pPr>
      <w:del w:id="6558" w:author="Anees Shaikh" w:date="2013-10-19T02:15:00Z">
        <w:r w:rsidDel="006A4016">
          <w:delText>XML Schema</w:delText>
        </w:r>
      </w:del>
    </w:p>
    <w:p w14:paraId="6BEACC80" w14:textId="672ABCB0" w:rsidR="00CE6A2F" w:rsidRPr="00CE6A2F" w:rsidDel="006A4016" w:rsidRDefault="00CE6A2F" w:rsidP="00CE6A2F">
      <w:pPr>
        <w:rPr>
          <w:del w:id="6559" w:author="Anees Shaikh" w:date="2013-10-19T02:15:00Z"/>
        </w:rPr>
      </w:pPr>
      <w:del w:id="6560" w:author="Anees Shaikh" w:date="2013-10-19T02:15:00Z">
        <w:r w:rsidDel="006A4016">
          <w:delText xml:space="preserve">This XML Schema represents the basic </w:delText>
        </w:r>
        <w:r w:rsidR="006C0A96" w:rsidDel="006A4016">
          <w:delText xml:space="preserve">placeholder </w:delText>
        </w:r>
        <w:r w:rsidDel="006A4016">
          <w:delText xml:space="preserve">structure for NDMs. Implementations are expected to </w:delText>
        </w:r>
        <w:r w:rsidR="006C0A96" w:rsidDel="006A4016">
          <w:delText>extend</w:delText>
        </w:r>
        <w:r w:rsidDel="006A4016">
          <w:delText xml:space="preserve"> this schema with a set of NDM-specific data definitions (e.g. L2+L3). The details of the specific NDMs are outside the scope of this document.</w:delText>
        </w:r>
        <w:r w:rsidR="001D136E" w:rsidDel="006A4016">
          <w:delText xml:space="preserve">  </w:delText>
        </w:r>
      </w:del>
      <w:del w:id="6561" w:author="Anees Shaikh" w:date="2013-10-19T02:13:00Z">
        <w:r w:rsidR="001D136E" w:rsidDel="006A4016">
          <w:delText>(add reference to NDM paper)</w:delText>
        </w:r>
      </w:del>
    </w:p>
    <w:tbl>
      <w:tblPr>
        <w:tblStyle w:val="XMLtable"/>
        <w:tblW w:w="5000" w:type="pct"/>
        <w:tblLook w:val="04A0" w:firstRow="1" w:lastRow="0" w:firstColumn="1" w:lastColumn="0" w:noHBand="0" w:noVBand="1"/>
      </w:tblPr>
      <w:tblGrid>
        <w:gridCol w:w="9474"/>
      </w:tblGrid>
      <w:tr w:rsidR="00CB7B88" w:rsidRPr="009F1B7D" w:rsidDel="006A4016" w14:paraId="52E4498C" w14:textId="0AB27FE5" w:rsidTr="00CB7B88">
        <w:trPr>
          <w:del w:id="6562" w:author="Anees Shaikh" w:date="2013-10-19T02:15:00Z"/>
        </w:trPr>
        <w:tc>
          <w:tcPr>
            <w:tcW w:w="8820" w:type="dxa"/>
          </w:tcPr>
          <w:p w14:paraId="3E9814E8" w14:textId="6D959B34" w:rsidR="0023596D" w:rsidDel="006A4016" w:rsidRDefault="0023596D" w:rsidP="0023596D">
            <w:pPr>
              <w:pStyle w:val="XML2"/>
              <w:rPr>
                <w:del w:id="6563" w:author="Anees Shaikh" w:date="2013-10-19T02:15:00Z"/>
              </w:rPr>
            </w:pPr>
            <w:del w:id="6564" w:author="Anees Shaikh" w:date="2013-10-19T02:15:00Z">
              <w:r w:rsidDel="006A4016">
                <w:delText xml:space="preserve">  &lt;xs:group name="a0"&gt;</w:delText>
              </w:r>
            </w:del>
          </w:p>
          <w:p w14:paraId="6B66EFE8" w14:textId="1F700FFB" w:rsidR="0023596D" w:rsidDel="006A4016" w:rsidRDefault="0023596D" w:rsidP="0023596D">
            <w:pPr>
              <w:pStyle w:val="XML2"/>
              <w:rPr>
                <w:del w:id="6565" w:author="Anees Shaikh" w:date="2013-10-19T02:15:00Z"/>
              </w:rPr>
            </w:pPr>
            <w:del w:id="6566" w:author="Anees Shaikh" w:date="2013-10-19T02:15:00Z">
              <w:r w:rsidDel="006A4016">
                <w:delText xml:space="preserve">    &lt;xs:sequence&gt;</w:delText>
              </w:r>
            </w:del>
          </w:p>
          <w:p w14:paraId="670E7923" w14:textId="2921CDDA" w:rsidR="0023596D" w:rsidDel="006A4016" w:rsidRDefault="0023596D" w:rsidP="0023596D">
            <w:pPr>
              <w:pStyle w:val="XML2"/>
              <w:rPr>
                <w:del w:id="6567" w:author="Anees Shaikh" w:date="2013-10-19T02:15:00Z"/>
              </w:rPr>
            </w:pPr>
            <w:del w:id="6568" w:author="Anees Shaikh" w:date="2013-10-19T02:15:00Z">
              <w:r w:rsidDel="006A4016">
                <w:delText xml:space="preserve">      &lt;xs:element name="ndm"&gt;</w:delText>
              </w:r>
            </w:del>
          </w:p>
          <w:p w14:paraId="314A163F" w14:textId="10E2EA7B" w:rsidR="0023596D" w:rsidDel="006A4016" w:rsidRDefault="0023596D" w:rsidP="0023596D">
            <w:pPr>
              <w:pStyle w:val="XML2"/>
              <w:rPr>
                <w:del w:id="6569" w:author="Anees Shaikh" w:date="2013-10-19T02:15:00Z"/>
              </w:rPr>
            </w:pPr>
            <w:del w:id="6570" w:author="Anees Shaikh" w:date="2013-10-19T02:15:00Z">
              <w:r w:rsidDel="006A4016">
                <w:delText xml:space="preserve">        &lt;xs:annotation&gt;</w:delText>
              </w:r>
            </w:del>
          </w:p>
          <w:p w14:paraId="02444343" w14:textId="6C4A32B1" w:rsidR="0023596D" w:rsidDel="006A4016" w:rsidRDefault="0023596D" w:rsidP="0023596D">
            <w:pPr>
              <w:pStyle w:val="XML2"/>
              <w:rPr>
                <w:del w:id="6571" w:author="Anees Shaikh" w:date="2013-10-19T02:15:00Z"/>
              </w:rPr>
            </w:pPr>
            <w:del w:id="6572" w:author="Anees Shaikh" w:date="2013-10-19T02:15:00Z">
              <w:r w:rsidDel="006A4016">
                <w:delText xml:space="preserve">          &lt;xs:documentation&gt;</w:delText>
              </w:r>
            </w:del>
          </w:p>
          <w:p w14:paraId="0FD502B0" w14:textId="7587B179" w:rsidR="0023596D" w:rsidDel="006A4016" w:rsidRDefault="0023596D" w:rsidP="0023596D">
            <w:pPr>
              <w:pStyle w:val="XML2"/>
              <w:rPr>
                <w:del w:id="6573" w:author="Anees Shaikh" w:date="2013-10-19T02:15:00Z"/>
              </w:rPr>
            </w:pPr>
            <w:del w:id="6574" w:author="Anees Shaikh" w:date="2013-10-19T02:15:00Z">
              <w:r w:rsidDel="006A4016">
                <w:delText xml:space="preserve">            The container for the capable-switch global list of available</w:delText>
              </w:r>
            </w:del>
          </w:p>
          <w:p w14:paraId="79D4C6E5" w14:textId="71B074DA" w:rsidR="0023596D" w:rsidDel="006A4016" w:rsidRDefault="0023596D" w:rsidP="0023596D">
            <w:pPr>
              <w:pStyle w:val="XML2"/>
              <w:rPr>
                <w:del w:id="6575" w:author="Anees Shaikh" w:date="2013-10-19T02:15:00Z"/>
              </w:rPr>
            </w:pPr>
            <w:del w:id="6576" w:author="Anees Shaikh" w:date="2013-10-19T02:15:00Z">
              <w:r w:rsidDel="006A4016">
                <w:delText xml:space="preserve">            NDMs.</w:delText>
              </w:r>
            </w:del>
          </w:p>
          <w:p w14:paraId="72DF2F6E" w14:textId="54EE68B3" w:rsidR="0023596D" w:rsidDel="006A4016" w:rsidRDefault="0023596D" w:rsidP="0023596D">
            <w:pPr>
              <w:pStyle w:val="XML2"/>
              <w:rPr>
                <w:del w:id="6577" w:author="Anees Shaikh" w:date="2013-10-19T02:15:00Z"/>
              </w:rPr>
            </w:pPr>
            <w:del w:id="6578" w:author="Anees Shaikh" w:date="2013-10-19T02:15:00Z">
              <w:r w:rsidDel="006A4016">
                <w:delText xml:space="preserve">          &lt;/xs:documentation&gt;</w:delText>
              </w:r>
            </w:del>
          </w:p>
          <w:p w14:paraId="772B930E" w14:textId="59338892" w:rsidR="0023596D" w:rsidDel="006A4016" w:rsidRDefault="0023596D" w:rsidP="0023596D">
            <w:pPr>
              <w:pStyle w:val="XML2"/>
              <w:rPr>
                <w:del w:id="6579" w:author="Anees Shaikh" w:date="2013-10-19T02:15:00Z"/>
              </w:rPr>
            </w:pPr>
            <w:del w:id="6580" w:author="Anees Shaikh" w:date="2013-10-19T02:15:00Z">
              <w:r w:rsidDel="006A4016">
                <w:delText xml:space="preserve">        &lt;/xs:annotation&gt;</w:delText>
              </w:r>
            </w:del>
          </w:p>
          <w:p w14:paraId="5DB58947" w14:textId="290B384F" w:rsidR="0023596D" w:rsidDel="006A4016" w:rsidRDefault="0023596D" w:rsidP="0023596D">
            <w:pPr>
              <w:pStyle w:val="XML2"/>
              <w:rPr>
                <w:del w:id="6581" w:author="Anees Shaikh" w:date="2013-10-19T02:15:00Z"/>
              </w:rPr>
            </w:pPr>
            <w:del w:id="6582" w:author="Anees Shaikh" w:date="2013-10-19T02:15:00Z">
              <w:r w:rsidDel="006A4016">
                <w:delText xml:space="preserve">        &lt;xs:complexType&gt;</w:delText>
              </w:r>
            </w:del>
          </w:p>
          <w:p w14:paraId="1860591D" w14:textId="2E7BFE6D" w:rsidR="0023596D" w:rsidDel="006A4016" w:rsidRDefault="0023596D" w:rsidP="0023596D">
            <w:pPr>
              <w:pStyle w:val="XML2"/>
              <w:rPr>
                <w:del w:id="6583" w:author="Anees Shaikh" w:date="2013-10-19T02:15:00Z"/>
              </w:rPr>
            </w:pPr>
            <w:del w:id="6584" w:author="Anees Shaikh" w:date="2013-10-19T02:15:00Z">
              <w:r w:rsidDel="006A4016">
                <w:delText xml:space="preserve">          &lt;xs:sequence&gt;</w:delText>
              </w:r>
            </w:del>
          </w:p>
          <w:p w14:paraId="136757D7" w14:textId="65DC5943" w:rsidR="0023596D" w:rsidDel="006A4016" w:rsidRDefault="0023596D" w:rsidP="0023596D">
            <w:pPr>
              <w:pStyle w:val="XML2"/>
              <w:rPr>
                <w:del w:id="6585" w:author="Anees Shaikh" w:date="2013-10-19T02:15:00Z"/>
              </w:rPr>
            </w:pPr>
            <w:del w:id="6586" w:author="Anees Shaikh" w:date="2013-10-19T02:15:00Z">
              <w:r w:rsidDel="006A4016">
                <w:delText xml:space="preserve">            &lt;xs:element name="available-ndms" minOccurs="0" </w:delText>
              </w:r>
            </w:del>
          </w:p>
          <w:p w14:paraId="43476BBA" w14:textId="51594BFC" w:rsidR="0023596D" w:rsidDel="006A4016" w:rsidRDefault="0023596D" w:rsidP="0023596D">
            <w:pPr>
              <w:pStyle w:val="XML2"/>
              <w:rPr>
                <w:del w:id="6587" w:author="Anees Shaikh" w:date="2013-10-19T02:15:00Z"/>
              </w:rPr>
            </w:pPr>
            <w:del w:id="6588" w:author="Anees Shaikh" w:date="2013-10-19T02:15:00Z">
              <w:r w:rsidDel="006A4016">
                <w:delText xml:space="preserve">                        maxOccurs="unbounded"&gt;</w:delText>
              </w:r>
            </w:del>
          </w:p>
          <w:p w14:paraId="25FC8F45" w14:textId="69C4EAEB" w:rsidR="0023596D" w:rsidDel="006A4016" w:rsidRDefault="0023596D" w:rsidP="0023596D">
            <w:pPr>
              <w:pStyle w:val="XML2"/>
              <w:rPr>
                <w:del w:id="6589" w:author="Anees Shaikh" w:date="2013-10-19T02:15:00Z"/>
              </w:rPr>
            </w:pPr>
            <w:del w:id="6590" w:author="Anees Shaikh" w:date="2013-10-19T02:15:00Z">
              <w:r w:rsidDel="006A4016">
                <w:delText xml:space="preserve">              &lt;xs:annotation&gt;</w:delText>
              </w:r>
            </w:del>
          </w:p>
          <w:p w14:paraId="65111598" w14:textId="2653EC65" w:rsidR="0023596D" w:rsidDel="006A4016" w:rsidRDefault="0023596D" w:rsidP="0023596D">
            <w:pPr>
              <w:pStyle w:val="XML2"/>
              <w:rPr>
                <w:del w:id="6591" w:author="Anees Shaikh" w:date="2013-10-19T02:15:00Z"/>
              </w:rPr>
            </w:pPr>
            <w:del w:id="6592" w:author="Anees Shaikh" w:date="2013-10-19T02:15:00Z">
              <w:r w:rsidDel="006A4016">
                <w:delText xml:space="preserve">                &lt;xs:documentation&gt;</w:delText>
              </w:r>
            </w:del>
          </w:p>
          <w:p w14:paraId="635B04E9" w14:textId="7CA0A8DE" w:rsidR="0023596D" w:rsidDel="006A4016" w:rsidRDefault="0023596D" w:rsidP="0023596D">
            <w:pPr>
              <w:pStyle w:val="XML2"/>
              <w:rPr>
                <w:del w:id="6593" w:author="Anees Shaikh" w:date="2013-10-19T02:15:00Z"/>
              </w:rPr>
            </w:pPr>
            <w:del w:id="6594" w:author="Anees Shaikh" w:date="2013-10-19T02:15:00Z">
              <w:r w:rsidDel="006A4016">
                <w:delText xml:space="preserve">                  The list of all NDMs implemented by the capable-switch</w:delText>
              </w:r>
            </w:del>
          </w:p>
          <w:p w14:paraId="35D85867" w14:textId="3A7B461C" w:rsidR="0023596D" w:rsidDel="006A4016" w:rsidRDefault="0023596D" w:rsidP="0023596D">
            <w:pPr>
              <w:pStyle w:val="XML2"/>
              <w:rPr>
                <w:del w:id="6595" w:author="Anees Shaikh" w:date="2013-10-19T02:15:00Z"/>
              </w:rPr>
            </w:pPr>
            <w:del w:id="6596" w:author="Anees Shaikh" w:date="2013-10-19T02:15:00Z">
              <w:r w:rsidDel="006A4016">
                <w:delText xml:space="preserve">                  Clients can query this list to learn about supported</w:delText>
              </w:r>
            </w:del>
          </w:p>
          <w:p w14:paraId="47C447A0" w14:textId="263D6495" w:rsidR="0023596D" w:rsidDel="006A4016" w:rsidRDefault="0023596D" w:rsidP="0023596D">
            <w:pPr>
              <w:pStyle w:val="XML2"/>
              <w:rPr>
                <w:del w:id="6597" w:author="Anees Shaikh" w:date="2013-10-19T02:15:00Z"/>
              </w:rPr>
            </w:pPr>
            <w:del w:id="6598" w:author="Anees Shaikh" w:date="2013-10-19T02:15:00Z">
              <w:r w:rsidDel="006A4016">
                <w:delText xml:space="preserve">                  NDMs before implementing them on logical-switches</w:delText>
              </w:r>
            </w:del>
          </w:p>
          <w:p w14:paraId="4FFCA7A8" w14:textId="23C04380" w:rsidR="0023596D" w:rsidDel="006A4016" w:rsidRDefault="0023596D" w:rsidP="0023596D">
            <w:pPr>
              <w:pStyle w:val="XML2"/>
              <w:rPr>
                <w:del w:id="6599" w:author="Anees Shaikh" w:date="2013-10-19T02:15:00Z"/>
              </w:rPr>
            </w:pPr>
            <w:del w:id="6600" w:author="Anees Shaikh" w:date="2013-10-19T02:15:00Z">
              <w:r w:rsidDel="006A4016">
                <w:delText xml:space="preserve">                &lt;/xs:documentation&gt;</w:delText>
              </w:r>
            </w:del>
          </w:p>
          <w:p w14:paraId="2AB8AC67" w14:textId="21EA5BAB" w:rsidR="0023596D" w:rsidDel="006A4016" w:rsidRDefault="0023596D" w:rsidP="0023596D">
            <w:pPr>
              <w:pStyle w:val="XML2"/>
              <w:rPr>
                <w:del w:id="6601" w:author="Anees Shaikh" w:date="2013-10-19T02:15:00Z"/>
              </w:rPr>
            </w:pPr>
            <w:del w:id="6602" w:author="Anees Shaikh" w:date="2013-10-19T02:15:00Z">
              <w:r w:rsidDel="006A4016">
                <w:delText xml:space="preserve">              &lt;/xs:annotation&gt;</w:delText>
              </w:r>
            </w:del>
          </w:p>
          <w:p w14:paraId="09BAB321" w14:textId="36CB849D" w:rsidR="0023596D" w:rsidDel="006A4016" w:rsidRDefault="0023596D" w:rsidP="0023596D">
            <w:pPr>
              <w:pStyle w:val="XML2"/>
              <w:rPr>
                <w:del w:id="6603" w:author="Anees Shaikh" w:date="2013-10-19T02:15:00Z"/>
              </w:rPr>
            </w:pPr>
            <w:del w:id="6604" w:author="Anees Shaikh" w:date="2013-10-19T02:15:00Z">
              <w:r w:rsidDel="006A4016">
                <w:delText xml:space="preserve">              &lt;xs:complexType&gt;</w:delText>
              </w:r>
            </w:del>
          </w:p>
          <w:p w14:paraId="5A76A5F2" w14:textId="38AB5E8A" w:rsidR="0023596D" w:rsidDel="006A4016" w:rsidRDefault="0023596D" w:rsidP="0023596D">
            <w:pPr>
              <w:pStyle w:val="XML2"/>
              <w:rPr>
                <w:del w:id="6605" w:author="Anees Shaikh" w:date="2013-10-19T02:15:00Z"/>
              </w:rPr>
            </w:pPr>
            <w:del w:id="6606" w:author="Anees Shaikh" w:date="2013-10-19T02:15:00Z">
              <w:r w:rsidDel="006A4016">
                <w:delText xml:space="preserve">                &lt;xs:sequence&gt;</w:delText>
              </w:r>
            </w:del>
          </w:p>
          <w:p w14:paraId="14C90E28" w14:textId="2156B65E" w:rsidR="0023596D" w:rsidDel="006A4016" w:rsidRDefault="0023596D" w:rsidP="0023596D">
            <w:pPr>
              <w:pStyle w:val="XML2"/>
              <w:rPr>
                <w:del w:id="6607" w:author="Anees Shaikh" w:date="2013-10-19T02:15:00Z"/>
              </w:rPr>
            </w:pPr>
            <w:del w:id="6608" w:author="Anees Shaikh" w:date="2013-10-19T02:15:00Z">
              <w:r w:rsidDel="006A4016">
                <w:delText xml:space="preserve">                  &lt;xs:element name="name" type="xs:string"&gt;</w:delText>
              </w:r>
            </w:del>
          </w:p>
          <w:p w14:paraId="0030D4D3" w14:textId="169EECA6" w:rsidR="0023596D" w:rsidDel="006A4016" w:rsidRDefault="0023596D" w:rsidP="0023596D">
            <w:pPr>
              <w:pStyle w:val="XML2"/>
              <w:rPr>
                <w:del w:id="6609" w:author="Anees Shaikh" w:date="2013-10-19T02:15:00Z"/>
              </w:rPr>
            </w:pPr>
            <w:del w:id="6610" w:author="Anees Shaikh" w:date="2013-10-19T02:15:00Z">
              <w:r w:rsidDel="006A4016">
                <w:delText xml:space="preserve">                    &lt;xs:annotation&gt;</w:delText>
              </w:r>
            </w:del>
          </w:p>
          <w:p w14:paraId="6C615048" w14:textId="69E94E21" w:rsidR="0023596D" w:rsidDel="006A4016" w:rsidRDefault="0023596D" w:rsidP="0023596D">
            <w:pPr>
              <w:pStyle w:val="XML2"/>
              <w:rPr>
                <w:del w:id="6611" w:author="Anees Shaikh" w:date="2013-10-19T02:15:00Z"/>
              </w:rPr>
            </w:pPr>
            <w:del w:id="6612" w:author="Anees Shaikh" w:date="2013-10-19T02:15:00Z">
              <w:r w:rsidDel="006A4016">
                <w:delText xml:space="preserve">                      &lt;xs:documentation&gt;</w:delText>
              </w:r>
            </w:del>
          </w:p>
          <w:p w14:paraId="190254B4" w14:textId="3215BF50" w:rsidR="0023596D" w:rsidDel="006A4016" w:rsidRDefault="0023596D" w:rsidP="0023596D">
            <w:pPr>
              <w:pStyle w:val="XML2"/>
              <w:rPr>
                <w:del w:id="6613" w:author="Anees Shaikh" w:date="2013-10-19T02:15:00Z"/>
              </w:rPr>
            </w:pPr>
            <w:del w:id="6614" w:author="Anees Shaikh" w:date="2013-10-19T02:15:00Z">
              <w:r w:rsidDel="006A4016">
                <w:delText xml:space="preserve">                        A unique name of the NDM.</w:delText>
              </w:r>
            </w:del>
          </w:p>
          <w:p w14:paraId="408CAA3B" w14:textId="0759260D" w:rsidR="0023596D" w:rsidDel="006A4016" w:rsidRDefault="0023596D" w:rsidP="0023596D">
            <w:pPr>
              <w:pStyle w:val="XML2"/>
              <w:rPr>
                <w:del w:id="6615" w:author="Anees Shaikh" w:date="2013-10-19T02:15:00Z"/>
              </w:rPr>
            </w:pPr>
            <w:del w:id="6616" w:author="Anees Shaikh" w:date="2013-10-19T02:15:00Z">
              <w:r w:rsidDel="006A4016">
                <w:delText xml:space="preserve">                        This name corresponds to the</w:delText>
              </w:r>
            </w:del>
          </w:p>
          <w:p w14:paraId="07842D88" w14:textId="021566DE" w:rsidR="0023596D" w:rsidDel="006A4016" w:rsidRDefault="0023596D" w:rsidP="0023596D">
            <w:pPr>
              <w:pStyle w:val="XML2"/>
              <w:rPr>
                <w:del w:id="6617" w:author="Anees Shaikh" w:date="2013-10-19T02:15:00Z"/>
              </w:rPr>
            </w:pPr>
            <w:del w:id="6618" w:author="Anees Shaikh" w:date="2013-10-19T02:15:00Z">
              <w:r w:rsidDel="006A4016">
                <w:delText xml:space="preserve">                        'ndm-implementation-choice' name per</w:delText>
              </w:r>
            </w:del>
          </w:p>
          <w:p w14:paraId="61E392BC" w14:textId="0A17F139" w:rsidR="0023596D" w:rsidDel="006A4016" w:rsidRDefault="0023596D" w:rsidP="0023596D">
            <w:pPr>
              <w:pStyle w:val="XML2"/>
              <w:rPr>
                <w:del w:id="6619" w:author="Anees Shaikh" w:date="2013-10-19T02:15:00Z"/>
              </w:rPr>
            </w:pPr>
            <w:del w:id="6620" w:author="Anees Shaikh" w:date="2013-10-19T02:15:00Z">
              <w:r w:rsidDel="006A4016">
                <w:delText xml:space="preserve">                        logical-switch. Clients are expected to:</w:delText>
              </w:r>
            </w:del>
          </w:p>
          <w:p w14:paraId="2D872AC7" w14:textId="0259AB80" w:rsidR="0023596D" w:rsidDel="006A4016" w:rsidRDefault="0023596D" w:rsidP="0023596D">
            <w:pPr>
              <w:pStyle w:val="XML2"/>
              <w:rPr>
                <w:del w:id="6621" w:author="Anees Shaikh" w:date="2013-10-19T02:15:00Z"/>
              </w:rPr>
            </w:pPr>
            <w:del w:id="6622" w:author="Anees Shaikh" w:date="2013-10-19T02:15:00Z">
              <w:r w:rsidDel="006A4016">
                <w:delText xml:space="preserve">                         - Find out about available NDMs by querying this</w:delText>
              </w:r>
            </w:del>
          </w:p>
          <w:p w14:paraId="72811BAC" w14:textId="45150DF0" w:rsidR="0023596D" w:rsidDel="006A4016" w:rsidRDefault="0023596D" w:rsidP="0023596D">
            <w:pPr>
              <w:pStyle w:val="XML2"/>
              <w:rPr>
                <w:del w:id="6623" w:author="Anees Shaikh" w:date="2013-10-19T02:15:00Z"/>
              </w:rPr>
            </w:pPr>
            <w:del w:id="6624" w:author="Anees Shaikh" w:date="2013-10-19T02:15:00Z">
              <w:r w:rsidDel="006A4016">
                <w:delText xml:space="preserve">                           list;</w:delText>
              </w:r>
            </w:del>
          </w:p>
          <w:p w14:paraId="02BFB37C" w14:textId="53C4921F" w:rsidR="0023596D" w:rsidDel="006A4016" w:rsidRDefault="0023596D" w:rsidP="0023596D">
            <w:pPr>
              <w:pStyle w:val="XML2"/>
              <w:rPr>
                <w:del w:id="6625" w:author="Anees Shaikh" w:date="2013-10-19T02:15:00Z"/>
              </w:rPr>
            </w:pPr>
            <w:del w:id="6626" w:author="Anees Shaikh" w:date="2013-10-19T02:15:00Z">
              <w:r w:rsidDel="006A4016">
                <w:delText xml:space="preserve">                         - and configure specific NDM implementations per</w:delText>
              </w:r>
            </w:del>
          </w:p>
          <w:p w14:paraId="158CC285" w14:textId="37268940" w:rsidR="0023596D" w:rsidDel="006A4016" w:rsidRDefault="0023596D" w:rsidP="0023596D">
            <w:pPr>
              <w:pStyle w:val="XML2"/>
              <w:rPr>
                <w:del w:id="6627" w:author="Anees Shaikh" w:date="2013-10-19T02:15:00Z"/>
              </w:rPr>
            </w:pPr>
            <w:del w:id="6628" w:author="Anees Shaikh" w:date="2013-10-19T02:15:00Z">
              <w:r w:rsidDel="006A4016">
                <w:delText xml:space="preserve">                           logical-switch using this name</w:delText>
              </w:r>
            </w:del>
          </w:p>
          <w:p w14:paraId="540F2382" w14:textId="5C6C3BDB" w:rsidR="0023596D" w:rsidDel="006A4016" w:rsidRDefault="0023596D" w:rsidP="0023596D">
            <w:pPr>
              <w:pStyle w:val="XML2"/>
              <w:rPr>
                <w:del w:id="6629" w:author="Anees Shaikh" w:date="2013-10-19T02:15:00Z"/>
              </w:rPr>
            </w:pPr>
            <w:del w:id="6630" w:author="Anees Shaikh" w:date="2013-10-19T02:15:00Z">
              <w:r w:rsidDel="006A4016">
                <w:delText xml:space="preserve">                      &lt;/xs:documentation&gt;</w:delText>
              </w:r>
            </w:del>
          </w:p>
          <w:p w14:paraId="63D21F18" w14:textId="4410D983" w:rsidR="0023596D" w:rsidDel="006A4016" w:rsidRDefault="0023596D" w:rsidP="0023596D">
            <w:pPr>
              <w:pStyle w:val="XML2"/>
              <w:rPr>
                <w:del w:id="6631" w:author="Anees Shaikh" w:date="2013-10-19T02:15:00Z"/>
              </w:rPr>
            </w:pPr>
            <w:del w:id="6632" w:author="Anees Shaikh" w:date="2013-10-19T02:15:00Z">
              <w:r w:rsidDel="006A4016">
                <w:delText xml:space="preserve">                    &lt;/xs:annotation&gt;</w:delText>
              </w:r>
            </w:del>
          </w:p>
          <w:p w14:paraId="0EFFD901" w14:textId="557561A9" w:rsidR="0023596D" w:rsidDel="006A4016" w:rsidRDefault="0023596D" w:rsidP="0023596D">
            <w:pPr>
              <w:pStyle w:val="XML2"/>
              <w:rPr>
                <w:del w:id="6633" w:author="Anees Shaikh" w:date="2013-10-19T02:15:00Z"/>
              </w:rPr>
            </w:pPr>
            <w:del w:id="6634" w:author="Anees Shaikh" w:date="2013-10-19T02:15:00Z">
              <w:r w:rsidDel="006A4016">
                <w:delText xml:space="preserve">                  &lt;/xs:element&gt;</w:delText>
              </w:r>
            </w:del>
          </w:p>
          <w:p w14:paraId="0834A374" w14:textId="13307FE4" w:rsidR="0023596D" w:rsidDel="006A4016" w:rsidRDefault="0023596D" w:rsidP="0023596D">
            <w:pPr>
              <w:pStyle w:val="XML2"/>
              <w:rPr>
                <w:del w:id="6635" w:author="Anees Shaikh" w:date="2013-10-19T02:15:00Z"/>
              </w:rPr>
            </w:pPr>
            <w:del w:id="6636" w:author="Anees Shaikh" w:date="2013-10-19T02:15:00Z">
              <w:r w:rsidDel="006A4016">
                <w:delText xml:space="preserve">                  &lt;xs:element name="type"&gt;</w:delText>
              </w:r>
            </w:del>
          </w:p>
          <w:p w14:paraId="666F536F" w14:textId="46A70C18" w:rsidR="0023596D" w:rsidDel="006A4016" w:rsidRDefault="0023596D" w:rsidP="0023596D">
            <w:pPr>
              <w:pStyle w:val="XML2"/>
              <w:rPr>
                <w:del w:id="6637" w:author="Anees Shaikh" w:date="2013-10-19T02:15:00Z"/>
              </w:rPr>
            </w:pPr>
            <w:del w:id="6638" w:author="Anees Shaikh" w:date="2013-10-19T02:15:00Z">
              <w:r w:rsidDel="006A4016">
                <w:delText xml:space="preserve">                    &lt;xs:annotation&gt;</w:delText>
              </w:r>
            </w:del>
          </w:p>
          <w:p w14:paraId="57E0AF4D" w14:textId="1187CC63" w:rsidR="0023596D" w:rsidDel="006A4016" w:rsidRDefault="0023596D" w:rsidP="0023596D">
            <w:pPr>
              <w:pStyle w:val="XML2"/>
              <w:rPr>
                <w:del w:id="6639" w:author="Anees Shaikh" w:date="2013-10-19T02:15:00Z"/>
              </w:rPr>
            </w:pPr>
            <w:del w:id="6640" w:author="Anees Shaikh" w:date="2013-10-19T02:15:00Z">
              <w:r w:rsidDel="006A4016">
                <w:delText xml:space="preserve">                      &lt;xs:documentation&gt;</w:delText>
              </w:r>
            </w:del>
          </w:p>
          <w:p w14:paraId="61B1FEFA" w14:textId="21B8B960" w:rsidR="0023596D" w:rsidDel="006A4016" w:rsidRDefault="0023596D" w:rsidP="0023596D">
            <w:pPr>
              <w:pStyle w:val="XML2"/>
              <w:rPr>
                <w:del w:id="6641" w:author="Anees Shaikh" w:date="2013-10-19T02:15:00Z"/>
              </w:rPr>
            </w:pPr>
            <w:del w:id="6642" w:author="Anees Shaikh" w:date="2013-10-19T02:15:00Z">
              <w:r w:rsidDel="006A4016">
                <w:delText xml:space="preserve">                        The NDM type.</w:delText>
              </w:r>
            </w:del>
          </w:p>
          <w:p w14:paraId="048FAD24" w14:textId="46AC4F52" w:rsidR="0023596D" w:rsidDel="006A4016" w:rsidRDefault="0023596D" w:rsidP="0023596D">
            <w:pPr>
              <w:pStyle w:val="XML2"/>
              <w:rPr>
                <w:del w:id="6643" w:author="Anees Shaikh" w:date="2013-10-19T02:15:00Z"/>
              </w:rPr>
            </w:pPr>
            <w:del w:id="6644" w:author="Anees Shaikh" w:date="2013-10-19T02:15:00Z">
              <w:r w:rsidDel="006A4016">
                <w:delText xml:space="preserve">                      &lt;/xs:documentation&gt;</w:delText>
              </w:r>
            </w:del>
          </w:p>
          <w:p w14:paraId="16F1FC45" w14:textId="557714BE" w:rsidR="0023596D" w:rsidDel="006A4016" w:rsidRDefault="0023596D" w:rsidP="0023596D">
            <w:pPr>
              <w:pStyle w:val="XML2"/>
              <w:rPr>
                <w:del w:id="6645" w:author="Anees Shaikh" w:date="2013-10-19T02:15:00Z"/>
              </w:rPr>
            </w:pPr>
            <w:del w:id="6646" w:author="Anees Shaikh" w:date="2013-10-19T02:15:00Z">
              <w:r w:rsidDel="006A4016">
                <w:delText xml:space="preserve">                    &lt;/xs:annotation&gt;</w:delText>
              </w:r>
            </w:del>
          </w:p>
          <w:p w14:paraId="5C67B3C3" w14:textId="54639F1B" w:rsidR="0023596D" w:rsidDel="006A4016" w:rsidRDefault="0023596D" w:rsidP="0023596D">
            <w:pPr>
              <w:pStyle w:val="XML2"/>
              <w:rPr>
                <w:del w:id="6647" w:author="Anees Shaikh" w:date="2013-10-19T02:15:00Z"/>
              </w:rPr>
            </w:pPr>
            <w:del w:id="6648" w:author="Anees Shaikh" w:date="2013-10-19T02:15:00Z">
              <w:r w:rsidDel="006A4016">
                <w:delText xml:space="preserve">                    &lt;xs:simpleType&gt;</w:delText>
              </w:r>
            </w:del>
          </w:p>
          <w:p w14:paraId="116831BC" w14:textId="0CDB9FBC" w:rsidR="0023596D" w:rsidDel="006A4016" w:rsidRDefault="0023596D" w:rsidP="0023596D">
            <w:pPr>
              <w:pStyle w:val="XML2"/>
              <w:rPr>
                <w:del w:id="6649" w:author="Anees Shaikh" w:date="2013-10-19T02:15:00Z"/>
              </w:rPr>
            </w:pPr>
            <w:del w:id="6650" w:author="Anees Shaikh" w:date="2013-10-19T02:15:00Z">
              <w:r w:rsidDel="006A4016">
                <w:delText xml:space="preserve">                      &lt;xs:restriction base="xs:string"&gt;</w:delText>
              </w:r>
            </w:del>
          </w:p>
          <w:p w14:paraId="6548B05E" w14:textId="608BA95D" w:rsidR="0023596D" w:rsidDel="006A4016" w:rsidRDefault="0023596D" w:rsidP="0023596D">
            <w:pPr>
              <w:pStyle w:val="XML2"/>
              <w:rPr>
                <w:del w:id="6651" w:author="Anees Shaikh" w:date="2013-10-19T02:15:00Z"/>
              </w:rPr>
            </w:pPr>
            <w:del w:id="6652" w:author="Anees Shaikh" w:date="2013-10-19T02:15:00Z">
              <w:r w:rsidDel="006A4016">
                <w:delText xml:space="preserve">                        &lt;xs:enumeration value="ttp"/&gt;</w:delText>
              </w:r>
            </w:del>
          </w:p>
          <w:p w14:paraId="30A2F365" w14:textId="68ED4C38" w:rsidR="0023596D" w:rsidDel="006A4016" w:rsidRDefault="0023596D" w:rsidP="0023596D">
            <w:pPr>
              <w:pStyle w:val="XML2"/>
              <w:rPr>
                <w:del w:id="6653" w:author="Anees Shaikh" w:date="2013-10-19T02:15:00Z"/>
              </w:rPr>
            </w:pPr>
            <w:del w:id="6654" w:author="Anees Shaikh" w:date="2013-10-19T02:15:00Z">
              <w:r w:rsidDel="006A4016">
                <w:delText xml:space="preserve">                        &lt;xs:enumeration value="fpmod"/&gt;</w:delText>
              </w:r>
            </w:del>
          </w:p>
          <w:p w14:paraId="76603D15" w14:textId="637FAB4F" w:rsidR="0023596D" w:rsidDel="006A4016" w:rsidRDefault="0023596D" w:rsidP="0023596D">
            <w:pPr>
              <w:pStyle w:val="XML2"/>
              <w:rPr>
                <w:del w:id="6655" w:author="Anees Shaikh" w:date="2013-10-19T02:15:00Z"/>
              </w:rPr>
            </w:pPr>
            <w:del w:id="6656" w:author="Anees Shaikh" w:date="2013-10-19T02:15:00Z">
              <w:r w:rsidDel="006A4016">
                <w:delText xml:space="preserve">                      &lt;/xs:restriction&gt;</w:delText>
              </w:r>
            </w:del>
          </w:p>
          <w:p w14:paraId="65145533" w14:textId="33DBE4D2" w:rsidR="0023596D" w:rsidDel="006A4016" w:rsidRDefault="0023596D" w:rsidP="0023596D">
            <w:pPr>
              <w:pStyle w:val="XML2"/>
              <w:rPr>
                <w:del w:id="6657" w:author="Anees Shaikh" w:date="2013-10-19T02:15:00Z"/>
              </w:rPr>
            </w:pPr>
            <w:del w:id="6658" w:author="Anees Shaikh" w:date="2013-10-19T02:15:00Z">
              <w:r w:rsidDel="006A4016">
                <w:delText xml:space="preserve">                    &lt;/xs:simpleType&gt;</w:delText>
              </w:r>
            </w:del>
          </w:p>
          <w:p w14:paraId="5815680F" w14:textId="15E60E14" w:rsidR="0023596D" w:rsidDel="006A4016" w:rsidRDefault="0023596D" w:rsidP="0023596D">
            <w:pPr>
              <w:pStyle w:val="XML2"/>
              <w:rPr>
                <w:del w:id="6659" w:author="Anees Shaikh" w:date="2013-10-19T02:15:00Z"/>
              </w:rPr>
            </w:pPr>
            <w:del w:id="6660" w:author="Anees Shaikh" w:date="2013-10-19T02:15:00Z">
              <w:r w:rsidDel="006A4016">
                <w:delText xml:space="preserve">                  &lt;/xs:element&gt;</w:delText>
              </w:r>
            </w:del>
          </w:p>
          <w:p w14:paraId="4845DBD1" w14:textId="35B6DB2D" w:rsidR="0023596D" w:rsidDel="006A4016" w:rsidRDefault="0023596D" w:rsidP="0023596D">
            <w:pPr>
              <w:pStyle w:val="XML2"/>
              <w:rPr>
                <w:del w:id="6661" w:author="Anees Shaikh" w:date="2013-10-19T02:15:00Z"/>
              </w:rPr>
            </w:pPr>
            <w:del w:id="6662" w:author="Anees Shaikh" w:date="2013-10-19T02:15:00Z">
              <w:r w:rsidDel="006A4016">
                <w:delText xml:space="preserve">                  &lt;xs:element name="version"  type="xs:string"&gt;</w:delText>
              </w:r>
            </w:del>
          </w:p>
          <w:p w14:paraId="3B0ECEFF" w14:textId="430312E2" w:rsidR="0023596D" w:rsidDel="006A4016" w:rsidRDefault="0023596D" w:rsidP="0023596D">
            <w:pPr>
              <w:pStyle w:val="XML2"/>
              <w:rPr>
                <w:del w:id="6663" w:author="Anees Shaikh" w:date="2013-10-19T02:15:00Z"/>
              </w:rPr>
            </w:pPr>
            <w:del w:id="6664" w:author="Anees Shaikh" w:date="2013-10-19T02:15:00Z">
              <w:r w:rsidDel="006A4016">
                <w:delText xml:space="preserve">                    &lt;xs:annotation&gt;</w:delText>
              </w:r>
            </w:del>
          </w:p>
          <w:p w14:paraId="4227DFF5" w14:textId="67F83128" w:rsidR="0023596D" w:rsidDel="006A4016" w:rsidRDefault="0023596D" w:rsidP="0023596D">
            <w:pPr>
              <w:pStyle w:val="XML2"/>
              <w:rPr>
                <w:del w:id="6665" w:author="Anees Shaikh" w:date="2013-10-19T02:15:00Z"/>
              </w:rPr>
            </w:pPr>
            <w:del w:id="6666" w:author="Anees Shaikh" w:date="2013-10-19T02:15:00Z">
              <w:r w:rsidDel="006A4016">
                <w:delText xml:space="preserve">                      &lt;xs:documentation&gt;</w:delText>
              </w:r>
            </w:del>
          </w:p>
          <w:p w14:paraId="0EC7933F" w14:textId="2AA19897" w:rsidR="0023596D" w:rsidDel="006A4016" w:rsidRDefault="0023596D" w:rsidP="0023596D">
            <w:pPr>
              <w:pStyle w:val="XML2"/>
              <w:rPr>
                <w:del w:id="6667" w:author="Anees Shaikh" w:date="2013-10-19T02:15:00Z"/>
              </w:rPr>
            </w:pPr>
            <w:del w:id="6668" w:author="Anees Shaikh" w:date="2013-10-19T02:15:00Z">
              <w:r w:rsidDel="006A4016">
                <w:delText xml:space="preserve">                        The version of this named NDM.</w:delText>
              </w:r>
            </w:del>
          </w:p>
          <w:p w14:paraId="1968982E" w14:textId="14679FE4" w:rsidR="0023596D" w:rsidDel="006A4016" w:rsidRDefault="0023596D" w:rsidP="0023596D">
            <w:pPr>
              <w:pStyle w:val="XML2"/>
              <w:rPr>
                <w:del w:id="6669" w:author="Anees Shaikh" w:date="2013-10-19T02:15:00Z"/>
              </w:rPr>
            </w:pPr>
            <w:del w:id="6670" w:author="Anees Shaikh" w:date="2013-10-19T02:15:00Z">
              <w:r w:rsidDel="006A4016">
                <w:delText xml:space="preserve">                      &lt;/xs:documentation&gt;</w:delText>
              </w:r>
            </w:del>
          </w:p>
          <w:p w14:paraId="5CA2CA57" w14:textId="666DA8CB" w:rsidR="0023596D" w:rsidDel="006A4016" w:rsidRDefault="0023596D" w:rsidP="0023596D">
            <w:pPr>
              <w:pStyle w:val="XML2"/>
              <w:rPr>
                <w:del w:id="6671" w:author="Anees Shaikh" w:date="2013-10-19T02:15:00Z"/>
              </w:rPr>
            </w:pPr>
            <w:del w:id="6672" w:author="Anees Shaikh" w:date="2013-10-19T02:15:00Z">
              <w:r w:rsidDel="006A4016">
                <w:delText xml:space="preserve">                    &lt;/xs:annotation&gt;</w:delText>
              </w:r>
            </w:del>
          </w:p>
          <w:p w14:paraId="2E505CCC" w14:textId="17F17214" w:rsidR="0023596D" w:rsidDel="006A4016" w:rsidRDefault="0023596D" w:rsidP="0023596D">
            <w:pPr>
              <w:pStyle w:val="XML2"/>
              <w:rPr>
                <w:del w:id="6673" w:author="Anees Shaikh" w:date="2013-10-19T02:15:00Z"/>
              </w:rPr>
            </w:pPr>
            <w:del w:id="6674" w:author="Anees Shaikh" w:date="2013-10-19T02:15:00Z">
              <w:r w:rsidDel="006A4016">
                <w:delText xml:space="preserve">                  &lt;/xs:element&gt;</w:delText>
              </w:r>
            </w:del>
          </w:p>
          <w:p w14:paraId="5C04D70C" w14:textId="24B2262F" w:rsidR="0023596D" w:rsidDel="006A4016" w:rsidRDefault="0023596D" w:rsidP="0023596D">
            <w:pPr>
              <w:pStyle w:val="XML2"/>
              <w:rPr>
                <w:del w:id="6675" w:author="Anees Shaikh" w:date="2013-10-19T02:15:00Z"/>
              </w:rPr>
            </w:pPr>
            <w:del w:id="6676" w:author="Anees Shaikh" w:date="2013-10-19T02:15:00Z">
              <w:r w:rsidDel="006A4016">
                <w:delText xml:space="preserve">                &lt;/xs:sequence&gt;</w:delText>
              </w:r>
            </w:del>
          </w:p>
          <w:p w14:paraId="40BAD880" w14:textId="616FA666" w:rsidR="0023596D" w:rsidDel="006A4016" w:rsidRDefault="0023596D" w:rsidP="0023596D">
            <w:pPr>
              <w:pStyle w:val="XML2"/>
              <w:rPr>
                <w:del w:id="6677" w:author="Anees Shaikh" w:date="2013-10-19T02:15:00Z"/>
              </w:rPr>
            </w:pPr>
            <w:del w:id="6678" w:author="Anees Shaikh" w:date="2013-10-19T02:15:00Z">
              <w:r w:rsidDel="006A4016">
                <w:delText xml:space="preserve">              &lt;/xs:complexType&gt;</w:delText>
              </w:r>
            </w:del>
          </w:p>
          <w:p w14:paraId="238148A9" w14:textId="134F8248" w:rsidR="0023596D" w:rsidDel="006A4016" w:rsidRDefault="0023596D" w:rsidP="0023596D">
            <w:pPr>
              <w:pStyle w:val="XML2"/>
              <w:rPr>
                <w:del w:id="6679" w:author="Anees Shaikh" w:date="2013-10-19T02:15:00Z"/>
              </w:rPr>
            </w:pPr>
            <w:del w:id="6680" w:author="Anees Shaikh" w:date="2013-10-19T02:15:00Z">
              <w:r w:rsidDel="006A4016">
                <w:delText xml:space="preserve">            &lt;/xs:element&gt;</w:delText>
              </w:r>
            </w:del>
          </w:p>
          <w:p w14:paraId="31CD3218" w14:textId="6C45B4DB" w:rsidR="0023596D" w:rsidDel="006A4016" w:rsidRDefault="0023596D" w:rsidP="0023596D">
            <w:pPr>
              <w:pStyle w:val="XML2"/>
              <w:rPr>
                <w:del w:id="6681" w:author="Anees Shaikh" w:date="2013-10-19T02:15:00Z"/>
              </w:rPr>
            </w:pPr>
            <w:del w:id="6682" w:author="Anees Shaikh" w:date="2013-10-19T02:15:00Z">
              <w:r w:rsidDel="006A4016">
                <w:delText xml:space="preserve">          &lt;/xs:sequence&gt;</w:delText>
              </w:r>
            </w:del>
          </w:p>
          <w:p w14:paraId="28078D20" w14:textId="0CD50731" w:rsidR="0023596D" w:rsidDel="006A4016" w:rsidRDefault="0023596D" w:rsidP="0023596D">
            <w:pPr>
              <w:pStyle w:val="XML2"/>
              <w:rPr>
                <w:del w:id="6683" w:author="Anees Shaikh" w:date="2013-10-19T02:15:00Z"/>
              </w:rPr>
            </w:pPr>
            <w:del w:id="6684" w:author="Anees Shaikh" w:date="2013-10-19T02:15:00Z">
              <w:r w:rsidDel="006A4016">
                <w:delText xml:space="preserve">        &lt;/xs:complexType&gt;</w:delText>
              </w:r>
            </w:del>
          </w:p>
          <w:p w14:paraId="44BDC643" w14:textId="6381AA21" w:rsidR="0023596D" w:rsidDel="006A4016" w:rsidRDefault="0023596D" w:rsidP="0023596D">
            <w:pPr>
              <w:pStyle w:val="XML2"/>
              <w:rPr>
                <w:del w:id="6685" w:author="Anees Shaikh" w:date="2013-10-19T02:15:00Z"/>
              </w:rPr>
            </w:pPr>
            <w:del w:id="6686" w:author="Anees Shaikh" w:date="2013-10-19T02:15:00Z">
              <w:r w:rsidDel="006A4016">
                <w:delText xml:space="preserve">      &lt;/xs:element&gt;</w:delText>
              </w:r>
            </w:del>
          </w:p>
          <w:p w14:paraId="3F6BD6AD" w14:textId="0068B133" w:rsidR="0023596D" w:rsidDel="006A4016" w:rsidRDefault="0023596D" w:rsidP="0023596D">
            <w:pPr>
              <w:pStyle w:val="XML2"/>
              <w:rPr>
                <w:del w:id="6687" w:author="Anees Shaikh" w:date="2013-10-19T02:15:00Z"/>
              </w:rPr>
            </w:pPr>
            <w:del w:id="6688" w:author="Anees Shaikh" w:date="2013-10-19T02:15:00Z">
              <w:r w:rsidDel="006A4016">
                <w:delText xml:space="preserve">    &lt;/xs:sequence&gt;</w:delText>
              </w:r>
            </w:del>
          </w:p>
          <w:p w14:paraId="271778A0" w14:textId="4B6292A5" w:rsidR="0023596D" w:rsidDel="006A4016" w:rsidRDefault="0023596D" w:rsidP="0023596D">
            <w:pPr>
              <w:pStyle w:val="XML2"/>
              <w:rPr>
                <w:del w:id="6689" w:author="Anees Shaikh" w:date="2013-10-19T02:15:00Z"/>
              </w:rPr>
            </w:pPr>
            <w:del w:id="6690" w:author="Anees Shaikh" w:date="2013-10-19T02:15:00Z">
              <w:r w:rsidDel="006A4016">
                <w:delText xml:space="preserve">  &lt;/xs:group&gt;</w:delText>
              </w:r>
            </w:del>
          </w:p>
          <w:p w14:paraId="4A7B5A6E" w14:textId="1FA0A8B9" w:rsidR="0023596D" w:rsidDel="006A4016" w:rsidRDefault="0023596D" w:rsidP="0023596D">
            <w:pPr>
              <w:pStyle w:val="XML2"/>
              <w:rPr>
                <w:del w:id="6691" w:author="Anees Shaikh" w:date="2013-10-19T02:15:00Z"/>
              </w:rPr>
            </w:pPr>
          </w:p>
          <w:p w14:paraId="794912A9" w14:textId="71758ED4" w:rsidR="0023596D" w:rsidDel="006A4016" w:rsidRDefault="0023596D" w:rsidP="0023596D">
            <w:pPr>
              <w:pStyle w:val="XML2"/>
              <w:rPr>
                <w:del w:id="6692" w:author="Anees Shaikh" w:date="2013-10-19T02:15:00Z"/>
              </w:rPr>
            </w:pPr>
            <w:del w:id="6693" w:author="Anees Shaikh" w:date="2013-10-19T02:15:00Z">
              <w:r w:rsidDel="006A4016">
                <w:delText xml:space="preserve">  &lt;xs:group name="a1"&gt;</w:delText>
              </w:r>
            </w:del>
          </w:p>
          <w:p w14:paraId="035DE265" w14:textId="45F5621C" w:rsidR="0023596D" w:rsidDel="006A4016" w:rsidRDefault="0023596D" w:rsidP="0023596D">
            <w:pPr>
              <w:pStyle w:val="XML2"/>
              <w:rPr>
                <w:del w:id="6694" w:author="Anees Shaikh" w:date="2013-10-19T02:15:00Z"/>
              </w:rPr>
            </w:pPr>
            <w:del w:id="6695" w:author="Anees Shaikh" w:date="2013-10-19T02:15:00Z">
              <w:r w:rsidDel="006A4016">
                <w:delText xml:space="preserve">    &lt;xs:sequence&gt;</w:delText>
              </w:r>
            </w:del>
          </w:p>
          <w:p w14:paraId="43C3000D" w14:textId="71C1B931" w:rsidR="0023596D" w:rsidDel="006A4016" w:rsidRDefault="0023596D" w:rsidP="0023596D">
            <w:pPr>
              <w:pStyle w:val="XML2"/>
              <w:rPr>
                <w:del w:id="6696" w:author="Anees Shaikh" w:date="2013-10-19T02:15:00Z"/>
              </w:rPr>
            </w:pPr>
            <w:del w:id="6697" w:author="Anees Shaikh" w:date="2013-10-19T02:15:00Z">
              <w:r w:rsidDel="006A4016">
                <w:delText xml:space="preserve">      &lt;xs:element name="ndm-implementation"&gt;</w:delText>
              </w:r>
            </w:del>
          </w:p>
          <w:p w14:paraId="2AE5D7E1" w14:textId="2FEA71A8" w:rsidR="0023596D" w:rsidDel="006A4016" w:rsidRDefault="0023596D" w:rsidP="0023596D">
            <w:pPr>
              <w:pStyle w:val="XML2"/>
              <w:rPr>
                <w:del w:id="6698" w:author="Anees Shaikh" w:date="2013-10-19T02:15:00Z"/>
              </w:rPr>
            </w:pPr>
            <w:del w:id="6699" w:author="Anees Shaikh" w:date="2013-10-19T02:15:00Z">
              <w:r w:rsidDel="006A4016">
                <w:delText xml:space="preserve">        &lt;xs:complexType&gt;</w:delText>
              </w:r>
            </w:del>
          </w:p>
          <w:p w14:paraId="4E978E75" w14:textId="50170063" w:rsidR="0023596D" w:rsidDel="006A4016" w:rsidRDefault="0023596D" w:rsidP="0023596D">
            <w:pPr>
              <w:pStyle w:val="XML2"/>
              <w:rPr>
                <w:del w:id="6700" w:author="Anees Shaikh" w:date="2013-10-19T02:15:00Z"/>
              </w:rPr>
            </w:pPr>
            <w:del w:id="6701" w:author="Anees Shaikh" w:date="2013-10-19T02:15:00Z">
              <w:r w:rsidDel="006A4016">
                <w:delText xml:space="preserve">          &lt;xs:sequence&gt;</w:delText>
              </w:r>
            </w:del>
          </w:p>
          <w:p w14:paraId="2740EF6E" w14:textId="1D76C550" w:rsidR="0023596D" w:rsidDel="006A4016" w:rsidRDefault="0023596D" w:rsidP="0023596D">
            <w:pPr>
              <w:pStyle w:val="XML2"/>
              <w:rPr>
                <w:del w:id="6702" w:author="Anees Shaikh" w:date="2013-10-19T02:15:00Z"/>
              </w:rPr>
            </w:pPr>
            <w:del w:id="6703" w:author="Anees Shaikh" w:date="2013-10-19T02:15:00Z">
              <w:r w:rsidDel="006A4016">
                <w:delText xml:space="preserve">            &lt;xs:choice&gt;</w:delText>
              </w:r>
            </w:del>
          </w:p>
          <w:p w14:paraId="012E0909" w14:textId="6972623C" w:rsidR="0023596D" w:rsidDel="006A4016" w:rsidRDefault="0023596D" w:rsidP="0023596D">
            <w:pPr>
              <w:pStyle w:val="XML2"/>
              <w:rPr>
                <w:del w:id="6704" w:author="Anees Shaikh" w:date="2013-10-19T02:15:00Z"/>
              </w:rPr>
            </w:pPr>
            <w:del w:id="6705" w:author="Anees Shaikh" w:date="2013-10-19T02:15:00Z">
              <w:r w:rsidDel="006A4016">
                <w:delText xml:space="preserve">              &lt;xs:annotation&gt;</w:delText>
              </w:r>
            </w:del>
          </w:p>
          <w:p w14:paraId="5E1D48FA" w14:textId="642F84D1" w:rsidR="0023596D" w:rsidDel="006A4016" w:rsidRDefault="0023596D" w:rsidP="0023596D">
            <w:pPr>
              <w:pStyle w:val="XML2"/>
              <w:rPr>
                <w:del w:id="6706" w:author="Anees Shaikh" w:date="2013-10-19T02:15:00Z"/>
              </w:rPr>
            </w:pPr>
            <w:del w:id="6707" w:author="Anees Shaikh" w:date="2013-10-19T02:15:00Z">
              <w:r w:rsidDel="006A4016">
                <w:delText xml:space="preserve">                &lt;xs:documentation&gt;</w:delText>
              </w:r>
            </w:del>
          </w:p>
          <w:p w14:paraId="24858D31" w14:textId="0E072AC8" w:rsidR="0023596D" w:rsidDel="006A4016" w:rsidRDefault="0023596D" w:rsidP="0023596D">
            <w:pPr>
              <w:pStyle w:val="XML2"/>
              <w:rPr>
                <w:del w:id="6708" w:author="Anees Shaikh" w:date="2013-10-19T02:15:00Z"/>
              </w:rPr>
            </w:pPr>
            <w:del w:id="6709" w:author="Anees Shaikh" w:date="2013-10-19T02:15:00Z">
              <w:r w:rsidDel="006A4016">
                <w:delText xml:space="preserve">                  This is the choice-construct for configuring specific NDM</w:delText>
              </w:r>
            </w:del>
          </w:p>
          <w:p w14:paraId="1C783E08" w14:textId="440100DD" w:rsidR="0023596D" w:rsidDel="006A4016" w:rsidRDefault="0023596D" w:rsidP="0023596D">
            <w:pPr>
              <w:pStyle w:val="XML2"/>
              <w:rPr>
                <w:del w:id="6710" w:author="Anees Shaikh" w:date="2013-10-19T02:15:00Z"/>
              </w:rPr>
            </w:pPr>
            <w:del w:id="6711" w:author="Anees Shaikh" w:date="2013-10-19T02:15:00Z">
              <w:r w:rsidDel="006A4016">
                <w:delText xml:space="preserve">                  implementations on a logical switch.</w:delText>
              </w:r>
            </w:del>
          </w:p>
          <w:p w14:paraId="58364476" w14:textId="758AFFB0" w:rsidR="0023596D" w:rsidDel="006A4016" w:rsidRDefault="0023596D" w:rsidP="0023596D">
            <w:pPr>
              <w:pStyle w:val="XML2"/>
              <w:rPr>
                <w:del w:id="6712" w:author="Anees Shaikh" w:date="2013-10-19T02:15:00Z"/>
              </w:rPr>
            </w:pPr>
            <w:del w:id="6713" w:author="Anees Shaikh" w:date="2013-10-19T02:15:00Z">
              <w:r w:rsidDel="006A4016">
                <w:delText xml:space="preserve">                  Specific NDM implementations augment this choice with new</w:delText>
              </w:r>
            </w:del>
          </w:p>
          <w:p w14:paraId="2FCC6B06" w14:textId="7AC8C507" w:rsidR="0023596D" w:rsidDel="006A4016" w:rsidRDefault="0023596D" w:rsidP="0023596D">
            <w:pPr>
              <w:pStyle w:val="XML2"/>
              <w:rPr>
                <w:del w:id="6714" w:author="Anees Shaikh" w:date="2013-10-19T02:15:00Z"/>
              </w:rPr>
            </w:pPr>
            <w:del w:id="6715" w:author="Anees Shaikh" w:date="2013-10-19T02:15:00Z">
              <w:r w:rsidDel="006A4016">
                <w:delText xml:space="preserve">                  cases with the same name as the corresponding</w:delText>
              </w:r>
            </w:del>
          </w:p>
          <w:p w14:paraId="773A41CC" w14:textId="033B98A7" w:rsidR="0023596D" w:rsidDel="006A4016" w:rsidRDefault="0023596D" w:rsidP="0023596D">
            <w:pPr>
              <w:pStyle w:val="XML2"/>
              <w:rPr>
                <w:del w:id="6716" w:author="Anees Shaikh" w:date="2013-10-19T02:15:00Z"/>
              </w:rPr>
            </w:pPr>
            <w:del w:id="6717" w:author="Anees Shaikh" w:date="2013-10-19T02:15:00Z">
              <w:r w:rsidDel="006A4016">
                <w:delText xml:space="preserve">                  'available-ndm'</w:delText>
              </w:r>
            </w:del>
          </w:p>
          <w:p w14:paraId="10FB1949" w14:textId="205C02EE" w:rsidR="0023596D" w:rsidDel="006A4016" w:rsidRDefault="0023596D" w:rsidP="0023596D">
            <w:pPr>
              <w:pStyle w:val="XML2"/>
              <w:rPr>
                <w:del w:id="6718" w:author="Anees Shaikh" w:date="2013-10-19T02:15:00Z"/>
              </w:rPr>
            </w:pPr>
            <w:del w:id="6719" w:author="Anees Shaikh" w:date="2013-10-19T02:15:00Z">
              <w:r w:rsidDel="006A4016">
                <w:delText xml:space="preserve">                &lt;/xs:documentation&gt;</w:delText>
              </w:r>
            </w:del>
          </w:p>
          <w:p w14:paraId="060418BB" w14:textId="04E92A27" w:rsidR="0023596D" w:rsidDel="006A4016" w:rsidRDefault="0023596D" w:rsidP="0023596D">
            <w:pPr>
              <w:pStyle w:val="XML2"/>
              <w:rPr>
                <w:del w:id="6720" w:author="Anees Shaikh" w:date="2013-10-19T02:15:00Z"/>
              </w:rPr>
            </w:pPr>
            <w:del w:id="6721" w:author="Anees Shaikh" w:date="2013-10-19T02:15:00Z">
              <w:r w:rsidDel="006A4016">
                <w:delText xml:space="preserve">              &lt;/xs:annotation&gt;</w:delText>
              </w:r>
            </w:del>
          </w:p>
          <w:p w14:paraId="0138E7BC" w14:textId="0002BB71" w:rsidR="0023596D" w:rsidDel="006A4016" w:rsidRDefault="0023596D" w:rsidP="0023596D">
            <w:pPr>
              <w:pStyle w:val="XML2"/>
              <w:rPr>
                <w:del w:id="6722" w:author="Anees Shaikh" w:date="2013-10-19T02:15:00Z"/>
              </w:rPr>
            </w:pPr>
            <w:del w:id="6723" w:author="Anees Shaikh" w:date="2013-10-19T02:15:00Z">
              <w:r w:rsidDel="006A4016">
                <w:delText xml:space="preserve">            &lt;/xs:choice&gt;</w:delText>
              </w:r>
            </w:del>
          </w:p>
          <w:p w14:paraId="7F1ECA18" w14:textId="03DD840B" w:rsidR="0023596D" w:rsidDel="006A4016" w:rsidRDefault="0023596D" w:rsidP="0023596D">
            <w:pPr>
              <w:pStyle w:val="XML2"/>
              <w:rPr>
                <w:del w:id="6724" w:author="Anees Shaikh" w:date="2013-10-19T02:15:00Z"/>
              </w:rPr>
            </w:pPr>
            <w:del w:id="6725" w:author="Anees Shaikh" w:date="2013-10-19T02:15:00Z">
              <w:r w:rsidDel="006A4016">
                <w:delText xml:space="preserve">          &lt;/xs:sequence&gt;</w:delText>
              </w:r>
            </w:del>
          </w:p>
          <w:p w14:paraId="5B3C00C4" w14:textId="641F50FE" w:rsidR="0023596D" w:rsidDel="006A4016" w:rsidRDefault="0023596D" w:rsidP="0023596D">
            <w:pPr>
              <w:pStyle w:val="XML2"/>
              <w:rPr>
                <w:del w:id="6726" w:author="Anees Shaikh" w:date="2013-10-19T02:15:00Z"/>
              </w:rPr>
            </w:pPr>
            <w:del w:id="6727" w:author="Anees Shaikh" w:date="2013-10-19T02:15:00Z">
              <w:r w:rsidDel="006A4016">
                <w:delText xml:space="preserve">        &lt;/xs:complexType&gt;</w:delText>
              </w:r>
            </w:del>
          </w:p>
          <w:p w14:paraId="27F642EF" w14:textId="20731463" w:rsidR="0023596D" w:rsidDel="006A4016" w:rsidRDefault="0023596D" w:rsidP="0023596D">
            <w:pPr>
              <w:pStyle w:val="XML2"/>
              <w:rPr>
                <w:del w:id="6728" w:author="Anees Shaikh" w:date="2013-10-19T02:15:00Z"/>
              </w:rPr>
            </w:pPr>
            <w:del w:id="6729" w:author="Anees Shaikh" w:date="2013-10-19T02:15:00Z">
              <w:r w:rsidDel="006A4016">
                <w:delText xml:space="preserve">      &lt;/xs:element&gt;</w:delText>
              </w:r>
            </w:del>
          </w:p>
          <w:p w14:paraId="2D729B99" w14:textId="6895C292" w:rsidR="0023596D" w:rsidDel="006A4016" w:rsidRDefault="0023596D" w:rsidP="0023596D">
            <w:pPr>
              <w:pStyle w:val="XML2"/>
              <w:rPr>
                <w:del w:id="6730" w:author="Anees Shaikh" w:date="2013-10-19T02:15:00Z"/>
              </w:rPr>
            </w:pPr>
            <w:del w:id="6731" w:author="Anees Shaikh" w:date="2013-10-19T02:15:00Z">
              <w:r w:rsidDel="006A4016">
                <w:delText xml:space="preserve">    &lt;/xs:sequence&gt;</w:delText>
              </w:r>
            </w:del>
          </w:p>
          <w:p w14:paraId="20C80F15" w14:textId="54565219" w:rsidR="0023596D" w:rsidDel="006A4016" w:rsidRDefault="0023596D" w:rsidP="0023596D">
            <w:pPr>
              <w:pStyle w:val="XML2"/>
              <w:rPr>
                <w:del w:id="6732" w:author="Anees Shaikh" w:date="2013-10-19T02:15:00Z"/>
              </w:rPr>
            </w:pPr>
            <w:del w:id="6733" w:author="Anees Shaikh" w:date="2013-10-19T02:15:00Z">
              <w:r w:rsidDel="006A4016">
                <w:delText xml:space="preserve">  &lt;/xs:group&gt;</w:delText>
              </w:r>
            </w:del>
          </w:p>
          <w:p w14:paraId="19C91982" w14:textId="0E987AFA" w:rsidR="00CB7B88" w:rsidRPr="009F1B7D" w:rsidDel="006A4016" w:rsidRDefault="00CB7B88" w:rsidP="00CB7B88">
            <w:pPr>
              <w:pStyle w:val="XML1"/>
              <w:rPr>
                <w:del w:id="6734" w:author="Anees Shaikh" w:date="2013-10-19T02:15:00Z"/>
              </w:rPr>
            </w:pPr>
          </w:p>
        </w:tc>
      </w:tr>
    </w:tbl>
    <w:p w14:paraId="4C5113C4" w14:textId="3161D97B" w:rsidR="00EA69CB" w:rsidRDefault="00EA69CB" w:rsidP="00EA69CB">
      <w:pPr>
        <w:pStyle w:val="Heading3"/>
      </w:pPr>
      <w:bookmarkStart w:id="6735" w:name="_Toc248248266"/>
      <w:r>
        <w:t>XML Example</w:t>
      </w:r>
      <w:bookmarkEnd w:id="6735"/>
    </w:p>
    <w:p w14:paraId="4ACA281F" w14:textId="188E7F0D" w:rsidR="00D33137" w:rsidRPr="00D33137" w:rsidRDefault="00D33137" w:rsidP="00D33137">
      <w:r>
        <w:t>This XML Example comes from a specific NDM supporting L2+L3 features as described in [XXX: reference to FAWG document.</w:t>
      </w:r>
    </w:p>
    <w:tbl>
      <w:tblPr>
        <w:tblStyle w:val="XMLtable"/>
        <w:tblW w:w="5000" w:type="pct"/>
        <w:tblLook w:val="04A0" w:firstRow="1" w:lastRow="0" w:firstColumn="1" w:lastColumn="0" w:noHBand="0" w:noVBand="1"/>
      </w:tblPr>
      <w:tblGrid>
        <w:gridCol w:w="9474"/>
      </w:tblGrid>
      <w:tr w:rsidR="00CB7B88" w:rsidRPr="009F1B7D" w14:paraId="1831E121" w14:textId="77777777" w:rsidTr="00CB7B88">
        <w:tc>
          <w:tcPr>
            <w:tcW w:w="8820" w:type="dxa"/>
          </w:tcPr>
          <w:p w14:paraId="368457D9" w14:textId="77777777" w:rsidR="00D33137" w:rsidRDefault="00D33137" w:rsidP="00D33137">
            <w:pPr>
              <w:pStyle w:val="XML2"/>
            </w:pPr>
            <w:r>
              <w:t>&lt;</w:t>
            </w:r>
            <w:proofErr w:type="gramStart"/>
            <w:r>
              <w:t>capable</w:t>
            </w:r>
            <w:proofErr w:type="gramEnd"/>
            <w:r>
              <w:t>-switch xmlns="urn:onf:of111:config:yang"</w:t>
            </w:r>
          </w:p>
          <w:p w14:paraId="0E2AF28E" w14:textId="77777777" w:rsidR="00D33137" w:rsidRDefault="00D33137" w:rsidP="00D33137">
            <w:pPr>
              <w:pStyle w:val="XML2"/>
            </w:pPr>
            <w:r>
              <w:t xml:space="preserve">                </w:t>
            </w:r>
            <w:proofErr w:type="gramStart"/>
            <w:r>
              <w:t>xmlns:ndm</w:t>
            </w:r>
            <w:proofErr w:type="gramEnd"/>
            <w:r>
              <w:t>="urn:opennetworking.org:yang:ndm"</w:t>
            </w:r>
          </w:p>
          <w:p w14:paraId="20A7F972" w14:textId="77777777" w:rsidR="00D33137" w:rsidRDefault="00D33137" w:rsidP="00D33137">
            <w:pPr>
              <w:pStyle w:val="XML2"/>
            </w:pPr>
            <w:r>
              <w:t xml:space="preserve">                </w:t>
            </w:r>
            <w:proofErr w:type="gramStart"/>
            <w:r>
              <w:t>xmlns:l2l3</w:t>
            </w:r>
            <w:proofErr w:type="gramEnd"/>
            <w:r>
              <w:t>="urn:opennetworking.org:yang:ndm:l2l3"&gt;</w:t>
            </w:r>
          </w:p>
          <w:p w14:paraId="6719454E" w14:textId="77777777" w:rsidR="00D33137" w:rsidRDefault="00D33137" w:rsidP="00D33137">
            <w:pPr>
              <w:pStyle w:val="XML2"/>
            </w:pPr>
            <w:r>
              <w:t xml:space="preserve">  &lt;</w:t>
            </w:r>
            <w:proofErr w:type="gramStart"/>
            <w:r>
              <w:t>logical</w:t>
            </w:r>
            <w:proofErr w:type="gramEnd"/>
            <w:r>
              <w:t>-switches&gt;</w:t>
            </w:r>
          </w:p>
          <w:p w14:paraId="4F84B8B2" w14:textId="77777777" w:rsidR="00D33137" w:rsidRDefault="00D33137" w:rsidP="00D33137">
            <w:pPr>
              <w:pStyle w:val="XML2"/>
            </w:pPr>
            <w:r>
              <w:t xml:space="preserve">    &lt;</w:t>
            </w:r>
            <w:proofErr w:type="gramStart"/>
            <w:r>
              <w:t>switch</w:t>
            </w:r>
            <w:proofErr w:type="gramEnd"/>
            <w:r>
              <w:t>&gt;</w:t>
            </w:r>
          </w:p>
          <w:p w14:paraId="31AE6C11" w14:textId="77777777" w:rsidR="00D33137" w:rsidRDefault="00D33137" w:rsidP="00D33137">
            <w:pPr>
              <w:pStyle w:val="XML2"/>
            </w:pPr>
            <w:r>
              <w:t xml:space="preserve">      &lt;</w:t>
            </w:r>
            <w:proofErr w:type="gramStart"/>
            <w:r>
              <w:t>id</w:t>
            </w:r>
            <w:proofErr w:type="gramEnd"/>
            <w:r>
              <w:t>&gt;LogicalSwitch5&lt;/id&gt;</w:t>
            </w:r>
          </w:p>
          <w:p w14:paraId="0B749521" w14:textId="77777777" w:rsidR="00D33137" w:rsidRDefault="00D33137" w:rsidP="00D33137">
            <w:pPr>
              <w:pStyle w:val="XML2"/>
            </w:pPr>
            <w:r>
              <w:t xml:space="preserve">      &lt;</w:t>
            </w:r>
            <w:proofErr w:type="gramStart"/>
            <w:r>
              <w:t>resources</w:t>
            </w:r>
            <w:proofErr w:type="gramEnd"/>
            <w:r>
              <w:t>&gt;</w:t>
            </w:r>
          </w:p>
          <w:p w14:paraId="1289DB5F" w14:textId="77777777" w:rsidR="00D33137" w:rsidRDefault="00D33137" w:rsidP="00D33137">
            <w:pPr>
              <w:pStyle w:val="XML2"/>
            </w:pPr>
            <w:r>
              <w:t xml:space="preserve">        &lt;</w:t>
            </w:r>
            <w:proofErr w:type="gramStart"/>
            <w:r>
              <w:t>ndm:ndm</w:t>
            </w:r>
            <w:proofErr w:type="gramEnd"/>
            <w:r>
              <w:t>-implementation&gt;</w:t>
            </w:r>
          </w:p>
          <w:p w14:paraId="4DB190D2" w14:textId="77777777" w:rsidR="00D33137" w:rsidRDefault="00D33137" w:rsidP="00D33137">
            <w:pPr>
              <w:pStyle w:val="XML2"/>
            </w:pPr>
            <w:r>
              <w:t xml:space="preserve">          &lt;</w:t>
            </w:r>
            <w:proofErr w:type="gramStart"/>
            <w:r>
              <w:t>l2l3:l2l3</w:t>
            </w:r>
            <w:proofErr w:type="gramEnd"/>
            <w:r>
              <w:t>&gt;</w:t>
            </w:r>
          </w:p>
          <w:p w14:paraId="300DA2CE" w14:textId="77777777" w:rsidR="00D33137" w:rsidRDefault="00D33137" w:rsidP="00D33137">
            <w:pPr>
              <w:pStyle w:val="XML2"/>
            </w:pPr>
            <w:r>
              <w:t xml:space="preserve">            &lt;</w:t>
            </w:r>
            <w:proofErr w:type="gramStart"/>
            <w:r>
              <w:t>l2l3:ingress</w:t>
            </w:r>
            <w:proofErr w:type="gramEnd"/>
            <w:r>
              <w:t>-vlan-table-size&gt;128&lt;/l2l3:ingress-vlan-table-size&gt;</w:t>
            </w:r>
          </w:p>
          <w:p w14:paraId="162B7C80" w14:textId="77777777" w:rsidR="00D33137" w:rsidRDefault="00D33137" w:rsidP="00D33137">
            <w:pPr>
              <w:pStyle w:val="XML2"/>
            </w:pPr>
            <w:r>
              <w:t xml:space="preserve">            &lt;</w:t>
            </w:r>
            <w:proofErr w:type="gramStart"/>
            <w:r>
              <w:t>l2l3:router</w:t>
            </w:r>
            <w:proofErr w:type="gramEnd"/>
            <w:r>
              <w:t>-mac-table-size&gt;128&lt;/l2l3:router-mac-table-size&gt;</w:t>
            </w:r>
          </w:p>
          <w:p w14:paraId="1D53EECD" w14:textId="77777777" w:rsidR="00D33137" w:rsidRDefault="00D33137" w:rsidP="00D33137">
            <w:pPr>
              <w:pStyle w:val="XML2"/>
            </w:pPr>
            <w:r>
              <w:t xml:space="preserve">            &lt;</w:t>
            </w:r>
            <w:proofErr w:type="gramStart"/>
            <w:r>
              <w:t>l2l3:l3</w:t>
            </w:r>
            <w:proofErr w:type="gramEnd"/>
            <w:r>
              <w:t>-table-size&gt;128&lt;/l2l3:l3-table-size&gt;</w:t>
            </w:r>
          </w:p>
          <w:p w14:paraId="37FD0012" w14:textId="77777777" w:rsidR="00D33137" w:rsidRDefault="00D33137" w:rsidP="00D33137">
            <w:pPr>
              <w:pStyle w:val="XML2"/>
            </w:pPr>
            <w:r>
              <w:t xml:space="preserve">            &lt;</w:t>
            </w:r>
            <w:proofErr w:type="gramStart"/>
            <w:r>
              <w:t>l2l3:l2</w:t>
            </w:r>
            <w:proofErr w:type="gramEnd"/>
            <w:r>
              <w:t>-table-size&gt;128&lt;/l2l3:l2-table-size&gt;</w:t>
            </w:r>
          </w:p>
          <w:p w14:paraId="7FF884F5" w14:textId="77777777" w:rsidR="00D33137" w:rsidRDefault="00D33137" w:rsidP="00D33137">
            <w:pPr>
              <w:pStyle w:val="XML2"/>
            </w:pPr>
            <w:r>
              <w:t xml:space="preserve">            &lt;</w:t>
            </w:r>
            <w:proofErr w:type="gramStart"/>
            <w:r>
              <w:t>l2l3:egress</w:t>
            </w:r>
            <w:proofErr w:type="gramEnd"/>
            <w:r>
              <w:t>-vlan-table-size&gt;128&lt;/l2l3:egress-vlan-table-size&gt;</w:t>
            </w:r>
          </w:p>
          <w:p w14:paraId="7C11A3B6" w14:textId="77777777" w:rsidR="00D33137" w:rsidRDefault="00D33137" w:rsidP="00D33137">
            <w:pPr>
              <w:pStyle w:val="XML2"/>
            </w:pPr>
            <w:r>
              <w:t xml:space="preserve">          &lt;/l2l3</w:t>
            </w:r>
            <w:proofErr w:type="gramStart"/>
            <w:r>
              <w:t>:l2l3</w:t>
            </w:r>
            <w:proofErr w:type="gramEnd"/>
            <w:r>
              <w:t>&gt;</w:t>
            </w:r>
          </w:p>
          <w:p w14:paraId="4BC26EEF" w14:textId="77777777" w:rsidR="00D33137" w:rsidRDefault="00D33137" w:rsidP="00D33137">
            <w:pPr>
              <w:pStyle w:val="XML2"/>
            </w:pPr>
            <w:r>
              <w:t xml:space="preserve">        &lt;/ndm</w:t>
            </w:r>
            <w:proofErr w:type="gramStart"/>
            <w:r>
              <w:t>:ndm</w:t>
            </w:r>
            <w:proofErr w:type="gramEnd"/>
            <w:r>
              <w:t>-implementation&gt;</w:t>
            </w:r>
          </w:p>
          <w:p w14:paraId="7D269D5D" w14:textId="77777777" w:rsidR="00D33137" w:rsidRDefault="00D33137" w:rsidP="00D33137">
            <w:pPr>
              <w:pStyle w:val="XML2"/>
            </w:pPr>
            <w:r>
              <w:t xml:space="preserve">      &lt;/resources&gt;</w:t>
            </w:r>
          </w:p>
          <w:p w14:paraId="4D6FF11F" w14:textId="77777777" w:rsidR="00D33137" w:rsidRDefault="00D33137" w:rsidP="00D33137">
            <w:pPr>
              <w:pStyle w:val="XML2"/>
            </w:pPr>
            <w:r>
              <w:t xml:space="preserve">    &lt;/switch&gt;</w:t>
            </w:r>
          </w:p>
          <w:p w14:paraId="5A82014F" w14:textId="77777777" w:rsidR="00D33137" w:rsidRDefault="00D33137" w:rsidP="00D33137">
            <w:pPr>
              <w:pStyle w:val="XML2"/>
            </w:pPr>
            <w:r>
              <w:t xml:space="preserve">  &lt;/logical-switches&gt;</w:t>
            </w:r>
          </w:p>
          <w:p w14:paraId="4D8591A9" w14:textId="3F0E07FA" w:rsidR="00CB7B88" w:rsidRPr="009F1B7D" w:rsidRDefault="00D33137" w:rsidP="00D33137">
            <w:pPr>
              <w:pStyle w:val="XML1"/>
            </w:pPr>
            <w:r>
              <w:t xml:space="preserve">   &lt;/capable-switch&gt;</w:t>
            </w:r>
          </w:p>
        </w:tc>
      </w:tr>
    </w:tbl>
    <w:p w14:paraId="00F3697F" w14:textId="7BEFE342" w:rsidR="006F4495" w:rsidRDefault="006F4495" w:rsidP="00BA30A0">
      <w:pPr>
        <w:pStyle w:val="Heading1"/>
      </w:pPr>
      <w:bookmarkStart w:id="6736" w:name="_Toc333524668"/>
      <w:bookmarkStart w:id="6737" w:name="_Toc335148755"/>
      <w:bookmarkStart w:id="6738" w:name="_Toc333524669"/>
      <w:bookmarkStart w:id="6739" w:name="_Toc335148756"/>
      <w:bookmarkStart w:id="6740" w:name="_Toc333524670"/>
      <w:bookmarkStart w:id="6741" w:name="_Toc335148757"/>
      <w:bookmarkStart w:id="6742" w:name="_Toc333524671"/>
      <w:bookmarkStart w:id="6743" w:name="_Toc335148758"/>
      <w:bookmarkStart w:id="6744" w:name="_Toc333524672"/>
      <w:bookmarkStart w:id="6745" w:name="_Toc335148759"/>
      <w:bookmarkStart w:id="6746" w:name="_Toc333524673"/>
      <w:bookmarkStart w:id="6747" w:name="_Toc335148760"/>
      <w:bookmarkStart w:id="6748" w:name="_Toc333524674"/>
      <w:bookmarkStart w:id="6749" w:name="_Toc335148761"/>
      <w:bookmarkStart w:id="6750" w:name="_Toc333524675"/>
      <w:bookmarkStart w:id="6751" w:name="_Toc335148762"/>
      <w:bookmarkStart w:id="6752" w:name="_Toc333524676"/>
      <w:bookmarkStart w:id="6753" w:name="_Toc335148763"/>
      <w:bookmarkStart w:id="6754" w:name="_Toc333524677"/>
      <w:bookmarkStart w:id="6755" w:name="_Toc335148764"/>
      <w:bookmarkStart w:id="6756" w:name="_Toc333524678"/>
      <w:bookmarkStart w:id="6757" w:name="_Toc335148765"/>
      <w:bookmarkStart w:id="6758" w:name="_Toc333524679"/>
      <w:bookmarkStart w:id="6759" w:name="_Toc335148766"/>
      <w:bookmarkStart w:id="6760" w:name="_Toc333524680"/>
      <w:bookmarkStart w:id="6761" w:name="_Toc335148767"/>
      <w:bookmarkStart w:id="6762" w:name="_Toc333524681"/>
      <w:bookmarkStart w:id="6763" w:name="_Toc335148768"/>
      <w:bookmarkStart w:id="6764" w:name="_Toc333524682"/>
      <w:bookmarkStart w:id="6765" w:name="_Toc335148769"/>
      <w:bookmarkStart w:id="6766" w:name="_Toc248248267"/>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r w:rsidRPr="006F4495">
        <w:lastRenderedPageBreak/>
        <w:t>Binding to NETCONF</w:t>
      </w:r>
      <w:bookmarkEnd w:id="6766"/>
    </w:p>
    <w:p w14:paraId="3D4DDAE1" w14:textId="0367F0D6" w:rsidR="00C128FA" w:rsidRDefault="005A3974" w:rsidP="00C128FA">
      <w:r>
        <w:t xml:space="preserve">Below we specify </w:t>
      </w:r>
      <w:r w:rsidR="00B17688">
        <w:t xml:space="preserve">the requirements </w:t>
      </w:r>
      <w:r>
        <w:t xml:space="preserve">and give </w:t>
      </w:r>
      <w:proofErr w:type="gramStart"/>
      <w:r>
        <w:t xml:space="preserve">examples of how </w:t>
      </w:r>
      <w:r w:rsidR="00B17688">
        <w:t xml:space="preserve">the </w:t>
      </w:r>
      <w:r>
        <w:t xml:space="preserve">schema specified in section </w:t>
      </w:r>
      <w:r>
        <w:fldChar w:fldCharType="begin"/>
      </w:r>
      <w:r>
        <w:instrText xml:space="preserve"> REF _Ref333636009 \r \h </w:instrText>
      </w:r>
      <w:r w:rsidR="00C128FA">
        <w:instrText xml:space="preserve"> \* MERGEFORMAT </w:instrText>
      </w:r>
      <w:r>
        <w:fldChar w:fldCharType="separate"/>
      </w:r>
      <w:r w:rsidR="00EE43EB">
        <w:t>8</w:t>
      </w:r>
      <w:r>
        <w:fldChar w:fldCharType="end"/>
      </w:r>
      <w:r w:rsidR="00BA474E">
        <w:t xml:space="preserve"> and </w:t>
      </w:r>
      <w:r w:rsidR="00E95DBE">
        <w:t>2013</w:t>
      </w:r>
      <w:r w:rsidR="00B17688" w:rsidRPr="00B17688">
        <w:t xml:space="preserve"> </w:t>
      </w:r>
      <w:r w:rsidR="00B17688">
        <w:t>is</w:t>
      </w:r>
      <w:proofErr w:type="gramEnd"/>
      <w:r w:rsidR="00B17688">
        <w:t xml:space="preserve"> bound to the NETCONF transport protocol</w:t>
      </w:r>
      <w:r>
        <w:t>.</w:t>
      </w:r>
      <w:r w:rsidR="000325CE" w:rsidRPr="00065789" w:rsidDel="000325CE">
        <w:t xml:space="preserve"> </w:t>
      </w:r>
    </w:p>
    <w:p w14:paraId="529C085D" w14:textId="6ED2B257" w:rsidR="00B17688" w:rsidRDefault="00B17688" w:rsidP="00D14D27">
      <w:pPr>
        <w:pStyle w:val="Heading2"/>
      </w:pPr>
      <w:bookmarkStart w:id="6767" w:name="_Toc248248268"/>
      <w:r>
        <w:t>Requirements</w:t>
      </w:r>
      <w:bookmarkEnd w:id="6767"/>
    </w:p>
    <w:p w14:paraId="74787903" w14:textId="1ACC3B37" w:rsidR="00B17688" w:rsidRDefault="00B17688" w:rsidP="00C128FA">
      <w:r>
        <w:t xml:space="preserve">When implementing the XML schema defined in Section 8 and </w:t>
      </w:r>
      <w:r w:rsidR="00E95DBE">
        <w:t>2013</w:t>
      </w:r>
      <w:r>
        <w:t xml:space="preserve"> the following schemas are required in addition:</w:t>
      </w:r>
    </w:p>
    <w:p w14:paraId="79F56094" w14:textId="77777777" w:rsidR="00B17688" w:rsidRDefault="00B17688" w:rsidP="00C128FA">
      <w:pPr>
        <w:pStyle w:val="PlainText"/>
        <w:numPr>
          <w:ilvl w:val="0"/>
          <w:numId w:val="33"/>
        </w:numPr>
      </w:pPr>
      <w:proofErr w:type="gramStart"/>
      <w:r>
        <w:t>ietf</w:t>
      </w:r>
      <w:proofErr w:type="gramEnd"/>
      <w:r>
        <w:t xml:space="preserve">-yang-types.xsd found at </w:t>
      </w:r>
      <w:hyperlink r:id="rId54" w:history="1">
        <w:r>
          <w:rPr>
            <w:rStyle w:val="Hyperlink"/>
          </w:rPr>
          <w:t>http://www.yang-central.org/modules/xsd/ietf-yang-types.xsd</w:t>
        </w:r>
      </w:hyperlink>
    </w:p>
    <w:p w14:paraId="717EF81A" w14:textId="2D40FBA7" w:rsidR="00B17688" w:rsidRDefault="00B17688" w:rsidP="00C128FA">
      <w:pPr>
        <w:pStyle w:val="PlainText"/>
        <w:numPr>
          <w:ilvl w:val="0"/>
          <w:numId w:val="33"/>
        </w:numPr>
      </w:pPr>
      <w:proofErr w:type="gramStart"/>
      <w:r>
        <w:t>ietf</w:t>
      </w:r>
      <w:proofErr w:type="gramEnd"/>
      <w:r>
        <w:t xml:space="preserve">-inet-types.xsd found at </w:t>
      </w:r>
      <w:hyperlink r:id="rId55" w:history="1">
        <w:r>
          <w:rPr>
            <w:rStyle w:val="Hyperlink"/>
          </w:rPr>
          <w:t>http://www.cablelabs.com/specifications/XSD/ietf-inet-types.xsd</w:t>
        </w:r>
      </w:hyperlink>
    </w:p>
    <w:p w14:paraId="20429249" w14:textId="11209F84" w:rsidR="00B17688" w:rsidRDefault="00B17688" w:rsidP="00C128FA">
      <w:r>
        <w:t>Those XML schemas define some basic datatypes that are used in the XML schema defined in this document.</w:t>
      </w:r>
    </w:p>
    <w:p w14:paraId="52A6C505" w14:textId="32BF3468" w:rsidR="00B17688" w:rsidRDefault="00B17688" w:rsidP="00BA30A0">
      <w:r>
        <w:t>A similar set is required when using the YANG model of Appendix B. There you need:</w:t>
      </w:r>
    </w:p>
    <w:p w14:paraId="4C59F956" w14:textId="00F39E4B" w:rsidR="00B17688" w:rsidRDefault="00B17688">
      <w:pPr>
        <w:pStyle w:val="ListParagraph"/>
        <w:numPr>
          <w:ilvl w:val="0"/>
          <w:numId w:val="34"/>
        </w:numPr>
        <w:rPr>
          <w:rFonts w:asciiTheme="minorHAnsi" w:hAnsiTheme="minorHAnsi" w:cstheme="minorHAnsi"/>
        </w:rPr>
      </w:pPr>
      <w:proofErr w:type="gramStart"/>
      <w:r>
        <w:rPr>
          <w:rFonts w:asciiTheme="minorHAnsi" w:hAnsiTheme="minorHAnsi" w:cstheme="minorHAnsi"/>
        </w:rPr>
        <w:t>ietf</w:t>
      </w:r>
      <w:proofErr w:type="gramEnd"/>
      <w:r>
        <w:rPr>
          <w:rFonts w:asciiTheme="minorHAnsi" w:hAnsiTheme="minorHAnsi" w:cstheme="minorHAnsi"/>
        </w:rPr>
        <w:t xml:space="preserve">-yang-types.yang found at </w:t>
      </w:r>
      <w:hyperlink r:id="rId56" w:history="1">
        <w:r w:rsidRPr="00C128FA">
          <w:rPr>
            <w:rStyle w:val="Hyperlink"/>
            <w:rFonts w:asciiTheme="minorHAnsi" w:hAnsiTheme="minorHAnsi" w:cstheme="minorHAnsi"/>
          </w:rPr>
          <w:t>http://www.yang-central.org/modules/yang/ietf-yang-types.yang</w:t>
        </w:r>
      </w:hyperlink>
    </w:p>
    <w:p w14:paraId="5AA3032B" w14:textId="77D45248" w:rsidR="00B17688" w:rsidRDefault="00B17688">
      <w:pPr>
        <w:pStyle w:val="ListParagraph"/>
        <w:numPr>
          <w:ilvl w:val="0"/>
          <w:numId w:val="34"/>
        </w:numPr>
        <w:rPr>
          <w:rFonts w:asciiTheme="minorHAnsi" w:hAnsiTheme="minorHAnsi" w:cstheme="minorHAnsi"/>
        </w:rPr>
      </w:pPr>
      <w:proofErr w:type="gramStart"/>
      <w:r>
        <w:rPr>
          <w:rFonts w:asciiTheme="minorHAnsi" w:hAnsiTheme="minorHAnsi" w:cstheme="minorHAnsi"/>
        </w:rPr>
        <w:t>ietf</w:t>
      </w:r>
      <w:proofErr w:type="gramEnd"/>
      <w:r>
        <w:rPr>
          <w:rFonts w:asciiTheme="minorHAnsi" w:hAnsiTheme="minorHAnsi" w:cstheme="minorHAnsi"/>
        </w:rPr>
        <w:t xml:space="preserve">-inet-types.yang found at </w:t>
      </w:r>
      <w:hyperlink r:id="rId57" w:history="1">
        <w:r w:rsidRPr="00E642A3">
          <w:rPr>
            <w:rStyle w:val="Hyperlink"/>
            <w:rFonts w:asciiTheme="minorHAnsi" w:hAnsiTheme="minorHAnsi" w:cstheme="minorHAnsi"/>
          </w:rPr>
          <w:t>http://www.yang-central.org/modules/yang/ietf-inet-types.yang</w:t>
        </w:r>
      </w:hyperlink>
    </w:p>
    <w:p w14:paraId="166AE2A1" w14:textId="77777777" w:rsidR="00B17688" w:rsidRPr="007B1FA6" w:rsidRDefault="00B17688" w:rsidP="00C128FA"/>
    <w:p w14:paraId="5F60A904" w14:textId="6AAA1840" w:rsidR="001D24FC" w:rsidRDefault="001D24FC" w:rsidP="00D14D27">
      <w:pPr>
        <w:pStyle w:val="Heading2"/>
      </w:pPr>
      <w:bookmarkStart w:id="6768" w:name="_Toc248248269"/>
      <w:r>
        <w:t xml:space="preserve">How </w:t>
      </w:r>
      <w:r w:rsidR="007B1FA6">
        <w:t xml:space="preserve">the </w:t>
      </w:r>
      <w:r>
        <w:t xml:space="preserve">Data Model is </w:t>
      </w:r>
      <w:proofErr w:type="gramStart"/>
      <w:r>
        <w:t>Bound</w:t>
      </w:r>
      <w:proofErr w:type="gramEnd"/>
      <w:r>
        <w:t xml:space="preserve"> to </w:t>
      </w:r>
      <w:r w:rsidR="007B1FA6">
        <w:t>NETCONF</w:t>
      </w:r>
      <w:bookmarkEnd w:id="6768"/>
    </w:p>
    <w:p w14:paraId="1A40D67F" w14:textId="0732F021" w:rsidR="001D24FC" w:rsidRDefault="00E8573D" w:rsidP="001D24FC">
      <w:pPr>
        <w:rPr>
          <w:lang w:bidi="en-US"/>
        </w:rPr>
      </w:pPr>
      <w:r>
        <w:rPr>
          <w:lang w:bidi="en-US"/>
        </w:rPr>
        <w:t xml:space="preserve">NETCONF </w:t>
      </w:r>
      <w:r w:rsidR="001D24FC">
        <w:rPr>
          <w:lang w:bidi="en-US"/>
        </w:rPr>
        <w:t xml:space="preserve">uses the XML encoding format for requests and responses. More specifically, it uses RPC-based communication model.  It uses the </w:t>
      </w:r>
      <w:r w:rsidR="001D24FC" w:rsidRPr="00E53A91">
        <w:rPr>
          <w:rStyle w:val="codeChar"/>
        </w:rPr>
        <w:t>&lt;rpc&gt;</w:t>
      </w:r>
      <w:r w:rsidR="001D24FC">
        <w:rPr>
          <w:lang w:bidi="en-US"/>
        </w:rPr>
        <w:t xml:space="preserve"> and </w:t>
      </w:r>
      <w:r w:rsidR="001D24FC" w:rsidRPr="00E53A91">
        <w:rPr>
          <w:rStyle w:val="codeChar"/>
        </w:rPr>
        <w:t>&lt;rpc-reply&gt;</w:t>
      </w:r>
      <w:r w:rsidR="001D24FC">
        <w:rPr>
          <w:lang w:bidi="en-US"/>
        </w:rPr>
        <w:t xml:space="preserve"> elements as frames of </w:t>
      </w:r>
      <w:r>
        <w:rPr>
          <w:lang w:bidi="en-US"/>
        </w:rPr>
        <w:t xml:space="preserve">NETCONF </w:t>
      </w:r>
      <w:r w:rsidR="001D24FC">
        <w:rPr>
          <w:lang w:bidi="en-US"/>
        </w:rPr>
        <w:t xml:space="preserve">requests and responses.  The content elements inside of </w:t>
      </w:r>
      <w:r w:rsidR="001D24FC" w:rsidRPr="00E53A91">
        <w:rPr>
          <w:rStyle w:val="codeChar"/>
        </w:rPr>
        <w:t>&lt;rpc&gt;</w:t>
      </w:r>
      <w:r w:rsidR="001D24FC">
        <w:rPr>
          <w:lang w:bidi="en-US"/>
        </w:rPr>
        <w:t xml:space="preserve"> element must conform to the OpenFlow Configuraton XML schemas defined in this specification. </w:t>
      </w:r>
    </w:p>
    <w:p w14:paraId="44718A06" w14:textId="4832CAD3" w:rsidR="001D24FC" w:rsidRDefault="001D24FC" w:rsidP="001D24FC">
      <w:pPr>
        <w:rPr>
          <w:lang w:bidi="en-US"/>
        </w:rPr>
      </w:pPr>
      <w:r>
        <w:rPr>
          <w:lang w:bidi="en-US"/>
        </w:rPr>
        <w:t xml:space="preserve">All </w:t>
      </w:r>
      <w:r w:rsidR="00E8573D">
        <w:rPr>
          <w:lang w:bidi="en-US"/>
        </w:rPr>
        <w:t xml:space="preserve">NETCONF </w:t>
      </w:r>
      <w:r>
        <w:rPr>
          <w:lang w:bidi="en-US"/>
        </w:rPr>
        <w:t>base protocol operations can be used to retrieve, configure, copy and delete OpenFlow Configuration data stores. These operations are defined in RFC6241. The commonly used operations are:</w:t>
      </w:r>
    </w:p>
    <w:p w14:paraId="52C8D162" w14:textId="77777777" w:rsidR="001D24FC" w:rsidRDefault="001D24FC" w:rsidP="002C0E22">
      <w:pPr>
        <w:numPr>
          <w:ilvl w:val="0"/>
          <w:numId w:val="14"/>
        </w:numPr>
        <w:rPr>
          <w:lang w:bidi="en-US"/>
        </w:rPr>
      </w:pPr>
      <w:proofErr w:type="gramStart"/>
      <w:r>
        <w:rPr>
          <w:lang w:bidi="en-US"/>
        </w:rPr>
        <w:t>edit</w:t>
      </w:r>
      <w:proofErr w:type="gramEnd"/>
      <w:r>
        <w:rPr>
          <w:lang w:bidi="en-US"/>
        </w:rPr>
        <w:t>-config</w:t>
      </w:r>
    </w:p>
    <w:p w14:paraId="7D158832" w14:textId="77777777" w:rsidR="001D24FC" w:rsidRDefault="001D24FC" w:rsidP="002C0E22">
      <w:pPr>
        <w:numPr>
          <w:ilvl w:val="0"/>
          <w:numId w:val="14"/>
        </w:numPr>
      </w:pPr>
      <w:proofErr w:type="gramStart"/>
      <w:r>
        <w:rPr>
          <w:lang w:bidi="en-US"/>
        </w:rPr>
        <w:t>get</w:t>
      </w:r>
      <w:proofErr w:type="gramEnd"/>
      <w:r>
        <w:rPr>
          <w:lang w:bidi="en-US"/>
        </w:rPr>
        <w:t>-config</w:t>
      </w:r>
    </w:p>
    <w:p w14:paraId="3E16E013" w14:textId="77777777" w:rsidR="001D24FC" w:rsidRDefault="001D24FC" w:rsidP="002C0E22">
      <w:pPr>
        <w:numPr>
          <w:ilvl w:val="0"/>
          <w:numId w:val="14"/>
        </w:numPr>
      </w:pPr>
      <w:proofErr w:type="gramStart"/>
      <w:r>
        <w:t>copy</w:t>
      </w:r>
      <w:proofErr w:type="gramEnd"/>
      <w:r>
        <w:t>-config</w:t>
      </w:r>
    </w:p>
    <w:p w14:paraId="0B190803" w14:textId="13FA3615" w:rsidR="00264303" w:rsidRDefault="00E53A91" w:rsidP="00264303">
      <w:pPr>
        <w:numPr>
          <w:ilvl w:val="0"/>
          <w:numId w:val="14"/>
        </w:numPr>
      </w:pPr>
      <w:proofErr w:type="gramStart"/>
      <w:r>
        <w:t>delete</w:t>
      </w:r>
      <w:proofErr w:type="gramEnd"/>
      <w:r>
        <w:t>-config</w:t>
      </w:r>
    </w:p>
    <w:p w14:paraId="04ECF3BD" w14:textId="77777777" w:rsidR="001D24FC" w:rsidRDefault="001D24FC" w:rsidP="00D14D27">
      <w:pPr>
        <w:pStyle w:val="Heading3"/>
      </w:pPr>
      <w:bookmarkStart w:id="6769" w:name="_Toc248248270"/>
      <w:proofErr w:type="gramStart"/>
      <w:r>
        <w:t>edit</w:t>
      </w:r>
      <w:proofErr w:type="gramEnd"/>
      <w:r>
        <w:t>-config</w:t>
      </w:r>
      <w:bookmarkEnd w:id="6769"/>
    </w:p>
    <w:p w14:paraId="114F444C" w14:textId="5F9BDA44" w:rsidR="001D24FC" w:rsidRDefault="001D24FC" w:rsidP="001D24FC">
      <w:pPr>
        <w:jc w:val="both"/>
      </w:pPr>
      <w:r w:rsidRPr="00AC7DB0">
        <w:t xml:space="preserve">The </w:t>
      </w:r>
      <w:r w:rsidRPr="00E53A91">
        <w:rPr>
          <w:rStyle w:val="codeChar"/>
        </w:rPr>
        <w:t>&lt;edit-config&gt;</w:t>
      </w:r>
      <w:r w:rsidRPr="00AC7DB0">
        <w:t xml:space="preserve"> operation loads all or part of a specified</w:t>
      </w:r>
      <w:r w:rsidR="005A3974">
        <w:t xml:space="preserve"> </w:t>
      </w:r>
      <w:r w:rsidRPr="00AC7DB0">
        <w:t>configuration to the specified target configuration. If the target configuration does not exist, it will be created.</w:t>
      </w:r>
      <w:r>
        <w:t xml:space="preserve">  The “operation” attribute of elements in the </w:t>
      </w:r>
      <w:r w:rsidRPr="00E53A91">
        <w:rPr>
          <w:rStyle w:val="codeChar"/>
        </w:rPr>
        <w:t>&lt;config&gt;</w:t>
      </w:r>
      <w:r>
        <w:t xml:space="preserve"> subtree specifies the type of operations to be performed on the element. </w:t>
      </w:r>
      <w:r w:rsidR="00E8573D">
        <w:t xml:space="preserve">NETCONF </w:t>
      </w:r>
      <w:r>
        <w:t>supports “create”, “replace”, “merge” and “delete”.  The definition of these operations can be found RFC6241.</w:t>
      </w:r>
    </w:p>
    <w:p w14:paraId="00F97E14" w14:textId="77777777" w:rsidR="00264303" w:rsidRDefault="00264303" w:rsidP="001D24FC">
      <w:pPr>
        <w:jc w:val="both"/>
      </w:pPr>
    </w:p>
    <w:p w14:paraId="28FBD8A6" w14:textId="77777777" w:rsidR="00E53A91" w:rsidRPr="00253DCB" w:rsidRDefault="00011096" w:rsidP="00D14D27">
      <w:pPr>
        <w:pStyle w:val="Heading4"/>
      </w:pPr>
      <w:r>
        <w:lastRenderedPageBreak/>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edit-config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r>
              <w:t>&lt;</w:t>
            </w:r>
            <w:proofErr w:type="gramStart"/>
            <w:r>
              <w:t>?xml</w:t>
            </w:r>
            <w:r w:rsidRPr="00011096">
              <w:t>version</w:t>
            </w:r>
            <w:proofErr w:type="gramEnd"/>
            <w:r>
              <w:t>="1.0" encoding="UTF-8"?&gt;</w:t>
            </w:r>
          </w:p>
          <w:p w14:paraId="19D817BC" w14:textId="77777777" w:rsidR="001D24FC" w:rsidRDefault="001D24FC" w:rsidP="00011096">
            <w:pPr>
              <w:pStyle w:val="XML1"/>
            </w:pPr>
            <w:r>
              <w:t>&lt;</w:t>
            </w:r>
            <w:proofErr w:type="gramStart"/>
            <w:r>
              <w:t>rpc</w:t>
            </w:r>
            <w:proofErr w:type="gramEnd"/>
            <w:r>
              <w:t xml:space="preserve"> message-id="1"</w:t>
            </w:r>
          </w:p>
          <w:p w14:paraId="12133B73" w14:textId="77777777" w:rsidR="001D24FC" w:rsidRDefault="001D24FC" w:rsidP="00011096">
            <w:pPr>
              <w:pStyle w:val="XML1"/>
            </w:pPr>
            <w:r>
              <w:t xml:space="preserve"> </w:t>
            </w:r>
            <w:proofErr w:type="gramStart"/>
            <w:r>
              <w:t>xmlns</w:t>
            </w:r>
            <w:proofErr w:type="gramEnd"/>
            <w:r>
              <w:t>="urn:ietf:params:xml:ns:netconf:base:1.0"&gt;</w:t>
            </w:r>
          </w:p>
          <w:p w14:paraId="06DC6E71" w14:textId="77777777" w:rsidR="001D24FC" w:rsidRDefault="001D24FC" w:rsidP="00011096">
            <w:pPr>
              <w:pStyle w:val="XML2"/>
            </w:pPr>
            <w:r>
              <w:t>&lt;</w:t>
            </w:r>
            <w:proofErr w:type="gramStart"/>
            <w:r>
              <w:t>edit</w:t>
            </w:r>
            <w:proofErr w:type="gramEnd"/>
            <w:r>
              <w:t>-config xmlns="urn:ietf:params:xml:ns:netconf:base:1.0"&gt;</w:t>
            </w:r>
          </w:p>
          <w:p w14:paraId="5185995A" w14:textId="77777777" w:rsidR="001D24FC" w:rsidRDefault="001D24FC" w:rsidP="00011096">
            <w:pPr>
              <w:pStyle w:val="XML3"/>
            </w:pPr>
            <w:r>
              <w:t>&lt;</w:t>
            </w:r>
            <w:proofErr w:type="gramStart"/>
            <w:r w:rsidRPr="00E53A91">
              <w:t>target</w:t>
            </w:r>
            <w:proofErr w:type="gramEnd"/>
            <w:r>
              <w:t>&gt;</w:t>
            </w:r>
          </w:p>
          <w:p w14:paraId="0D58E34C" w14:textId="77777777" w:rsidR="001D24FC" w:rsidRDefault="001D24FC" w:rsidP="00011096">
            <w:pPr>
              <w:pStyle w:val="XML4"/>
            </w:pPr>
            <w:r>
              <w:t>&lt;</w:t>
            </w:r>
            <w:proofErr w:type="gramStart"/>
            <w:r>
              <w:t>candidate</w:t>
            </w:r>
            <w:proofErr w:type="gramEnd"/>
            <w:r>
              <w:t>/&gt;</w:t>
            </w:r>
          </w:p>
          <w:p w14:paraId="261486AB" w14:textId="77777777" w:rsidR="001D24FC" w:rsidRDefault="001D24FC" w:rsidP="00011096">
            <w:pPr>
              <w:pStyle w:val="XML3"/>
            </w:pPr>
            <w:r>
              <w:t>&lt;/target&gt;</w:t>
            </w:r>
          </w:p>
          <w:p w14:paraId="7C7F2077" w14:textId="77777777" w:rsidR="001D24FC" w:rsidRDefault="001D24FC" w:rsidP="00011096">
            <w:pPr>
              <w:pStyle w:val="XML3"/>
            </w:pPr>
            <w:r>
              <w:t>&lt;</w:t>
            </w:r>
            <w:proofErr w:type="gramStart"/>
            <w:r>
              <w:t>default</w:t>
            </w:r>
            <w:proofErr w:type="gramEnd"/>
            <w:r>
              <w:t>-operation&gt;merge&lt;/default-operation&gt;</w:t>
            </w:r>
          </w:p>
          <w:p w14:paraId="340D66F9" w14:textId="77777777" w:rsidR="001D24FC" w:rsidRDefault="001D24FC" w:rsidP="00011096">
            <w:pPr>
              <w:pStyle w:val="XML3"/>
            </w:pPr>
            <w:r>
              <w:t>&lt;</w:t>
            </w:r>
            <w:proofErr w:type="gramStart"/>
            <w:r>
              <w:t>test</w:t>
            </w:r>
            <w:proofErr w:type="gramEnd"/>
            <w:r>
              <w:t>-option&gt;set&lt;/test-option&gt;</w:t>
            </w:r>
          </w:p>
          <w:p w14:paraId="01342E1C" w14:textId="77777777" w:rsidR="001D24FC" w:rsidRDefault="001D24FC" w:rsidP="00011096">
            <w:pPr>
              <w:pStyle w:val="XML3"/>
            </w:pPr>
            <w:r>
              <w:t>&lt;</w:t>
            </w:r>
            <w:proofErr w:type="gramStart"/>
            <w:r>
              <w:t>config</w:t>
            </w:r>
            <w:proofErr w:type="gramEnd"/>
            <w:r>
              <w:t>&gt;</w:t>
            </w:r>
          </w:p>
          <w:p w14:paraId="49D99EDF" w14:textId="77777777" w:rsidR="001D24FC" w:rsidRDefault="001D24FC" w:rsidP="00011096">
            <w:pPr>
              <w:pStyle w:val="XML4"/>
            </w:pPr>
            <w:r>
              <w:t>&lt;</w:t>
            </w:r>
            <w:proofErr w:type="gramStart"/>
            <w:r>
              <w:t>capable</w:t>
            </w:r>
            <w:proofErr w:type="gramEnd"/>
            <w:r>
              <w:t xml:space="preserve">-switch </w:t>
            </w:r>
          </w:p>
          <w:p w14:paraId="3CB09B6B" w14:textId="77777777" w:rsidR="001D24FC" w:rsidRDefault="001D24FC" w:rsidP="00011096">
            <w:pPr>
              <w:pStyle w:val="XML5"/>
            </w:pPr>
            <w:proofErr w:type="gramStart"/>
            <w:r>
              <w:t>xmlns:nc</w:t>
            </w:r>
            <w:proofErr w:type="gramEnd"/>
            <w:r>
              <w:t>="urn:ietf:params:xml:ns:netconf:base:1.0"</w:t>
            </w:r>
          </w:p>
          <w:p w14:paraId="5E4724F9" w14:textId="77777777" w:rsidR="001D24FC" w:rsidRDefault="001D24FC" w:rsidP="00011096">
            <w:pPr>
              <w:pStyle w:val="XML5"/>
            </w:pPr>
            <w:proofErr w:type="gramStart"/>
            <w:r>
              <w:t>nc:operation</w:t>
            </w:r>
            <w:proofErr w:type="gramEnd"/>
            <w:r>
              <w:t>="create"</w:t>
            </w:r>
          </w:p>
          <w:p w14:paraId="6A623AC6" w14:textId="77777777" w:rsidR="001D24FC" w:rsidRDefault="001D24FC" w:rsidP="00011096">
            <w:pPr>
              <w:pStyle w:val="XML5"/>
            </w:pPr>
            <w:proofErr w:type="gramStart"/>
            <w:r>
              <w:t>xmlns</w:t>
            </w:r>
            <w:proofErr w:type="gramEnd"/>
            <w:r>
              <w:t>="urn:onf:of12:config:yang"&gt;</w:t>
            </w:r>
          </w:p>
          <w:p w14:paraId="5575A15C" w14:textId="77777777" w:rsidR="001D24FC" w:rsidRDefault="001D24FC" w:rsidP="00011096">
            <w:pPr>
              <w:pStyle w:val="XML5"/>
            </w:pPr>
            <w:r>
              <w:t>&lt;</w:t>
            </w:r>
            <w:proofErr w:type="gramStart"/>
            <w:r>
              <w:t>id</w:t>
            </w:r>
            <w:proofErr w:type="gramEnd"/>
            <w:r>
              <w:t>&gt;capable-switch-0&lt;/id&gt;</w:t>
            </w:r>
          </w:p>
          <w:p w14:paraId="1CBC21B0" w14:textId="77777777" w:rsidR="001D24FC" w:rsidRDefault="001D24FC" w:rsidP="00011096">
            <w:pPr>
              <w:pStyle w:val="XML5"/>
            </w:pPr>
            <w:r>
              <w:t>&lt;</w:t>
            </w:r>
            <w:proofErr w:type="gramStart"/>
            <w:r>
              <w:t>logical</w:t>
            </w:r>
            <w:proofErr w:type="gramEnd"/>
            <w:r>
              <w:t>-switches&gt;</w:t>
            </w:r>
          </w:p>
          <w:p w14:paraId="7865198D" w14:textId="77777777" w:rsidR="001D24FC" w:rsidRDefault="001D24FC" w:rsidP="00011096">
            <w:pPr>
              <w:pStyle w:val="XML6"/>
            </w:pPr>
            <w:r>
              <w:t>&lt;</w:t>
            </w:r>
            <w:proofErr w:type="gramStart"/>
            <w:r>
              <w:t>switch</w:t>
            </w:r>
            <w:proofErr w:type="gramEnd"/>
            <w:r>
              <w:t>&gt;</w:t>
            </w:r>
          </w:p>
          <w:p w14:paraId="59923467" w14:textId="77777777" w:rsidR="001D24FC" w:rsidRDefault="001D24FC" w:rsidP="00011096">
            <w:pPr>
              <w:pStyle w:val="XML7"/>
            </w:pPr>
            <w:r>
              <w:t>&lt;</w:t>
            </w:r>
            <w:proofErr w:type="gramStart"/>
            <w:r>
              <w:t>id</w:t>
            </w:r>
            <w:proofErr w:type="gramEnd"/>
            <w:r>
              <w:t>&gt;logic-switch-1&lt;/id&gt;</w:t>
            </w:r>
          </w:p>
          <w:p w14:paraId="58F128C3" w14:textId="77777777" w:rsidR="001D24FC" w:rsidRDefault="001D24FC" w:rsidP="00011096">
            <w:pPr>
              <w:pStyle w:val="XML7"/>
            </w:pPr>
            <w:r>
              <w:t>&lt;</w:t>
            </w:r>
            <w:proofErr w:type="gramStart"/>
            <w:r>
              <w:t>datapath</w:t>
            </w:r>
            <w:proofErr w:type="gramEnd"/>
            <w:r>
              <w:t>-id&gt;11:11:11:11:11:11:11:11&lt;/datapath-id&gt;</w:t>
            </w:r>
          </w:p>
          <w:p w14:paraId="36B59669" w14:textId="77777777" w:rsidR="001D24FC" w:rsidRDefault="001D24FC" w:rsidP="00011096">
            <w:pPr>
              <w:pStyle w:val="XML7"/>
            </w:pPr>
            <w:r>
              <w:t>&lt;</w:t>
            </w:r>
            <w:proofErr w:type="gramStart"/>
            <w:r>
              <w:t>enabled</w:t>
            </w:r>
            <w:proofErr w:type="gramEnd"/>
            <w:r>
              <w:t>&gt;true&lt;/enabled&gt;</w:t>
            </w:r>
          </w:p>
          <w:p w14:paraId="6F57FE40" w14:textId="77777777" w:rsidR="001D24FC" w:rsidRDefault="001D24FC" w:rsidP="00011096">
            <w:pPr>
              <w:pStyle w:val="XML7"/>
            </w:pPr>
            <w:r>
              <w:t>&lt;</w:t>
            </w:r>
            <w:proofErr w:type="gramStart"/>
            <w:r>
              <w:t>controllers</w:t>
            </w:r>
            <w:proofErr w:type="gramEnd"/>
            <w:r>
              <w:t>&gt;</w:t>
            </w:r>
          </w:p>
          <w:p w14:paraId="1DC1E1BA" w14:textId="77777777" w:rsidR="001D24FC" w:rsidRDefault="001D24FC" w:rsidP="00011096">
            <w:pPr>
              <w:pStyle w:val="XML8"/>
            </w:pPr>
            <w:r>
              <w:t>&lt;</w:t>
            </w:r>
            <w:proofErr w:type="gramStart"/>
            <w:r>
              <w:t>controller</w:t>
            </w:r>
            <w:proofErr w:type="gramEnd"/>
            <w:r>
              <w:t>&gt;</w:t>
            </w:r>
          </w:p>
          <w:p w14:paraId="31FD5571" w14:textId="77777777" w:rsidR="001D24FC" w:rsidRDefault="001D24FC" w:rsidP="00011096">
            <w:pPr>
              <w:pStyle w:val="XML9"/>
            </w:pPr>
            <w:r>
              <w:t>&lt;</w:t>
            </w:r>
            <w:proofErr w:type="gramStart"/>
            <w:r>
              <w:t>id</w:t>
            </w:r>
            <w:proofErr w:type="gramEnd"/>
            <w:r>
              <w:t>&gt;controller-0&lt;/id&gt;</w:t>
            </w:r>
          </w:p>
          <w:p w14:paraId="5EC3A4B8" w14:textId="77777777" w:rsidR="001D24FC" w:rsidRDefault="001D24FC" w:rsidP="00011096">
            <w:pPr>
              <w:pStyle w:val="XML9"/>
            </w:pPr>
            <w:r>
              <w:t>&lt;</w:t>
            </w:r>
            <w:proofErr w:type="gramStart"/>
            <w:r>
              <w:t>role</w:t>
            </w:r>
            <w:proofErr w:type="gramEnd"/>
            <w:r>
              <w:t>&gt;master&lt;/role&gt;</w:t>
            </w:r>
          </w:p>
          <w:p w14:paraId="12930A6D" w14:textId="77777777" w:rsidR="001D24FC" w:rsidRDefault="001D24FC" w:rsidP="00011096">
            <w:pPr>
              <w:pStyle w:val="XML9"/>
            </w:pPr>
            <w:r>
              <w:t>&lt;</w:t>
            </w:r>
            <w:proofErr w:type="gramStart"/>
            <w:r>
              <w:t>ip</w:t>
            </w:r>
            <w:proofErr w:type="gramEnd"/>
            <w:r>
              <w:t>-address&gt;192.168.2.1&lt;/ip-address&gt;</w:t>
            </w:r>
          </w:p>
          <w:p w14:paraId="2E03BA6F" w14:textId="77777777" w:rsidR="001D24FC" w:rsidRDefault="001D24FC" w:rsidP="00011096">
            <w:pPr>
              <w:pStyle w:val="XML9"/>
            </w:pPr>
            <w:r>
              <w:t>&lt;</w:t>
            </w:r>
            <w:proofErr w:type="gramStart"/>
            <w:r>
              <w:t>port</w:t>
            </w:r>
            <w:proofErr w:type="gramEnd"/>
            <w:r>
              <w:t>&gt;6633&lt;/port&gt;</w:t>
            </w:r>
          </w:p>
          <w:p w14:paraId="60140F10" w14:textId="77777777" w:rsidR="001D24FC" w:rsidRDefault="001D24FC" w:rsidP="00011096">
            <w:pPr>
              <w:pStyle w:val="XML9"/>
            </w:pPr>
            <w:r>
              <w:t>&lt;</w:t>
            </w:r>
            <w:proofErr w:type="gramStart"/>
            <w:r>
              <w:t>protocol</w:t>
            </w:r>
            <w:proofErr w:type="gramEnd"/>
            <w:r>
              <w:t>&gt;tcp&lt;/protocol&gt;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&lt;/config&gt;</w:t>
            </w:r>
          </w:p>
          <w:p w14:paraId="46513F4C" w14:textId="77777777" w:rsidR="001D24FC" w:rsidRDefault="001D24FC" w:rsidP="00011096">
            <w:pPr>
              <w:pStyle w:val="XML2"/>
            </w:pPr>
            <w:r>
              <w:t>&lt;/edit-config&gt;</w:t>
            </w:r>
          </w:p>
          <w:p w14:paraId="35F62565" w14:textId="77777777" w:rsidR="001D24FC" w:rsidRDefault="001D24FC" w:rsidP="00011096">
            <w:pPr>
              <w:pStyle w:val="XML1"/>
            </w:pPr>
            <w:r>
              <w:t>&lt;/rpc&gt;</w:t>
            </w:r>
          </w:p>
          <w:p w14:paraId="3F0564EA" w14:textId="77777777" w:rsidR="001D24FC" w:rsidRDefault="001D24FC" w:rsidP="00011096">
            <w:pPr>
              <w:pStyle w:val="XML3"/>
            </w:pPr>
          </w:p>
          <w:p w14:paraId="4CFD3AF3" w14:textId="77777777" w:rsidR="001D24FC" w:rsidRDefault="001D24FC" w:rsidP="00011096">
            <w:pPr>
              <w:pStyle w:val="XML1"/>
            </w:pPr>
            <w:r>
              <w:t>&lt;</w:t>
            </w:r>
            <w:proofErr w:type="gramStart"/>
            <w:r>
              <w:t>rpc</w:t>
            </w:r>
            <w:proofErr w:type="gramEnd"/>
            <w:r>
              <w:t>-reply message-id="1"</w:t>
            </w:r>
          </w:p>
          <w:p w14:paraId="29CB633B" w14:textId="77777777" w:rsidR="001D24FC" w:rsidRDefault="001D24FC" w:rsidP="00011096">
            <w:pPr>
              <w:pStyle w:val="XML2"/>
            </w:pPr>
            <w:proofErr w:type="gramStart"/>
            <w:r>
              <w:t>xmlns</w:t>
            </w:r>
            <w:proofErr w:type="gramEnd"/>
            <w:r>
              <w:t>="urn:ietf:params:xml:ns:netconf:base:1.0"&gt;</w:t>
            </w:r>
          </w:p>
          <w:p w14:paraId="7AAA97EF" w14:textId="77777777" w:rsidR="001D24FC" w:rsidRDefault="001D24FC" w:rsidP="00011096">
            <w:pPr>
              <w:pStyle w:val="XML2"/>
            </w:pPr>
            <w:r>
              <w:t>&lt;</w:t>
            </w:r>
            <w:proofErr w:type="gramStart"/>
            <w:r>
              <w:t>ok</w:t>
            </w:r>
            <w:proofErr w:type="gramEnd"/>
            <w:r>
              <w:t>/&gt;</w:t>
            </w:r>
          </w:p>
          <w:p w14:paraId="7D93B34B" w14:textId="77777777" w:rsidR="001D24FC" w:rsidRDefault="001D24FC" w:rsidP="0099136A">
            <w:pPr>
              <w:pStyle w:val="XML1"/>
            </w:pPr>
            <w:r>
              <w:t>&lt;/rpc-reply&gt;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r w:rsidRPr="00014DA1">
        <w:t>ip-address</w:t>
      </w:r>
      <w:r>
        <w:t xml:space="preserve"> Element of Controller</w:t>
      </w:r>
    </w:p>
    <w:p w14:paraId="14FA3B6E" w14:textId="77777777" w:rsidR="001D24FC" w:rsidRDefault="0099136A" w:rsidP="001D24FC">
      <w:r>
        <w:t xml:space="preserve">This XML example shows </w:t>
      </w:r>
      <w:r w:rsidR="001D24FC">
        <w:t xml:space="preserve">an edit-config operation to replace the </w:t>
      </w:r>
      <w:r w:rsidR="001D24FC" w:rsidRPr="00014DA1">
        <w:rPr>
          <w:rStyle w:val="codeChar"/>
        </w:rPr>
        <w:t>ip-address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r>
              <w:t>&lt;</w:t>
            </w:r>
            <w:proofErr w:type="gramStart"/>
            <w:r>
              <w:t>?xml</w:t>
            </w:r>
            <w:proofErr w:type="gramEnd"/>
            <w:r>
              <w:t xml:space="preserve"> version="1.0" encoding="UTF-8"?&gt;</w:t>
            </w:r>
          </w:p>
          <w:p w14:paraId="0742A323" w14:textId="77777777" w:rsidR="001D24FC" w:rsidRDefault="001D24FC" w:rsidP="00BB2B70">
            <w:pPr>
              <w:pStyle w:val="XML2"/>
            </w:pPr>
            <w:r>
              <w:t>&lt;</w:t>
            </w:r>
            <w:proofErr w:type="gramStart"/>
            <w:r>
              <w:t>rpc</w:t>
            </w:r>
            <w:proofErr w:type="gramEnd"/>
            <w:r>
              <w:t xml:space="preserve"> message-id="1"</w:t>
            </w:r>
          </w:p>
          <w:p w14:paraId="22791E1A" w14:textId="77777777" w:rsidR="001D24FC" w:rsidRDefault="001D24FC" w:rsidP="00BB2B70">
            <w:pPr>
              <w:pStyle w:val="XML3"/>
            </w:pPr>
            <w:proofErr w:type="gramStart"/>
            <w:r>
              <w:t>xmlns</w:t>
            </w:r>
            <w:proofErr w:type="gramEnd"/>
            <w:r>
              <w:t>="urn:ietf:params:xml:ns:netconf:base:1.0"&gt;</w:t>
            </w:r>
          </w:p>
          <w:p w14:paraId="1B84A19E" w14:textId="77777777" w:rsidR="001D24FC" w:rsidRDefault="001D24FC" w:rsidP="00BB2B70">
            <w:pPr>
              <w:pStyle w:val="XML3"/>
            </w:pPr>
            <w:r>
              <w:t>&lt;</w:t>
            </w:r>
            <w:proofErr w:type="gramStart"/>
            <w:r>
              <w:t>edit</w:t>
            </w:r>
            <w:proofErr w:type="gramEnd"/>
            <w:r>
              <w:t>-config xmlns="urn:ietf:params:xml:ns:netconf:base:1.0"&gt;</w:t>
            </w:r>
          </w:p>
          <w:p w14:paraId="4A38D987" w14:textId="77777777" w:rsidR="001D24FC" w:rsidRDefault="001D24FC" w:rsidP="00011096">
            <w:pPr>
              <w:pStyle w:val="XML3"/>
            </w:pPr>
            <w:r>
              <w:lastRenderedPageBreak/>
              <w:t>&lt;</w:t>
            </w:r>
            <w:proofErr w:type="gramStart"/>
            <w:r>
              <w:t>target</w:t>
            </w:r>
            <w:proofErr w:type="gramEnd"/>
            <w:r>
              <w:t>&gt;</w:t>
            </w:r>
          </w:p>
          <w:p w14:paraId="01FDF38D" w14:textId="77777777" w:rsidR="001D24FC" w:rsidRDefault="001D24FC" w:rsidP="00BB2B70">
            <w:pPr>
              <w:pStyle w:val="XML4"/>
            </w:pPr>
            <w:r>
              <w:t>&lt;</w:t>
            </w:r>
            <w:proofErr w:type="gramStart"/>
            <w:r>
              <w:t>candidate</w:t>
            </w:r>
            <w:proofErr w:type="gramEnd"/>
            <w:r>
              <w:t>/&gt;</w:t>
            </w:r>
          </w:p>
          <w:p w14:paraId="06752418" w14:textId="77777777" w:rsidR="001D24FC" w:rsidRDefault="001D24FC" w:rsidP="00011096">
            <w:pPr>
              <w:pStyle w:val="XML3"/>
            </w:pPr>
            <w:r>
              <w:t>&lt;/target&gt;</w:t>
            </w:r>
          </w:p>
          <w:p w14:paraId="56F66537" w14:textId="77777777" w:rsidR="001D24FC" w:rsidRDefault="001D24FC" w:rsidP="00011096">
            <w:pPr>
              <w:pStyle w:val="XML3"/>
            </w:pPr>
            <w:r>
              <w:t>&lt;</w:t>
            </w:r>
            <w:proofErr w:type="gramStart"/>
            <w:r>
              <w:t>default</w:t>
            </w:r>
            <w:proofErr w:type="gramEnd"/>
            <w:r>
              <w:t>-operation&gt;merge&lt;/default-operation&gt;</w:t>
            </w:r>
          </w:p>
          <w:p w14:paraId="4595DE2A" w14:textId="77777777" w:rsidR="001D24FC" w:rsidRDefault="001D24FC" w:rsidP="00011096">
            <w:pPr>
              <w:pStyle w:val="XML3"/>
            </w:pPr>
            <w:r>
              <w:t>&lt;</w:t>
            </w:r>
            <w:proofErr w:type="gramStart"/>
            <w:r>
              <w:t>config</w:t>
            </w:r>
            <w:proofErr w:type="gramEnd"/>
            <w:r>
              <w:t>&gt;</w:t>
            </w:r>
          </w:p>
          <w:p w14:paraId="2178D118" w14:textId="77777777" w:rsidR="001D24FC" w:rsidRDefault="001D24FC" w:rsidP="00BB2B70">
            <w:pPr>
              <w:pStyle w:val="XML4"/>
            </w:pPr>
            <w:r>
              <w:t>&lt;</w:t>
            </w:r>
            <w:proofErr w:type="gramStart"/>
            <w:r>
              <w:t>capable</w:t>
            </w:r>
            <w:proofErr w:type="gramEnd"/>
            <w:r>
              <w:t>-switch xmlns="urn:onf:of12:config:yang"&gt;</w:t>
            </w:r>
          </w:p>
          <w:p w14:paraId="32FA4569" w14:textId="77777777" w:rsidR="001D24FC" w:rsidRDefault="001D24FC" w:rsidP="00BB2B70">
            <w:pPr>
              <w:pStyle w:val="XML5"/>
            </w:pPr>
            <w:r>
              <w:t>&lt;</w:t>
            </w:r>
            <w:proofErr w:type="gramStart"/>
            <w:r>
              <w:t>logical</w:t>
            </w:r>
            <w:proofErr w:type="gramEnd"/>
            <w:r>
              <w:t>-switches&gt;</w:t>
            </w:r>
          </w:p>
          <w:p w14:paraId="46458FC1" w14:textId="77777777" w:rsidR="001D24FC" w:rsidRDefault="001D24FC" w:rsidP="00BB2B70">
            <w:pPr>
              <w:pStyle w:val="XML6"/>
            </w:pPr>
            <w:r>
              <w:t>&lt;</w:t>
            </w:r>
            <w:proofErr w:type="gramStart"/>
            <w:r>
              <w:t>switch</w:t>
            </w:r>
            <w:proofErr w:type="gramEnd"/>
            <w:r>
              <w:t>&gt;</w:t>
            </w:r>
          </w:p>
          <w:p w14:paraId="75A8CB4F" w14:textId="77777777" w:rsidR="001D24FC" w:rsidRDefault="001D24FC" w:rsidP="00BB2B70">
            <w:pPr>
              <w:pStyle w:val="XML7"/>
            </w:pPr>
            <w:r>
              <w:t>&lt;</w:t>
            </w:r>
            <w:proofErr w:type="gramStart"/>
            <w:r>
              <w:t>id</w:t>
            </w:r>
            <w:proofErr w:type="gramEnd"/>
            <w:r>
              <w:t>&gt;logic-switch-1&lt;/id&gt;</w:t>
            </w:r>
          </w:p>
          <w:p w14:paraId="678C7AA0" w14:textId="77777777" w:rsidR="001D24FC" w:rsidRDefault="001D24FC" w:rsidP="00BB2B70">
            <w:pPr>
              <w:pStyle w:val="XML7"/>
            </w:pPr>
            <w:r>
              <w:t>&lt;</w:t>
            </w:r>
            <w:proofErr w:type="gramStart"/>
            <w:r>
              <w:t>controllers</w:t>
            </w:r>
            <w:proofErr w:type="gramEnd"/>
            <w:r>
              <w:t>&gt;</w:t>
            </w:r>
          </w:p>
          <w:p w14:paraId="13493FBE" w14:textId="77777777" w:rsidR="001D24FC" w:rsidRDefault="001D24FC" w:rsidP="00BB2B70">
            <w:pPr>
              <w:pStyle w:val="XML8"/>
            </w:pPr>
            <w:r>
              <w:t>&lt;</w:t>
            </w:r>
            <w:proofErr w:type="gramStart"/>
            <w:r>
              <w:t>controller</w:t>
            </w:r>
            <w:proofErr w:type="gramEnd"/>
            <w:r>
              <w:t>&gt;</w:t>
            </w:r>
          </w:p>
          <w:p w14:paraId="7C1F19E9" w14:textId="77777777" w:rsidR="001D24FC" w:rsidRDefault="001D24FC" w:rsidP="00BB2B70">
            <w:pPr>
              <w:pStyle w:val="XML9"/>
            </w:pPr>
            <w:r>
              <w:t>&lt;</w:t>
            </w:r>
            <w:proofErr w:type="gramStart"/>
            <w:r>
              <w:t>id</w:t>
            </w:r>
            <w:proofErr w:type="gramEnd"/>
            <w:r>
              <w:t>&gt;controller-0&lt;/id&gt;</w:t>
            </w:r>
          </w:p>
          <w:p w14:paraId="50320132" w14:textId="77777777" w:rsidR="001D24FC" w:rsidRDefault="001D24FC" w:rsidP="00BB2B70">
            <w:pPr>
              <w:pStyle w:val="XML9"/>
            </w:pPr>
            <w:r>
              <w:t>&lt;</w:t>
            </w:r>
            <w:proofErr w:type="gramStart"/>
            <w:r>
              <w:t>ip</w:t>
            </w:r>
            <w:proofErr w:type="gramEnd"/>
            <w:r>
              <w:t>-address operation="replace"&gt;10.0.0.10&lt;/ip-address&gt;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&lt;/config&gt;</w:t>
            </w:r>
          </w:p>
          <w:p w14:paraId="4BAFE9EC" w14:textId="77777777" w:rsidR="001D24FC" w:rsidRDefault="001D24FC" w:rsidP="00FA445C">
            <w:pPr>
              <w:pStyle w:val="XML2"/>
            </w:pPr>
            <w:r>
              <w:t>&lt;/edit-config&gt;</w:t>
            </w:r>
          </w:p>
          <w:p w14:paraId="36ADE2F1" w14:textId="77777777" w:rsidR="001D24FC" w:rsidRDefault="001D24FC" w:rsidP="00FA445C">
            <w:pPr>
              <w:pStyle w:val="XML1"/>
            </w:pPr>
            <w:r>
              <w:t>&lt;/rpc&gt;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t>&lt;</w:t>
            </w:r>
            <w:proofErr w:type="gramStart"/>
            <w:r>
              <w:rPr>
                <w:color w:val="000000"/>
              </w:rPr>
              <w:t>rpc</w:t>
            </w:r>
            <w:proofErr w:type="gramEnd"/>
            <w:r>
              <w:rPr>
                <w:color w:val="000000"/>
              </w:rPr>
              <w:t>-reply message-id="1"</w:t>
            </w:r>
          </w:p>
          <w:p w14:paraId="056503B6" w14:textId="77777777" w:rsidR="001D24FC" w:rsidRDefault="001D24FC" w:rsidP="001D24FC">
            <w:pPr>
              <w:pStyle w:val="HTMLPreformatted"/>
              <w:rPr>
                <w:color w:val="000000"/>
              </w:rPr>
            </w:pPr>
            <w:r>
              <w:rPr>
                <w:color w:val="000000"/>
              </w:rPr>
              <w:t xml:space="preserve">  </w:t>
            </w:r>
            <w:proofErr w:type="gramStart"/>
            <w:r>
              <w:rPr>
                <w:color w:val="000000"/>
              </w:rPr>
              <w:t>xmlns</w:t>
            </w:r>
            <w:proofErr w:type="gramEnd"/>
            <w:r>
              <w:rPr>
                <w:color w:val="000000"/>
              </w:rPr>
              <w:t>="urn:ietf:params:xml:ns:netconf:base:1.0"&gt;</w:t>
            </w:r>
          </w:p>
          <w:p w14:paraId="0F4C0A14" w14:textId="77777777" w:rsidR="001D24FC" w:rsidRDefault="001D24FC" w:rsidP="001D24FC">
            <w:pPr>
              <w:pStyle w:val="HTMLPreformatted"/>
              <w:rPr>
                <w:color w:val="000000"/>
              </w:rPr>
            </w:pPr>
            <w:r>
              <w:rPr>
                <w:color w:val="000000"/>
              </w:rPr>
              <w:t>&lt;</w:t>
            </w:r>
            <w:proofErr w:type="gramStart"/>
            <w:r>
              <w:rPr>
                <w:color w:val="000000"/>
              </w:rPr>
              <w:t>ok</w:t>
            </w:r>
            <w:proofErr w:type="gramEnd"/>
            <w:r>
              <w:rPr>
                <w:color w:val="000000"/>
              </w:rPr>
              <w:t>/&gt;</w:t>
            </w:r>
          </w:p>
          <w:p w14:paraId="732B5424" w14:textId="77777777" w:rsidR="001D24FC" w:rsidRDefault="001D24FC" w:rsidP="001D24FC">
            <w:pPr>
              <w:pStyle w:val="HTMLPreformatted"/>
              <w:rPr>
                <w:color w:val="000000"/>
              </w:rPr>
            </w:pPr>
            <w:r>
              <w:rPr>
                <w:color w:val="000000"/>
              </w:rPr>
              <w:t>&lt;/rpc-reply&gt;</w:t>
            </w:r>
          </w:p>
          <w:p w14:paraId="1677916F" w14:textId="77777777" w:rsidR="001D24FC" w:rsidRPr="009F1B7D" w:rsidRDefault="001D24FC" w:rsidP="00936ABB">
            <w:pPr>
              <w:pStyle w:val="XML1"/>
            </w:pPr>
          </w:p>
        </w:tc>
      </w:tr>
    </w:tbl>
    <w:p w14:paraId="693F7A0E" w14:textId="791145D5" w:rsidR="001D24FC" w:rsidRDefault="001D24FC" w:rsidP="001D24FC">
      <w:r>
        <w:lastRenderedPageBreak/>
        <w:t>RPC request must contain the key leave(s)</w:t>
      </w:r>
      <w:proofErr w:type="gramStart"/>
      <w:r>
        <w:t>( id</w:t>
      </w:r>
      <w:proofErr w:type="gramEnd"/>
      <w:r>
        <w:t xml:space="preserve"> element in this case) to uniquely identify the element being operated in the </w:t>
      </w:r>
      <w:r w:rsidR="00E8573D">
        <w:t xml:space="preserve">NETCONF </w:t>
      </w:r>
      <w:r>
        <w:t>datastore scope.</w:t>
      </w:r>
    </w:p>
    <w:p w14:paraId="433A5C4D" w14:textId="77777777" w:rsidR="001D24FC" w:rsidRDefault="001D24FC" w:rsidP="00D14D27">
      <w:pPr>
        <w:pStyle w:val="Heading3"/>
      </w:pPr>
      <w:bookmarkStart w:id="6770" w:name="_Toc248248271"/>
      <w:proofErr w:type="gramStart"/>
      <w:r>
        <w:t>get</w:t>
      </w:r>
      <w:proofErr w:type="gramEnd"/>
      <w:r>
        <w:t>-config</w:t>
      </w:r>
      <w:bookmarkEnd w:id="6770"/>
    </w:p>
    <w:p w14:paraId="30F3E16C" w14:textId="5DDBAAF6" w:rsidR="001D24FC" w:rsidRDefault="001D24FC" w:rsidP="001D24FC">
      <w:pPr>
        <w:pStyle w:val="HTMLPreformatted"/>
        <w:jc w:val="both"/>
        <w:rPr>
          <w:rFonts w:asciiTheme="minorHAnsi" w:hAnsiTheme="minorHAnsi" w:cstheme="minorBidi"/>
          <w:sz w:val="22"/>
          <w:szCs w:val="22"/>
          <w:lang w:bidi="en-US"/>
        </w:rPr>
      </w:pPr>
      <w:r w:rsidRPr="001714F4">
        <w:rPr>
          <w:rFonts w:asciiTheme="minorHAnsi" w:hAnsiTheme="minorHAnsi" w:cstheme="minorBidi"/>
          <w:sz w:val="22"/>
          <w:szCs w:val="22"/>
          <w:lang w:bidi="en-US"/>
        </w:rPr>
        <w:t xml:space="preserve">This operation is </w:t>
      </w:r>
      <w:r w:rsidR="005A3974">
        <w:rPr>
          <w:rFonts w:asciiTheme="minorHAnsi" w:hAnsiTheme="minorHAnsi" w:cstheme="minorBidi"/>
          <w:sz w:val="22"/>
          <w:szCs w:val="22"/>
          <w:lang w:bidi="en-US"/>
        </w:rPr>
        <w:t xml:space="preserve">used </w:t>
      </w:r>
      <w:r w:rsidRPr="001714F4">
        <w:rPr>
          <w:rFonts w:asciiTheme="minorHAnsi" w:hAnsiTheme="minorHAnsi" w:cstheme="minorBidi"/>
          <w:sz w:val="22"/>
          <w:szCs w:val="22"/>
          <w:lang w:bidi="en-US"/>
        </w:rPr>
        <w:t>to retrieve all or part of a specified configuration. The filter element identifies the port</w:t>
      </w:r>
      <w:r>
        <w:rPr>
          <w:rFonts w:asciiTheme="minorHAnsi" w:hAnsiTheme="minorHAnsi" w:cstheme="minorBidi"/>
          <w:sz w:val="22"/>
          <w:szCs w:val="22"/>
          <w:lang w:bidi="en-US"/>
        </w:rPr>
        <w:t xml:space="preserve">ions of the OpenFlow </w:t>
      </w:r>
      <w:r w:rsidRPr="001714F4">
        <w:rPr>
          <w:rFonts w:asciiTheme="minorHAnsi" w:hAnsiTheme="minorHAnsi" w:cstheme="minorBidi"/>
          <w:sz w:val="22"/>
          <w:szCs w:val="22"/>
          <w:lang w:bidi="en-US"/>
        </w:rPr>
        <w:t>configuration to retrieve.  If this element is unspecified, the entire configuration is returned.</w:t>
      </w:r>
    </w:p>
    <w:p w14:paraId="2DF35225" w14:textId="77777777" w:rsidR="00264303" w:rsidRDefault="00264303" w:rsidP="001D24FC">
      <w:pPr>
        <w:pStyle w:val="HTMLPreformatted"/>
        <w:jc w:val="both"/>
        <w:rPr>
          <w:rFonts w:asciiTheme="minorHAnsi" w:hAnsiTheme="minorHAnsi" w:cstheme="minorBidi"/>
          <w:sz w:val="22"/>
          <w:szCs w:val="22"/>
          <w:lang w:bidi="en-US"/>
        </w:rPr>
      </w:pPr>
    </w:p>
    <w:p w14:paraId="6AA30E76" w14:textId="26B0E222" w:rsidR="00264303" w:rsidRPr="001714F4" w:rsidRDefault="00264303" w:rsidP="00C128FA">
      <w:r>
        <w:t xml:space="preserve">When issuing a NETCONF get request all elements in the requested sub-tree must be returned in the result. Those elements that can be modified by a NETCONF edit-config request or retrieved by a NETCONF get-config request are identified in the normative </w:t>
      </w:r>
      <w:proofErr w:type="gramStart"/>
      <w:r>
        <w:t xml:space="preserve">constraints </w:t>
      </w:r>
      <w:r w:rsidR="00B02EE2">
        <w:t>which</w:t>
      </w:r>
      <w:proofErr w:type="gramEnd"/>
      <w:r w:rsidR="00B02EE2">
        <w:t xml:space="preserve"> can be found in the description of each individual element</w:t>
      </w:r>
      <w:r>
        <w:t>.</w:t>
      </w:r>
    </w:p>
    <w:p w14:paraId="171BB1D8" w14:textId="77777777" w:rsidR="001D24FC" w:rsidRDefault="00275BB7" w:rsidP="00D14D27">
      <w:pPr>
        <w:pStyle w:val="Heading4"/>
      </w:pPr>
      <w:r>
        <w:t>XML Example: get-config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r>
              <w:t>&lt;</w:t>
            </w:r>
            <w:proofErr w:type="gramStart"/>
            <w:r>
              <w:t>?xml</w:t>
            </w:r>
            <w:proofErr w:type="gramEnd"/>
            <w:r>
              <w:t xml:space="preserve"> version="1.0" encoding="UTF-8"?&gt;</w:t>
            </w:r>
          </w:p>
          <w:p w14:paraId="54C86A50" w14:textId="77777777" w:rsidR="001D24FC" w:rsidRDefault="001D24FC" w:rsidP="00275BB7">
            <w:pPr>
              <w:pStyle w:val="XML1"/>
            </w:pPr>
            <w:r>
              <w:t>&lt;</w:t>
            </w:r>
            <w:proofErr w:type="gramStart"/>
            <w:r>
              <w:t>rpc</w:t>
            </w:r>
            <w:proofErr w:type="gramEnd"/>
            <w:r>
              <w:t xml:space="preserve"> message-id="1"</w:t>
            </w:r>
          </w:p>
          <w:p w14:paraId="27A35B3A" w14:textId="77777777" w:rsidR="001D24FC" w:rsidRDefault="001D24FC" w:rsidP="00275BB7">
            <w:pPr>
              <w:pStyle w:val="XML2"/>
            </w:pPr>
            <w:proofErr w:type="gramStart"/>
            <w:r>
              <w:t>xmlns</w:t>
            </w:r>
            <w:proofErr w:type="gramEnd"/>
            <w:r>
              <w:t>="urn:ietf:params:xml:ns:netconf:base:1.0"&gt;</w:t>
            </w:r>
          </w:p>
          <w:p w14:paraId="40EF8395" w14:textId="77777777" w:rsidR="001D24FC" w:rsidRDefault="001D24FC" w:rsidP="00275BB7">
            <w:pPr>
              <w:pStyle w:val="XML2"/>
            </w:pPr>
            <w:r>
              <w:t>&lt;</w:t>
            </w:r>
            <w:proofErr w:type="gramStart"/>
            <w:r>
              <w:t>get</w:t>
            </w:r>
            <w:proofErr w:type="gramEnd"/>
            <w:r>
              <w:t>-config xmlns="urn:ietf:params:xml:ns:netconf:base:1.0"&gt;</w:t>
            </w:r>
          </w:p>
          <w:p w14:paraId="3F97B7DB" w14:textId="77777777" w:rsidR="001D24FC" w:rsidRDefault="001D24FC" w:rsidP="00275BB7">
            <w:pPr>
              <w:pStyle w:val="XML3"/>
            </w:pPr>
            <w:r>
              <w:t>&lt;</w:t>
            </w:r>
            <w:proofErr w:type="gramStart"/>
            <w:r>
              <w:t>source</w:t>
            </w:r>
            <w:proofErr w:type="gramEnd"/>
            <w:r>
              <w:t>&gt;</w:t>
            </w:r>
          </w:p>
          <w:p w14:paraId="3A752666" w14:textId="77777777" w:rsidR="001D24FC" w:rsidRDefault="001D24FC" w:rsidP="00275BB7">
            <w:pPr>
              <w:pStyle w:val="XML4"/>
            </w:pPr>
            <w:r>
              <w:t>&lt;</w:t>
            </w:r>
            <w:proofErr w:type="gramStart"/>
            <w:r>
              <w:t>running</w:t>
            </w:r>
            <w:proofErr w:type="gramEnd"/>
            <w:r>
              <w:t>/&gt;</w:t>
            </w:r>
          </w:p>
          <w:p w14:paraId="3B4EE8BA" w14:textId="77777777" w:rsidR="001D24FC" w:rsidRDefault="001D24FC" w:rsidP="00275BB7">
            <w:pPr>
              <w:pStyle w:val="XML3"/>
            </w:pPr>
            <w:r>
              <w:t>&lt;/source&gt;</w:t>
            </w:r>
          </w:p>
          <w:p w14:paraId="5D4300F5" w14:textId="77777777" w:rsidR="001D24FC" w:rsidRDefault="001D24FC" w:rsidP="00275BB7">
            <w:pPr>
              <w:pStyle w:val="XML3"/>
            </w:pPr>
            <w:r>
              <w:t>&lt;</w:t>
            </w:r>
            <w:proofErr w:type="gramStart"/>
            <w:r>
              <w:t>filter</w:t>
            </w:r>
            <w:proofErr w:type="gramEnd"/>
            <w:r>
              <w:t xml:space="preserve"> type="xpath" select="/capable-switch"/&gt;</w:t>
            </w:r>
          </w:p>
          <w:p w14:paraId="6E88AB97" w14:textId="77777777" w:rsidR="001D24FC" w:rsidRDefault="001D24FC" w:rsidP="00275BB7">
            <w:pPr>
              <w:pStyle w:val="XML2"/>
            </w:pPr>
            <w:r>
              <w:t>&lt;/get-config&gt;</w:t>
            </w:r>
          </w:p>
          <w:p w14:paraId="0C2BB1FA" w14:textId="77777777" w:rsidR="001D24FC" w:rsidRDefault="001D24FC" w:rsidP="00275BB7">
            <w:pPr>
              <w:pStyle w:val="XML1"/>
            </w:pPr>
            <w:r>
              <w:t>&lt;/rpc&gt;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&lt;</w:t>
            </w:r>
            <w:proofErr w:type="gramStart"/>
            <w:r>
              <w:rPr>
                <w:rFonts w:ascii="Courier New" w:eastAsia="Times New Roman" w:hAnsi="Courier New" w:cs="Courier New"/>
                <w:color w:val="000000"/>
                <w:sz w:val="20"/>
                <w:szCs w:val="20"/>
              </w:rPr>
              <w:t>rpc</w:t>
            </w:r>
            <w:proofErr w:type="gramEnd"/>
            <w:r>
              <w:rPr>
                <w:rFonts w:ascii="Courier New" w:eastAsia="Times New Roman" w:hAnsi="Courier New" w:cs="Courier New"/>
                <w:color w:val="000000"/>
                <w:sz w:val="20"/>
                <w:szCs w:val="20"/>
              </w:rPr>
              <w:t>-reply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proofErr w:type="gramStart"/>
            <w:r w:rsidRPr="008B5D32">
              <w:t>xmlns</w:t>
            </w:r>
            <w:proofErr w:type="gramEnd"/>
            <w:r w:rsidRPr="008B5D32">
              <w:t>="urn:ietf:params:xml:ns:netconf:base:1.0"&gt;</w:t>
            </w:r>
          </w:p>
          <w:p w14:paraId="40E04AC7" w14:textId="77777777" w:rsidR="001D24FC" w:rsidRDefault="001D24FC" w:rsidP="00275BB7">
            <w:pPr>
              <w:pStyle w:val="XML2"/>
            </w:pPr>
            <w:r w:rsidRPr="008B5D32">
              <w:t>&lt;</w:t>
            </w:r>
            <w:proofErr w:type="gramStart"/>
            <w:r w:rsidRPr="008B5D32">
              <w:t>data</w:t>
            </w:r>
            <w:proofErr w:type="gramEnd"/>
            <w:r w:rsidRPr="008B5D32">
              <w:t>&gt;</w:t>
            </w:r>
          </w:p>
          <w:p w14:paraId="77A17BD9" w14:textId="77777777" w:rsidR="001D24FC" w:rsidRPr="008B5D32" w:rsidRDefault="001D24FC" w:rsidP="00275BB7">
            <w:pPr>
              <w:pStyle w:val="XML3"/>
            </w:pPr>
            <w:r w:rsidRPr="008B5D32">
              <w:t>&lt;</w:t>
            </w:r>
            <w:proofErr w:type="gramStart"/>
            <w:r w:rsidRPr="008B5D32">
              <w:t>capable</w:t>
            </w:r>
            <w:proofErr w:type="gramEnd"/>
            <w:r w:rsidRPr="008B5D32">
              <w:t>-switch xmlns="urn:onf:of12:config:yang"&gt;</w:t>
            </w:r>
          </w:p>
          <w:p w14:paraId="09191F95" w14:textId="77777777" w:rsidR="001D24FC" w:rsidRPr="008B5D32" w:rsidRDefault="001D24FC" w:rsidP="00275BB7">
            <w:pPr>
              <w:pStyle w:val="XML4"/>
            </w:pPr>
            <w:r w:rsidRPr="008B5D32">
              <w:t>&lt;</w:t>
            </w:r>
            <w:proofErr w:type="gramStart"/>
            <w:r w:rsidRPr="008B5D32">
              <w:t>id</w:t>
            </w:r>
            <w:proofErr w:type="gramEnd"/>
            <w:r w:rsidRPr="008B5D32">
              <w:t>&gt;capable-switch-0&lt;/id&gt;</w:t>
            </w:r>
          </w:p>
          <w:p w14:paraId="23DD5266" w14:textId="77777777" w:rsidR="001D24FC" w:rsidRPr="008B5D32" w:rsidRDefault="001D24FC" w:rsidP="00275BB7">
            <w:pPr>
              <w:pStyle w:val="XML4"/>
            </w:pPr>
            <w:r w:rsidRPr="008B5D32">
              <w:t>&lt;</w:t>
            </w:r>
            <w:proofErr w:type="gramStart"/>
            <w:r w:rsidRPr="008B5D32">
              <w:t>logical</w:t>
            </w:r>
            <w:proofErr w:type="gramEnd"/>
            <w:r w:rsidRPr="008B5D32">
              <w:t>-switches&gt;</w:t>
            </w:r>
          </w:p>
          <w:p w14:paraId="7CAEE087" w14:textId="77777777" w:rsidR="001D24FC" w:rsidRPr="008B5D32" w:rsidRDefault="001D24FC" w:rsidP="00275BB7">
            <w:pPr>
              <w:pStyle w:val="XML5"/>
            </w:pPr>
            <w:r w:rsidRPr="008B5D32">
              <w:t>&lt;</w:t>
            </w:r>
            <w:proofErr w:type="gramStart"/>
            <w:r w:rsidRPr="008B5D32">
              <w:t>switch</w:t>
            </w:r>
            <w:proofErr w:type="gramEnd"/>
            <w:r w:rsidRPr="008B5D32">
              <w:t>&gt;</w:t>
            </w:r>
          </w:p>
          <w:p w14:paraId="5BE89433" w14:textId="77777777" w:rsidR="001D24FC" w:rsidRPr="00275BB7" w:rsidRDefault="001D24FC" w:rsidP="00275BB7">
            <w:pPr>
              <w:pStyle w:val="XML6"/>
            </w:pPr>
            <w:r w:rsidRPr="008B5D32">
              <w:rPr>
                <w:color w:val="000000"/>
              </w:rPr>
              <w:t>&lt;</w:t>
            </w:r>
            <w:proofErr w:type="gramStart"/>
            <w:r w:rsidRPr="008B5D32">
              <w:rPr>
                <w:color w:val="000000"/>
              </w:rPr>
              <w:t>id</w:t>
            </w:r>
            <w:proofErr w:type="gramEnd"/>
            <w:r w:rsidRPr="008B5D32">
              <w:rPr>
                <w:color w:val="000000"/>
              </w:rPr>
              <w:t>&gt;</w:t>
            </w:r>
            <w:r w:rsidRPr="00275BB7">
              <w:t>logic-switch-1&lt;/id&gt;</w:t>
            </w:r>
          </w:p>
          <w:p w14:paraId="048A5DCB" w14:textId="77777777" w:rsidR="001D24FC" w:rsidRPr="00275BB7" w:rsidRDefault="001D24FC" w:rsidP="00275BB7">
            <w:pPr>
              <w:pStyle w:val="XML6"/>
            </w:pPr>
            <w:r w:rsidRPr="00275BB7">
              <w:t>&lt;</w:t>
            </w:r>
            <w:proofErr w:type="gramStart"/>
            <w:r w:rsidRPr="00275BB7">
              <w:t>datapath</w:t>
            </w:r>
            <w:proofErr w:type="gramEnd"/>
            <w:r w:rsidRPr="00275BB7">
              <w:t>-id&gt;11:11:11:11:11:11:11:11&lt;/datapath-id&gt;</w:t>
            </w:r>
          </w:p>
          <w:p w14:paraId="4B3CF27D" w14:textId="77777777" w:rsidR="001D24FC" w:rsidRPr="00275BB7" w:rsidRDefault="001D24FC" w:rsidP="00275BB7">
            <w:pPr>
              <w:pStyle w:val="XML6"/>
            </w:pPr>
            <w:r w:rsidRPr="00275BB7">
              <w:t>&lt;</w:t>
            </w:r>
            <w:proofErr w:type="gramStart"/>
            <w:r w:rsidRPr="00275BB7">
              <w:t>enabled</w:t>
            </w:r>
            <w:proofErr w:type="gramEnd"/>
            <w:r w:rsidRPr="00275BB7">
              <w:t>&gt;true&lt;/enabled&gt;</w:t>
            </w:r>
          </w:p>
          <w:p w14:paraId="7C2F72A8" w14:textId="77777777" w:rsidR="001D24FC" w:rsidRPr="008B5D32" w:rsidRDefault="001D24FC" w:rsidP="00275BB7">
            <w:pPr>
              <w:pStyle w:val="XML6"/>
              <w:rPr>
                <w:color w:val="000000"/>
              </w:rPr>
            </w:pPr>
            <w:r w:rsidRPr="00275BB7">
              <w:t>&lt;</w:t>
            </w:r>
            <w:proofErr w:type="gramStart"/>
            <w:r w:rsidRPr="00275BB7">
              <w:t>controllers</w:t>
            </w:r>
            <w:proofErr w:type="gramEnd"/>
            <w:r w:rsidRPr="008B5D32">
              <w:rPr>
                <w:color w:val="000000"/>
              </w:rPr>
              <w:t>&gt;</w:t>
            </w:r>
          </w:p>
          <w:p w14:paraId="434EA1A6" w14:textId="77777777" w:rsidR="001D24FC" w:rsidRPr="008B5D32" w:rsidRDefault="001D24FC" w:rsidP="00275BB7">
            <w:pPr>
              <w:pStyle w:val="XML7"/>
            </w:pPr>
            <w:r w:rsidRPr="008B5D32">
              <w:t>&lt;</w:t>
            </w:r>
            <w:proofErr w:type="gramStart"/>
            <w:r w:rsidRPr="008B5D32">
              <w:t>controller</w:t>
            </w:r>
            <w:proofErr w:type="gramEnd"/>
            <w:r w:rsidRPr="008B5D32">
              <w:t>&gt;</w:t>
            </w:r>
          </w:p>
          <w:p w14:paraId="3A9C38A5" w14:textId="77777777" w:rsidR="001D24FC" w:rsidRPr="008B5D32" w:rsidRDefault="001D24FC" w:rsidP="00275BB7">
            <w:pPr>
              <w:pStyle w:val="XML8"/>
              <w:rPr>
                <w:rFonts w:eastAsia="Times New Roman"/>
              </w:rPr>
            </w:pPr>
            <w:r w:rsidRPr="008B5D32">
              <w:rPr>
                <w:rFonts w:eastAsia="Times New Roman"/>
              </w:rPr>
              <w:t>&lt;</w:t>
            </w:r>
            <w:proofErr w:type="gramStart"/>
            <w:r w:rsidRPr="008B5D32">
              <w:rPr>
                <w:rFonts w:eastAsia="Times New Roman"/>
              </w:rPr>
              <w:t>id</w:t>
            </w:r>
            <w:proofErr w:type="gramEnd"/>
            <w:r w:rsidRPr="008B5D32">
              <w:rPr>
                <w:rFonts w:eastAsia="Times New Roman"/>
              </w:rPr>
              <w:t>&gt;controller-0&lt;/id&gt;</w:t>
            </w:r>
          </w:p>
          <w:p w14:paraId="1635D588" w14:textId="77777777" w:rsidR="001D24FC" w:rsidRPr="008B5D32" w:rsidRDefault="001D24FC" w:rsidP="00275BB7">
            <w:pPr>
              <w:pStyle w:val="XML8"/>
              <w:rPr>
                <w:rFonts w:eastAsia="Times New Roman"/>
              </w:rPr>
            </w:pPr>
            <w:r w:rsidRPr="008B5D32">
              <w:rPr>
                <w:rFonts w:eastAsia="Times New Roman"/>
              </w:rPr>
              <w:t>&lt;</w:t>
            </w:r>
            <w:proofErr w:type="gramStart"/>
            <w:r w:rsidRPr="008B5D32">
              <w:rPr>
                <w:rFonts w:eastAsia="Times New Roman"/>
              </w:rPr>
              <w:t>role</w:t>
            </w:r>
            <w:proofErr w:type="gramEnd"/>
            <w:r w:rsidRPr="008B5D32">
              <w:rPr>
                <w:rFonts w:eastAsia="Times New Roman"/>
              </w:rPr>
              <w:t>&gt;master&lt;/role&gt;</w:t>
            </w:r>
          </w:p>
          <w:p w14:paraId="2A4D6FBD" w14:textId="77777777" w:rsidR="001D24FC" w:rsidRPr="008B5D32" w:rsidRDefault="001D24FC" w:rsidP="00275BB7">
            <w:pPr>
              <w:pStyle w:val="XML8"/>
              <w:rPr>
                <w:rFonts w:eastAsia="Times New Roman"/>
              </w:rPr>
            </w:pPr>
            <w:r w:rsidRPr="008B5D32">
              <w:rPr>
                <w:rFonts w:eastAsia="Times New Roman"/>
              </w:rPr>
              <w:t>&lt;</w:t>
            </w:r>
            <w:proofErr w:type="gramStart"/>
            <w:r w:rsidRPr="008B5D32">
              <w:rPr>
                <w:rFonts w:eastAsia="Times New Roman"/>
              </w:rPr>
              <w:t>ip</w:t>
            </w:r>
            <w:proofErr w:type="gramEnd"/>
            <w:r w:rsidRPr="008B5D32">
              <w:rPr>
                <w:rFonts w:eastAsia="Times New Roman"/>
              </w:rPr>
              <w:t>-address&gt;192.168.2.1&lt;/ip-address&gt;</w:t>
            </w:r>
          </w:p>
          <w:p w14:paraId="77C47B60" w14:textId="77777777" w:rsidR="001D24FC" w:rsidRPr="008B5D32" w:rsidRDefault="001D24FC" w:rsidP="00275BB7">
            <w:pPr>
              <w:pStyle w:val="XML8"/>
              <w:rPr>
                <w:rFonts w:eastAsia="Times New Roman"/>
              </w:rPr>
            </w:pPr>
            <w:r w:rsidRPr="008B5D32">
              <w:rPr>
                <w:rFonts w:eastAsia="Times New Roman"/>
              </w:rPr>
              <w:t>&lt;</w:t>
            </w:r>
            <w:proofErr w:type="gramStart"/>
            <w:r w:rsidRPr="008B5D32">
              <w:rPr>
                <w:rFonts w:eastAsia="Times New Roman"/>
              </w:rPr>
              <w:t>port</w:t>
            </w:r>
            <w:proofErr w:type="gramEnd"/>
            <w:r w:rsidRPr="008B5D32">
              <w:rPr>
                <w:rFonts w:eastAsia="Times New Roman"/>
              </w:rPr>
              <w:t>&gt;6633&lt;/port&gt;</w:t>
            </w:r>
          </w:p>
          <w:p w14:paraId="47BE0A49" w14:textId="77777777" w:rsidR="001D24FC" w:rsidRPr="008B5D32" w:rsidRDefault="001D24FC" w:rsidP="00275BB7">
            <w:pPr>
              <w:pStyle w:val="XML8"/>
              <w:rPr>
                <w:rFonts w:eastAsia="Times New Roman"/>
              </w:rPr>
            </w:pPr>
            <w:r w:rsidRPr="008B5D32">
              <w:rPr>
                <w:rFonts w:eastAsia="Times New Roman"/>
              </w:rPr>
              <w:t>&lt;</w:t>
            </w:r>
            <w:proofErr w:type="gramStart"/>
            <w:r w:rsidRPr="008B5D32">
              <w:rPr>
                <w:rFonts w:eastAsia="Times New Roman"/>
              </w:rPr>
              <w:t>protocol</w:t>
            </w:r>
            <w:proofErr w:type="gramEnd"/>
            <w:r w:rsidRPr="008B5D32">
              <w:rPr>
                <w:rFonts w:eastAsia="Times New Roman"/>
              </w:rPr>
              <w:t>&gt;tcp&lt;/protocol&gt;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t>&lt;/data&gt;</w:t>
            </w:r>
          </w:p>
          <w:p w14:paraId="1ED25533" w14:textId="77777777" w:rsidR="001D24FC" w:rsidRPr="009F1B7D" w:rsidRDefault="001D24FC" w:rsidP="00C93121">
            <w:pPr>
              <w:pStyle w:val="XML1"/>
            </w:pPr>
            <w:r w:rsidRPr="008B5D32">
              <w:t>&lt;/rpc-reply&gt;</w:t>
            </w:r>
          </w:p>
        </w:tc>
      </w:tr>
    </w:tbl>
    <w:p w14:paraId="6196DCCB" w14:textId="77777777" w:rsidR="001D24FC" w:rsidRDefault="001D24FC" w:rsidP="00D14D27">
      <w:pPr>
        <w:pStyle w:val="Heading3"/>
      </w:pPr>
      <w:bookmarkStart w:id="6771" w:name="_Toc248248272"/>
      <w:proofErr w:type="gramStart"/>
      <w:r>
        <w:lastRenderedPageBreak/>
        <w:t>copy</w:t>
      </w:r>
      <w:proofErr w:type="gramEnd"/>
      <w:r>
        <w:t>-config</w:t>
      </w:r>
      <w:bookmarkEnd w:id="6771"/>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datastore with the contents of another complete configuration datastore.  If </w:t>
      </w:r>
      <w:r w:rsidR="00E06E48" w:rsidRPr="007C0C7A">
        <w:t>the target</w:t>
      </w:r>
      <w:r w:rsidRPr="007C0C7A">
        <w:t xml:space="preserve"> datastore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r>
              <w:t>&lt;</w:t>
            </w:r>
            <w:proofErr w:type="gramStart"/>
            <w:r>
              <w:t>?xml</w:t>
            </w:r>
            <w:proofErr w:type="gramEnd"/>
            <w:r>
              <w:t xml:space="preserve"> version="1.0" encoding="UTF-8"?&gt;</w:t>
            </w:r>
          </w:p>
          <w:p w14:paraId="7F1CD2E6" w14:textId="77777777" w:rsidR="001D24FC" w:rsidRDefault="001D24FC" w:rsidP="00FD79F1">
            <w:pPr>
              <w:pStyle w:val="XML1"/>
            </w:pPr>
            <w:r>
              <w:t>&lt;</w:t>
            </w:r>
            <w:proofErr w:type="gramStart"/>
            <w:r>
              <w:t>rpc</w:t>
            </w:r>
            <w:proofErr w:type="gramEnd"/>
            <w:r>
              <w:t xml:space="preserve"> message-id="1"</w:t>
            </w:r>
          </w:p>
          <w:p w14:paraId="0FD3CCDA" w14:textId="77777777" w:rsidR="001D24FC" w:rsidRDefault="001D24FC" w:rsidP="00052E98">
            <w:pPr>
              <w:pStyle w:val="XML2"/>
            </w:pPr>
            <w:proofErr w:type="gramStart"/>
            <w:r>
              <w:t>xmlns</w:t>
            </w:r>
            <w:proofErr w:type="gramEnd"/>
            <w:r>
              <w:t>="urn:ietf:params:xml:ns:netconf:base:1.0"&gt;</w:t>
            </w:r>
          </w:p>
          <w:p w14:paraId="4B666E15" w14:textId="77777777" w:rsidR="001D24FC" w:rsidRDefault="001D24FC" w:rsidP="00052E98">
            <w:pPr>
              <w:pStyle w:val="XML2"/>
              <w:rPr>
                <w:color w:val="000000"/>
              </w:rPr>
            </w:pPr>
            <w:r>
              <w:rPr>
                <w:color w:val="000000"/>
              </w:rPr>
              <w:t>&lt;</w:t>
            </w:r>
            <w:proofErr w:type="gramStart"/>
            <w:r>
              <w:rPr>
                <w:color w:val="000000"/>
              </w:rPr>
              <w:t>copy</w:t>
            </w:r>
            <w:proofErr w:type="gramEnd"/>
            <w:r>
              <w:rPr>
                <w:color w:val="000000"/>
              </w:rPr>
              <w:t>-config&gt;</w:t>
            </w:r>
          </w:p>
          <w:p w14:paraId="3399FFE2" w14:textId="77777777" w:rsidR="001D24FC" w:rsidRDefault="001D24FC" w:rsidP="00052E98">
            <w:pPr>
              <w:pStyle w:val="XML3"/>
            </w:pPr>
            <w:r>
              <w:t>&lt;</w:t>
            </w:r>
            <w:proofErr w:type="gramStart"/>
            <w:r>
              <w:t>target</w:t>
            </w:r>
            <w:proofErr w:type="gramEnd"/>
            <w:r>
              <w:t>&gt;</w:t>
            </w:r>
          </w:p>
          <w:p w14:paraId="35FA5C4A" w14:textId="77777777" w:rsidR="001D24FC" w:rsidRDefault="001D24FC" w:rsidP="00052E98">
            <w:pPr>
              <w:pStyle w:val="XML4"/>
            </w:pPr>
            <w:r>
              <w:t>&lt;</w:t>
            </w:r>
            <w:proofErr w:type="gramStart"/>
            <w:r>
              <w:t>running</w:t>
            </w:r>
            <w:proofErr w:type="gramEnd"/>
            <w:r>
              <w:t>/&gt;</w:t>
            </w:r>
          </w:p>
          <w:p w14:paraId="60B35EE5" w14:textId="77777777" w:rsidR="001D24FC" w:rsidRDefault="001D24FC" w:rsidP="00052E98">
            <w:pPr>
              <w:pStyle w:val="XML3"/>
            </w:pPr>
            <w:r>
              <w:t>&lt;/target&gt;</w:t>
            </w:r>
          </w:p>
          <w:p w14:paraId="5C4C5321" w14:textId="77777777" w:rsidR="001D24FC" w:rsidRDefault="001D24FC" w:rsidP="00052E98">
            <w:pPr>
              <w:pStyle w:val="XML3"/>
            </w:pPr>
            <w:r>
              <w:t>&lt;</w:t>
            </w:r>
            <w:proofErr w:type="gramStart"/>
            <w:r>
              <w:t>source</w:t>
            </w:r>
            <w:proofErr w:type="gramEnd"/>
            <w:r>
              <w:t>&gt;</w:t>
            </w:r>
          </w:p>
          <w:p w14:paraId="771DEDF4" w14:textId="77777777" w:rsidR="001D24FC" w:rsidRDefault="001D24FC" w:rsidP="00052E98">
            <w:pPr>
              <w:pStyle w:val="XML4"/>
            </w:pPr>
            <w:r>
              <w:t>&lt;</w:t>
            </w:r>
            <w:proofErr w:type="gramStart"/>
            <w:r>
              <w:t>url</w:t>
            </w:r>
            <w:proofErr w:type="gramEnd"/>
            <w:r>
              <w:t>&gt;https://mydomain.com/of-config/new-config.xml&lt;/url&gt;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t>&lt;/copy-config&gt;</w:t>
            </w:r>
          </w:p>
          <w:p w14:paraId="4DD71C6E" w14:textId="77777777" w:rsidR="001D24FC" w:rsidRDefault="001D24FC" w:rsidP="00052E98">
            <w:pPr>
              <w:pStyle w:val="XML1"/>
            </w:pPr>
            <w:r>
              <w:t>&lt;/rpc&gt;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w:t>
            </w:r>
            <w:proofErr w:type="gramStart"/>
            <w:r>
              <w:t>rpc</w:t>
            </w:r>
            <w:proofErr w:type="gramEnd"/>
            <w:r>
              <w:t>-reply message-id="1"</w:t>
            </w:r>
          </w:p>
          <w:p w14:paraId="018C0C48" w14:textId="77777777" w:rsidR="001D24FC" w:rsidRDefault="001D24FC" w:rsidP="00052E98">
            <w:pPr>
              <w:pStyle w:val="XML2"/>
            </w:pPr>
            <w:proofErr w:type="gramStart"/>
            <w:r>
              <w:t>xmlns</w:t>
            </w:r>
            <w:proofErr w:type="gramEnd"/>
            <w:r>
              <w:t>="urn:ietf:params:xml:ns:netconf:base:1.0"&gt;</w:t>
            </w:r>
          </w:p>
          <w:p w14:paraId="74BFDFB3" w14:textId="77777777" w:rsidR="001D24FC" w:rsidRDefault="001D24FC" w:rsidP="00052E98">
            <w:pPr>
              <w:pStyle w:val="XML2"/>
            </w:pPr>
            <w:r>
              <w:t>&lt;</w:t>
            </w:r>
            <w:proofErr w:type="gramStart"/>
            <w:r>
              <w:t>ok</w:t>
            </w:r>
            <w:proofErr w:type="gramEnd"/>
            <w:r>
              <w:t>/&gt;</w:t>
            </w:r>
          </w:p>
          <w:p w14:paraId="7FF5C30C" w14:textId="77777777" w:rsidR="001D24FC" w:rsidRDefault="001D24FC" w:rsidP="00052E98">
            <w:pPr>
              <w:pStyle w:val="XML1"/>
            </w:pPr>
            <w:r>
              <w:t>&lt;/rpc-reply&gt;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6772" w:name="_Toc248248273"/>
      <w:proofErr w:type="gramStart"/>
      <w:r>
        <w:lastRenderedPageBreak/>
        <w:t>delete</w:t>
      </w:r>
      <w:proofErr w:type="gramEnd"/>
      <w:r>
        <w:t>-config</w:t>
      </w:r>
      <w:bookmarkEnd w:id="6772"/>
    </w:p>
    <w:p w14:paraId="14CC6BFA" w14:textId="77777777" w:rsidR="001D24FC" w:rsidRDefault="00E53A91" w:rsidP="00E53A91">
      <w:r>
        <w:t>This operation d</w:t>
      </w:r>
      <w:r w:rsidRPr="00D978A0">
        <w:t>eletes</w:t>
      </w:r>
      <w:r w:rsidR="001D24FC" w:rsidRPr="00D978A0">
        <w:t xml:space="preserve"> a configuration datastore.  The </w:t>
      </w:r>
      <w:r w:rsidR="001D24FC" w:rsidRPr="00C93121">
        <w:rPr>
          <w:rStyle w:val="codeChar"/>
        </w:rPr>
        <w:t>&lt;running&gt;</w:t>
      </w:r>
      <w:r w:rsidR="001D24FC" w:rsidRPr="00D978A0">
        <w:t>configuration datastore cannot be deleted.</w:t>
      </w:r>
    </w:p>
    <w:p w14:paraId="01571656" w14:textId="77777777" w:rsidR="00052E98" w:rsidRDefault="00052E98" w:rsidP="00D14D27">
      <w:pPr>
        <w:pStyle w:val="Heading4"/>
      </w:pPr>
      <w:r>
        <w:t>XML Example: delete-config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r>
              <w:t>&lt;</w:t>
            </w:r>
            <w:proofErr w:type="gramStart"/>
            <w:r>
              <w:t>?xml</w:t>
            </w:r>
            <w:proofErr w:type="gramEnd"/>
            <w:r>
              <w:t xml:space="preserve"> version="1.0" encoding="UTF-8"?&gt;</w:t>
            </w:r>
          </w:p>
          <w:p w14:paraId="0497EE87" w14:textId="77777777" w:rsidR="001D24FC" w:rsidRDefault="001D24FC" w:rsidP="00052E98">
            <w:pPr>
              <w:pStyle w:val="XML1"/>
              <w:rPr>
                <w:color w:val="000000"/>
              </w:rPr>
            </w:pPr>
            <w:r>
              <w:rPr>
                <w:color w:val="000000"/>
              </w:rPr>
              <w:t>&lt;</w:t>
            </w:r>
            <w:proofErr w:type="gramStart"/>
            <w:r>
              <w:rPr>
                <w:color w:val="000000"/>
              </w:rPr>
              <w:t>rpc</w:t>
            </w:r>
            <w:proofErr w:type="gramEnd"/>
            <w:r>
              <w:rPr>
                <w:color w:val="000000"/>
              </w:rPr>
              <w:t xml:space="preserve"> message-id="101"</w:t>
            </w:r>
          </w:p>
          <w:p w14:paraId="53A658DD" w14:textId="77777777" w:rsidR="001D24FC" w:rsidRDefault="001D24FC" w:rsidP="00052E98">
            <w:pPr>
              <w:pStyle w:val="XML2"/>
            </w:pPr>
            <w:proofErr w:type="gramStart"/>
            <w:r>
              <w:t>xmlns</w:t>
            </w:r>
            <w:proofErr w:type="gramEnd"/>
            <w:r>
              <w:t>="urn:ietf:params:xml:ns:netconf:base:1.0"&gt;</w:t>
            </w:r>
          </w:p>
          <w:p w14:paraId="2FABEA1C" w14:textId="77777777" w:rsidR="001D24FC" w:rsidRDefault="001D24FC" w:rsidP="00052E98">
            <w:pPr>
              <w:pStyle w:val="XML2"/>
            </w:pPr>
            <w:r>
              <w:t>&lt;</w:t>
            </w:r>
            <w:proofErr w:type="gramStart"/>
            <w:r>
              <w:t>delete</w:t>
            </w:r>
            <w:proofErr w:type="gramEnd"/>
            <w:r>
              <w:t>-config&gt;</w:t>
            </w:r>
          </w:p>
          <w:p w14:paraId="7140F1AF" w14:textId="77777777" w:rsidR="001D24FC" w:rsidRDefault="001D24FC" w:rsidP="00052E98">
            <w:pPr>
              <w:pStyle w:val="XML3"/>
            </w:pPr>
            <w:r>
              <w:t>&lt;</w:t>
            </w:r>
            <w:proofErr w:type="gramStart"/>
            <w:r>
              <w:t>target</w:t>
            </w:r>
            <w:proofErr w:type="gramEnd"/>
            <w:r>
              <w:t>&gt;</w:t>
            </w:r>
          </w:p>
          <w:p w14:paraId="6384CBA5" w14:textId="77777777" w:rsidR="001D24FC" w:rsidRDefault="001D24FC" w:rsidP="00052E98">
            <w:pPr>
              <w:pStyle w:val="XML4"/>
            </w:pPr>
            <w:r>
              <w:t>&lt;</w:t>
            </w:r>
            <w:proofErr w:type="gramStart"/>
            <w:r>
              <w:t>startup</w:t>
            </w:r>
            <w:proofErr w:type="gramEnd"/>
            <w:r>
              <w:t>/&gt;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&lt;/delete-config&gt;</w:t>
            </w:r>
          </w:p>
          <w:p w14:paraId="0375F2D2" w14:textId="77777777" w:rsidR="001D24FC" w:rsidRDefault="001D24FC" w:rsidP="00052E98">
            <w:pPr>
              <w:pStyle w:val="XML1"/>
            </w:pPr>
            <w:r>
              <w:t>&lt;/rpc&gt;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w:t>
            </w:r>
            <w:proofErr w:type="gramStart"/>
            <w:r>
              <w:t>rpc</w:t>
            </w:r>
            <w:proofErr w:type="gramEnd"/>
            <w:r>
              <w:t>-reply message-id="1"</w:t>
            </w:r>
          </w:p>
          <w:p w14:paraId="658C8C1F" w14:textId="77777777" w:rsidR="001D24FC" w:rsidRDefault="001D24FC" w:rsidP="00052E98">
            <w:pPr>
              <w:pStyle w:val="XML2"/>
            </w:pPr>
            <w:proofErr w:type="gramStart"/>
            <w:r>
              <w:t>xmlns</w:t>
            </w:r>
            <w:proofErr w:type="gramEnd"/>
            <w:r>
              <w:t>="urn:ietf:params:xml:ns:netconf:base:1.0"&gt;</w:t>
            </w:r>
          </w:p>
          <w:p w14:paraId="5BE87B78" w14:textId="77777777" w:rsidR="001D24FC" w:rsidRDefault="001D24FC" w:rsidP="00052E98">
            <w:pPr>
              <w:pStyle w:val="XML2"/>
            </w:pPr>
            <w:r>
              <w:t>&lt;</w:t>
            </w:r>
            <w:proofErr w:type="gramStart"/>
            <w:r>
              <w:t>ok</w:t>
            </w:r>
            <w:proofErr w:type="gramEnd"/>
            <w:r>
              <w:t>/&gt;</w:t>
            </w:r>
          </w:p>
          <w:p w14:paraId="00D58E41" w14:textId="77777777" w:rsidR="001D24FC" w:rsidRPr="009F1B7D" w:rsidRDefault="001D24FC" w:rsidP="00277849">
            <w:pPr>
              <w:pStyle w:val="XML1"/>
            </w:pPr>
            <w:r>
              <w:t>&lt;/rpc-reply&gt;</w:t>
            </w:r>
          </w:p>
        </w:tc>
      </w:tr>
    </w:tbl>
    <w:p w14:paraId="0818AAB5" w14:textId="77777777" w:rsidR="00D14D27" w:rsidRDefault="00D14D27" w:rsidP="00D14D27">
      <w:pPr>
        <w:pStyle w:val="Heading2"/>
      </w:pPr>
      <w:bookmarkStart w:id="6773" w:name="_Toc316542541"/>
      <w:bookmarkStart w:id="6774" w:name="_Toc248248274"/>
      <w:r>
        <w:t>RPC error</w:t>
      </w:r>
      <w:bookmarkEnd w:id="6774"/>
    </w:p>
    <w:p w14:paraId="35599FD5" w14:textId="6ADFFF73" w:rsidR="00D14D27" w:rsidRDefault="00D14D27" w:rsidP="00D14D27">
      <w:r>
        <w:t xml:space="preserve">OpenFlow Configuration uses </w:t>
      </w:r>
      <w:r w:rsidR="00B02EE2">
        <w:t xml:space="preserve">NETCONF </w:t>
      </w:r>
      <w:r w:rsidRPr="00D14D27">
        <w:rPr>
          <w:rStyle w:val="codeChar"/>
        </w:rPr>
        <w:t>&lt;rpc-error&gt;</w:t>
      </w:r>
      <w:r>
        <w:t xml:space="preserve"> element(s) defined in RFC6241 to report operation failures. The </w:t>
      </w:r>
      <w:r w:rsidRPr="00D14D27">
        <w:rPr>
          <w:rStyle w:val="codeChar"/>
        </w:rPr>
        <w:t>&lt;rpc-error&gt;</w:t>
      </w:r>
      <w:r>
        <w:t xml:space="preserve"> element(s) are sent in </w:t>
      </w:r>
      <w:r w:rsidRPr="00E06E48">
        <w:rPr>
          <w:rStyle w:val="codeChar"/>
        </w:rPr>
        <w:t>&lt;rpc-reply&gt;</w:t>
      </w:r>
      <w:r w:rsidRPr="00E06E48">
        <w:t xml:space="preserve"> </w:t>
      </w:r>
      <w:r>
        <w:t xml:space="preserve">messages if an error occurs during the processing of an </w:t>
      </w:r>
      <w:r w:rsidRPr="00D14D27">
        <w:rPr>
          <w:rStyle w:val="codeChar"/>
        </w:rPr>
        <w:t>&lt;rpc&gt;</w:t>
      </w:r>
      <w:r>
        <w:t xml:space="preserve"> request. The </w:t>
      </w:r>
      <w:r w:rsidRPr="00D14D27">
        <w:rPr>
          <w:rStyle w:val="codeChar"/>
        </w:rPr>
        <w:t>&lt;rpc-reply&gt;</w:t>
      </w:r>
      <w:r>
        <w:t xml:space="preserve"> MAY contain multiple </w:t>
      </w:r>
      <w:r w:rsidRPr="00D14D27">
        <w:rPr>
          <w:rStyle w:val="codeChar"/>
        </w:rPr>
        <w:t>&lt;rpc-error&gt;</w:t>
      </w:r>
      <w:r>
        <w:t xml:space="preserve"> elements. The </w:t>
      </w:r>
      <w:r w:rsidRPr="00D14D27">
        <w:rPr>
          <w:rStyle w:val="codeChar"/>
        </w:rPr>
        <w:t>&lt;rpc-error&gt;</w:t>
      </w:r>
      <w:r>
        <w:t>element includes the following information:</w:t>
      </w:r>
    </w:p>
    <w:p w14:paraId="4A5587CE" w14:textId="77777777" w:rsidR="00D14D27" w:rsidRDefault="00D14D27" w:rsidP="002C0E22">
      <w:pPr>
        <w:numPr>
          <w:ilvl w:val="0"/>
          <w:numId w:val="18"/>
        </w:numPr>
      </w:pPr>
      <w:proofErr w:type="gramStart"/>
      <w:r>
        <w:t>error</w:t>
      </w:r>
      <w:proofErr w:type="gramEnd"/>
      <w:r>
        <w:t>-type:  Defines the conceptual layer of the error occurred.</w:t>
      </w:r>
    </w:p>
    <w:p w14:paraId="4E47CEBA" w14:textId="77777777" w:rsidR="00D14D27" w:rsidRDefault="00D14D27" w:rsidP="002C0E22">
      <w:pPr>
        <w:numPr>
          <w:ilvl w:val="0"/>
          <w:numId w:val="18"/>
        </w:numPr>
      </w:pPr>
      <w:proofErr w:type="gramStart"/>
      <w:r>
        <w:t>error</w:t>
      </w:r>
      <w:proofErr w:type="gramEnd"/>
      <w:r>
        <w:t>-tag:  contains a string to identifying the error condition.</w:t>
      </w:r>
    </w:p>
    <w:p w14:paraId="33D2927C" w14:textId="77777777" w:rsidR="00D14D27" w:rsidRDefault="00D14D27" w:rsidP="002C0E22">
      <w:pPr>
        <w:numPr>
          <w:ilvl w:val="0"/>
          <w:numId w:val="18"/>
        </w:numPr>
      </w:pPr>
      <w:proofErr w:type="gramStart"/>
      <w:r>
        <w:t>error</w:t>
      </w:r>
      <w:proofErr w:type="gramEnd"/>
      <w:r>
        <w:t>-severity: contains a string to identifying the error severity.</w:t>
      </w:r>
    </w:p>
    <w:p w14:paraId="304A5B84" w14:textId="77777777" w:rsidR="00D14D27" w:rsidRDefault="00D14D27" w:rsidP="002C0E22">
      <w:pPr>
        <w:numPr>
          <w:ilvl w:val="0"/>
          <w:numId w:val="18"/>
        </w:numPr>
      </w:pPr>
      <w:proofErr w:type="gramStart"/>
      <w:r>
        <w:t>error</w:t>
      </w:r>
      <w:proofErr w:type="gramEnd"/>
      <w:r>
        <w:t>-app-tag: contains a string to identifying the data-model-specific or implementation-specific error condition.</w:t>
      </w:r>
    </w:p>
    <w:p w14:paraId="2FA5A0D5" w14:textId="77777777" w:rsidR="00D14D27" w:rsidRDefault="00D14D27" w:rsidP="002C0E22">
      <w:pPr>
        <w:numPr>
          <w:ilvl w:val="0"/>
          <w:numId w:val="18"/>
        </w:numPr>
      </w:pPr>
      <w:proofErr w:type="gramStart"/>
      <w:r>
        <w:t>error</w:t>
      </w:r>
      <w:proofErr w:type="gramEnd"/>
      <w:r>
        <w:t>-path: contains the absolute XPath expression identifying the element path associated to the specific error being reported.</w:t>
      </w:r>
    </w:p>
    <w:p w14:paraId="0017E8F8" w14:textId="77777777" w:rsidR="00D14D27" w:rsidRDefault="00D14D27" w:rsidP="002C0E22">
      <w:pPr>
        <w:numPr>
          <w:ilvl w:val="0"/>
          <w:numId w:val="18"/>
        </w:numPr>
      </w:pPr>
      <w:proofErr w:type="gramStart"/>
      <w:r>
        <w:t>error</w:t>
      </w:r>
      <w:proofErr w:type="gramEnd"/>
      <w:r>
        <w:t xml:space="preserve">-message: contains error description suitable for human display </w:t>
      </w:r>
    </w:p>
    <w:p w14:paraId="3051208D" w14:textId="77777777" w:rsidR="00D14D27" w:rsidRDefault="00D14D27" w:rsidP="002C0E22">
      <w:pPr>
        <w:numPr>
          <w:ilvl w:val="0"/>
          <w:numId w:val="18"/>
        </w:numPr>
      </w:pPr>
      <w:proofErr w:type="gramStart"/>
      <w:r>
        <w:t>error</w:t>
      </w:r>
      <w:proofErr w:type="gramEnd"/>
      <w:r>
        <w:t>-info: contains data-model-specific error content</w:t>
      </w:r>
    </w:p>
    <w:p w14:paraId="335A8C61" w14:textId="77777777" w:rsidR="00D14D27" w:rsidRDefault="00D14D27" w:rsidP="00D14D27">
      <w:r>
        <w:t xml:space="preserve">Detailed </w:t>
      </w:r>
      <w:r w:rsidRPr="00D14D27">
        <w:rPr>
          <w:rStyle w:val="codeChar"/>
        </w:rPr>
        <w:t>&lt;rpc-error&gt;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t xml:space="preserve">An example of </w:t>
      </w:r>
      <w:r w:rsidRPr="00D14D27">
        <w:rPr>
          <w:rStyle w:val="codeChar"/>
        </w:rPr>
        <w:t>&lt;rpc-error</w:t>
      </w:r>
      <w:r w:rsidR="00E06E48" w:rsidRPr="00D14D27">
        <w:rPr>
          <w:rStyle w:val="codeChar"/>
        </w:rPr>
        <w:t>&gt;</w:t>
      </w:r>
      <w:r w:rsidR="00E06E48">
        <w:t xml:space="preserve"> element</w:t>
      </w:r>
      <w:r>
        <w:t xml:space="preserve"> in </w:t>
      </w:r>
      <w:r w:rsidRPr="00D14D27">
        <w:rPr>
          <w:rStyle w:val="codeChar"/>
        </w:rPr>
        <w:t>&lt;rpc-reply&gt;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74469">
        <w:tc>
          <w:tcPr>
            <w:tcW w:w="8820" w:type="dxa"/>
            <w:shd w:val="clear" w:color="auto" w:fill="C8FCCD"/>
          </w:tcPr>
          <w:p w14:paraId="21853255" w14:textId="77777777" w:rsidR="00D14D27" w:rsidRDefault="00D14D27" w:rsidP="00D14D27">
            <w:pPr>
              <w:pStyle w:val="XML1"/>
            </w:pPr>
            <w:r>
              <w:t>&lt;</w:t>
            </w:r>
            <w:proofErr w:type="gramStart"/>
            <w:r>
              <w:t>?xml</w:t>
            </w:r>
            <w:proofErr w:type="gramEnd"/>
            <w:r>
              <w:t xml:space="preserve"> version="1.0" encoding="UTF-8"?&gt;</w:t>
            </w:r>
          </w:p>
          <w:p w14:paraId="0DE8A346" w14:textId="77777777" w:rsidR="00D14D27" w:rsidRDefault="00D14D27" w:rsidP="00D14D27">
            <w:pPr>
              <w:pStyle w:val="XML1"/>
            </w:pPr>
            <w:r>
              <w:t>&lt;</w:t>
            </w:r>
            <w:proofErr w:type="gramStart"/>
            <w:r>
              <w:t>rpc</w:t>
            </w:r>
            <w:proofErr w:type="gramEnd"/>
            <w:r>
              <w:t>-reply message-id="101"</w:t>
            </w:r>
          </w:p>
          <w:p w14:paraId="30CC7758" w14:textId="77777777" w:rsidR="00D14D27" w:rsidRDefault="00D14D27" w:rsidP="00D14D27">
            <w:pPr>
              <w:pStyle w:val="XML2"/>
            </w:pPr>
            <w:proofErr w:type="gramStart"/>
            <w:r>
              <w:t>xmlns</w:t>
            </w:r>
            <w:proofErr w:type="gramEnd"/>
            <w:r>
              <w:t>="urn:ietf:params:xml:ns:netconf:base:1.0"</w:t>
            </w:r>
          </w:p>
          <w:p w14:paraId="2F0B2650" w14:textId="77777777" w:rsidR="00D14D27" w:rsidRPr="00B14F55" w:rsidRDefault="00D14D27" w:rsidP="00D14D27">
            <w:pPr>
              <w:pStyle w:val="XML2"/>
            </w:pPr>
            <w:r>
              <w:lastRenderedPageBreak/>
              <w:t>&lt;</w:t>
            </w:r>
            <w:proofErr w:type="gramStart"/>
            <w:r>
              <w:t>rpc</w:t>
            </w:r>
            <w:proofErr w:type="gramEnd"/>
            <w:r>
              <w:t>-error&gt;</w:t>
            </w:r>
          </w:p>
          <w:p w14:paraId="59C99F81" w14:textId="77777777" w:rsidR="00D14D27" w:rsidRDefault="00D14D27" w:rsidP="00D14D27">
            <w:pPr>
              <w:pStyle w:val="XML3"/>
            </w:pPr>
            <w:r>
              <w:t>&lt;</w:t>
            </w:r>
            <w:proofErr w:type="gramStart"/>
            <w:r>
              <w:t>error</w:t>
            </w:r>
            <w:proofErr w:type="gramEnd"/>
            <w:r>
              <w:t>-type&gt;application&lt;/error-type&gt;</w:t>
            </w:r>
          </w:p>
          <w:p w14:paraId="26F90CE7" w14:textId="77777777" w:rsidR="00D14D27" w:rsidRDefault="00D14D27" w:rsidP="00D14D27">
            <w:pPr>
              <w:pStyle w:val="XML3"/>
            </w:pPr>
            <w:r>
              <w:t>&lt;</w:t>
            </w:r>
            <w:proofErr w:type="gramStart"/>
            <w:r>
              <w:t>error</w:t>
            </w:r>
            <w:proofErr w:type="gramEnd"/>
            <w:r>
              <w:t>-tag&gt;</w:t>
            </w:r>
            <w:r w:rsidRPr="00B14F55">
              <w:t xml:space="preserve"> missing-element</w:t>
            </w:r>
            <w:r>
              <w:t>&lt;/error-tag&gt;</w:t>
            </w:r>
          </w:p>
          <w:p w14:paraId="3B70C91E" w14:textId="77777777" w:rsidR="00D14D27" w:rsidRDefault="00D14D27" w:rsidP="00D14D27">
            <w:pPr>
              <w:pStyle w:val="XML3"/>
            </w:pPr>
            <w:r>
              <w:t>&lt;</w:t>
            </w:r>
            <w:proofErr w:type="gramStart"/>
            <w:r>
              <w:t>error</w:t>
            </w:r>
            <w:proofErr w:type="gramEnd"/>
            <w:r>
              <w:t>-severity&gt;error&lt;/error-severity&gt;</w:t>
            </w:r>
          </w:p>
          <w:p w14:paraId="70E05D83" w14:textId="77777777" w:rsidR="00D14D27" w:rsidRPr="00C128FA" w:rsidRDefault="00D14D27" w:rsidP="00D14D27">
            <w:pPr>
              <w:pStyle w:val="XML3"/>
              <w:rPr>
                <w:lang w:val="de-DE"/>
              </w:rPr>
            </w:pPr>
            <w:r w:rsidRPr="00C128FA">
              <w:rPr>
                <w:rFonts w:eastAsiaTheme="minorEastAsia"/>
                <w:lang w:val="de-DE"/>
              </w:rPr>
              <w:t>&lt;error-message xml:lang="en"&gt;</w:t>
            </w:r>
          </w:p>
          <w:p w14:paraId="6A704DB8" w14:textId="77777777" w:rsidR="00D14D27" w:rsidRDefault="00D14D27" w:rsidP="00D14D27">
            <w:pPr>
              <w:pStyle w:val="XML4"/>
            </w:pPr>
            <w:proofErr w:type="gramStart"/>
            <w:r>
              <w:t>expected</w:t>
            </w:r>
            <w:proofErr w:type="gramEnd"/>
            <w:r>
              <w:t xml:space="preserve">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w:t>
            </w:r>
            <w:proofErr w:type="gramStart"/>
            <w:r>
              <w:t>error</w:t>
            </w:r>
            <w:proofErr w:type="gramEnd"/>
            <w:r>
              <w:t>-info&gt;</w:t>
            </w:r>
          </w:p>
          <w:p w14:paraId="35BBC4EF" w14:textId="77777777" w:rsidR="00D14D27" w:rsidRPr="00B14F55" w:rsidRDefault="00D14D27" w:rsidP="0071211E">
            <w:pPr>
              <w:pStyle w:val="XML4"/>
            </w:pPr>
            <w:r>
              <w:t>&lt;</w:t>
            </w:r>
            <w:proofErr w:type="gramStart"/>
            <w:r w:rsidRPr="00B14F55">
              <w:t>bad</w:t>
            </w:r>
            <w:proofErr w:type="gramEnd"/>
            <w:r w:rsidRPr="00B14F55">
              <w:t>-element</w:t>
            </w:r>
            <w:r>
              <w:t>&gt;</w:t>
            </w:r>
            <w:r w:rsidRPr="00B14F55">
              <w:t>id</w:t>
            </w:r>
            <w:r>
              <w:t>&lt;/bad-element&gt;</w:t>
            </w:r>
          </w:p>
          <w:p w14:paraId="7F7ED033" w14:textId="77777777" w:rsidR="00D14D27" w:rsidRDefault="00D14D27" w:rsidP="0071211E">
            <w:pPr>
              <w:pStyle w:val="XML4"/>
            </w:pPr>
            <w:r>
              <w:t>&lt;</w:t>
            </w:r>
            <w:proofErr w:type="gramStart"/>
            <w:r w:rsidRPr="00B14F55">
              <w:t>error</w:t>
            </w:r>
            <w:proofErr w:type="gramEnd"/>
            <w:r w:rsidRPr="00B14F55">
              <w:t>-number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&lt;/rpc-error&gt;</w:t>
            </w:r>
          </w:p>
          <w:p w14:paraId="7334CDA8" w14:textId="77777777" w:rsidR="00D14D27" w:rsidRDefault="00D14D27" w:rsidP="0071211E">
            <w:pPr>
              <w:pStyle w:val="XML1"/>
            </w:pPr>
            <w:r>
              <w:t>&lt;/rpc-reply&gt;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45223608" w14:textId="1EE42BFB" w:rsidR="00F71F36" w:rsidRPr="009F1B7D" w:rsidRDefault="00D14D27" w:rsidP="00E95DBE">
      <w:pPr>
        <w:pStyle w:val="Appx"/>
      </w:pPr>
      <w:r>
        <w:br w:type="page"/>
      </w:r>
      <w:bookmarkStart w:id="6775" w:name="_Toc315954033"/>
      <w:bookmarkStart w:id="6776" w:name="_Toc316542543"/>
      <w:bookmarkEnd w:id="6773"/>
      <w:r w:rsidR="00E95DBE" w:rsidRPr="00DB42FD">
        <w:lastRenderedPageBreak/>
        <w:t xml:space="preserve"> </w:t>
      </w:r>
      <w:del w:id="6777" w:author="Anees Shaikh" w:date="2013-12-08T22:52:00Z">
        <w:r w:rsidR="00F71F36" w:rsidRPr="00DB42FD" w:rsidDel="009F4B02">
          <w:delText>Bibliography</w:delText>
        </w:r>
      </w:del>
      <w:bookmarkStart w:id="6778" w:name="_Toc248248275"/>
      <w:bookmarkEnd w:id="6775"/>
      <w:bookmarkEnd w:id="6776"/>
      <w:ins w:id="6779" w:author="Anees Shaikh" w:date="2013-12-08T22:52:00Z">
        <w:r w:rsidR="009F4B02">
          <w:t>Refe</w:t>
        </w:r>
        <w:r w:rsidR="00811211">
          <w:t>rences</w:t>
        </w:r>
      </w:ins>
      <w:bookmarkEnd w:id="6778"/>
    </w:p>
    <w:sdt>
      <w:sdtPr>
        <w:id w:val="-990479426"/>
        <w:bibliography/>
      </w:sdtPr>
      <w:sdtContent>
        <w:p w14:paraId="4C7FBBE7" w14:textId="4A410CB6" w:rsidR="00F71F36" w:rsidRDefault="00554195">
          <w:pPr>
            <w:rPr>
              <w:noProof/>
            </w:rPr>
            <w:pPrChange w:id="6780" w:author="Anees Shaikh" w:date="2013-12-08T23:48:00Z">
              <w:pPr>
                <w:pStyle w:val="Bibliography"/>
              </w:pPr>
            </w:pPrChange>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pPr>
            <w:rPr>
              <w:noProof/>
            </w:rPr>
            <w:pPrChange w:id="6781" w:author="Anees Shaikh" w:date="2013-12-08T23:48:00Z">
              <w:pPr>
                <w:pStyle w:val="Bibliography"/>
              </w:pPr>
            </w:pPrChange>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pPr>
            <w:rPr>
              <w:noProof/>
            </w:rPr>
            <w:pPrChange w:id="6782" w:author="Anees Shaikh" w:date="2013-12-08T23:48:00Z">
              <w:pPr>
                <w:pStyle w:val="Bibliography"/>
              </w:pPr>
            </w:pPrChange>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pPr>
            <w:rPr>
              <w:ins w:id="6783" w:author="Anees Shaikh" w:date="2013-12-08T23:44:00Z"/>
              <w:noProof/>
            </w:rPr>
            <w:pPrChange w:id="6784" w:author="Anees Shaikh" w:date="2013-12-08T23:48:00Z">
              <w:pPr>
                <w:pStyle w:val="Bibliography"/>
              </w:pPr>
            </w:pPrChange>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33C53F93" w14:textId="07FCCFFD" w:rsidR="00477043" w:rsidRPr="00477043" w:rsidRDefault="00477043">
          <w:pPr>
            <w:rPr>
              <w:ins w:id="6785" w:author="Anees Shaikh" w:date="2013-12-08T22:58:00Z"/>
              <w:rPrChange w:id="6786" w:author="Anees Shaikh" w:date="2013-12-08T23:45:00Z">
                <w:rPr>
                  <w:ins w:id="6787" w:author="Anees Shaikh" w:date="2013-12-08T22:58:00Z"/>
                  <w:noProof/>
                </w:rPr>
              </w:rPrChange>
            </w:rPr>
            <w:pPrChange w:id="6788" w:author="Anees Shaikh" w:date="2013-12-08T23:48:00Z">
              <w:pPr>
                <w:pStyle w:val="Bibliography"/>
              </w:pPr>
            </w:pPrChange>
          </w:pPr>
          <w:ins w:id="6789" w:author="Anees Shaikh" w:date="2013-12-08T23:44:00Z">
            <w:r>
              <w:t xml:space="preserve">5. </w:t>
            </w:r>
            <w:r w:rsidRPr="005E2802">
              <w:t>OpenFlow Negotiable Datapath Models</w:t>
            </w:r>
          </w:ins>
          <w:ins w:id="6790" w:author="Anees Shaikh" w:date="2013-12-08T23:45:00Z">
            <w:r>
              <w:t xml:space="preserve"> </w:t>
            </w:r>
          </w:ins>
          <w:ins w:id="6791" w:author="Anees Shaikh" w:date="2013-12-08T23:48:00Z">
            <w:r w:rsidR="00A45891">
              <w:t>DRAFT v.0.6</w:t>
            </w:r>
          </w:ins>
          <w:ins w:id="6792" w:author="Anees Shaikh" w:date="2013-12-08T23:45:00Z">
            <w:r>
              <w:t xml:space="preserve">, </w:t>
            </w:r>
            <w:r>
              <w:rPr>
                <w:b/>
              </w:rPr>
              <w:t>Open Networking Foundation</w:t>
            </w:r>
            <w:r>
              <w:t>, 2013</w:t>
            </w:r>
          </w:ins>
          <w:ins w:id="6793" w:author="Anees Shaikh" w:date="2013-12-08T23:48:00Z">
            <w:r w:rsidR="00A45891">
              <w:t>.</w:t>
            </w:r>
          </w:ins>
        </w:p>
        <w:p w14:paraId="07B231F6" w14:textId="77777777" w:rsidR="00811211" w:rsidRDefault="00811211">
          <w:pPr>
            <w:rPr>
              <w:ins w:id="6794" w:author="Anees Shaikh" w:date="2013-12-08T22:58:00Z"/>
            </w:rPr>
            <w:pPrChange w:id="6795" w:author="Anees Shaikh" w:date="2013-12-08T22:58:00Z">
              <w:pPr>
                <w:pStyle w:val="Bibliography"/>
              </w:pPr>
            </w:pPrChange>
          </w:pPr>
        </w:p>
        <w:p w14:paraId="5A33591F" w14:textId="3FF43934" w:rsidR="00811211" w:rsidRDefault="00811211">
          <w:pPr>
            <w:pStyle w:val="Appx"/>
            <w:rPr>
              <w:ins w:id="6796" w:author="Anees Shaikh" w:date="2013-12-08T22:59:00Z"/>
            </w:rPr>
            <w:pPrChange w:id="6797" w:author="Anees Shaikh" w:date="2013-12-08T22:59:00Z">
              <w:pPr>
                <w:pStyle w:val="Bibliography"/>
              </w:pPr>
            </w:pPrChange>
          </w:pPr>
          <w:bookmarkStart w:id="6798" w:name="_Toc248248276"/>
          <w:ins w:id="6799" w:author="Anees Shaikh" w:date="2013-12-08T22:59:00Z">
            <w:r>
              <w:t>Credits</w:t>
            </w:r>
            <w:bookmarkEnd w:id="6798"/>
          </w:ins>
        </w:p>
        <w:p w14:paraId="4685D7C2" w14:textId="403FFA93" w:rsidR="00811211" w:rsidRDefault="00811211" w:rsidP="00811211">
          <w:pPr>
            <w:rPr>
              <w:ins w:id="6800" w:author="Anees Shaikh" w:date="2013-12-08T23:03:00Z"/>
            </w:rPr>
          </w:pPr>
          <w:ins w:id="6801" w:author="Anees Shaikh" w:date="2013-12-08T23:03:00Z">
            <w:r>
              <w:t>Deepak Bansal</w:t>
            </w:r>
            <w:proofErr w:type="gramStart"/>
            <w:r>
              <w:t xml:space="preserve">,  </w:t>
            </w:r>
            <w:r w:rsidRPr="002705F3">
              <w:t>Stuart</w:t>
            </w:r>
            <w:proofErr w:type="gramEnd"/>
            <w:r w:rsidRPr="002705F3">
              <w:t xml:space="preserve"> Bailey</w:t>
            </w:r>
            <w:r>
              <w:t xml:space="preserve">, </w:t>
            </w:r>
            <w:r w:rsidRPr="002705F3">
              <w:t>Thoma</w:t>
            </w:r>
            <w:r>
              <w:t>s Dietz</w:t>
            </w:r>
          </w:ins>
          <w:ins w:id="6802" w:author="Anees Shaikh" w:date="2013-12-08T23:04:00Z">
            <w:r>
              <w:t xml:space="preserve">, </w:t>
            </w:r>
          </w:ins>
          <w:ins w:id="6803" w:author="Anees Shaikh" w:date="2013-12-08T23:03:00Z">
            <w:r>
              <w:t>Carl Moberg</w:t>
            </w:r>
          </w:ins>
          <w:ins w:id="6804" w:author="Anees Shaikh" w:date="2013-12-08T23:04:00Z">
            <w:r>
              <w:t xml:space="preserve">, </w:t>
            </w:r>
          </w:ins>
          <w:ins w:id="6805" w:author="Anees Shaikh" w:date="2013-12-09T12:46:00Z">
            <w:r w:rsidR="00DA7EC0">
              <w:t>Jue</w:t>
            </w:r>
            <w:r w:rsidR="005E2802">
              <w:t>r</w:t>
            </w:r>
          </w:ins>
          <w:ins w:id="6806" w:author="Anees Shaikh" w:date="2013-12-09T13:08:00Z">
            <w:r w:rsidR="00DA7EC0">
              <w:t>g</w:t>
            </w:r>
          </w:ins>
          <w:ins w:id="6807" w:author="Anees Shaikh" w:date="2013-12-09T12:49:00Z">
            <w:r w:rsidR="005E2802">
              <w:t xml:space="preserve">en Quittek, </w:t>
            </w:r>
          </w:ins>
          <w:ins w:id="6808" w:author="Anees Shaikh" w:date="2013-12-08T23:04:00Z">
            <w:r>
              <w:t xml:space="preserve">Anantha Ramaiah, </w:t>
            </w:r>
            <w:r w:rsidRPr="002705F3">
              <w:t>Anee</w:t>
            </w:r>
            <w:r>
              <w:t>s Shaikh</w:t>
            </w:r>
          </w:ins>
        </w:p>
        <w:p w14:paraId="1D00BA35" w14:textId="77777777" w:rsidR="00811211" w:rsidRPr="00811211" w:rsidRDefault="00811211">
          <w:pPr>
            <w:rPr>
              <w:rPrChange w:id="6809" w:author="Anees Shaikh" w:date="2013-12-08T22:59:00Z">
                <w:rPr>
                  <w:noProof/>
                </w:rPr>
              </w:rPrChange>
            </w:rPr>
            <w:pPrChange w:id="6810" w:author="Anees Shaikh" w:date="2013-12-08T22:59:00Z">
              <w:pPr>
                <w:pStyle w:val="Bibliography"/>
              </w:pPr>
            </w:pPrChange>
          </w:pPr>
        </w:p>
        <w:p w14:paraId="7F823534" w14:textId="46D1B585" w:rsidR="00E8426B" w:rsidRDefault="00554195" w:rsidP="00E8426B">
          <w:r w:rsidRPr="00DB42FD">
            <w:fldChar w:fldCharType="end"/>
          </w:r>
        </w:p>
      </w:sdtContent>
    </w:sdt>
    <w:p w14:paraId="762D7825" w14:textId="054A8DC9" w:rsidR="00E8426B" w:rsidRDefault="00E8426B">
      <w:pPr>
        <w:spacing w:before="0" w:line="276" w:lineRule="auto"/>
        <w:rPr>
          <w:ins w:id="6811" w:author="aas" w:date="2013-10-14T02:06:00Z"/>
        </w:rPr>
      </w:pPr>
      <w:ins w:id="6812" w:author="aas" w:date="2013-10-14T02:06:00Z">
        <w:del w:id="6813" w:author="Anees Shaikh" w:date="2013-10-19T03:41:00Z">
          <w:r w:rsidDel="00C307DF">
            <w:br w:type="page"/>
          </w:r>
        </w:del>
      </w:ins>
    </w:p>
    <w:p w14:paraId="680C4B79" w14:textId="77777777" w:rsidR="00E8426B" w:rsidRPr="00E8426B" w:rsidRDefault="00E8426B" w:rsidP="00E8426B">
      <w:pPr>
        <w:rPr>
          <w:ins w:id="6814" w:author="aas" w:date="2013-10-14T02:06:00Z"/>
        </w:rPr>
      </w:pPr>
    </w:p>
    <w:p w14:paraId="13A3AFDF" w14:textId="39B99E54" w:rsidR="00C31DBC" w:rsidDel="00E067A3" w:rsidRDefault="00E8426B">
      <w:pPr>
        <w:pStyle w:val="Appx"/>
        <w:rPr>
          <w:ins w:id="6815" w:author="aas" w:date="2013-10-14T02:06:00Z"/>
          <w:del w:id="6816" w:author="Anees Shaikh" w:date="2013-10-19T02:16:00Z"/>
          <w:rFonts w:cstheme="minorHAnsi"/>
        </w:rPr>
      </w:pPr>
      <w:bookmarkStart w:id="6817" w:name="_Toc313864825"/>
      <w:bookmarkEnd w:id="6817"/>
      <w:ins w:id="6818" w:author="aas" w:date="2013-10-14T02:06:00Z">
        <w:del w:id="6819" w:author="Anees Shaikh" w:date="2013-10-19T02:16:00Z">
          <w:r w:rsidDel="00E067A3">
            <w:rPr>
              <w:rFonts w:cstheme="minorHAnsi"/>
            </w:rPr>
            <w:delText>OF-CONFIG XML Schema</w:delText>
          </w:r>
        </w:del>
      </w:ins>
    </w:p>
    <w:tbl>
      <w:tblPr>
        <w:tblStyle w:val="TableGrid"/>
        <w:tblW w:w="0" w:type="auto"/>
        <w:tblLook w:val="04A0" w:firstRow="1" w:lastRow="0" w:firstColumn="1" w:lastColumn="0" w:noHBand="0" w:noVBand="1"/>
      </w:tblPr>
      <w:tblGrid>
        <w:gridCol w:w="9576"/>
      </w:tblGrid>
      <w:tr w:rsidR="00E8426B" w:rsidDel="00E067A3" w14:paraId="6A3BE22E" w14:textId="231D9AAD" w:rsidTr="001026D4">
        <w:trPr>
          <w:ins w:id="6820" w:author="aas" w:date="2013-10-14T02:06:00Z"/>
          <w:del w:id="6821" w:author="Anees Shaikh" w:date="2013-10-19T02:16:00Z"/>
        </w:trPr>
        <w:tc>
          <w:tcPr>
            <w:tcW w:w="9576" w:type="dxa"/>
            <w:shd w:val="clear" w:color="auto" w:fill="CCFFCC"/>
          </w:tcPr>
          <w:p w14:paraId="1DA68F2B" w14:textId="20FBCCC4" w:rsidR="00874469" w:rsidDel="00E067A3" w:rsidRDefault="00874469">
            <w:pPr>
              <w:pStyle w:val="Appx"/>
              <w:rPr>
                <w:ins w:id="6822" w:author="aas" w:date="2013-10-14T02:06:00Z"/>
                <w:del w:id="6823" w:author="Anees Shaikh" w:date="2013-10-19T02:16:00Z"/>
              </w:rPr>
              <w:pPrChange w:id="6824" w:author="Anees Shaikh" w:date="2013-10-19T02:16:00Z">
                <w:pPr>
                  <w:pStyle w:val="XML1"/>
                </w:pPr>
              </w:pPrChange>
            </w:pPr>
            <w:ins w:id="6825" w:author="aas" w:date="2013-10-14T02:06:00Z">
              <w:del w:id="6826" w:author="Anees Shaikh" w:date="2013-10-19T02:16:00Z">
                <w:r w:rsidDel="00E067A3">
                  <w:delText>&lt;?xml version="1.0" encoding="UTF-8"?&gt;</w:delText>
                </w:r>
              </w:del>
            </w:ins>
          </w:p>
          <w:p w14:paraId="19CF3446" w14:textId="76EB4348" w:rsidR="00874469" w:rsidDel="00E067A3" w:rsidRDefault="00874469">
            <w:pPr>
              <w:pStyle w:val="Appx"/>
              <w:rPr>
                <w:ins w:id="6827" w:author="aas" w:date="2013-10-14T02:06:00Z"/>
                <w:del w:id="6828" w:author="Anees Shaikh" w:date="2013-10-19T02:16:00Z"/>
              </w:rPr>
              <w:pPrChange w:id="6829" w:author="Anees Shaikh" w:date="2013-10-19T02:16:00Z">
                <w:pPr>
                  <w:pStyle w:val="XML1"/>
                </w:pPr>
              </w:pPrChange>
            </w:pPr>
            <w:ins w:id="6830" w:author="aas" w:date="2013-10-14T02:06:00Z">
              <w:del w:id="6831" w:author="Anees Shaikh" w:date="2013-10-19T02:16:00Z">
                <w:r w:rsidDel="00E067A3">
                  <w:delText>&lt;xs:schema xmlns:xs="http://www.w3.org/2001/XMLSchema"</w:delText>
                </w:r>
              </w:del>
            </w:ins>
          </w:p>
          <w:p w14:paraId="3D151821" w14:textId="3A811752" w:rsidR="00874469" w:rsidDel="00E067A3" w:rsidRDefault="00874469">
            <w:pPr>
              <w:pStyle w:val="Appx"/>
              <w:rPr>
                <w:ins w:id="6832" w:author="aas" w:date="2013-10-14T02:06:00Z"/>
                <w:del w:id="6833" w:author="Anees Shaikh" w:date="2013-10-19T02:16:00Z"/>
              </w:rPr>
              <w:pPrChange w:id="6834" w:author="Anees Shaikh" w:date="2013-10-19T02:16:00Z">
                <w:pPr>
                  <w:pStyle w:val="XML1"/>
                </w:pPr>
              </w:pPrChange>
            </w:pPr>
            <w:ins w:id="6835" w:author="aas" w:date="2013-10-14T02:06:00Z">
              <w:del w:id="6836" w:author="Anees Shaikh" w:date="2013-10-19T02:16:00Z">
                <w:r w:rsidDel="00E067A3">
                  <w:delText xml:space="preserve">           xmlns:yin="urn:ietf:params:xml:schema:yang:yin:1"</w:delText>
                </w:r>
              </w:del>
            </w:ins>
          </w:p>
          <w:p w14:paraId="6D4B7464" w14:textId="11A41CA2" w:rsidR="00874469" w:rsidDel="00E067A3" w:rsidRDefault="00874469">
            <w:pPr>
              <w:pStyle w:val="Appx"/>
              <w:rPr>
                <w:ins w:id="6837" w:author="aas" w:date="2013-10-14T02:06:00Z"/>
                <w:del w:id="6838" w:author="Anees Shaikh" w:date="2013-10-19T02:16:00Z"/>
              </w:rPr>
              <w:pPrChange w:id="6839" w:author="Anees Shaikh" w:date="2013-10-19T02:16:00Z">
                <w:pPr>
                  <w:pStyle w:val="XML1"/>
                </w:pPr>
              </w:pPrChange>
            </w:pPr>
            <w:ins w:id="6840" w:author="aas" w:date="2013-10-14T02:06:00Z">
              <w:del w:id="6841" w:author="Anees Shaikh" w:date="2013-10-19T02:16:00Z">
                <w:r w:rsidDel="00E067A3">
                  <w:delText xml:space="preserve">           targetNamespace="urn:onf:config:yang"</w:delText>
                </w:r>
              </w:del>
            </w:ins>
          </w:p>
          <w:p w14:paraId="02BD0855" w14:textId="5FEB311E" w:rsidR="00874469" w:rsidDel="00E067A3" w:rsidRDefault="00874469">
            <w:pPr>
              <w:pStyle w:val="Appx"/>
              <w:rPr>
                <w:ins w:id="6842" w:author="aas" w:date="2013-10-14T02:06:00Z"/>
                <w:del w:id="6843" w:author="Anees Shaikh" w:date="2013-10-19T02:16:00Z"/>
              </w:rPr>
              <w:pPrChange w:id="6844" w:author="Anees Shaikh" w:date="2013-10-19T02:16:00Z">
                <w:pPr>
                  <w:pStyle w:val="XML1"/>
                </w:pPr>
              </w:pPrChange>
            </w:pPr>
            <w:ins w:id="6845" w:author="aas" w:date="2013-10-14T02:06:00Z">
              <w:del w:id="6846" w:author="Anees Shaikh" w:date="2013-10-19T02:16:00Z">
                <w:r w:rsidDel="00E067A3">
                  <w:delText xml:space="preserve">           xmlns="urn:onf:config:yang"</w:delText>
                </w:r>
              </w:del>
            </w:ins>
          </w:p>
          <w:p w14:paraId="28F55CDA" w14:textId="5CC82390" w:rsidR="00874469" w:rsidDel="00E067A3" w:rsidRDefault="00874469">
            <w:pPr>
              <w:pStyle w:val="Appx"/>
              <w:rPr>
                <w:ins w:id="6847" w:author="aas" w:date="2013-10-14T02:06:00Z"/>
                <w:del w:id="6848" w:author="Anees Shaikh" w:date="2013-10-19T02:16:00Z"/>
              </w:rPr>
              <w:pPrChange w:id="6849" w:author="Anees Shaikh" w:date="2013-10-19T02:16:00Z">
                <w:pPr>
                  <w:pStyle w:val="XML1"/>
                </w:pPr>
              </w:pPrChange>
            </w:pPr>
            <w:ins w:id="6850" w:author="aas" w:date="2013-10-14T02:06:00Z">
              <w:del w:id="6851" w:author="Anees Shaikh" w:date="2013-10-19T02:16:00Z">
                <w:r w:rsidDel="00E067A3">
                  <w:delText xml:space="preserve">           elementFormDefault="qualified"</w:delText>
                </w:r>
              </w:del>
            </w:ins>
          </w:p>
          <w:p w14:paraId="67F7E4F9" w14:textId="05093916" w:rsidR="00874469" w:rsidDel="00E067A3" w:rsidRDefault="00874469">
            <w:pPr>
              <w:pStyle w:val="Appx"/>
              <w:rPr>
                <w:ins w:id="6852" w:author="aas" w:date="2013-10-14T02:06:00Z"/>
                <w:del w:id="6853" w:author="Anees Shaikh" w:date="2013-10-19T02:16:00Z"/>
              </w:rPr>
              <w:pPrChange w:id="6854" w:author="Anees Shaikh" w:date="2013-10-19T02:16:00Z">
                <w:pPr>
                  <w:pStyle w:val="XML1"/>
                </w:pPr>
              </w:pPrChange>
            </w:pPr>
            <w:ins w:id="6855" w:author="aas" w:date="2013-10-14T02:06:00Z">
              <w:del w:id="6856" w:author="Anees Shaikh" w:date="2013-10-19T02:16:00Z">
                <w:r w:rsidDel="00E067A3">
                  <w:delText xml:space="preserve">           attributeFormDefault="unqualified"</w:delText>
                </w:r>
              </w:del>
            </w:ins>
          </w:p>
          <w:p w14:paraId="2C1803C4" w14:textId="4DDFB870" w:rsidR="00874469" w:rsidDel="00E067A3" w:rsidRDefault="00874469">
            <w:pPr>
              <w:pStyle w:val="Appx"/>
              <w:rPr>
                <w:ins w:id="6857" w:author="aas" w:date="2013-10-14T02:06:00Z"/>
                <w:del w:id="6858" w:author="Anees Shaikh" w:date="2013-10-19T02:16:00Z"/>
              </w:rPr>
              <w:pPrChange w:id="6859" w:author="Anees Shaikh" w:date="2013-10-19T02:16:00Z">
                <w:pPr>
                  <w:pStyle w:val="XML1"/>
                </w:pPr>
              </w:pPrChange>
            </w:pPr>
            <w:ins w:id="6860" w:author="aas" w:date="2013-10-14T02:06:00Z">
              <w:del w:id="6861" w:author="Anees Shaikh" w:date="2013-10-19T02:16:00Z">
                <w:r w:rsidDel="00E067A3">
                  <w:delText xml:space="preserve">           version="2013-10-05"</w:delText>
                </w:r>
              </w:del>
            </w:ins>
          </w:p>
          <w:p w14:paraId="305551D7" w14:textId="1AB38A6A" w:rsidR="00874469" w:rsidDel="00E067A3" w:rsidRDefault="00874469">
            <w:pPr>
              <w:pStyle w:val="Appx"/>
              <w:rPr>
                <w:ins w:id="6862" w:author="aas" w:date="2013-10-14T02:06:00Z"/>
                <w:del w:id="6863" w:author="Anees Shaikh" w:date="2013-10-19T02:16:00Z"/>
              </w:rPr>
              <w:pPrChange w:id="6864" w:author="Anees Shaikh" w:date="2013-10-19T02:16:00Z">
                <w:pPr>
                  <w:pStyle w:val="XML1"/>
                </w:pPr>
              </w:pPrChange>
            </w:pPr>
            <w:ins w:id="6865" w:author="aas" w:date="2013-10-14T02:06:00Z">
              <w:del w:id="6866" w:author="Anees Shaikh" w:date="2013-10-19T02:16:00Z">
                <w:r w:rsidDel="00E067A3">
                  <w:delText xml:space="preserve">           xml:lang="en"</w:delText>
                </w:r>
              </w:del>
            </w:ins>
          </w:p>
          <w:p w14:paraId="54318490" w14:textId="2E3E1CB1" w:rsidR="00874469" w:rsidDel="00E067A3" w:rsidRDefault="00874469">
            <w:pPr>
              <w:pStyle w:val="Appx"/>
              <w:rPr>
                <w:ins w:id="6867" w:author="aas" w:date="2013-10-14T02:06:00Z"/>
                <w:del w:id="6868" w:author="Anees Shaikh" w:date="2013-10-19T02:16:00Z"/>
              </w:rPr>
              <w:pPrChange w:id="6869" w:author="Anees Shaikh" w:date="2013-10-19T02:16:00Z">
                <w:pPr>
                  <w:pStyle w:val="XML1"/>
                </w:pPr>
              </w:pPrChange>
            </w:pPr>
            <w:ins w:id="6870" w:author="aas" w:date="2013-10-14T02:06:00Z">
              <w:del w:id="6871" w:author="Anees Shaikh" w:date="2013-10-19T02:16:00Z">
                <w:r w:rsidDel="00E067A3">
                  <w:delText xml:space="preserve">          xmlns:yang="urn:ietf:params:xml:ns:yang:ietf-yang-types"</w:delText>
                </w:r>
              </w:del>
            </w:ins>
          </w:p>
          <w:p w14:paraId="0AB771E4" w14:textId="1FDF834D" w:rsidR="00874469" w:rsidDel="00E067A3" w:rsidRDefault="00874469">
            <w:pPr>
              <w:pStyle w:val="Appx"/>
              <w:rPr>
                <w:ins w:id="6872" w:author="aas" w:date="2013-10-14T02:06:00Z"/>
                <w:del w:id="6873" w:author="Anees Shaikh" w:date="2013-10-19T02:16:00Z"/>
              </w:rPr>
              <w:pPrChange w:id="6874" w:author="Anees Shaikh" w:date="2013-10-19T02:16:00Z">
                <w:pPr>
                  <w:pStyle w:val="XML1"/>
                </w:pPr>
              </w:pPrChange>
            </w:pPr>
            <w:ins w:id="6875" w:author="aas" w:date="2013-10-14T02:06:00Z">
              <w:del w:id="6876" w:author="Anees Shaikh" w:date="2013-10-19T02:16:00Z">
                <w:r w:rsidDel="00E067A3">
                  <w:delText xml:space="preserve">          xmlns:inet="urn:ietf:params:xml:ns:yang:ietf-inet-types"</w:delText>
                </w:r>
              </w:del>
            </w:ins>
          </w:p>
          <w:p w14:paraId="3A98E8AF" w14:textId="5CBCE202" w:rsidR="00874469" w:rsidDel="00E067A3" w:rsidRDefault="00874469">
            <w:pPr>
              <w:pStyle w:val="Appx"/>
              <w:rPr>
                <w:ins w:id="6877" w:author="aas" w:date="2013-10-14T02:06:00Z"/>
                <w:del w:id="6878" w:author="Anees Shaikh" w:date="2013-10-19T02:16:00Z"/>
              </w:rPr>
              <w:pPrChange w:id="6879" w:author="Anees Shaikh" w:date="2013-10-19T02:16:00Z">
                <w:pPr>
                  <w:pStyle w:val="XML1"/>
                </w:pPr>
              </w:pPrChange>
            </w:pPr>
            <w:ins w:id="6880" w:author="aas" w:date="2013-10-14T02:06:00Z">
              <w:del w:id="6881" w:author="Anees Shaikh" w:date="2013-10-19T02:16:00Z">
                <w:r w:rsidDel="00E067A3">
                  <w:delText xml:space="preserve">          xmlns:of-config="urn:onf:config:yang"&gt;</w:delText>
                </w:r>
              </w:del>
            </w:ins>
          </w:p>
          <w:p w14:paraId="17234589" w14:textId="55375A0A" w:rsidR="00874469" w:rsidDel="00E067A3" w:rsidRDefault="00874469">
            <w:pPr>
              <w:pStyle w:val="Appx"/>
              <w:rPr>
                <w:ins w:id="6882" w:author="aas" w:date="2013-10-14T02:06:00Z"/>
                <w:del w:id="6883" w:author="Anees Shaikh" w:date="2013-10-19T02:16:00Z"/>
              </w:rPr>
              <w:pPrChange w:id="6884" w:author="Anees Shaikh" w:date="2013-10-19T02:16:00Z">
                <w:pPr>
                  <w:pStyle w:val="XML1"/>
                </w:pPr>
              </w:pPrChange>
            </w:pPr>
          </w:p>
          <w:p w14:paraId="3F2F68F1" w14:textId="47862060" w:rsidR="00874469" w:rsidDel="00E067A3" w:rsidRDefault="00874469">
            <w:pPr>
              <w:pStyle w:val="Appx"/>
              <w:rPr>
                <w:ins w:id="6885" w:author="aas" w:date="2013-10-14T02:06:00Z"/>
                <w:del w:id="6886" w:author="Anees Shaikh" w:date="2013-10-19T02:16:00Z"/>
              </w:rPr>
              <w:pPrChange w:id="6887" w:author="Anees Shaikh" w:date="2013-10-19T02:16:00Z">
                <w:pPr>
                  <w:pStyle w:val="XML1"/>
                </w:pPr>
              </w:pPrChange>
            </w:pPr>
            <w:ins w:id="6888" w:author="aas" w:date="2013-10-14T02:06:00Z">
              <w:del w:id="6889" w:author="Anees Shaikh" w:date="2013-10-19T02:16:00Z">
                <w:r w:rsidDel="00E067A3">
                  <w:delText xml:space="preserve">  &lt;xs:import namespace="urn:ietf:params:xml:ns:yang:ietf-yang-types"</w:delText>
                </w:r>
              </w:del>
            </w:ins>
          </w:p>
          <w:p w14:paraId="18D9CD08" w14:textId="7F94EE8B" w:rsidR="00874469" w:rsidDel="00E067A3" w:rsidRDefault="00874469">
            <w:pPr>
              <w:pStyle w:val="Appx"/>
              <w:rPr>
                <w:ins w:id="6890" w:author="aas" w:date="2013-10-14T02:06:00Z"/>
                <w:del w:id="6891" w:author="Anees Shaikh" w:date="2013-10-19T02:16:00Z"/>
              </w:rPr>
              <w:pPrChange w:id="6892" w:author="Anees Shaikh" w:date="2013-10-19T02:16:00Z">
                <w:pPr>
                  <w:pStyle w:val="XML1"/>
                </w:pPr>
              </w:pPrChange>
            </w:pPr>
            <w:ins w:id="6893" w:author="aas" w:date="2013-10-14T02:06:00Z">
              <w:del w:id="6894" w:author="Anees Shaikh" w:date="2013-10-19T02:16:00Z">
                <w:r w:rsidDel="00E067A3">
                  <w:delText xml:space="preserve">             schemaLocation="ietf-yang-types.xsd"/&gt;</w:delText>
                </w:r>
              </w:del>
            </w:ins>
          </w:p>
          <w:p w14:paraId="769B5976" w14:textId="2DA86589" w:rsidR="00874469" w:rsidDel="00E067A3" w:rsidRDefault="00874469">
            <w:pPr>
              <w:pStyle w:val="Appx"/>
              <w:rPr>
                <w:ins w:id="6895" w:author="aas" w:date="2013-10-14T02:06:00Z"/>
                <w:del w:id="6896" w:author="Anees Shaikh" w:date="2013-10-19T02:16:00Z"/>
              </w:rPr>
              <w:pPrChange w:id="6897" w:author="Anees Shaikh" w:date="2013-10-19T02:16:00Z">
                <w:pPr>
                  <w:pStyle w:val="XML1"/>
                </w:pPr>
              </w:pPrChange>
            </w:pPr>
            <w:ins w:id="6898" w:author="aas" w:date="2013-10-14T02:06:00Z">
              <w:del w:id="6899" w:author="Anees Shaikh" w:date="2013-10-19T02:16:00Z">
                <w:r w:rsidDel="00E067A3">
                  <w:delText xml:space="preserve">  &lt;xs:import namespace="urn:ietf:params:xml:ns:yang:ietf-inet-types"</w:delText>
                </w:r>
              </w:del>
            </w:ins>
          </w:p>
          <w:p w14:paraId="40C3EE7E" w14:textId="304C136F" w:rsidR="00874469" w:rsidDel="00E067A3" w:rsidRDefault="00874469">
            <w:pPr>
              <w:pStyle w:val="Appx"/>
              <w:rPr>
                <w:ins w:id="6900" w:author="aas" w:date="2013-10-14T02:06:00Z"/>
                <w:del w:id="6901" w:author="Anees Shaikh" w:date="2013-10-19T02:16:00Z"/>
              </w:rPr>
              <w:pPrChange w:id="6902" w:author="Anees Shaikh" w:date="2013-10-19T02:16:00Z">
                <w:pPr>
                  <w:pStyle w:val="XML1"/>
                </w:pPr>
              </w:pPrChange>
            </w:pPr>
            <w:ins w:id="6903" w:author="aas" w:date="2013-10-14T02:06:00Z">
              <w:del w:id="6904" w:author="Anees Shaikh" w:date="2013-10-19T02:16:00Z">
                <w:r w:rsidDel="00E067A3">
                  <w:delText xml:space="preserve">             schemaLocation="ietf-inet-types.xsd"/&gt;</w:delText>
                </w:r>
              </w:del>
            </w:ins>
          </w:p>
          <w:p w14:paraId="37A11D88" w14:textId="71925AEB" w:rsidR="00874469" w:rsidDel="00E067A3" w:rsidRDefault="00874469">
            <w:pPr>
              <w:pStyle w:val="Appx"/>
              <w:rPr>
                <w:ins w:id="6905" w:author="aas" w:date="2013-10-14T02:06:00Z"/>
                <w:del w:id="6906" w:author="Anees Shaikh" w:date="2013-10-19T02:16:00Z"/>
              </w:rPr>
              <w:pPrChange w:id="6907" w:author="Anees Shaikh" w:date="2013-10-19T02:16:00Z">
                <w:pPr>
                  <w:pStyle w:val="XML1"/>
                </w:pPr>
              </w:pPrChange>
            </w:pPr>
          </w:p>
          <w:p w14:paraId="3AF6C85E" w14:textId="16B6E229" w:rsidR="00874469" w:rsidDel="00E067A3" w:rsidRDefault="00874469">
            <w:pPr>
              <w:pStyle w:val="Appx"/>
              <w:rPr>
                <w:ins w:id="6908" w:author="aas" w:date="2013-10-14T02:06:00Z"/>
                <w:del w:id="6909" w:author="Anees Shaikh" w:date="2013-10-19T02:16:00Z"/>
              </w:rPr>
              <w:pPrChange w:id="6910" w:author="Anees Shaikh" w:date="2013-10-19T02:16:00Z">
                <w:pPr>
                  <w:pStyle w:val="XML1"/>
                </w:pPr>
              </w:pPrChange>
            </w:pPr>
            <w:ins w:id="6911" w:author="aas" w:date="2013-10-14T02:06:00Z">
              <w:del w:id="6912" w:author="Anees Shaikh" w:date="2013-10-19T02:16:00Z">
                <w:r w:rsidDel="00E067A3">
                  <w:delText xml:space="preserve">  &lt;xs:annotation&gt;</w:delText>
                </w:r>
              </w:del>
            </w:ins>
          </w:p>
          <w:p w14:paraId="28718F73" w14:textId="010EEAE2" w:rsidR="00874469" w:rsidDel="00E067A3" w:rsidRDefault="00874469">
            <w:pPr>
              <w:pStyle w:val="Appx"/>
              <w:rPr>
                <w:ins w:id="6913" w:author="aas" w:date="2013-10-14T02:06:00Z"/>
                <w:del w:id="6914" w:author="Anees Shaikh" w:date="2013-10-19T02:16:00Z"/>
              </w:rPr>
              <w:pPrChange w:id="6915" w:author="Anees Shaikh" w:date="2013-10-19T02:16:00Z">
                <w:pPr>
                  <w:pStyle w:val="XML1"/>
                </w:pPr>
              </w:pPrChange>
            </w:pPr>
            <w:ins w:id="6916" w:author="aas" w:date="2013-10-14T02:06:00Z">
              <w:del w:id="6917" w:author="Anees Shaikh" w:date="2013-10-19T02:16:00Z">
                <w:r w:rsidDel="00E067A3">
                  <w:delText xml:space="preserve">    &lt;xs:documentation&gt;</w:delText>
                </w:r>
              </w:del>
            </w:ins>
          </w:p>
          <w:p w14:paraId="2798E554" w14:textId="3455851E" w:rsidR="00874469" w:rsidDel="00E067A3" w:rsidRDefault="00874469">
            <w:pPr>
              <w:pStyle w:val="Appx"/>
              <w:rPr>
                <w:ins w:id="6918" w:author="aas" w:date="2013-10-14T02:06:00Z"/>
                <w:del w:id="6919" w:author="Anees Shaikh" w:date="2013-10-19T02:16:00Z"/>
              </w:rPr>
              <w:pPrChange w:id="6920" w:author="Anees Shaikh" w:date="2013-10-19T02:16:00Z">
                <w:pPr>
                  <w:pStyle w:val="XML1"/>
                </w:pPr>
              </w:pPrChange>
            </w:pPr>
            <w:ins w:id="6921" w:author="aas" w:date="2013-10-14T02:06:00Z">
              <w:del w:id="6922" w:author="Anees Shaikh" w:date="2013-10-19T02:16:00Z">
                <w:r w:rsidDel="00E067A3">
                  <w:delText xml:space="preserve">      This schema was generated from the YANG module of-config</w:delText>
                </w:r>
              </w:del>
            </w:ins>
          </w:p>
          <w:p w14:paraId="2FA283FC" w14:textId="4FE09F66" w:rsidR="00874469" w:rsidDel="00E067A3" w:rsidRDefault="00874469">
            <w:pPr>
              <w:pStyle w:val="Appx"/>
              <w:rPr>
                <w:ins w:id="6923" w:author="aas" w:date="2013-10-14T02:06:00Z"/>
                <w:del w:id="6924" w:author="Anees Shaikh" w:date="2013-10-19T02:16:00Z"/>
              </w:rPr>
              <w:pPrChange w:id="6925" w:author="Anees Shaikh" w:date="2013-10-19T02:16:00Z">
                <w:pPr>
                  <w:pStyle w:val="XML1"/>
                </w:pPr>
              </w:pPrChange>
            </w:pPr>
            <w:ins w:id="6926" w:author="aas" w:date="2013-10-14T02:06:00Z">
              <w:del w:id="6927" w:author="Anees Shaikh" w:date="2013-10-19T02:16:00Z">
                <w:r w:rsidDel="00E067A3">
                  <w:delText xml:space="preserve">      by pyang version 1.2.</w:delText>
                </w:r>
              </w:del>
            </w:ins>
          </w:p>
          <w:p w14:paraId="08AE246E" w14:textId="774FE6AD" w:rsidR="00874469" w:rsidDel="00E067A3" w:rsidRDefault="00874469">
            <w:pPr>
              <w:pStyle w:val="Appx"/>
              <w:rPr>
                <w:ins w:id="6928" w:author="aas" w:date="2013-10-14T02:06:00Z"/>
                <w:del w:id="6929" w:author="Anees Shaikh" w:date="2013-10-19T02:16:00Z"/>
              </w:rPr>
              <w:pPrChange w:id="6930" w:author="Anees Shaikh" w:date="2013-10-19T02:16:00Z">
                <w:pPr>
                  <w:pStyle w:val="XML1"/>
                </w:pPr>
              </w:pPrChange>
            </w:pPr>
          </w:p>
          <w:p w14:paraId="1BB84730" w14:textId="050706BF" w:rsidR="00874469" w:rsidDel="00E067A3" w:rsidRDefault="00874469">
            <w:pPr>
              <w:pStyle w:val="Appx"/>
              <w:rPr>
                <w:ins w:id="6931" w:author="aas" w:date="2013-10-14T02:06:00Z"/>
                <w:del w:id="6932" w:author="Anees Shaikh" w:date="2013-10-19T02:16:00Z"/>
              </w:rPr>
              <w:pPrChange w:id="6933" w:author="Anees Shaikh" w:date="2013-10-19T02:16:00Z">
                <w:pPr>
                  <w:pStyle w:val="XML1"/>
                </w:pPr>
              </w:pPrChange>
            </w:pPr>
            <w:ins w:id="6934" w:author="aas" w:date="2013-10-14T02:06:00Z">
              <w:del w:id="6935" w:author="Anees Shaikh" w:date="2013-10-19T02:16:00Z">
                <w:r w:rsidDel="00E067A3">
                  <w:delText xml:space="preserve">      The schema describes an instance document consisting</w:delText>
                </w:r>
              </w:del>
            </w:ins>
          </w:p>
          <w:p w14:paraId="078FAAE6" w14:textId="799A75FF" w:rsidR="00874469" w:rsidDel="00E067A3" w:rsidRDefault="00874469">
            <w:pPr>
              <w:pStyle w:val="Appx"/>
              <w:rPr>
                <w:ins w:id="6936" w:author="aas" w:date="2013-10-14T02:06:00Z"/>
                <w:del w:id="6937" w:author="Anees Shaikh" w:date="2013-10-19T02:16:00Z"/>
              </w:rPr>
              <w:pPrChange w:id="6938" w:author="Anees Shaikh" w:date="2013-10-19T02:16:00Z">
                <w:pPr>
                  <w:pStyle w:val="XML1"/>
                </w:pPr>
              </w:pPrChange>
            </w:pPr>
            <w:ins w:id="6939" w:author="aas" w:date="2013-10-14T02:06:00Z">
              <w:del w:id="6940" w:author="Anees Shaikh" w:date="2013-10-19T02:16:00Z">
                <w:r w:rsidDel="00E067A3">
                  <w:delText xml:space="preserve">      of the entire configuration data store, operational</w:delText>
                </w:r>
              </w:del>
            </w:ins>
          </w:p>
          <w:p w14:paraId="2D9BDE59" w14:textId="35ADA2B6" w:rsidR="00874469" w:rsidDel="00E067A3" w:rsidRDefault="00874469">
            <w:pPr>
              <w:pStyle w:val="Appx"/>
              <w:rPr>
                <w:ins w:id="6941" w:author="aas" w:date="2013-10-14T02:06:00Z"/>
                <w:del w:id="6942" w:author="Anees Shaikh" w:date="2013-10-19T02:16:00Z"/>
              </w:rPr>
              <w:pPrChange w:id="6943" w:author="Anees Shaikh" w:date="2013-10-19T02:16:00Z">
                <w:pPr>
                  <w:pStyle w:val="XML1"/>
                </w:pPr>
              </w:pPrChange>
            </w:pPr>
            <w:ins w:id="6944" w:author="aas" w:date="2013-10-14T02:06:00Z">
              <w:del w:id="6945" w:author="Anees Shaikh" w:date="2013-10-19T02:16:00Z">
                <w:r w:rsidDel="00E067A3">
                  <w:delText xml:space="preserve">      data, rpc operations, and notifications.</w:delText>
                </w:r>
              </w:del>
            </w:ins>
          </w:p>
          <w:p w14:paraId="4FADB6ED" w14:textId="6147E952" w:rsidR="00874469" w:rsidDel="00E067A3" w:rsidRDefault="00874469">
            <w:pPr>
              <w:pStyle w:val="Appx"/>
              <w:rPr>
                <w:ins w:id="6946" w:author="aas" w:date="2013-10-14T02:06:00Z"/>
                <w:del w:id="6947" w:author="Anees Shaikh" w:date="2013-10-19T02:16:00Z"/>
              </w:rPr>
              <w:pPrChange w:id="6948" w:author="Anees Shaikh" w:date="2013-10-19T02:16:00Z">
                <w:pPr>
                  <w:pStyle w:val="XML1"/>
                </w:pPr>
              </w:pPrChange>
            </w:pPr>
            <w:ins w:id="6949" w:author="aas" w:date="2013-10-14T02:06:00Z">
              <w:del w:id="6950" w:author="Anees Shaikh" w:date="2013-10-19T02:16:00Z">
                <w:r w:rsidDel="00E067A3">
                  <w:delText xml:space="preserve">      This schema can thus NOT be used as-is to</w:delText>
                </w:r>
              </w:del>
            </w:ins>
          </w:p>
          <w:p w14:paraId="564F7D96" w14:textId="1ECEDA63" w:rsidR="00874469" w:rsidDel="00E067A3" w:rsidRDefault="00874469">
            <w:pPr>
              <w:pStyle w:val="Appx"/>
              <w:rPr>
                <w:ins w:id="6951" w:author="aas" w:date="2013-10-14T02:06:00Z"/>
                <w:del w:id="6952" w:author="Anees Shaikh" w:date="2013-10-19T02:16:00Z"/>
              </w:rPr>
              <w:pPrChange w:id="6953" w:author="Anees Shaikh" w:date="2013-10-19T02:16:00Z">
                <w:pPr>
                  <w:pStyle w:val="XML1"/>
                </w:pPr>
              </w:pPrChange>
            </w:pPr>
            <w:ins w:id="6954" w:author="aas" w:date="2013-10-14T02:06:00Z">
              <w:del w:id="6955" w:author="Anees Shaikh" w:date="2013-10-19T02:16:00Z">
                <w:r w:rsidDel="00E067A3">
                  <w:delText xml:space="preserve">      validate NETCONF PDUs.</w:delText>
                </w:r>
              </w:del>
            </w:ins>
          </w:p>
          <w:p w14:paraId="4291B504" w14:textId="009CDB84" w:rsidR="00874469" w:rsidDel="00E067A3" w:rsidRDefault="00874469">
            <w:pPr>
              <w:pStyle w:val="Appx"/>
              <w:rPr>
                <w:ins w:id="6956" w:author="aas" w:date="2013-10-14T02:06:00Z"/>
                <w:del w:id="6957" w:author="Anees Shaikh" w:date="2013-10-19T02:16:00Z"/>
              </w:rPr>
              <w:pPrChange w:id="6958" w:author="Anees Shaikh" w:date="2013-10-19T02:16:00Z">
                <w:pPr>
                  <w:pStyle w:val="XML1"/>
                </w:pPr>
              </w:pPrChange>
            </w:pPr>
            <w:ins w:id="6959" w:author="aas" w:date="2013-10-14T02:06:00Z">
              <w:del w:id="6960" w:author="Anees Shaikh" w:date="2013-10-19T02:16:00Z">
                <w:r w:rsidDel="00E067A3">
                  <w:delText xml:space="preserve">    &lt;/xs:documentation&gt;</w:delText>
                </w:r>
              </w:del>
            </w:ins>
          </w:p>
          <w:p w14:paraId="6ADA25E7" w14:textId="734E2ECC" w:rsidR="00874469" w:rsidDel="00E067A3" w:rsidRDefault="00874469">
            <w:pPr>
              <w:pStyle w:val="Appx"/>
              <w:rPr>
                <w:ins w:id="6961" w:author="aas" w:date="2013-10-14T02:06:00Z"/>
                <w:del w:id="6962" w:author="Anees Shaikh" w:date="2013-10-19T02:16:00Z"/>
              </w:rPr>
              <w:pPrChange w:id="6963" w:author="Anees Shaikh" w:date="2013-10-19T02:16:00Z">
                <w:pPr>
                  <w:pStyle w:val="XML1"/>
                </w:pPr>
              </w:pPrChange>
            </w:pPr>
            <w:ins w:id="6964" w:author="aas" w:date="2013-10-14T02:06:00Z">
              <w:del w:id="6965" w:author="Anees Shaikh" w:date="2013-10-19T02:16:00Z">
                <w:r w:rsidDel="00E067A3">
                  <w:delText xml:space="preserve">  &lt;/xs:annotation&gt;</w:delText>
                </w:r>
              </w:del>
            </w:ins>
          </w:p>
          <w:p w14:paraId="4DED0BBF" w14:textId="19664F18" w:rsidR="00874469" w:rsidDel="00E067A3" w:rsidRDefault="00874469">
            <w:pPr>
              <w:pStyle w:val="Appx"/>
              <w:rPr>
                <w:ins w:id="6966" w:author="aas" w:date="2013-10-14T02:06:00Z"/>
                <w:del w:id="6967" w:author="Anees Shaikh" w:date="2013-10-19T02:16:00Z"/>
              </w:rPr>
              <w:pPrChange w:id="6968" w:author="Anees Shaikh" w:date="2013-10-19T02:16:00Z">
                <w:pPr>
                  <w:pStyle w:val="XML1"/>
                </w:pPr>
              </w:pPrChange>
            </w:pPr>
          </w:p>
          <w:p w14:paraId="19E88FE8" w14:textId="04F51B12" w:rsidR="00874469" w:rsidDel="00E067A3" w:rsidRDefault="00874469">
            <w:pPr>
              <w:pStyle w:val="Appx"/>
              <w:rPr>
                <w:ins w:id="6969" w:author="aas" w:date="2013-10-14T02:06:00Z"/>
                <w:del w:id="6970" w:author="Anees Shaikh" w:date="2013-10-19T02:16:00Z"/>
              </w:rPr>
              <w:pPrChange w:id="6971" w:author="Anees Shaikh" w:date="2013-10-19T02:16:00Z">
                <w:pPr>
                  <w:pStyle w:val="XML1"/>
                </w:pPr>
              </w:pPrChange>
            </w:pPr>
            <w:ins w:id="6972" w:author="aas" w:date="2013-10-14T02:06:00Z">
              <w:del w:id="6973" w:author="Anees Shaikh" w:date="2013-10-19T02:16:00Z">
                <w:r w:rsidDel="00E067A3">
                  <w:delText xml:space="preserve">  &lt;xs:annotation&gt;</w:delText>
                </w:r>
              </w:del>
            </w:ins>
          </w:p>
          <w:p w14:paraId="09E571E1" w14:textId="4A1C42BA" w:rsidR="00874469" w:rsidDel="00E067A3" w:rsidRDefault="00874469">
            <w:pPr>
              <w:pStyle w:val="Appx"/>
              <w:rPr>
                <w:ins w:id="6974" w:author="aas" w:date="2013-10-14T02:06:00Z"/>
                <w:del w:id="6975" w:author="Anees Shaikh" w:date="2013-10-19T02:16:00Z"/>
              </w:rPr>
              <w:pPrChange w:id="6976" w:author="Anees Shaikh" w:date="2013-10-19T02:16:00Z">
                <w:pPr>
                  <w:pStyle w:val="XML1"/>
                </w:pPr>
              </w:pPrChange>
            </w:pPr>
            <w:ins w:id="6977" w:author="aas" w:date="2013-10-14T02:06:00Z">
              <w:del w:id="6978" w:author="Anees Shaikh" w:date="2013-10-19T02:16:00Z">
                <w:r w:rsidDel="00E067A3">
                  <w:delText xml:space="preserve">    &lt;xs:documentation&gt;</w:delText>
                </w:r>
              </w:del>
            </w:ins>
          </w:p>
          <w:p w14:paraId="424E79DD" w14:textId="3938B476" w:rsidR="00874469" w:rsidDel="00E067A3" w:rsidRDefault="00874469">
            <w:pPr>
              <w:pStyle w:val="Appx"/>
              <w:rPr>
                <w:ins w:id="6979" w:author="aas" w:date="2013-10-14T02:06:00Z"/>
                <w:del w:id="6980" w:author="Anees Shaikh" w:date="2013-10-19T02:16:00Z"/>
              </w:rPr>
              <w:pPrChange w:id="6981" w:author="Anees Shaikh" w:date="2013-10-19T02:16:00Z">
                <w:pPr>
                  <w:pStyle w:val="XML1"/>
                </w:pPr>
              </w:pPrChange>
            </w:pPr>
            <w:ins w:id="6982" w:author="aas" w:date="2013-10-14T02:06:00Z">
              <w:del w:id="6983" w:author="Anees Shaikh" w:date="2013-10-19T02:16:00Z">
                <w:r w:rsidDel="00E067A3">
                  <w:delText xml:space="preserve">      This module contains a collection of YANG definitions for</w:delText>
                </w:r>
              </w:del>
            </w:ins>
          </w:p>
          <w:p w14:paraId="57A5E4CE" w14:textId="4F6FD301" w:rsidR="00874469" w:rsidDel="00E067A3" w:rsidRDefault="00874469">
            <w:pPr>
              <w:pStyle w:val="Appx"/>
              <w:rPr>
                <w:ins w:id="6984" w:author="aas" w:date="2013-10-14T02:06:00Z"/>
                <w:del w:id="6985" w:author="Anees Shaikh" w:date="2013-10-19T02:16:00Z"/>
              </w:rPr>
              <w:pPrChange w:id="6986" w:author="Anees Shaikh" w:date="2013-10-19T02:16:00Z">
                <w:pPr>
                  <w:pStyle w:val="XML1"/>
                </w:pPr>
              </w:pPrChange>
            </w:pPr>
            <w:ins w:id="6987" w:author="aas" w:date="2013-10-14T02:06:00Z">
              <w:del w:id="6988" w:author="Anees Shaikh" w:date="2013-10-19T02:16:00Z">
                <w:r w:rsidDel="00E067A3">
                  <w:delText xml:space="preserve">      configuring OpenFlow datapaths. It is part of the OF-CONFIG</w:delText>
                </w:r>
              </w:del>
            </w:ins>
          </w:p>
          <w:p w14:paraId="1247A4A8" w14:textId="0FFEB9CA" w:rsidR="00874469" w:rsidDel="00E067A3" w:rsidRDefault="00874469">
            <w:pPr>
              <w:pStyle w:val="Appx"/>
              <w:rPr>
                <w:ins w:id="6989" w:author="aas" w:date="2013-10-14T02:06:00Z"/>
                <w:del w:id="6990" w:author="Anees Shaikh" w:date="2013-10-19T02:16:00Z"/>
              </w:rPr>
              <w:pPrChange w:id="6991" w:author="Anees Shaikh" w:date="2013-10-19T02:16:00Z">
                <w:pPr>
                  <w:pStyle w:val="XML1"/>
                </w:pPr>
              </w:pPrChange>
            </w:pPr>
            <w:ins w:id="6992" w:author="aas" w:date="2013-10-14T02:06:00Z">
              <w:del w:id="6993" w:author="Anees Shaikh" w:date="2013-10-19T02:16:00Z">
                <w:r w:rsidDel="00E067A3">
                  <w:delText xml:space="preserve">      specification.</w:delText>
                </w:r>
              </w:del>
            </w:ins>
          </w:p>
          <w:p w14:paraId="61847122" w14:textId="3A2A277E" w:rsidR="00874469" w:rsidDel="00E067A3" w:rsidRDefault="00874469">
            <w:pPr>
              <w:pStyle w:val="Appx"/>
              <w:rPr>
                <w:ins w:id="6994" w:author="aas" w:date="2013-10-14T02:06:00Z"/>
                <w:del w:id="6995" w:author="Anees Shaikh" w:date="2013-10-19T02:16:00Z"/>
              </w:rPr>
              <w:pPrChange w:id="6996" w:author="Anees Shaikh" w:date="2013-10-19T02:16:00Z">
                <w:pPr>
                  <w:pStyle w:val="XML1"/>
                </w:pPr>
              </w:pPrChange>
            </w:pPr>
            <w:ins w:id="6997" w:author="aas" w:date="2013-10-14T02:06:00Z">
              <w:del w:id="6998" w:author="Anees Shaikh" w:date="2013-10-19T02:16:00Z">
                <w:r w:rsidDel="00E067A3">
                  <w:delText xml:space="preserve">    &lt;/xs:documentation&gt;</w:delText>
                </w:r>
              </w:del>
            </w:ins>
          </w:p>
          <w:p w14:paraId="30F516B8" w14:textId="7E39CD95" w:rsidR="00874469" w:rsidDel="00E067A3" w:rsidRDefault="00874469">
            <w:pPr>
              <w:pStyle w:val="Appx"/>
              <w:rPr>
                <w:ins w:id="6999" w:author="aas" w:date="2013-10-14T02:06:00Z"/>
                <w:del w:id="7000" w:author="Anees Shaikh" w:date="2013-10-19T02:16:00Z"/>
              </w:rPr>
              <w:pPrChange w:id="7001" w:author="Anees Shaikh" w:date="2013-10-19T02:16:00Z">
                <w:pPr>
                  <w:pStyle w:val="XML1"/>
                </w:pPr>
              </w:pPrChange>
            </w:pPr>
            <w:ins w:id="7002" w:author="aas" w:date="2013-10-14T02:06:00Z">
              <w:del w:id="7003" w:author="Anees Shaikh" w:date="2013-10-19T02:16:00Z">
                <w:r w:rsidDel="00E067A3">
                  <w:delText xml:space="preserve">  &lt;/xs:annotation&gt;</w:delText>
                </w:r>
              </w:del>
            </w:ins>
          </w:p>
          <w:p w14:paraId="457563DD" w14:textId="0A90D1E8" w:rsidR="00874469" w:rsidDel="00E067A3" w:rsidRDefault="00874469">
            <w:pPr>
              <w:pStyle w:val="Appx"/>
              <w:rPr>
                <w:ins w:id="7004" w:author="aas" w:date="2013-10-14T02:06:00Z"/>
                <w:del w:id="7005" w:author="Anees Shaikh" w:date="2013-10-19T02:16:00Z"/>
              </w:rPr>
              <w:pPrChange w:id="7006" w:author="Anees Shaikh" w:date="2013-10-19T02:16:00Z">
                <w:pPr>
                  <w:pStyle w:val="XML1"/>
                </w:pPr>
              </w:pPrChange>
            </w:pPr>
          </w:p>
          <w:p w14:paraId="4384F904" w14:textId="2B4FC0F2" w:rsidR="00874469" w:rsidDel="00E067A3" w:rsidRDefault="00874469">
            <w:pPr>
              <w:pStyle w:val="Appx"/>
              <w:rPr>
                <w:ins w:id="7007" w:author="aas" w:date="2013-10-14T02:06:00Z"/>
                <w:del w:id="7008" w:author="Anees Shaikh" w:date="2013-10-19T02:16:00Z"/>
              </w:rPr>
              <w:pPrChange w:id="7009" w:author="Anees Shaikh" w:date="2013-10-19T02:16:00Z">
                <w:pPr>
                  <w:pStyle w:val="XML1"/>
                </w:pPr>
              </w:pPrChange>
            </w:pPr>
            <w:ins w:id="7010" w:author="aas" w:date="2013-10-14T02:06:00Z">
              <w:del w:id="7011" w:author="Anees Shaikh" w:date="2013-10-19T02:16:00Z">
                <w:r w:rsidDel="00E067A3">
                  <w:delText xml:space="preserve">  &lt;!-- YANG typedefs --&gt;</w:delText>
                </w:r>
              </w:del>
            </w:ins>
          </w:p>
          <w:p w14:paraId="5F51DF39" w14:textId="2DA9C2C8" w:rsidR="00874469" w:rsidDel="00E067A3" w:rsidRDefault="00874469">
            <w:pPr>
              <w:pStyle w:val="Appx"/>
              <w:rPr>
                <w:ins w:id="7012" w:author="aas" w:date="2013-10-14T02:06:00Z"/>
                <w:del w:id="7013" w:author="Anees Shaikh" w:date="2013-10-19T02:16:00Z"/>
              </w:rPr>
              <w:pPrChange w:id="7014" w:author="Anees Shaikh" w:date="2013-10-19T02:16:00Z">
                <w:pPr>
                  <w:pStyle w:val="XML1"/>
                </w:pPr>
              </w:pPrChange>
            </w:pPr>
            <w:ins w:id="7015" w:author="aas" w:date="2013-10-14T02:06:00Z">
              <w:del w:id="7016" w:author="Anees Shaikh" w:date="2013-10-19T02:16:00Z">
                <w:r w:rsidDel="00E067A3">
                  <w:delText xml:space="preserve">  &lt;xs:simpleType name="OFConfigId"&gt;</w:delText>
                </w:r>
              </w:del>
            </w:ins>
          </w:p>
          <w:p w14:paraId="62ED8691" w14:textId="64A23557" w:rsidR="00874469" w:rsidDel="00E067A3" w:rsidRDefault="00874469">
            <w:pPr>
              <w:pStyle w:val="Appx"/>
              <w:rPr>
                <w:ins w:id="7017" w:author="aas" w:date="2013-10-14T02:06:00Z"/>
                <w:del w:id="7018" w:author="Anees Shaikh" w:date="2013-10-19T02:16:00Z"/>
              </w:rPr>
              <w:pPrChange w:id="7019" w:author="Anees Shaikh" w:date="2013-10-19T02:16:00Z">
                <w:pPr>
                  <w:pStyle w:val="XML1"/>
                </w:pPr>
              </w:pPrChange>
            </w:pPr>
            <w:ins w:id="7020" w:author="aas" w:date="2013-10-14T02:06:00Z">
              <w:del w:id="7021" w:author="Anees Shaikh" w:date="2013-10-19T02:16:00Z">
                <w:r w:rsidDel="00E067A3">
                  <w:delText xml:space="preserve">    &lt;xs:annotation&gt;</w:delText>
                </w:r>
              </w:del>
            </w:ins>
          </w:p>
          <w:p w14:paraId="4D5041FD" w14:textId="3DE53DC5" w:rsidR="00874469" w:rsidDel="00E067A3" w:rsidRDefault="00874469">
            <w:pPr>
              <w:pStyle w:val="Appx"/>
              <w:rPr>
                <w:ins w:id="7022" w:author="aas" w:date="2013-10-14T02:06:00Z"/>
                <w:del w:id="7023" w:author="Anees Shaikh" w:date="2013-10-19T02:16:00Z"/>
              </w:rPr>
              <w:pPrChange w:id="7024" w:author="Anees Shaikh" w:date="2013-10-19T02:16:00Z">
                <w:pPr>
                  <w:pStyle w:val="XML1"/>
                </w:pPr>
              </w:pPrChange>
            </w:pPr>
            <w:ins w:id="7025" w:author="aas" w:date="2013-10-14T02:06:00Z">
              <w:del w:id="7026" w:author="Anees Shaikh" w:date="2013-10-19T02:16:00Z">
                <w:r w:rsidDel="00E067A3">
                  <w:delText xml:space="preserve">      &lt;xs:documentation&gt;</w:delText>
                </w:r>
              </w:del>
            </w:ins>
          </w:p>
          <w:p w14:paraId="1B007488" w14:textId="1E7F8F60" w:rsidR="00874469" w:rsidDel="00E067A3" w:rsidRDefault="00874469">
            <w:pPr>
              <w:pStyle w:val="Appx"/>
              <w:rPr>
                <w:ins w:id="7027" w:author="aas" w:date="2013-10-14T02:06:00Z"/>
                <w:del w:id="7028" w:author="Anees Shaikh" w:date="2013-10-19T02:16:00Z"/>
              </w:rPr>
              <w:pPrChange w:id="7029" w:author="Anees Shaikh" w:date="2013-10-19T02:16:00Z">
                <w:pPr>
                  <w:pStyle w:val="XML1"/>
                </w:pPr>
              </w:pPrChange>
            </w:pPr>
            <w:ins w:id="7030" w:author="aas" w:date="2013-10-14T02:06:00Z">
              <w:del w:id="7031" w:author="Anees Shaikh" w:date="2013-10-19T02:16:00Z">
                <w:r w:rsidDel="00E067A3">
                  <w:delText xml:space="preserve">        Generic type of an identifier in OF-CONFIG</w:delText>
                </w:r>
              </w:del>
            </w:ins>
          </w:p>
          <w:p w14:paraId="7B835547" w14:textId="1EAC236E" w:rsidR="00874469" w:rsidDel="00E067A3" w:rsidRDefault="00874469">
            <w:pPr>
              <w:pStyle w:val="Appx"/>
              <w:rPr>
                <w:ins w:id="7032" w:author="aas" w:date="2013-10-14T02:06:00Z"/>
                <w:del w:id="7033" w:author="Anees Shaikh" w:date="2013-10-19T02:16:00Z"/>
              </w:rPr>
              <w:pPrChange w:id="7034" w:author="Anees Shaikh" w:date="2013-10-19T02:16:00Z">
                <w:pPr>
                  <w:pStyle w:val="XML1"/>
                </w:pPr>
              </w:pPrChange>
            </w:pPr>
            <w:ins w:id="7035" w:author="aas" w:date="2013-10-14T02:06:00Z">
              <w:del w:id="7036" w:author="Anees Shaikh" w:date="2013-10-19T02:16:00Z">
                <w:r w:rsidDel="00E067A3">
                  <w:delText xml:space="preserve">      &lt;/xs:documentation&gt;</w:delText>
                </w:r>
              </w:del>
            </w:ins>
          </w:p>
          <w:p w14:paraId="786B76C1" w14:textId="4CD7E65C" w:rsidR="00874469" w:rsidDel="00E067A3" w:rsidRDefault="00874469">
            <w:pPr>
              <w:pStyle w:val="Appx"/>
              <w:rPr>
                <w:ins w:id="7037" w:author="aas" w:date="2013-10-14T02:06:00Z"/>
                <w:del w:id="7038" w:author="Anees Shaikh" w:date="2013-10-19T02:16:00Z"/>
              </w:rPr>
              <w:pPrChange w:id="7039" w:author="Anees Shaikh" w:date="2013-10-19T02:16:00Z">
                <w:pPr>
                  <w:pStyle w:val="XML1"/>
                </w:pPr>
              </w:pPrChange>
            </w:pPr>
            <w:ins w:id="7040" w:author="aas" w:date="2013-10-14T02:06:00Z">
              <w:del w:id="7041" w:author="Anees Shaikh" w:date="2013-10-19T02:16:00Z">
                <w:r w:rsidDel="00E067A3">
                  <w:delText xml:space="preserve">    &lt;/xs:annotation&gt;</w:delText>
                </w:r>
              </w:del>
            </w:ins>
          </w:p>
          <w:p w14:paraId="4DB7D4F4" w14:textId="11AD487E" w:rsidR="00874469" w:rsidDel="00E067A3" w:rsidRDefault="00874469">
            <w:pPr>
              <w:pStyle w:val="Appx"/>
              <w:rPr>
                <w:ins w:id="7042" w:author="aas" w:date="2013-10-14T02:06:00Z"/>
                <w:del w:id="7043" w:author="Anees Shaikh" w:date="2013-10-19T02:16:00Z"/>
              </w:rPr>
              <w:pPrChange w:id="7044" w:author="Anees Shaikh" w:date="2013-10-19T02:16:00Z">
                <w:pPr>
                  <w:pStyle w:val="XML1"/>
                </w:pPr>
              </w:pPrChange>
            </w:pPr>
          </w:p>
          <w:p w14:paraId="207184CF" w14:textId="3FC2C0EC" w:rsidR="00874469" w:rsidDel="00E067A3" w:rsidRDefault="00874469">
            <w:pPr>
              <w:pStyle w:val="Appx"/>
              <w:rPr>
                <w:ins w:id="7045" w:author="aas" w:date="2013-10-14T02:06:00Z"/>
                <w:del w:id="7046" w:author="Anees Shaikh" w:date="2013-10-19T02:16:00Z"/>
              </w:rPr>
              <w:pPrChange w:id="7047" w:author="Anees Shaikh" w:date="2013-10-19T02:16:00Z">
                <w:pPr>
                  <w:pStyle w:val="XML1"/>
                </w:pPr>
              </w:pPrChange>
            </w:pPr>
            <w:ins w:id="7048" w:author="aas" w:date="2013-10-14T02:06:00Z">
              <w:del w:id="7049" w:author="Anees Shaikh" w:date="2013-10-19T02:16:00Z">
                <w:r w:rsidDel="00E067A3">
                  <w:delText xml:space="preserve">    &lt;xs:restriction base="xs:string"&gt;</w:delText>
                </w:r>
              </w:del>
            </w:ins>
          </w:p>
          <w:p w14:paraId="3E00CFD1" w14:textId="39ADA8C4" w:rsidR="00874469" w:rsidDel="00E067A3" w:rsidRDefault="00874469">
            <w:pPr>
              <w:pStyle w:val="Appx"/>
              <w:rPr>
                <w:ins w:id="7050" w:author="aas" w:date="2013-10-14T02:06:00Z"/>
                <w:del w:id="7051" w:author="Anees Shaikh" w:date="2013-10-19T02:16:00Z"/>
              </w:rPr>
              <w:pPrChange w:id="7052" w:author="Anees Shaikh" w:date="2013-10-19T02:16:00Z">
                <w:pPr>
                  <w:pStyle w:val="XML1"/>
                </w:pPr>
              </w:pPrChange>
            </w:pPr>
            <w:ins w:id="7053" w:author="aas" w:date="2013-10-14T02:06:00Z">
              <w:del w:id="7054" w:author="Anees Shaikh" w:date="2013-10-19T02:16:00Z">
                <w:r w:rsidDel="00E067A3">
                  <w:delText xml:space="preserve">    &lt;/xs:restriction&gt;</w:delText>
                </w:r>
              </w:del>
            </w:ins>
          </w:p>
          <w:p w14:paraId="40315DDE" w14:textId="563047C9" w:rsidR="00874469" w:rsidDel="00E067A3" w:rsidRDefault="00874469">
            <w:pPr>
              <w:pStyle w:val="Appx"/>
              <w:rPr>
                <w:ins w:id="7055" w:author="aas" w:date="2013-10-14T02:06:00Z"/>
                <w:del w:id="7056" w:author="Anees Shaikh" w:date="2013-10-19T02:16:00Z"/>
              </w:rPr>
              <w:pPrChange w:id="7057" w:author="Anees Shaikh" w:date="2013-10-19T02:16:00Z">
                <w:pPr>
                  <w:pStyle w:val="XML1"/>
                </w:pPr>
              </w:pPrChange>
            </w:pPr>
            <w:ins w:id="7058" w:author="aas" w:date="2013-10-14T02:06:00Z">
              <w:del w:id="7059" w:author="Anees Shaikh" w:date="2013-10-19T02:16:00Z">
                <w:r w:rsidDel="00E067A3">
                  <w:delText xml:space="preserve">  &lt;/xs:simpleType&gt;</w:delText>
                </w:r>
              </w:del>
            </w:ins>
          </w:p>
          <w:p w14:paraId="40EAD86D" w14:textId="153EC908" w:rsidR="00874469" w:rsidDel="00E067A3" w:rsidRDefault="00874469">
            <w:pPr>
              <w:pStyle w:val="Appx"/>
              <w:rPr>
                <w:ins w:id="7060" w:author="aas" w:date="2013-10-14T02:06:00Z"/>
                <w:del w:id="7061" w:author="Anees Shaikh" w:date="2013-10-19T02:16:00Z"/>
              </w:rPr>
              <w:pPrChange w:id="7062" w:author="Anees Shaikh" w:date="2013-10-19T02:16:00Z">
                <w:pPr>
                  <w:pStyle w:val="XML1"/>
                </w:pPr>
              </w:pPrChange>
            </w:pPr>
            <w:ins w:id="7063" w:author="aas" w:date="2013-10-14T02:06:00Z">
              <w:del w:id="7064" w:author="Anees Shaikh" w:date="2013-10-19T02:16:00Z">
                <w:r w:rsidDel="00E067A3">
                  <w:delText xml:space="preserve">  &lt;xs:simpleType name="OFConfigurationPointProtocolType"&gt;</w:delText>
                </w:r>
              </w:del>
            </w:ins>
          </w:p>
          <w:p w14:paraId="0C7DB214" w14:textId="24B2F7AC" w:rsidR="00874469" w:rsidDel="00E067A3" w:rsidRDefault="00874469">
            <w:pPr>
              <w:pStyle w:val="Appx"/>
              <w:rPr>
                <w:ins w:id="7065" w:author="aas" w:date="2013-10-14T02:06:00Z"/>
                <w:del w:id="7066" w:author="Anees Shaikh" w:date="2013-10-19T02:16:00Z"/>
              </w:rPr>
              <w:pPrChange w:id="7067" w:author="Anees Shaikh" w:date="2013-10-19T02:16:00Z">
                <w:pPr>
                  <w:pStyle w:val="XML1"/>
                </w:pPr>
              </w:pPrChange>
            </w:pPr>
            <w:ins w:id="7068" w:author="aas" w:date="2013-10-14T02:06:00Z">
              <w:del w:id="7069" w:author="Anees Shaikh" w:date="2013-10-19T02:16:00Z">
                <w:r w:rsidDel="00E067A3">
                  <w:delText xml:space="preserve">    &lt;xs:annotation&gt;</w:delText>
                </w:r>
              </w:del>
            </w:ins>
          </w:p>
          <w:p w14:paraId="4D2572FF" w14:textId="00D44B11" w:rsidR="00874469" w:rsidDel="00E067A3" w:rsidRDefault="00874469">
            <w:pPr>
              <w:pStyle w:val="Appx"/>
              <w:rPr>
                <w:ins w:id="7070" w:author="aas" w:date="2013-10-14T02:06:00Z"/>
                <w:del w:id="7071" w:author="Anees Shaikh" w:date="2013-10-19T02:16:00Z"/>
              </w:rPr>
              <w:pPrChange w:id="7072" w:author="Anees Shaikh" w:date="2013-10-19T02:16:00Z">
                <w:pPr>
                  <w:pStyle w:val="XML1"/>
                </w:pPr>
              </w:pPrChange>
            </w:pPr>
            <w:ins w:id="7073" w:author="aas" w:date="2013-10-14T02:06:00Z">
              <w:del w:id="7074" w:author="Anees Shaikh" w:date="2013-10-19T02:16:00Z">
                <w:r w:rsidDel="00E067A3">
                  <w:delText xml:space="preserve">      &lt;xs:documentation&gt;</w:delText>
                </w:r>
              </w:del>
            </w:ins>
          </w:p>
          <w:p w14:paraId="30B97049" w14:textId="6B508CE3" w:rsidR="00874469" w:rsidDel="00E067A3" w:rsidRDefault="00874469">
            <w:pPr>
              <w:pStyle w:val="Appx"/>
              <w:rPr>
                <w:ins w:id="7075" w:author="aas" w:date="2013-10-14T02:06:00Z"/>
                <w:del w:id="7076" w:author="Anees Shaikh" w:date="2013-10-19T02:16:00Z"/>
              </w:rPr>
              <w:pPrChange w:id="7077" w:author="Anees Shaikh" w:date="2013-10-19T02:16:00Z">
                <w:pPr>
                  <w:pStyle w:val="XML1"/>
                </w:pPr>
              </w:pPrChange>
            </w:pPr>
            <w:ins w:id="7078" w:author="aas" w:date="2013-10-14T02:06:00Z">
              <w:del w:id="7079" w:author="Anees Shaikh" w:date="2013-10-19T02:16:00Z">
                <w:r w:rsidDel="00E067A3">
                  <w:delText xml:space="preserve">        Possible protocols to connect ot an OF Configuration Point</w:delText>
                </w:r>
              </w:del>
            </w:ins>
          </w:p>
          <w:p w14:paraId="55157D94" w14:textId="0C39C5C6" w:rsidR="00874469" w:rsidDel="00E067A3" w:rsidRDefault="00874469">
            <w:pPr>
              <w:pStyle w:val="Appx"/>
              <w:rPr>
                <w:ins w:id="7080" w:author="aas" w:date="2013-10-14T02:06:00Z"/>
                <w:del w:id="7081" w:author="Anees Shaikh" w:date="2013-10-19T02:16:00Z"/>
              </w:rPr>
              <w:pPrChange w:id="7082" w:author="Anees Shaikh" w:date="2013-10-19T02:16:00Z">
                <w:pPr>
                  <w:pStyle w:val="XML1"/>
                </w:pPr>
              </w:pPrChange>
            </w:pPr>
            <w:ins w:id="7083" w:author="aas" w:date="2013-10-14T02:06:00Z">
              <w:del w:id="7084" w:author="Anees Shaikh" w:date="2013-10-19T02:16:00Z">
                <w:r w:rsidDel="00E067A3">
                  <w:delText xml:space="preserve">      &lt;/xs:documentation&gt;</w:delText>
                </w:r>
              </w:del>
            </w:ins>
          </w:p>
          <w:p w14:paraId="347F8789" w14:textId="1F64EBC3" w:rsidR="00874469" w:rsidDel="00E067A3" w:rsidRDefault="00874469">
            <w:pPr>
              <w:pStyle w:val="Appx"/>
              <w:rPr>
                <w:ins w:id="7085" w:author="aas" w:date="2013-10-14T02:06:00Z"/>
                <w:del w:id="7086" w:author="Anees Shaikh" w:date="2013-10-19T02:16:00Z"/>
              </w:rPr>
              <w:pPrChange w:id="7087" w:author="Anees Shaikh" w:date="2013-10-19T02:16:00Z">
                <w:pPr>
                  <w:pStyle w:val="XML1"/>
                </w:pPr>
              </w:pPrChange>
            </w:pPr>
            <w:ins w:id="7088" w:author="aas" w:date="2013-10-14T02:06:00Z">
              <w:del w:id="7089" w:author="Anees Shaikh" w:date="2013-10-19T02:16:00Z">
                <w:r w:rsidDel="00E067A3">
                  <w:delText xml:space="preserve">    &lt;/xs:annotation&gt;</w:delText>
                </w:r>
              </w:del>
            </w:ins>
          </w:p>
          <w:p w14:paraId="1B7F5469" w14:textId="7DB55F78" w:rsidR="00874469" w:rsidDel="00E067A3" w:rsidRDefault="00874469">
            <w:pPr>
              <w:pStyle w:val="Appx"/>
              <w:rPr>
                <w:ins w:id="7090" w:author="aas" w:date="2013-10-14T02:06:00Z"/>
                <w:del w:id="7091" w:author="Anees Shaikh" w:date="2013-10-19T02:16:00Z"/>
              </w:rPr>
              <w:pPrChange w:id="7092" w:author="Anees Shaikh" w:date="2013-10-19T02:16:00Z">
                <w:pPr>
                  <w:pStyle w:val="XML1"/>
                </w:pPr>
              </w:pPrChange>
            </w:pPr>
          </w:p>
          <w:p w14:paraId="7ED5F81D" w14:textId="0833C123" w:rsidR="00874469" w:rsidDel="00E067A3" w:rsidRDefault="00874469">
            <w:pPr>
              <w:pStyle w:val="Appx"/>
              <w:rPr>
                <w:ins w:id="7093" w:author="aas" w:date="2013-10-14T02:06:00Z"/>
                <w:del w:id="7094" w:author="Anees Shaikh" w:date="2013-10-19T02:16:00Z"/>
              </w:rPr>
              <w:pPrChange w:id="7095" w:author="Anees Shaikh" w:date="2013-10-19T02:16:00Z">
                <w:pPr>
                  <w:pStyle w:val="XML1"/>
                </w:pPr>
              </w:pPrChange>
            </w:pPr>
            <w:ins w:id="7096" w:author="aas" w:date="2013-10-14T02:06:00Z">
              <w:del w:id="7097" w:author="Anees Shaikh" w:date="2013-10-19T02:16:00Z">
                <w:r w:rsidDel="00E067A3">
                  <w:delText xml:space="preserve">    &lt;xs:restriction base="xs:string"&gt;</w:delText>
                </w:r>
              </w:del>
            </w:ins>
          </w:p>
          <w:p w14:paraId="719C64AC" w14:textId="44852299" w:rsidR="00874469" w:rsidDel="00E067A3" w:rsidRDefault="00874469">
            <w:pPr>
              <w:pStyle w:val="Appx"/>
              <w:rPr>
                <w:ins w:id="7098" w:author="aas" w:date="2013-10-14T02:06:00Z"/>
                <w:del w:id="7099" w:author="Anees Shaikh" w:date="2013-10-19T02:16:00Z"/>
              </w:rPr>
              <w:pPrChange w:id="7100" w:author="Anees Shaikh" w:date="2013-10-19T02:16:00Z">
                <w:pPr>
                  <w:pStyle w:val="XML1"/>
                </w:pPr>
              </w:pPrChange>
            </w:pPr>
            <w:ins w:id="7101" w:author="aas" w:date="2013-10-14T02:06:00Z">
              <w:del w:id="7102" w:author="Anees Shaikh" w:date="2013-10-19T02:16:00Z">
                <w:r w:rsidDel="00E067A3">
                  <w:delText xml:space="preserve">      &lt;xs:enumeration value="ssh"/&gt;</w:delText>
                </w:r>
              </w:del>
            </w:ins>
          </w:p>
          <w:p w14:paraId="17CF094E" w14:textId="428D1AFA" w:rsidR="00874469" w:rsidDel="00E067A3" w:rsidRDefault="00874469">
            <w:pPr>
              <w:pStyle w:val="Appx"/>
              <w:rPr>
                <w:ins w:id="7103" w:author="aas" w:date="2013-10-14T02:06:00Z"/>
                <w:del w:id="7104" w:author="Anees Shaikh" w:date="2013-10-19T02:16:00Z"/>
              </w:rPr>
              <w:pPrChange w:id="7105" w:author="Anees Shaikh" w:date="2013-10-19T02:16:00Z">
                <w:pPr>
                  <w:pStyle w:val="XML1"/>
                </w:pPr>
              </w:pPrChange>
            </w:pPr>
            <w:ins w:id="7106" w:author="aas" w:date="2013-10-14T02:06:00Z">
              <w:del w:id="7107" w:author="Anees Shaikh" w:date="2013-10-19T02:16:00Z">
                <w:r w:rsidDel="00E067A3">
                  <w:delText xml:space="preserve">      &lt;xs:enumeration value="soap"/&gt;</w:delText>
                </w:r>
              </w:del>
            </w:ins>
          </w:p>
          <w:p w14:paraId="7CA4C1AF" w14:textId="3A50C907" w:rsidR="00874469" w:rsidDel="00E067A3" w:rsidRDefault="00874469">
            <w:pPr>
              <w:pStyle w:val="Appx"/>
              <w:rPr>
                <w:ins w:id="7108" w:author="aas" w:date="2013-10-14T02:06:00Z"/>
                <w:del w:id="7109" w:author="Anees Shaikh" w:date="2013-10-19T02:16:00Z"/>
              </w:rPr>
              <w:pPrChange w:id="7110" w:author="Anees Shaikh" w:date="2013-10-19T02:16:00Z">
                <w:pPr>
                  <w:pStyle w:val="XML1"/>
                </w:pPr>
              </w:pPrChange>
            </w:pPr>
            <w:ins w:id="7111" w:author="aas" w:date="2013-10-14T02:06:00Z">
              <w:del w:id="7112" w:author="Anees Shaikh" w:date="2013-10-19T02:16:00Z">
                <w:r w:rsidDel="00E067A3">
                  <w:delText xml:space="preserve">      &lt;xs:enumeration value="tls"/&gt;</w:delText>
                </w:r>
              </w:del>
            </w:ins>
          </w:p>
          <w:p w14:paraId="57A75A4C" w14:textId="483CF413" w:rsidR="00874469" w:rsidDel="00E067A3" w:rsidRDefault="00874469">
            <w:pPr>
              <w:pStyle w:val="Appx"/>
              <w:rPr>
                <w:ins w:id="7113" w:author="aas" w:date="2013-10-14T02:06:00Z"/>
                <w:del w:id="7114" w:author="Anees Shaikh" w:date="2013-10-19T02:16:00Z"/>
              </w:rPr>
              <w:pPrChange w:id="7115" w:author="Anees Shaikh" w:date="2013-10-19T02:16:00Z">
                <w:pPr>
                  <w:pStyle w:val="XML1"/>
                </w:pPr>
              </w:pPrChange>
            </w:pPr>
            <w:ins w:id="7116" w:author="aas" w:date="2013-10-14T02:06:00Z">
              <w:del w:id="7117" w:author="Anees Shaikh" w:date="2013-10-19T02:16:00Z">
                <w:r w:rsidDel="00E067A3">
                  <w:delText xml:space="preserve">      &lt;xs:enumeration value="beep"/&gt;</w:delText>
                </w:r>
              </w:del>
            </w:ins>
          </w:p>
          <w:p w14:paraId="4A3FFC09" w14:textId="656C5145" w:rsidR="00874469" w:rsidDel="00E067A3" w:rsidRDefault="00874469">
            <w:pPr>
              <w:pStyle w:val="Appx"/>
              <w:rPr>
                <w:ins w:id="7118" w:author="aas" w:date="2013-10-14T02:06:00Z"/>
                <w:del w:id="7119" w:author="Anees Shaikh" w:date="2013-10-19T02:16:00Z"/>
              </w:rPr>
              <w:pPrChange w:id="7120" w:author="Anees Shaikh" w:date="2013-10-19T02:16:00Z">
                <w:pPr>
                  <w:pStyle w:val="XML1"/>
                </w:pPr>
              </w:pPrChange>
            </w:pPr>
            <w:ins w:id="7121" w:author="aas" w:date="2013-10-14T02:06:00Z">
              <w:del w:id="7122" w:author="Anees Shaikh" w:date="2013-10-19T02:16:00Z">
                <w:r w:rsidDel="00E067A3">
                  <w:delText xml:space="preserve">    &lt;/xs:restriction&gt;</w:delText>
                </w:r>
              </w:del>
            </w:ins>
          </w:p>
          <w:p w14:paraId="13B4CABA" w14:textId="0776B224" w:rsidR="00874469" w:rsidDel="00E067A3" w:rsidRDefault="00874469">
            <w:pPr>
              <w:pStyle w:val="Appx"/>
              <w:rPr>
                <w:ins w:id="7123" w:author="aas" w:date="2013-10-14T02:06:00Z"/>
                <w:del w:id="7124" w:author="Anees Shaikh" w:date="2013-10-19T02:16:00Z"/>
              </w:rPr>
              <w:pPrChange w:id="7125" w:author="Anees Shaikh" w:date="2013-10-19T02:16:00Z">
                <w:pPr>
                  <w:pStyle w:val="XML1"/>
                </w:pPr>
              </w:pPrChange>
            </w:pPr>
            <w:ins w:id="7126" w:author="aas" w:date="2013-10-14T02:06:00Z">
              <w:del w:id="7127" w:author="Anees Shaikh" w:date="2013-10-19T02:16:00Z">
                <w:r w:rsidDel="00E067A3">
                  <w:delText xml:space="preserve">  &lt;/xs:simpleType&gt;</w:delText>
                </w:r>
              </w:del>
            </w:ins>
          </w:p>
          <w:p w14:paraId="19D1F2CD" w14:textId="6F9CBC08" w:rsidR="00874469" w:rsidDel="00E067A3" w:rsidRDefault="00874469">
            <w:pPr>
              <w:pStyle w:val="Appx"/>
              <w:rPr>
                <w:ins w:id="7128" w:author="aas" w:date="2013-10-14T02:06:00Z"/>
                <w:del w:id="7129" w:author="Anees Shaikh" w:date="2013-10-19T02:16:00Z"/>
              </w:rPr>
              <w:pPrChange w:id="7130" w:author="Anees Shaikh" w:date="2013-10-19T02:16:00Z">
                <w:pPr>
                  <w:pStyle w:val="XML1"/>
                </w:pPr>
              </w:pPrChange>
            </w:pPr>
            <w:ins w:id="7131" w:author="aas" w:date="2013-10-14T02:06:00Z">
              <w:del w:id="7132" w:author="Anees Shaikh" w:date="2013-10-19T02:16:00Z">
                <w:r w:rsidDel="00E067A3">
                  <w:delText xml:space="preserve">  &lt;xs:simpleType name="OFOpenFlowVersionType"&gt;</w:delText>
                </w:r>
              </w:del>
            </w:ins>
          </w:p>
          <w:p w14:paraId="265C62EA" w14:textId="6AE67E82" w:rsidR="00874469" w:rsidDel="00E067A3" w:rsidRDefault="00874469">
            <w:pPr>
              <w:pStyle w:val="Appx"/>
              <w:rPr>
                <w:ins w:id="7133" w:author="aas" w:date="2013-10-14T02:06:00Z"/>
                <w:del w:id="7134" w:author="Anees Shaikh" w:date="2013-10-19T02:16:00Z"/>
              </w:rPr>
              <w:pPrChange w:id="7135" w:author="Anees Shaikh" w:date="2013-10-19T02:16:00Z">
                <w:pPr>
                  <w:pStyle w:val="XML1"/>
                </w:pPr>
              </w:pPrChange>
            </w:pPr>
            <w:ins w:id="7136" w:author="aas" w:date="2013-10-14T02:06:00Z">
              <w:del w:id="7137" w:author="Anees Shaikh" w:date="2013-10-19T02:16:00Z">
                <w:r w:rsidDel="00E067A3">
                  <w:delText xml:space="preserve">    &lt;xs:annotation&gt;</w:delText>
                </w:r>
              </w:del>
            </w:ins>
          </w:p>
          <w:p w14:paraId="414B6693" w14:textId="279027F4" w:rsidR="00874469" w:rsidDel="00E067A3" w:rsidRDefault="00874469">
            <w:pPr>
              <w:pStyle w:val="Appx"/>
              <w:rPr>
                <w:ins w:id="7138" w:author="aas" w:date="2013-10-14T02:06:00Z"/>
                <w:del w:id="7139" w:author="Anees Shaikh" w:date="2013-10-19T02:16:00Z"/>
              </w:rPr>
              <w:pPrChange w:id="7140" w:author="Anees Shaikh" w:date="2013-10-19T02:16:00Z">
                <w:pPr>
                  <w:pStyle w:val="XML1"/>
                </w:pPr>
              </w:pPrChange>
            </w:pPr>
            <w:ins w:id="7141" w:author="aas" w:date="2013-10-14T02:06:00Z">
              <w:del w:id="7142" w:author="Anees Shaikh" w:date="2013-10-19T02:16:00Z">
                <w:r w:rsidDel="00E067A3">
                  <w:delText xml:space="preserve">      &lt;xs:documentation&gt;</w:delText>
                </w:r>
              </w:del>
            </w:ins>
          </w:p>
          <w:p w14:paraId="04AAFEC1" w14:textId="605996AD" w:rsidR="00874469" w:rsidDel="00E067A3" w:rsidRDefault="00874469">
            <w:pPr>
              <w:pStyle w:val="Appx"/>
              <w:rPr>
                <w:ins w:id="7143" w:author="aas" w:date="2013-10-14T02:06:00Z"/>
                <w:del w:id="7144" w:author="Anees Shaikh" w:date="2013-10-19T02:16:00Z"/>
              </w:rPr>
              <w:pPrChange w:id="7145" w:author="Anees Shaikh" w:date="2013-10-19T02:16:00Z">
                <w:pPr>
                  <w:pStyle w:val="XML1"/>
                </w:pPr>
              </w:pPrChange>
            </w:pPr>
            <w:ins w:id="7146" w:author="aas" w:date="2013-10-14T02:06:00Z">
              <w:del w:id="7147" w:author="Anees Shaikh" w:date="2013-10-19T02:16:00Z">
                <w:r w:rsidDel="00E067A3">
                  <w:delText xml:space="preserve">        This enumeration contains the all OpenFlow</w:delText>
                </w:r>
              </w:del>
            </w:ins>
          </w:p>
          <w:p w14:paraId="2EFBF46D" w14:textId="67F65F49" w:rsidR="00874469" w:rsidDel="00E067A3" w:rsidRDefault="00874469">
            <w:pPr>
              <w:pStyle w:val="Appx"/>
              <w:rPr>
                <w:ins w:id="7148" w:author="aas" w:date="2013-10-14T02:06:00Z"/>
                <w:del w:id="7149" w:author="Anees Shaikh" w:date="2013-10-19T02:16:00Z"/>
              </w:rPr>
              <w:pPrChange w:id="7150" w:author="Anees Shaikh" w:date="2013-10-19T02:16:00Z">
                <w:pPr>
                  <w:pStyle w:val="XML1"/>
                </w:pPr>
              </w:pPrChange>
            </w:pPr>
            <w:ins w:id="7151" w:author="aas" w:date="2013-10-14T02:06:00Z">
              <w:del w:id="7152" w:author="Anees Shaikh" w:date="2013-10-19T02:16:00Z">
                <w:r w:rsidDel="00E067A3">
                  <w:delText xml:space="preserve">        versions released so far.</w:delText>
                </w:r>
              </w:del>
            </w:ins>
          </w:p>
          <w:p w14:paraId="12DCC9ED" w14:textId="71B257B2" w:rsidR="00874469" w:rsidDel="00E067A3" w:rsidRDefault="00874469">
            <w:pPr>
              <w:pStyle w:val="Appx"/>
              <w:rPr>
                <w:ins w:id="7153" w:author="aas" w:date="2013-10-14T02:06:00Z"/>
                <w:del w:id="7154" w:author="Anees Shaikh" w:date="2013-10-19T02:16:00Z"/>
              </w:rPr>
              <w:pPrChange w:id="7155" w:author="Anees Shaikh" w:date="2013-10-19T02:16:00Z">
                <w:pPr>
                  <w:pStyle w:val="XML1"/>
                </w:pPr>
              </w:pPrChange>
            </w:pPr>
            <w:ins w:id="7156" w:author="aas" w:date="2013-10-14T02:06:00Z">
              <w:del w:id="7157" w:author="Anees Shaikh" w:date="2013-10-19T02:16:00Z">
                <w:r w:rsidDel="00E067A3">
                  <w:delText xml:space="preserve">      &lt;/xs:documentation&gt;</w:delText>
                </w:r>
              </w:del>
            </w:ins>
          </w:p>
          <w:p w14:paraId="3B3B31C9" w14:textId="61DB423F" w:rsidR="00874469" w:rsidDel="00E067A3" w:rsidRDefault="00874469">
            <w:pPr>
              <w:pStyle w:val="Appx"/>
              <w:rPr>
                <w:ins w:id="7158" w:author="aas" w:date="2013-10-14T02:06:00Z"/>
                <w:del w:id="7159" w:author="Anees Shaikh" w:date="2013-10-19T02:16:00Z"/>
              </w:rPr>
              <w:pPrChange w:id="7160" w:author="Anees Shaikh" w:date="2013-10-19T02:16:00Z">
                <w:pPr>
                  <w:pStyle w:val="XML1"/>
                </w:pPr>
              </w:pPrChange>
            </w:pPr>
            <w:ins w:id="7161" w:author="aas" w:date="2013-10-14T02:06:00Z">
              <w:del w:id="7162" w:author="Anees Shaikh" w:date="2013-10-19T02:16:00Z">
                <w:r w:rsidDel="00E067A3">
                  <w:delText xml:space="preserve">    &lt;/xs:annotation&gt;</w:delText>
                </w:r>
              </w:del>
            </w:ins>
          </w:p>
          <w:p w14:paraId="68F1B7B2" w14:textId="33894B05" w:rsidR="00874469" w:rsidDel="00E067A3" w:rsidRDefault="00874469">
            <w:pPr>
              <w:pStyle w:val="Appx"/>
              <w:rPr>
                <w:ins w:id="7163" w:author="aas" w:date="2013-10-14T02:06:00Z"/>
                <w:del w:id="7164" w:author="Anees Shaikh" w:date="2013-10-19T02:16:00Z"/>
              </w:rPr>
              <w:pPrChange w:id="7165" w:author="Anees Shaikh" w:date="2013-10-19T02:16:00Z">
                <w:pPr>
                  <w:pStyle w:val="XML1"/>
                </w:pPr>
              </w:pPrChange>
            </w:pPr>
          </w:p>
          <w:p w14:paraId="1C21130A" w14:textId="350FDA61" w:rsidR="00874469" w:rsidDel="00E067A3" w:rsidRDefault="00874469">
            <w:pPr>
              <w:pStyle w:val="Appx"/>
              <w:rPr>
                <w:ins w:id="7166" w:author="aas" w:date="2013-10-14T02:06:00Z"/>
                <w:del w:id="7167" w:author="Anees Shaikh" w:date="2013-10-19T02:16:00Z"/>
              </w:rPr>
              <w:pPrChange w:id="7168" w:author="Anees Shaikh" w:date="2013-10-19T02:16:00Z">
                <w:pPr>
                  <w:pStyle w:val="XML1"/>
                </w:pPr>
              </w:pPrChange>
            </w:pPr>
            <w:ins w:id="7169" w:author="aas" w:date="2013-10-14T02:06:00Z">
              <w:del w:id="7170" w:author="Anees Shaikh" w:date="2013-10-19T02:16:00Z">
                <w:r w:rsidDel="00E067A3">
                  <w:delText xml:space="preserve">    &lt;xs:restriction base="xs:string"&gt;</w:delText>
                </w:r>
              </w:del>
            </w:ins>
          </w:p>
          <w:p w14:paraId="3BE42546" w14:textId="07E53445" w:rsidR="00874469" w:rsidDel="00E067A3" w:rsidRDefault="00874469">
            <w:pPr>
              <w:pStyle w:val="Appx"/>
              <w:rPr>
                <w:ins w:id="7171" w:author="aas" w:date="2013-10-14T02:06:00Z"/>
                <w:del w:id="7172" w:author="Anees Shaikh" w:date="2013-10-19T02:16:00Z"/>
              </w:rPr>
              <w:pPrChange w:id="7173" w:author="Anees Shaikh" w:date="2013-10-19T02:16:00Z">
                <w:pPr>
                  <w:pStyle w:val="XML1"/>
                </w:pPr>
              </w:pPrChange>
            </w:pPr>
            <w:ins w:id="7174" w:author="aas" w:date="2013-10-14T02:06:00Z">
              <w:del w:id="7175" w:author="Anees Shaikh" w:date="2013-10-19T02:16:00Z">
                <w:r w:rsidDel="00E067A3">
                  <w:delText xml:space="preserve">      &lt;xs:enumeration value="not-applicable"/&gt;</w:delText>
                </w:r>
              </w:del>
            </w:ins>
          </w:p>
          <w:p w14:paraId="3A76C293" w14:textId="7F12EB8B" w:rsidR="00874469" w:rsidDel="00E067A3" w:rsidRDefault="00874469">
            <w:pPr>
              <w:pStyle w:val="Appx"/>
              <w:rPr>
                <w:ins w:id="7176" w:author="aas" w:date="2013-10-14T02:06:00Z"/>
                <w:del w:id="7177" w:author="Anees Shaikh" w:date="2013-10-19T02:16:00Z"/>
              </w:rPr>
              <w:pPrChange w:id="7178" w:author="Anees Shaikh" w:date="2013-10-19T02:16:00Z">
                <w:pPr>
                  <w:pStyle w:val="XML1"/>
                </w:pPr>
              </w:pPrChange>
            </w:pPr>
            <w:ins w:id="7179" w:author="aas" w:date="2013-10-14T02:06:00Z">
              <w:del w:id="7180" w:author="Anees Shaikh" w:date="2013-10-19T02:16:00Z">
                <w:r w:rsidDel="00E067A3">
                  <w:delText xml:space="preserve">      &lt;xs:enumeration value="1.0"/&gt;</w:delText>
                </w:r>
              </w:del>
            </w:ins>
          </w:p>
          <w:p w14:paraId="79135A90" w14:textId="13E32158" w:rsidR="00874469" w:rsidDel="00E067A3" w:rsidRDefault="00874469">
            <w:pPr>
              <w:pStyle w:val="Appx"/>
              <w:rPr>
                <w:ins w:id="7181" w:author="aas" w:date="2013-10-14T02:06:00Z"/>
                <w:del w:id="7182" w:author="Anees Shaikh" w:date="2013-10-19T02:16:00Z"/>
              </w:rPr>
              <w:pPrChange w:id="7183" w:author="Anees Shaikh" w:date="2013-10-19T02:16:00Z">
                <w:pPr>
                  <w:pStyle w:val="XML1"/>
                </w:pPr>
              </w:pPrChange>
            </w:pPr>
            <w:ins w:id="7184" w:author="aas" w:date="2013-10-14T02:06:00Z">
              <w:del w:id="7185" w:author="Anees Shaikh" w:date="2013-10-19T02:16:00Z">
                <w:r w:rsidDel="00E067A3">
                  <w:delText xml:space="preserve">      &lt;xs:enumeration value="1.0.1"/&gt;</w:delText>
                </w:r>
              </w:del>
            </w:ins>
          </w:p>
          <w:p w14:paraId="76864C5B" w14:textId="0B82EB8A" w:rsidR="00874469" w:rsidDel="00E067A3" w:rsidRDefault="00874469">
            <w:pPr>
              <w:pStyle w:val="Appx"/>
              <w:rPr>
                <w:ins w:id="7186" w:author="aas" w:date="2013-10-14T02:06:00Z"/>
                <w:del w:id="7187" w:author="Anees Shaikh" w:date="2013-10-19T02:16:00Z"/>
              </w:rPr>
              <w:pPrChange w:id="7188" w:author="Anees Shaikh" w:date="2013-10-19T02:16:00Z">
                <w:pPr>
                  <w:pStyle w:val="XML1"/>
                </w:pPr>
              </w:pPrChange>
            </w:pPr>
            <w:ins w:id="7189" w:author="aas" w:date="2013-10-14T02:06:00Z">
              <w:del w:id="7190" w:author="Anees Shaikh" w:date="2013-10-19T02:16:00Z">
                <w:r w:rsidDel="00E067A3">
                  <w:delText xml:space="preserve">      &lt;xs:enumeration value="1.1"/&gt;</w:delText>
                </w:r>
              </w:del>
            </w:ins>
          </w:p>
          <w:p w14:paraId="192C3D9D" w14:textId="3892B3F2" w:rsidR="00874469" w:rsidDel="00E067A3" w:rsidRDefault="00874469">
            <w:pPr>
              <w:pStyle w:val="Appx"/>
              <w:rPr>
                <w:ins w:id="7191" w:author="aas" w:date="2013-10-14T02:06:00Z"/>
                <w:del w:id="7192" w:author="Anees Shaikh" w:date="2013-10-19T02:16:00Z"/>
              </w:rPr>
              <w:pPrChange w:id="7193" w:author="Anees Shaikh" w:date="2013-10-19T02:16:00Z">
                <w:pPr>
                  <w:pStyle w:val="XML1"/>
                </w:pPr>
              </w:pPrChange>
            </w:pPr>
            <w:ins w:id="7194" w:author="aas" w:date="2013-10-14T02:06:00Z">
              <w:del w:id="7195" w:author="Anees Shaikh" w:date="2013-10-19T02:16:00Z">
                <w:r w:rsidDel="00E067A3">
                  <w:delText xml:space="preserve">      &lt;xs:enumeration value="1.2"/&gt;</w:delText>
                </w:r>
              </w:del>
            </w:ins>
          </w:p>
          <w:p w14:paraId="514481EE" w14:textId="6F0E2832" w:rsidR="00874469" w:rsidDel="00E067A3" w:rsidRDefault="00874469">
            <w:pPr>
              <w:pStyle w:val="Appx"/>
              <w:rPr>
                <w:ins w:id="7196" w:author="aas" w:date="2013-10-14T02:06:00Z"/>
                <w:del w:id="7197" w:author="Anees Shaikh" w:date="2013-10-19T02:16:00Z"/>
              </w:rPr>
              <w:pPrChange w:id="7198" w:author="Anees Shaikh" w:date="2013-10-19T02:16:00Z">
                <w:pPr>
                  <w:pStyle w:val="XML1"/>
                </w:pPr>
              </w:pPrChange>
            </w:pPr>
            <w:ins w:id="7199" w:author="aas" w:date="2013-10-14T02:06:00Z">
              <w:del w:id="7200" w:author="Anees Shaikh" w:date="2013-10-19T02:16:00Z">
                <w:r w:rsidDel="00E067A3">
                  <w:delText xml:space="preserve">      &lt;xs:enumeration value="1.3"/&gt;</w:delText>
                </w:r>
              </w:del>
            </w:ins>
          </w:p>
          <w:p w14:paraId="4C3975C1" w14:textId="0D290BD7" w:rsidR="00874469" w:rsidDel="00E067A3" w:rsidRDefault="00874469">
            <w:pPr>
              <w:pStyle w:val="Appx"/>
              <w:rPr>
                <w:ins w:id="7201" w:author="aas" w:date="2013-10-14T02:06:00Z"/>
                <w:del w:id="7202" w:author="Anees Shaikh" w:date="2013-10-19T02:16:00Z"/>
              </w:rPr>
              <w:pPrChange w:id="7203" w:author="Anees Shaikh" w:date="2013-10-19T02:16:00Z">
                <w:pPr>
                  <w:pStyle w:val="XML1"/>
                </w:pPr>
              </w:pPrChange>
            </w:pPr>
            <w:ins w:id="7204" w:author="aas" w:date="2013-10-14T02:06:00Z">
              <w:del w:id="7205" w:author="Anees Shaikh" w:date="2013-10-19T02:16:00Z">
                <w:r w:rsidDel="00E067A3">
                  <w:delText xml:space="preserve">      &lt;xs:enumeration value="1.3.1"/&gt;</w:delText>
                </w:r>
              </w:del>
            </w:ins>
          </w:p>
          <w:p w14:paraId="53675556" w14:textId="7CF424B2" w:rsidR="00874469" w:rsidDel="00E067A3" w:rsidRDefault="00874469">
            <w:pPr>
              <w:pStyle w:val="Appx"/>
              <w:rPr>
                <w:ins w:id="7206" w:author="aas" w:date="2013-10-14T02:06:00Z"/>
                <w:del w:id="7207" w:author="Anees Shaikh" w:date="2013-10-19T02:16:00Z"/>
              </w:rPr>
              <w:pPrChange w:id="7208" w:author="Anees Shaikh" w:date="2013-10-19T02:16:00Z">
                <w:pPr>
                  <w:pStyle w:val="XML1"/>
                </w:pPr>
              </w:pPrChange>
            </w:pPr>
            <w:ins w:id="7209" w:author="aas" w:date="2013-10-14T02:06:00Z">
              <w:del w:id="7210" w:author="Anees Shaikh" w:date="2013-10-19T02:16:00Z">
                <w:r w:rsidDel="00E067A3">
                  <w:delText xml:space="preserve">      &lt;xs:enumeration value="1.3.2"/&gt;</w:delText>
                </w:r>
              </w:del>
            </w:ins>
          </w:p>
          <w:p w14:paraId="3E41B77B" w14:textId="3D30AA63" w:rsidR="00874469" w:rsidDel="00E067A3" w:rsidRDefault="00874469">
            <w:pPr>
              <w:pStyle w:val="Appx"/>
              <w:rPr>
                <w:ins w:id="7211" w:author="aas" w:date="2013-10-14T02:06:00Z"/>
                <w:del w:id="7212" w:author="Anees Shaikh" w:date="2013-10-19T02:16:00Z"/>
              </w:rPr>
              <w:pPrChange w:id="7213" w:author="Anees Shaikh" w:date="2013-10-19T02:16:00Z">
                <w:pPr>
                  <w:pStyle w:val="XML1"/>
                </w:pPr>
              </w:pPrChange>
            </w:pPr>
            <w:ins w:id="7214" w:author="aas" w:date="2013-10-14T02:06:00Z">
              <w:del w:id="7215" w:author="Anees Shaikh" w:date="2013-10-19T02:16:00Z">
                <w:r w:rsidDel="00E067A3">
                  <w:delText xml:space="preserve">    &lt;/xs:restriction&gt;</w:delText>
                </w:r>
              </w:del>
            </w:ins>
          </w:p>
          <w:p w14:paraId="7A28D175" w14:textId="0F057D32" w:rsidR="00874469" w:rsidDel="00E067A3" w:rsidRDefault="00874469">
            <w:pPr>
              <w:pStyle w:val="Appx"/>
              <w:rPr>
                <w:ins w:id="7216" w:author="aas" w:date="2013-10-14T02:06:00Z"/>
                <w:del w:id="7217" w:author="Anees Shaikh" w:date="2013-10-19T02:16:00Z"/>
              </w:rPr>
              <w:pPrChange w:id="7218" w:author="Anees Shaikh" w:date="2013-10-19T02:16:00Z">
                <w:pPr>
                  <w:pStyle w:val="XML1"/>
                </w:pPr>
              </w:pPrChange>
            </w:pPr>
            <w:ins w:id="7219" w:author="aas" w:date="2013-10-14T02:06:00Z">
              <w:del w:id="7220" w:author="Anees Shaikh" w:date="2013-10-19T02:16:00Z">
                <w:r w:rsidDel="00E067A3">
                  <w:delText xml:space="preserve">  &lt;/xs:simpleType&gt;</w:delText>
                </w:r>
              </w:del>
            </w:ins>
          </w:p>
          <w:p w14:paraId="0AF8654D" w14:textId="60A0A9D9" w:rsidR="00874469" w:rsidDel="00E067A3" w:rsidRDefault="00874469">
            <w:pPr>
              <w:pStyle w:val="Appx"/>
              <w:rPr>
                <w:ins w:id="7221" w:author="aas" w:date="2013-10-14T02:06:00Z"/>
                <w:del w:id="7222" w:author="Anees Shaikh" w:date="2013-10-19T02:16:00Z"/>
              </w:rPr>
              <w:pPrChange w:id="7223" w:author="Anees Shaikh" w:date="2013-10-19T02:16:00Z">
                <w:pPr>
                  <w:pStyle w:val="XML1"/>
                </w:pPr>
              </w:pPrChange>
            </w:pPr>
            <w:ins w:id="7224" w:author="aas" w:date="2013-10-14T02:06:00Z">
              <w:del w:id="7225" w:author="Anees Shaikh" w:date="2013-10-19T02:16:00Z">
                <w:r w:rsidDel="00E067A3">
                  <w:delText xml:space="preserve">  &lt;xs:simpleType name="datapath-id-type"&gt;</w:delText>
                </w:r>
              </w:del>
            </w:ins>
          </w:p>
          <w:p w14:paraId="7652EEBF" w14:textId="0EA0DD00" w:rsidR="00874469" w:rsidDel="00E067A3" w:rsidRDefault="00874469">
            <w:pPr>
              <w:pStyle w:val="Appx"/>
              <w:rPr>
                <w:ins w:id="7226" w:author="aas" w:date="2013-10-14T02:06:00Z"/>
                <w:del w:id="7227" w:author="Anees Shaikh" w:date="2013-10-19T02:16:00Z"/>
              </w:rPr>
              <w:pPrChange w:id="7228" w:author="Anees Shaikh" w:date="2013-10-19T02:16:00Z">
                <w:pPr>
                  <w:pStyle w:val="XML1"/>
                </w:pPr>
              </w:pPrChange>
            </w:pPr>
            <w:ins w:id="7229" w:author="aas" w:date="2013-10-14T02:06:00Z">
              <w:del w:id="7230" w:author="Anees Shaikh" w:date="2013-10-19T02:16:00Z">
                <w:r w:rsidDel="00E067A3">
                  <w:delText xml:space="preserve">    &lt;xs:annotation&gt;</w:delText>
                </w:r>
              </w:del>
            </w:ins>
          </w:p>
          <w:p w14:paraId="669E02EE" w14:textId="4C4B0372" w:rsidR="00874469" w:rsidDel="00E067A3" w:rsidRDefault="00874469">
            <w:pPr>
              <w:pStyle w:val="Appx"/>
              <w:rPr>
                <w:ins w:id="7231" w:author="aas" w:date="2013-10-14T02:06:00Z"/>
                <w:del w:id="7232" w:author="Anees Shaikh" w:date="2013-10-19T02:16:00Z"/>
              </w:rPr>
              <w:pPrChange w:id="7233" w:author="Anees Shaikh" w:date="2013-10-19T02:16:00Z">
                <w:pPr>
                  <w:pStyle w:val="XML1"/>
                </w:pPr>
              </w:pPrChange>
            </w:pPr>
            <w:ins w:id="7234" w:author="aas" w:date="2013-10-14T02:06:00Z">
              <w:del w:id="7235" w:author="Anees Shaikh" w:date="2013-10-19T02:16:00Z">
                <w:r w:rsidDel="00E067A3">
                  <w:delText xml:space="preserve">      &lt;xs:documentation&gt;</w:delText>
                </w:r>
              </w:del>
            </w:ins>
          </w:p>
          <w:p w14:paraId="56E353E1" w14:textId="74CFF9F6" w:rsidR="00874469" w:rsidDel="00E067A3" w:rsidRDefault="00874469">
            <w:pPr>
              <w:pStyle w:val="Appx"/>
              <w:rPr>
                <w:ins w:id="7236" w:author="aas" w:date="2013-10-14T02:06:00Z"/>
                <w:del w:id="7237" w:author="Anees Shaikh" w:date="2013-10-19T02:16:00Z"/>
              </w:rPr>
              <w:pPrChange w:id="7238" w:author="Anees Shaikh" w:date="2013-10-19T02:16:00Z">
                <w:pPr>
                  <w:pStyle w:val="XML1"/>
                </w:pPr>
              </w:pPrChange>
            </w:pPr>
            <w:ins w:id="7239" w:author="aas" w:date="2013-10-14T02:06:00Z">
              <w:del w:id="7240" w:author="Anees Shaikh" w:date="2013-10-19T02:16:00Z">
                <w:r w:rsidDel="00E067A3">
                  <w:delText xml:space="preserve">        The datapath-id type represents an OpenFlow</w:delText>
                </w:r>
              </w:del>
            </w:ins>
          </w:p>
          <w:p w14:paraId="6A15BC65" w14:textId="69B5527E" w:rsidR="00874469" w:rsidDel="00E067A3" w:rsidRDefault="00874469">
            <w:pPr>
              <w:pStyle w:val="Appx"/>
              <w:rPr>
                <w:ins w:id="7241" w:author="aas" w:date="2013-10-14T02:06:00Z"/>
                <w:del w:id="7242" w:author="Anees Shaikh" w:date="2013-10-19T02:16:00Z"/>
              </w:rPr>
              <w:pPrChange w:id="7243" w:author="Anees Shaikh" w:date="2013-10-19T02:16:00Z">
                <w:pPr>
                  <w:pStyle w:val="XML1"/>
                </w:pPr>
              </w:pPrChange>
            </w:pPr>
            <w:ins w:id="7244" w:author="aas" w:date="2013-10-14T02:06:00Z">
              <w:del w:id="7245" w:author="Anees Shaikh" w:date="2013-10-19T02:16:00Z">
                <w:r w:rsidDel="00E067A3">
                  <w:delText xml:space="preserve">        datapath identifier.</w:delText>
                </w:r>
              </w:del>
            </w:ins>
          </w:p>
          <w:p w14:paraId="5EE970D7" w14:textId="6C2A9CFD" w:rsidR="00874469" w:rsidDel="00E067A3" w:rsidRDefault="00874469">
            <w:pPr>
              <w:pStyle w:val="Appx"/>
              <w:rPr>
                <w:ins w:id="7246" w:author="aas" w:date="2013-10-14T02:06:00Z"/>
                <w:del w:id="7247" w:author="Anees Shaikh" w:date="2013-10-19T02:16:00Z"/>
              </w:rPr>
              <w:pPrChange w:id="7248" w:author="Anees Shaikh" w:date="2013-10-19T02:16:00Z">
                <w:pPr>
                  <w:pStyle w:val="XML1"/>
                </w:pPr>
              </w:pPrChange>
            </w:pPr>
            <w:ins w:id="7249" w:author="aas" w:date="2013-10-14T02:06:00Z">
              <w:del w:id="7250" w:author="Anees Shaikh" w:date="2013-10-19T02:16:00Z">
                <w:r w:rsidDel="00E067A3">
                  <w:delText xml:space="preserve">      &lt;/xs:documentation&gt;</w:delText>
                </w:r>
              </w:del>
            </w:ins>
          </w:p>
          <w:p w14:paraId="3C9AD580" w14:textId="4ED06C2E" w:rsidR="00874469" w:rsidDel="00E067A3" w:rsidRDefault="00874469">
            <w:pPr>
              <w:pStyle w:val="Appx"/>
              <w:rPr>
                <w:ins w:id="7251" w:author="aas" w:date="2013-10-14T02:06:00Z"/>
                <w:del w:id="7252" w:author="Anees Shaikh" w:date="2013-10-19T02:16:00Z"/>
              </w:rPr>
              <w:pPrChange w:id="7253" w:author="Anees Shaikh" w:date="2013-10-19T02:16:00Z">
                <w:pPr>
                  <w:pStyle w:val="XML1"/>
                </w:pPr>
              </w:pPrChange>
            </w:pPr>
            <w:ins w:id="7254" w:author="aas" w:date="2013-10-14T02:06:00Z">
              <w:del w:id="7255" w:author="Anees Shaikh" w:date="2013-10-19T02:16:00Z">
                <w:r w:rsidDel="00E067A3">
                  <w:delText xml:space="preserve">    &lt;/xs:annotation&gt;</w:delText>
                </w:r>
              </w:del>
            </w:ins>
          </w:p>
          <w:p w14:paraId="1AFD70D6" w14:textId="2CD2FEAC" w:rsidR="00874469" w:rsidDel="00E067A3" w:rsidRDefault="00874469">
            <w:pPr>
              <w:pStyle w:val="Appx"/>
              <w:rPr>
                <w:ins w:id="7256" w:author="aas" w:date="2013-10-14T02:06:00Z"/>
                <w:del w:id="7257" w:author="Anees Shaikh" w:date="2013-10-19T02:16:00Z"/>
              </w:rPr>
              <w:pPrChange w:id="7258" w:author="Anees Shaikh" w:date="2013-10-19T02:16:00Z">
                <w:pPr>
                  <w:pStyle w:val="XML1"/>
                </w:pPr>
              </w:pPrChange>
            </w:pPr>
          </w:p>
          <w:p w14:paraId="07DE7359" w14:textId="3580DDC8" w:rsidR="00874469" w:rsidDel="00E067A3" w:rsidRDefault="00874469">
            <w:pPr>
              <w:pStyle w:val="Appx"/>
              <w:rPr>
                <w:ins w:id="7259" w:author="aas" w:date="2013-10-14T02:06:00Z"/>
                <w:del w:id="7260" w:author="Anees Shaikh" w:date="2013-10-19T02:16:00Z"/>
              </w:rPr>
              <w:pPrChange w:id="7261" w:author="Anees Shaikh" w:date="2013-10-19T02:16:00Z">
                <w:pPr>
                  <w:pStyle w:val="XML1"/>
                </w:pPr>
              </w:pPrChange>
            </w:pPr>
            <w:ins w:id="7262" w:author="aas" w:date="2013-10-14T02:06:00Z">
              <w:del w:id="7263" w:author="Anees Shaikh" w:date="2013-10-19T02:16:00Z">
                <w:r w:rsidDel="00E067A3">
                  <w:delText xml:space="preserve">    &lt;xs:restriction base="xs:string"&gt;</w:delText>
                </w:r>
              </w:del>
            </w:ins>
          </w:p>
          <w:p w14:paraId="7BFBDA3F" w14:textId="2BC91E92" w:rsidR="00874469" w:rsidDel="00E067A3" w:rsidRDefault="00874469">
            <w:pPr>
              <w:pStyle w:val="Appx"/>
              <w:rPr>
                <w:ins w:id="7264" w:author="aas" w:date="2013-10-14T02:06:00Z"/>
                <w:del w:id="7265" w:author="Anees Shaikh" w:date="2013-10-19T02:16:00Z"/>
              </w:rPr>
              <w:pPrChange w:id="7266" w:author="Anees Shaikh" w:date="2013-10-19T02:16:00Z">
                <w:pPr>
                  <w:pStyle w:val="XML1"/>
                </w:pPr>
              </w:pPrChange>
            </w:pPr>
            <w:ins w:id="7267" w:author="aas" w:date="2013-10-14T02:06:00Z">
              <w:del w:id="7268" w:author="Anees Shaikh" w:date="2013-10-19T02:16:00Z">
                <w:r w:rsidDel="00E067A3">
                  <w:delText xml:space="preserve">    &lt;xs:pattern value="[0-9a-fA-F]{2}(:[0-9a-fA-F]{2}){7}"/&gt;</w:delText>
                </w:r>
              </w:del>
            </w:ins>
          </w:p>
          <w:p w14:paraId="07F09694" w14:textId="5DA68381" w:rsidR="00874469" w:rsidDel="00E067A3" w:rsidRDefault="00874469">
            <w:pPr>
              <w:pStyle w:val="Appx"/>
              <w:rPr>
                <w:ins w:id="7269" w:author="aas" w:date="2013-10-14T02:06:00Z"/>
                <w:del w:id="7270" w:author="Anees Shaikh" w:date="2013-10-19T02:16:00Z"/>
              </w:rPr>
              <w:pPrChange w:id="7271" w:author="Anees Shaikh" w:date="2013-10-19T02:16:00Z">
                <w:pPr>
                  <w:pStyle w:val="XML1"/>
                </w:pPr>
              </w:pPrChange>
            </w:pPr>
            <w:ins w:id="7272" w:author="aas" w:date="2013-10-14T02:06:00Z">
              <w:del w:id="7273" w:author="Anees Shaikh" w:date="2013-10-19T02:16:00Z">
                <w:r w:rsidDel="00E067A3">
                  <w:delText xml:space="preserve">    &lt;/xs:restriction&gt;</w:delText>
                </w:r>
              </w:del>
            </w:ins>
          </w:p>
          <w:p w14:paraId="33CD70A0" w14:textId="580FDC1B" w:rsidR="00874469" w:rsidDel="00E067A3" w:rsidRDefault="00874469">
            <w:pPr>
              <w:pStyle w:val="Appx"/>
              <w:rPr>
                <w:ins w:id="7274" w:author="aas" w:date="2013-10-14T02:06:00Z"/>
                <w:del w:id="7275" w:author="Anees Shaikh" w:date="2013-10-19T02:16:00Z"/>
              </w:rPr>
              <w:pPrChange w:id="7276" w:author="Anees Shaikh" w:date="2013-10-19T02:16:00Z">
                <w:pPr>
                  <w:pStyle w:val="XML1"/>
                </w:pPr>
              </w:pPrChange>
            </w:pPr>
            <w:ins w:id="7277" w:author="aas" w:date="2013-10-14T02:06:00Z">
              <w:del w:id="7278" w:author="Anees Shaikh" w:date="2013-10-19T02:16:00Z">
                <w:r w:rsidDel="00E067A3">
                  <w:delText xml:space="preserve">  &lt;/xs:simpleType&gt;</w:delText>
                </w:r>
              </w:del>
            </w:ins>
          </w:p>
          <w:p w14:paraId="6B668130" w14:textId="737BD564" w:rsidR="00874469" w:rsidDel="00E067A3" w:rsidRDefault="00874469">
            <w:pPr>
              <w:pStyle w:val="Appx"/>
              <w:rPr>
                <w:ins w:id="7279" w:author="aas" w:date="2013-10-14T02:06:00Z"/>
                <w:del w:id="7280" w:author="Anees Shaikh" w:date="2013-10-19T02:16:00Z"/>
              </w:rPr>
              <w:pPrChange w:id="7281" w:author="Anees Shaikh" w:date="2013-10-19T02:16:00Z">
                <w:pPr>
                  <w:pStyle w:val="XML1"/>
                </w:pPr>
              </w:pPrChange>
            </w:pPr>
            <w:ins w:id="7282" w:author="aas" w:date="2013-10-14T02:06:00Z">
              <w:del w:id="7283" w:author="Anees Shaikh" w:date="2013-10-19T02:16:00Z">
                <w:r w:rsidDel="00E067A3">
                  <w:delText xml:space="preserve">  &lt;xs:simpleType name="OFTenthOfAPercentType"&gt;</w:delText>
                </w:r>
              </w:del>
            </w:ins>
          </w:p>
          <w:p w14:paraId="56771130" w14:textId="70B65882" w:rsidR="00874469" w:rsidDel="00E067A3" w:rsidRDefault="00874469">
            <w:pPr>
              <w:pStyle w:val="Appx"/>
              <w:rPr>
                <w:ins w:id="7284" w:author="aas" w:date="2013-10-14T02:06:00Z"/>
                <w:del w:id="7285" w:author="Anees Shaikh" w:date="2013-10-19T02:16:00Z"/>
              </w:rPr>
              <w:pPrChange w:id="7286" w:author="Anees Shaikh" w:date="2013-10-19T02:16:00Z">
                <w:pPr>
                  <w:pStyle w:val="XML1"/>
                </w:pPr>
              </w:pPrChange>
            </w:pPr>
            <w:ins w:id="7287" w:author="aas" w:date="2013-10-14T02:06:00Z">
              <w:del w:id="7288" w:author="Anees Shaikh" w:date="2013-10-19T02:16:00Z">
                <w:r w:rsidDel="00E067A3">
                  <w:delText xml:space="preserve">    &lt;xs:annotation&gt;</w:delText>
                </w:r>
              </w:del>
            </w:ins>
          </w:p>
          <w:p w14:paraId="30DB36EE" w14:textId="1E6E64BF" w:rsidR="00874469" w:rsidDel="00E067A3" w:rsidRDefault="00874469">
            <w:pPr>
              <w:pStyle w:val="Appx"/>
              <w:rPr>
                <w:ins w:id="7289" w:author="aas" w:date="2013-10-14T02:06:00Z"/>
                <w:del w:id="7290" w:author="Anees Shaikh" w:date="2013-10-19T02:16:00Z"/>
              </w:rPr>
              <w:pPrChange w:id="7291" w:author="Anees Shaikh" w:date="2013-10-19T02:16:00Z">
                <w:pPr>
                  <w:pStyle w:val="XML1"/>
                </w:pPr>
              </w:pPrChange>
            </w:pPr>
            <w:ins w:id="7292" w:author="aas" w:date="2013-10-14T02:06:00Z">
              <w:del w:id="7293" w:author="Anees Shaikh" w:date="2013-10-19T02:16:00Z">
                <w:r w:rsidDel="00E067A3">
                  <w:delText xml:space="preserve">      &lt;xs:documentation&gt;</w:delText>
                </w:r>
              </w:del>
            </w:ins>
          </w:p>
          <w:p w14:paraId="64D70FCA" w14:textId="1CF1318B" w:rsidR="00874469" w:rsidDel="00E067A3" w:rsidRDefault="00874469">
            <w:pPr>
              <w:pStyle w:val="Appx"/>
              <w:rPr>
                <w:ins w:id="7294" w:author="aas" w:date="2013-10-14T02:06:00Z"/>
                <w:del w:id="7295" w:author="Anees Shaikh" w:date="2013-10-19T02:16:00Z"/>
              </w:rPr>
              <w:pPrChange w:id="7296" w:author="Anees Shaikh" w:date="2013-10-19T02:16:00Z">
                <w:pPr>
                  <w:pStyle w:val="XML1"/>
                </w:pPr>
              </w:pPrChange>
            </w:pPr>
            <w:ins w:id="7297" w:author="aas" w:date="2013-10-14T02:06:00Z">
              <w:del w:id="7298" w:author="Anees Shaikh" w:date="2013-10-19T02:16:00Z">
                <w:r w:rsidDel="00E067A3">
                  <w:delText xml:space="preserve">        This type defines a value in tenth of a percent.</w:delText>
                </w:r>
              </w:del>
            </w:ins>
          </w:p>
          <w:p w14:paraId="2985B597" w14:textId="6C066EE5" w:rsidR="00874469" w:rsidDel="00E067A3" w:rsidRDefault="00874469">
            <w:pPr>
              <w:pStyle w:val="Appx"/>
              <w:rPr>
                <w:ins w:id="7299" w:author="aas" w:date="2013-10-14T02:06:00Z"/>
                <w:del w:id="7300" w:author="Anees Shaikh" w:date="2013-10-19T02:16:00Z"/>
              </w:rPr>
              <w:pPrChange w:id="7301" w:author="Anees Shaikh" w:date="2013-10-19T02:16:00Z">
                <w:pPr>
                  <w:pStyle w:val="XML1"/>
                </w:pPr>
              </w:pPrChange>
            </w:pPr>
            <w:ins w:id="7302" w:author="aas" w:date="2013-10-14T02:06:00Z">
              <w:del w:id="7303" w:author="Anees Shaikh" w:date="2013-10-19T02:16:00Z">
                <w:r w:rsidDel="00E067A3">
                  <w:delText xml:space="preserve">      &lt;/xs:documentation&gt;</w:delText>
                </w:r>
              </w:del>
            </w:ins>
          </w:p>
          <w:p w14:paraId="09942957" w14:textId="4DD93962" w:rsidR="00874469" w:rsidDel="00E067A3" w:rsidRDefault="00874469">
            <w:pPr>
              <w:pStyle w:val="Appx"/>
              <w:rPr>
                <w:ins w:id="7304" w:author="aas" w:date="2013-10-14T02:06:00Z"/>
                <w:del w:id="7305" w:author="Anees Shaikh" w:date="2013-10-19T02:16:00Z"/>
              </w:rPr>
              <w:pPrChange w:id="7306" w:author="Anees Shaikh" w:date="2013-10-19T02:16:00Z">
                <w:pPr>
                  <w:pStyle w:val="XML1"/>
                </w:pPr>
              </w:pPrChange>
            </w:pPr>
            <w:ins w:id="7307" w:author="aas" w:date="2013-10-14T02:06:00Z">
              <w:del w:id="7308" w:author="Anees Shaikh" w:date="2013-10-19T02:16:00Z">
                <w:r w:rsidDel="00E067A3">
                  <w:delText xml:space="preserve">    &lt;/xs:annotation&gt;</w:delText>
                </w:r>
              </w:del>
            </w:ins>
          </w:p>
          <w:p w14:paraId="1402AD06" w14:textId="217B378D" w:rsidR="00874469" w:rsidDel="00E067A3" w:rsidRDefault="00874469">
            <w:pPr>
              <w:pStyle w:val="Appx"/>
              <w:rPr>
                <w:ins w:id="7309" w:author="aas" w:date="2013-10-14T02:06:00Z"/>
                <w:del w:id="7310" w:author="Anees Shaikh" w:date="2013-10-19T02:16:00Z"/>
              </w:rPr>
              <w:pPrChange w:id="7311" w:author="Anees Shaikh" w:date="2013-10-19T02:16:00Z">
                <w:pPr>
                  <w:pStyle w:val="XML1"/>
                </w:pPr>
              </w:pPrChange>
            </w:pPr>
          </w:p>
          <w:p w14:paraId="45B47E6B" w14:textId="0F0ED2A0" w:rsidR="00874469" w:rsidDel="00E067A3" w:rsidRDefault="00874469">
            <w:pPr>
              <w:pStyle w:val="Appx"/>
              <w:rPr>
                <w:ins w:id="7312" w:author="aas" w:date="2013-10-14T02:06:00Z"/>
                <w:del w:id="7313" w:author="Anees Shaikh" w:date="2013-10-19T02:16:00Z"/>
              </w:rPr>
              <w:pPrChange w:id="7314" w:author="Anees Shaikh" w:date="2013-10-19T02:16:00Z">
                <w:pPr>
                  <w:pStyle w:val="XML1"/>
                </w:pPr>
              </w:pPrChange>
            </w:pPr>
            <w:ins w:id="7315" w:author="aas" w:date="2013-10-14T02:06:00Z">
              <w:del w:id="7316" w:author="Anees Shaikh" w:date="2013-10-19T02:16:00Z">
                <w:r w:rsidDel="00E067A3">
                  <w:delText xml:space="preserve">    &lt;xs:restriction base="xs:unsignedShort"&gt;</w:delText>
                </w:r>
              </w:del>
            </w:ins>
          </w:p>
          <w:p w14:paraId="3862B466" w14:textId="46B2F2A8" w:rsidR="00874469" w:rsidDel="00E067A3" w:rsidRDefault="00874469">
            <w:pPr>
              <w:pStyle w:val="Appx"/>
              <w:rPr>
                <w:ins w:id="7317" w:author="aas" w:date="2013-10-14T02:06:00Z"/>
                <w:del w:id="7318" w:author="Anees Shaikh" w:date="2013-10-19T02:16:00Z"/>
              </w:rPr>
              <w:pPrChange w:id="7319" w:author="Anees Shaikh" w:date="2013-10-19T02:16:00Z">
                <w:pPr>
                  <w:pStyle w:val="XML1"/>
                </w:pPr>
              </w:pPrChange>
            </w:pPr>
            <w:ins w:id="7320" w:author="aas" w:date="2013-10-14T02:06:00Z">
              <w:del w:id="7321" w:author="Anees Shaikh" w:date="2013-10-19T02:16:00Z">
                <w:r w:rsidDel="00E067A3">
                  <w:delText xml:space="preserve">      &lt;xs:minInclusive value="0"/&gt;</w:delText>
                </w:r>
              </w:del>
            </w:ins>
          </w:p>
          <w:p w14:paraId="3DAF8B9D" w14:textId="5A13E927" w:rsidR="00874469" w:rsidDel="00E067A3" w:rsidRDefault="00874469">
            <w:pPr>
              <w:pStyle w:val="Appx"/>
              <w:rPr>
                <w:ins w:id="7322" w:author="aas" w:date="2013-10-14T02:06:00Z"/>
                <w:del w:id="7323" w:author="Anees Shaikh" w:date="2013-10-19T02:16:00Z"/>
              </w:rPr>
              <w:pPrChange w:id="7324" w:author="Anees Shaikh" w:date="2013-10-19T02:16:00Z">
                <w:pPr>
                  <w:pStyle w:val="XML1"/>
                </w:pPr>
              </w:pPrChange>
            </w:pPr>
            <w:ins w:id="7325" w:author="aas" w:date="2013-10-14T02:06:00Z">
              <w:del w:id="7326" w:author="Anees Shaikh" w:date="2013-10-19T02:16:00Z">
                <w:r w:rsidDel="00E067A3">
                  <w:delText xml:space="preserve">      &lt;xs:maxInclusive value="1000"/&gt;</w:delText>
                </w:r>
              </w:del>
            </w:ins>
          </w:p>
          <w:p w14:paraId="128BE8B8" w14:textId="48E45A01" w:rsidR="00874469" w:rsidDel="00E067A3" w:rsidRDefault="00874469">
            <w:pPr>
              <w:pStyle w:val="Appx"/>
              <w:rPr>
                <w:ins w:id="7327" w:author="aas" w:date="2013-10-14T02:06:00Z"/>
                <w:del w:id="7328" w:author="Anees Shaikh" w:date="2013-10-19T02:16:00Z"/>
              </w:rPr>
              <w:pPrChange w:id="7329" w:author="Anees Shaikh" w:date="2013-10-19T02:16:00Z">
                <w:pPr>
                  <w:pStyle w:val="XML1"/>
                </w:pPr>
              </w:pPrChange>
            </w:pPr>
            <w:ins w:id="7330" w:author="aas" w:date="2013-10-14T02:06:00Z">
              <w:del w:id="7331" w:author="Anees Shaikh" w:date="2013-10-19T02:16:00Z">
                <w:r w:rsidDel="00E067A3">
                  <w:delText xml:space="preserve">    &lt;/xs:restriction&gt;</w:delText>
                </w:r>
              </w:del>
            </w:ins>
          </w:p>
          <w:p w14:paraId="1C6B96CA" w14:textId="7B5DB439" w:rsidR="00874469" w:rsidDel="00E067A3" w:rsidRDefault="00874469">
            <w:pPr>
              <w:pStyle w:val="Appx"/>
              <w:rPr>
                <w:ins w:id="7332" w:author="aas" w:date="2013-10-14T02:06:00Z"/>
                <w:del w:id="7333" w:author="Anees Shaikh" w:date="2013-10-19T02:16:00Z"/>
              </w:rPr>
              <w:pPrChange w:id="7334" w:author="Anees Shaikh" w:date="2013-10-19T02:16:00Z">
                <w:pPr>
                  <w:pStyle w:val="XML1"/>
                </w:pPr>
              </w:pPrChange>
            </w:pPr>
            <w:ins w:id="7335" w:author="aas" w:date="2013-10-14T02:06:00Z">
              <w:del w:id="7336" w:author="Anees Shaikh" w:date="2013-10-19T02:16:00Z">
                <w:r w:rsidDel="00E067A3">
                  <w:delText xml:space="preserve">  &lt;/xs:simpleType&gt;</w:delText>
                </w:r>
              </w:del>
            </w:ins>
          </w:p>
          <w:p w14:paraId="668482D8" w14:textId="792F06D2" w:rsidR="00874469" w:rsidDel="00E067A3" w:rsidRDefault="00874469">
            <w:pPr>
              <w:pStyle w:val="Appx"/>
              <w:rPr>
                <w:ins w:id="7337" w:author="aas" w:date="2013-10-14T02:06:00Z"/>
                <w:del w:id="7338" w:author="Anees Shaikh" w:date="2013-10-19T02:16:00Z"/>
              </w:rPr>
              <w:pPrChange w:id="7339" w:author="Anees Shaikh" w:date="2013-10-19T02:16:00Z">
                <w:pPr>
                  <w:pStyle w:val="XML1"/>
                </w:pPr>
              </w:pPrChange>
            </w:pPr>
            <w:ins w:id="7340" w:author="aas" w:date="2013-10-14T02:06:00Z">
              <w:del w:id="7341" w:author="Anees Shaikh" w:date="2013-10-19T02:16:00Z">
                <w:r w:rsidDel="00E067A3">
                  <w:delText xml:space="preserve">  &lt;xs:simpleType name="OFUpDownStateType"&gt;</w:delText>
                </w:r>
              </w:del>
            </w:ins>
          </w:p>
          <w:p w14:paraId="049C92E8" w14:textId="1C25ABF7" w:rsidR="00874469" w:rsidDel="00E067A3" w:rsidRDefault="00874469">
            <w:pPr>
              <w:pStyle w:val="Appx"/>
              <w:rPr>
                <w:ins w:id="7342" w:author="aas" w:date="2013-10-14T02:06:00Z"/>
                <w:del w:id="7343" w:author="Anees Shaikh" w:date="2013-10-19T02:16:00Z"/>
              </w:rPr>
              <w:pPrChange w:id="7344" w:author="Anees Shaikh" w:date="2013-10-19T02:16:00Z">
                <w:pPr>
                  <w:pStyle w:val="XML1"/>
                </w:pPr>
              </w:pPrChange>
            </w:pPr>
            <w:ins w:id="7345" w:author="aas" w:date="2013-10-14T02:06:00Z">
              <w:del w:id="7346" w:author="Anees Shaikh" w:date="2013-10-19T02:16:00Z">
                <w:r w:rsidDel="00E067A3">
                  <w:delText xml:space="preserve">    &lt;xs:annotation&gt;</w:delText>
                </w:r>
              </w:del>
            </w:ins>
          </w:p>
          <w:p w14:paraId="05BC7A1E" w14:textId="6C42D801" w:rsidR="00874469" w:rsidDel="00E067A3" w:rsidRDefault="00874469">
            <w:pPr>
              <w:pStyle w:val="Appx"/>
              <w:rPr>
                <w:ins w:id="7347" w:author="aas" w:date="2013-10-14T02:06:00Z"/>
                <w:del w:id="7348" w:author="Anees Shaikh" w:date="2013-10-19T02:16:00Z"/>
              </w:rPr>
              <w:pPrChange w:id="7349" w:author="Anees Shaikh" w:date="2013-10-19T02:16:00Z">
                <w:pPr>
                  <w:pStyle w:val="XML1"/>
                </w:pPr>
              </w:pPrChange>
            </w:pPr>
            <w:ins w:id="7350" w:author="aas" w:date="2013-10-14T02:06:00Z">
              <w:del w:id="7351" w:author="Anees Shaikh" w:date="2013-10-19T02:16:00Z">
                <w:r w:rsidDel="00E067A3">
                  <w:delText xml:space="preserve">      &lt;xs:documentation&gt;</w:delText>
                </w:r>
              </w:del>
            </w:ins>
          </w:p>
          <w:p w14:paraId="2AA58E57" w14:textId="5B657DD2" w:rsidR="00874469" w:rsidDel="00E067A3" w:rsidRDefault="00874469">
            <w:pPr>
              <w:pStyle w:val="Appx"/>
              <w:rPr>
                <w:ins w:id="7352" w:author="aas" w:date="2013-10-14T02:06:00Z"/>
                <w:del w:id="7353" w:author="Anees Shaikh" w:date="2013-10-19T02:16:00Z"/>
              </w:rPr>
              <w:pPrChange w:id="7354" w:author="Anees Shaikh" w:date="2013-10-19T02:16:00Z">
                <w:pPr>
                  <w:pStyle w:val="XML1"/>
                </w:pPr>
              </w:pPrChange>
            </w:pPr>
            <w:ins w:id="7355" w:author="aas" w:date="2013-10-14T02:06:00Z">
              <w:del w:id="7356" w:author="Anees Shaikh" w:date="2013-10-19T02:16:00Z">
                <w:r w:rsidDel="00E067A3">
                  <w:delText xml:space="preserve">        Type to specify state information for a port or a</w:delText>
                </w:r>
              </w:del>
            </w:ins>
          </w:p>
          <w:p w14:paraId="2C527759" w14:textId="5F98CB03" w:rsidR="00874469" w:rsidDel="00E067A3" w:rsidRDefault="00874469">
            <w:pPr>
              <w:pStyle w:val="Appx"/>
              <w:rPr>
                <w:ins w:id="7357" w:author="aas" w:date="2013-10-14T02:06:00Z"/>
                <w:del w:id="7358" w:author="Anees Shaikh" w:date="2013-10-19T02:16:00Z"/>
              </w:rPr>
              <w:pPrChange w:id="7359" w:author="Anees Shaikh" w:date="2013-10-19T02:16:00Z">
                <w:pPr>
                  <w:pStyle w:val="XML1"/>
                </w:pPr>
              </w:pPrChange>
            </w:pPr>
            <w:ins w:id="7360" w:author="aas" w:date="2013-10-14T02:06:00Z">
              <w:del w:id="7361" w:author="Anees Shaikh" w:date="2013-10-19T02:16:00Z">
                <w:r w:rsidDel="00E067A3">
                  <w:delText xml:space="preserve">        connection.</w:delText>
                </w:r>
              </w:del>
            </w:ins>
          </w:p>
          <w:p w14:paraId="72B95FB4" w14:textId="03B1173F" w:rsidR="00874469" w:rsidDel="00E067A3" w:rsidRDefault="00874469">
            <w:pPr>
              <w:pStyle w:val="Appx"/>
              <w:rPr>
                <w:ins w:id="7362" w:author="aas" w:date="2013-10-14T02:06:00Z"/>
                <w:del w:id="7363" w:author="Anees Shaikh" w:date="2013-10-19T02:16:00Z"/>
              </w:rPr>
              <w:pPrChange w:id="7364" w:author="Anees Shaikh" w:date="2013-10-19T02:16:00Z">
                <w:pPr>
                  <w:pStyle w:val="XML1"/>
                </w:pPr>
              </w:pPrChange>
            </w:pPr>
            <w:ins w:id="7365" w:author="aas" w:date="2013-10-14T02:06:00Z">
              <w:del w:id="7366" w:author="Anees Shaikh" w:date="2013-10-19T02:16:00Z">
                <w:r w:rsidDel="00E067A3">
                  <w:delText xml:space="preserve">      &lt;/xs:documentation&gt;</w:delText>
                </w:r>
              </w:del>
            </w:ins>
          </w:p>
          <w:p w14:paraId="4C997C71" w14:textId="3BD5879B" w:rsidR="00874469" w:rsidDel="00E067A3" w:rsidRDefault="00874469">
            <w:pPr>
              <w:pStyle w:val="Appx"/>
              <w:rPr>
                <w:ins w:id="7367" w:author="aas" w:date="2013-10-14T02:06:00Z"/>
                <w:del w:id="7368" w:author="Anees Shaikh" w:date="2013-10-19T02:16:00Z"/>
              </w:rPr>
              <w:pPrChange w:id="7369" w:author="Anees Shaikh" w:date="2013-10-19T02:16:00Z">
                <w:pPr>
                  <w:pStyle w:val="XML1"/>
                </w:pPr>
              </w:pPrChange>
            </w:pPr>
            <w:ins w:id="7370" w:author="aas" w:date="2013-10-14T02:06:00Z">
              <w:del w:id="7371" w:author="Anees Shaikh" w:date="2013-10-19T02:16:00Z">
                <w:r w:rsidDel="00E067A3">
                  <w:delText xml:space="preserve">    &lt;/xs:annotation&gt;</w:delText>
                </w:r>
              </w:del>
            </w:ins>
          </w:p>
          <w:p w14:paraId="3747E53A" w14:textId="09C0163C" w:rsidR="00874469" w:rsidDel="00E067A3" w:rsidRDefault="00874469">
            <w:pPr>
              <w:pStyle w:val="Appx"/>
              <w:rPr>
                <w:ins w:id="7372" w:author="aas" w:date="2013-10-14T02:06:00Z"/>
                <w:del w:id="7373" w:author="Anees Shaikh" w:date="2013-10-19T02:16:00Z"/>
              </w:rPr>
              <w:pPrChange w:id="7374" w:author="Anees Shaikh" w:date="2013-10-19T02:16:00Z">
                <w:pPr>
                  <w:pStyle w:val="XML1"/>
                </w:pPr>
              </w:pPrChange>
            </w:pPr>
          </w:p>
          <w:p w14:paraId="5C31A44E" w14:textId="2921B5DE" w:rsidR="00874469" w:rsidDel="00E067A3" w:rsidRDefault="00874469">
            <w:pPr>
              <w:pStyle w:val="Appx"/>
              <w:rPr>
                <w:ins w:id="7375" w:author="aas" w:date="2013-10-14T02:06:00Z"/>
                <w:del w:id="7376" w:author="Anees Shaikh" w:date="2013-10-19T02:16:00Z"/>
              </w:rPr>
              <w:pPrChange w:id="7377" w:author="Anees Shaikh" w:date="2013-10-19T02:16:00Z">
                <w:pPr>
                  <w:pStyle w:val="XML1"/>
                </w:pPr>
              </w:pPrChange>
            </w:pPr>
            <w:ins w:id="7378" w:author="aas" w:date="2013-10-14T02:06:00Z">
              <w:del w:id="7379" w:author="Anees Shaikh" w:date="2013-10-19T02:16:00Z">
                <w:r w:rsidDel="00E067A3">
                  <w:delText xml:space="preserve">    &lt;xs:restriction base="xs:string"&gt;</w:delText>
                </w:r>
              </w:del>
            </w:ins>
          </w:p>
          <w:p w14:paraId="7779340D" w14:textId="0B1C3F37" w:rsidR="00874469" w:rsidDel="00E067A3" w:rsidRDefault="00874469">
            <w:pPr>
              <w:pStyle w:val="Appx"/>
              <w:rPr>
                <w:ins w:id="7380" w:author="aas" w:date="2013-10-14T02:06:00Z"/>
                <w:del w:id="7381" w:author="Anees Shaikh" w:date="2013-10-19T02:16:00Z"/>
              </w:rPr>
              <w:pPrChange w:id="7382" w:author="Anees Shaikh" w:date="2013-10-19T02:16:00Z">
                <w:pPr>
                  <w:pStyle w:val="XML1"/>
                </w:pPr>
              </w:pPrChange>
            </w:pPr>
            <w:ins w:id="7383" w:author="aas" w:date="2013-10-14T02:06:00Z">
              <w:del w:id="7384" w:author="Anees Shaikh" w:date="2013-10-19T02:16:00Z">
                <w:r w:rsidDel="00E067A3">
                  <w:delText xml:space="preserve">      &lt;xs:enumeration value="up"/&gt;</w:delText>
                </w:r>
              </w:del>
            </w:ins>
          </w:p>
          <w:p w14:paraId="7FCED041" w14:textId="55B1E9CF" w:rsidR="00874469" w:rsidDel="00E067A3" w:rsidRDefault="00874469">
            <w:pPr>
              <w:pStyle w:val="Appx"/>
              <w:rPr>
                <w:ins w:id="7385" w:author="aas" w:date="2013-10-14T02:06:00Z"/>
                <w:del w:id="7386" w:author="Anees Shaikh" w:date="2013-10-19T02:16:00Z"/>
              </w:rPr>
              <w:pPrChange w:id="7387" w:author="Anees Shaikh" w:date="2013-10-19T02:16:00Z">
                <w:pPr>
                  <w:pStyle w:val="XML1"/>
                </w:pPr>
              </w:pPrChange>
            </w:pPr>
            <w:ins w:id="7388" w:author="aas" w:date="2013-10-14T02:06:00Z">
              <w:del w:id="7389" w:author="Anees Shaikh" w:date="2013-10-19T02:16:00Z">
                <w:r w:rsidDel="00E067A3">
                  <w:delText xml:space="preserve">      &lt;xs:enumeration value="down"/&gt;</w:delText>
                </w:r>
              </w:del>
            </w:ins>
          </w:p>
          <w:p w14:paraId="3C183F6E" w14:textId="25639952" w:rsidR="00874469" w:rsidDel="00E067A3" w:rsidRDefault="00874469">
            <w:pPr>
              <w:pStyle w:val="Appx"/>
              <w:rPr>
                <w:ins w:id="7390" w:author="aas" w:date="2013-10-14T02:06:00Z"/>
                <w:del w:id="7391" w:author="Anees Shaikh" w:date="2013-10-19T02:16:00Z"/>
              </w:rPr>
              <w:pPrChange w:id="7392" w:author="Anees Shaikh" w:date="2013-10-19T02:16:00Z">
                <w:pPr>
                  <w:pStyle w:val="XML1"/>
                </w:pPr>
              </w:pPrChange>
            </w:pPr>
            <w:ins w:id="7393" w:author="aas" w:date="2013-10-14T02:06:00Z">
              <w:del w:id="7394" w:author="Anees Shaikh" w:date="2013-10-19T02:16:00Z">
                <w:r w:rsidDel="00E067A3">
                  <w:delText xml:space="preserve">    &lt;/xs:restriction&gt;</w:delText>
                </w:r>
              </w:del>
            </w:ins>
          </w:p>
          <w:p w14:paraId="09463582" w14:textId="78FDA093" w:rsidR="00874469" w:rsidDel="00E067A3" w:rsidRDefault="00874469">
            <w:pPr>
              <w:pStyle w:val="Appx"/>
              <w:rPr>
                <w:ins w:id="7395" w:author="aas" w:date="2013-10-14T02:06:00Z"/>
                <w:del w:id="7396" w:author="Anees Shaikh" w:date="2013-10-19T02:16:00Z"/>
              </w:rPr>
              <w:pPrChange w:id="7397" w:author="Anees Shaikh" w:date="2013-10-19T02:16:00Z">
                <w:pPr>
                  <w:pStyle w:val="XML1"/>
                </w:pPr>
              </w:pPrChange>
            </w:pPr>
            <w:ins w:id="7398" w:author="aas" w:date="2013-10-14T02:06:00Z">
              <w:del w:id="7399" w:author="Anees Shaikh" w:date="2013-10-19T02:16:00Z">
                <w:r w:rsidDel="00E067A3">
                  <w:delText xml:space="preserve">  &lt;/xs:simpleType&gt;</w:delText>
                </w:r>
              </w:del>
            </w:ins>
          </w:p>
          <w:p w14:paraId="657F67D5" w14:textId="350613AD" w:rsidR="00874469" w:rsidDel="00E067A3" w:rsidRDefault="00874469">
            <w:pPr>
              <w:pStyle w:val="Appx"/>
              <w:rPr>
                <w:ins w:id="7400" w:author="aas" w:date="2013-10-14T02:06:00Z"/>
                <w:del w:id="7401" w:author="Anees Shaikh" w:date="2013-10-19T02:16:00Z"/>
              </w:rPr>
              <w:pPrChange w:id="7402" w:author="Anees Shaikh" w:date="2013-10-19T02:16:00Z">
                <w:pPr>
                  <w:pStyle w:val="XML1"/>
                </w:pPr>
              </w:pPrChange>
            </w:pPr>
            <w:ins w:id="7403" w:author="aas" w:date="2013-10-14T02:06:00Z">
              <w:del w:id="7404" w:author="Anees Shaikh" w:date="2013-10-19T02:16:00Z">
                <w:r w:rsidDel="00E067A3">
                  <w:delText xml:space="preserve">  &lt;xs:simpleType name="OFPortRateType"&gt;</w:delText>
                </w:r>
              </w:del>
            </w:ins>
          </w:p>
          <w:p w14:paraId="63BF4BA4" w14:textId="452D9975" w:rsidR="00874469" w:rsidDel="00E067A3" w:rsidRDefault="00874469">
            <w:pPr>
              <w:pStyle w:val="Appx"/>
              <w:rPr>
                <w:ins w:id="7405" w:author="aas" w:date="2013-10-14T02:06:00Z"/>
                <w:del w:id="7406" w:author="Anees Shaikh" w:date="2013-10-19T02:16:00Z"/>
              </w:rPr>
              <w:pPrChange w:id="7407" w:author="Anees Shaikh" w:date="2013-10-19T02:16:00Z">
                <w:pPr>
                  <w:pStyle w:val="XML1"/>
                </w:pPr>
              </w:pPrChange>
            </w:pPr>
            <w:ins w:id="7408" w:author="aas" w:date="2013-10-14T02:06:00Z">
              <w:del w:id="7409" w:author="Anees Shaikh" w:date="2013-10-19T02:16:00Z">
                <w:r w:rsidDel="00E067A3">
                  <w:delText xml:space="preserve">    &lt;xs:annotation&gt;</w:delText>
                </w:r>
              </w:del>
            </w:ins>
          </w:p>
          <w:p w14:paraId="3CC5B6AF" w14:textId="0164ED88" w:rsidR="00874469" w:rsidDel="00E067A3" w:rsidRDefault="00874469">
            <w:pPr>
              <w:pStyle w:val="Appx"/>
              <w:rPr>
                <w:ins w:id="7410" w:author="aas" w:date="2013-10-14T02:06:00Z"/>
                <w:del w:id="7411" w:author="Anees Shaikh" w:date="2013-10-19T02:16:00Z"/>
              </w:rPr>
              <w:pPrChange w:id="7412" w:author="Anees Shaikh" w:date="2013-10-19T02:16:00Z">
                <w:pPr>
                  <w:pStyle w:val="XML1"/>
                </w:pPr>
              </w:pPrChange>
            </w:pPr>
            <w:ins w:id="7413" w:author="aas" w:date="2013-10-14T02:06:00Z">
              <w:del w:id="7414" w:author="Anees Shaikh" w:date="2013-10-19T02:16:00Z">
                <w:r w:rsidDel="00E067A3">
                  <w:delText xml:space="preserve">      &lt;xs:documentation&gt;</w:delText>
                </w:r>
              </w:del>
            </w:ins>
          </w:p>
          <w:p w14:paraId="07FE24D4" w14:textId="17F92D96" w:rsidR="00874469" w:rsidDel="00E067A3" w:rsidRDefault="00874469">
            <w:pPr>
              <w:pStyle w:val="Appx"/>
              <w:rPr>
                <w:ins w:id="7415" w:author="aas" w:date="2013-10-14T02:06:00Z"/>
                <w:del w:id="7416" w:author="Anees Shaikh" w:date="2013-10-19T02:16:00Z"/>
              </w:rPr>
              <w:pPrChange w:id="7417" w:author="Anees Shaikh" w:date="2013-10-19T02:16:00Z">
                <w:pPr>
                  <w:pStyle w:val="XML1"/>
                </w:pPr>
              </w:pPrChange>
            </w:pPr>
            <w:ins w:id="7418" w:author="aas" w:date="2013-10-14T02:06:00Z">
              <w:del w:id="7419" w:author="Anees Shaikh" w:date="2013-10-19T02:16:00Z">
                <w:r w:rsidDel="00E067A3">
                  <w:delText xml:space="preserve">        Type to specify the rate of a port including the</w:delText>
                </w:r>
              </w:del>
            </w:ins>
          </w:p>
          <w:p w14:paraId="3BD796E8" w14:textId="0BDDD143" w:rsidR="00874469" w:rsidDel="00E067A3" w:rsidRDefault="00874469">
            <w:pPr>
              <w:pStyle w:val="Appx"/>
              <w:rPr>
                <w:ins w:id="7420" w:author="aas" w:date="2013-10-14T02:06:00Z"/>
                <w:del w:id="7421" w:author="Anees Shaikh" w:date="2013-10-19T02:16:00Z"/>
              </w:rPr>
              <w:pPrChange w:id="7422" w:author="Anees Shaikh" w:date="2013-10-19T02:16:00Z">
                <w:pPr>
                  <w:pStyle w:val="XML1"/>
                </w:pPr>
              </w:pPrChange>
            </w:pPr>
            <w:ins w:id="7423" w:author="aas" w:date="2013-10-14T02:06:00Z">
              <w:del w:id="7424" w:author="Anees Shaikh" w:date="2013-10-19T02:16:00Z">
                <w:r w:rsidDel="00E067A3">
                  <w:delText xml:space="preserve">        duplex transmission feature. Possible rates are 10Mb, 100Mb,</w:delText>
                </w:r>
              </w:del>
            </w:ins>
          </w:p>
          <w:p w14:paraId="58C51D78" w14:textId="57B1AC63" w:rsidR="00874469" w:rsidDel="00E067A3" w:rsidRDefault="00874469">
            <w:pPr>
              <w:pStyle w:val="Appx"/>
              <w:rPr>
                <w:ins w:id="7425" w:author="aas" w:date="2013-10-14T02:06:00Z"/>
                <w:del w:id="7426" w:author="Anees Shaikh" w:date="2013-10-19T02:16:00Z"/>
              </w:rPr>
              <w:pPrChange w:id="7427" w:author="Anees Shaikh" w:date="2013-10-19T02:16:00Z">
                <w:pPr>
                  <w:pStyle w:val="XML1"/>
                </w:pPr>
              </w:pPrChange>
            </w:pPr>
            <w:ins w:id="7428" w:author="aas" w:date="2013-10-14T02:06:00Z">
              <w:del w:id="7429" w:author="Anees Shaikh" w:date="2013-10-19T02:16:00Z">
                <w:r w:rsidDel="00E067A3">
                  <w:delText xml:space="preserve">        1Gb, 10Gb, 40Gb, 100Gb, 1Tb or other. Rates of 10Mb, 100Mb</w:delText>
                </w:r>
              </w:del>
            </w:ins>
          </w:p>
          <w:p w14:paraId="1D08609C" w14:textId="562F42E1" w:rsidR="00874469" w:rsidDel="00E067A3" w:rsidRDefault="00874469">
            <w:pPr>
              <w:pStyle w:val="Appx"/>
              <w:rPr>
                <w:ins w:id="7430" w:author="aas" w:date="2013-10-14T02:06:00Z"/>
                <w:del w:id="7431" w:author="Anees Shaikh" w:date="2013-10-19T02:16:00Z"/>
              </w:rPr>
              <w:pPrChange w:id="7432" w:author="Anees Shaikh" w:date="2013-10-19T02:16:00Z">
                <w:pPr>
                  <w:pStyle w:val="XML1"/>
                </w:pPr>
              </w:pPrChange>
            </w:pPr>
            <w:ins w:id="7433" w:author="aas" w:date="2013-10-14T02:06:00Z">
              <w:del w:id="7434" w:author="Anees Shaikh" w:date="2013-10-19T02:16:00Z">
                <w:r w:rsidDel="00E067A3">
                  <w:delText xml:space="preserve">        and 1 Gb can support half or full duplex transmission.</w:delText>
                </w:r>
              </w:del>
            </w:ins>
          </w:p>
          <w:p w14:paraId="656EF63E" w14:textId="6E25A7AC" w:rsidR="00874469" w:rsidDel="00E067A3" w:rsidRDefault="00874469">
            <w:pPr>
              <w:pStyle w:val="Appx"/>
              <w:rPr>
                <w:ins w:id="7435" w:author="aas" w:date="2013-10-14T02:06:00Z"/>
                <w:del w:id="7436" w:author="Anees Shaikh" w:date="2013-10-19T02:16:00Z"/>
              </w:rPr>
              <w:pPrChange w:id="7437" w:author="Anees Shaikh" w:date="2013-10-19T02:16:00Z">
                <w:pPr>
                  <w:pStyle w:val="XML1"/>
                </w:pPr>
              </w:pPrChange>
            </w:pPr>
            <w:ins w:id="7438" w:author="aas" w:date="2013-10-14T02:06:00Z">
              <w:del w:id="7439" w:author="Anees Shaikh" w:date="2013-10-19T02:16:00Z">
                <w:r w:rsidDel="00E067A3">
                  <w:delText xml:space="preserve">      &lt;/xs:documentation&gt;</w:delText>
                </w:r>
              </w:del>
            </w:ins>
          </w:p>
          <w:p w14:paraId="6CE9A3DA" w14:textId="359E6DF1" w:rsidR="00874469" w:rsidDel="00E067A3" w:rsidRDefault="00874469">
            <w:pPr>
              <w:pStyle w:val="Appx"/>
              <w:rPr>
                <w:ins w:id="7440" w:author="aas" w:date="2013-10-14T02:06:00Z"/>
                <w:del w:id="7441" w:author="Anees Shaikh" w:date="2013-10-19T02:16:00Z"/>
              </w:rPr>
              <w:pPrChange w:id="7442" w:author="Anees Shaikh" w:date="2013-10-19T02:16:00Z">
                <w:pPr>
                  <w:pStyle w:val="XML1"/>
                </w:pPr>
              </w:pPrChange>
            </w:pPr>
            <w:ins w:id="7443" w:author="aas" w:date="2013-10-14T02:06:00Z">
              <w:del w:id="7444" w:author="Anees Shaikh" w:date="2013-10-19T02:16:00Z">
                <w:r w:rsidDel="00E067A3">
                  <w:delText xml:space="preserve">    &lt;/xs:annotation&gt;</w:delText>
                </w:r>
              </w:del>
            </w:ins>
          </w:p>
          <w:p w14:paraId="5A3FE1A6" w14:textId="19EC8527" w:rsidR="00874469" w:rsidDel="00E067A3" w:rsidRDefault="00874469">
            <w:pPr>
              <w:pStyle w:val="Appx"/>
              <w:rPr>
                <w:ins w:id="7445" w:author="aas" w:date="2013-10-14T02:06:00Z"/>
                <w:del w:id="7446" w:author="Anees Shaikh" w:date="2013-10-19T02:16:00Z"/>
              </w:rPr>
              <w:pPrChange w:id="7447" w:author="Anees Shaikh" w:date="2013-10-19T02:16:00Z">
                <w:pPr>
                  <w:pStyle w:val="XML1"/>
                </w:pPr>
              </w:pPrChange>
            </w:pPr>
          </w:p>
          <w:p w14:paraId="5FC07618" w14:textId="6885B3CA" w:rsidR="00874469" w:rsidDel="00E067A3" w:rsidRDefault="00874469">
            <w:pPr>
              <w:pStyle w:val="Appx"/>
              <w:rPr>
                <w:ins w:id="7448" w:author="aas" w:date="2013-10-14T02:06:00Z"/>
                <w:del w:id="7449" w:author="Anees Shaikh" w:date="2013-10-19T02:16:00Z"/>
              </w:rPr>
              <w:pPrChange w:id="7450" w:author="Anees Shaikh" w:date="2013-10-19T02:16:00Z">
                <w:pPr>
                  <w:pStyle w:val="XML1"/>
                </w:pPr>
              </w:pPrChange>
            </w:pPr>
            <w:ins w:id="7451" w:author="aas" w:date="2013-10-14T02:06:00Z">
              <w:del w:id="7452" w:author="Anees Shaikh" w:date="2013-10-19T02:16:00Z">
                <w:r w:rsidDel="00E067A3">
                  <w:delText xml:space="preserve">    &lt;xs:restriction base="xs:string"&gt;</w:delText>
                </w:r>
              </w:del>
            </w:ins>
          </w:p>
          <w:p w14:paraId="757F59EC" w14:textId="6C4F2F23" w:rsidR="00874469" w:rsidDel="00E067A3" w:rsidRDefault="00874469">
            <w:pPr>
              <w:pStyle w:val="Appx"/>
              <w:rPr>
                <w:ins w:id="7453" w:author="aas" w:date="2013-10-14T02:06:00Z"/>
                <w:del w:id="7454" w:author="Anees Shaikh" w:date="2013-10-19T02:16:00Z"/>
              </w:rPr>
              <w:pPrChange w:id="7455" w:author="Anees Shaikh" w:date="2013-10-19T02:16:00Z">
                <w:pPr>
                  <w:pStyle w:val="XML1"/>
                </w:pPr>
              </w:pPrChange>
            </w:pPr>
            <w:ins w:id="7456" w:author="aas" w:date="2013-10-14T02:06:00Z">
              <w:del w:id="7457" w:author="Anees Shaikh" w:date="2013-10-19T02:16:00Z">
                <w:r w:rsidDel="00E067A3">
                  <w:delText xml:space="preserve">      &lt;xs:enumeration value="10Mb-HD"/&gt;</w:delText>
                </w:r>
              </w:del>
            </w:ins>
          </w:p>
          <w:p w14:paraId="31A99F75" w14:textId="34D03AFD" w:rsidR="00874469" w:rsidDel="00E067A3" w:rsidRDefault="00874469">
            <w:pPr>
              <w:pStyle w:val="Appx"/>
              <w:rPr>
                <w:ins w:id="7458" w:author="aas" w:date="2013-10-14T02:06:00Z"/>
                <w:del w:id="7459" w:author="Anees Shaikh" w:date="2013-10-19T02:16:00Z"/>
              </w:rPr>
              <w:pPrChange w:id="7460" w:author="Anees Shaikh" w:date="2013-10-19T02:16:00Z">
                <w:pPr>
                  <w:pStyle w:val="XML1"/>
                </w:pPr>
              </w:pPrChange>
            </w:pPr>
            <w:ins w:id="7461" w:author="aas" w:date="2013-10-14T02:06:00Z">
              <w:del w:id="7462" w:author="Anees Shaikh" w:date="2013-10-19T02:16:00Z">
                <w:r w:rsidDel="00E067A3">
                  <w:delText xml:space="preserve">      &lt;xs:enumeration value="10Mb-FD"/&gt;</w:delText>
                </w:r>
              </w:del>
            </w:ins>
          </w:p>
          <w:p w14:paraId="5357148F" w14:textId="3373DDB1" w:rsidR="00874469" w:rsidDel="00E067A3" w:rsidRDefault="00874469">
            <w:pPr>
              <w:pStyle w:val="Appx"/>
              <w:rPr>
                <w:ins w:id="7463" w:author="aas" w:date="2013-10-14T02:06:00Z"/>
                <w:del w:id="7464" w:author="Anees Shaikh" w:date="2013-10-19T02:16:00Z"/>
              </w:rPr>
              <w:pPrChange w:id="7465" w:author="Anees Shaikh" w:date="2013-10-19T02:16:00Z">
                <w:pPr>
                  <w:pStyle w:val="XML1"/>
                </w:pPr>
              </w:pPrChange>
            </w:pPr>
            <w:ins w:id="7466" w:author="aas" w:date="2013-10-14T02:06:00Z">
              <w:del w:id="7467" w:author="Anees Shaikh" w:date="2013-10-19T02:16:00Z">
                <w:r w:rsidDel="00E067A3">
                  <w:delText xml:space="preserve">      &lt;xs:enumeration value="100Mb-HD"/&gt;</w:delText>
                </w:r>
              </w:del>
            </w:ins>
          </w:p>
          <w:p w14:paraId="4EBC8F9C" w14:textId="7F0CAAB6" w:rsidR="00874469" w:rsidDel="00E067A3" w:rsidRDefault="00874469">
            <w:pPr>
              <w:pStyle w:val="Appx"/>
              <w:rPr>
                <w:ins w:id="7468" w:author="aas" w:date="2013-10-14T02:06:00Z"/>
                <w:del w:id="7469" w:author="Anees Shaikh" w:date="2013-10-19T02:16:00Z"/>
              </w:rPr>
              <w:pPrChange w:id="7470" w:author="Anees Shaikh" w:date="2013-10-19T02:16:00Z">
                <w:pPr>
                  <w:pStyle w:val="XML1"/>
                </w:pPr>
              </w:pPrChange>
            </w:pPr>
            <w:ins w:id="7471" w:author="aas" w:date="2013-10-14T02:06:00Z">
              <w:del w:id="7472" w:author="Anees Shaikh" w:date="2013-10-19T02:16:00Z">
                <w:r w:rsidDel="00E067A3">
                  <w:delText xml:space="preserve">      &lt;xs:enumeration value="100Mb-FD"/&gt;</w:delText>
                </w:r>
              </w:del>
            </w:ins>
          </w:p>
          <w:p w14:paraId="32DE2F76" w14:textId="23FDF909" w:rsidR="00874469" w:rsidDel="00E067A3" w:rsidRDefault="00874469">
            <w:pPr>
              <w:pStyle w:val="Appx"/>
              <w:rPr>
                <w:ins w:id="7473" w:author="aas" w:date="2013-10-14T02:06:00Z"/>
                <w:del w:id="7474" w:author="Anees Shaikh" w:date="2013-10-19T02:16:00Z"/>
              </w:rPr>
              <w:pPrChange w:id="7475" w:author="Anees Shaikh" w:date="2013-10-19T02:16:00Z">
                <w:pPr>
                  <w:pStyle w:val="XML1"/>
                </w:pPr>
              </w:pPrChange>
            </w:pPr>
            <w:ins w:id="7476" w:author="aas" w:date="2013-10-14T02:06:00Z">
              <w:del w:id="7477" w:author="Anees Shaikh" w:date="2013-10-19T02:16:00Z">
                <w:r w:rsidDel="00E067A3">
                  <w:delText xml:space="preserve">      &lt;xs:enumeration value="1Gb-HD"/&gt;</w:delText>
                </w:r>
              </w:del>
            </w:ins>
          </w:p>
          <w:p w14:paraId="10CF88E7" w14:textId="13821D6F" w:rsidR="00874469" w:rsidDel="00E067A3" w:rsidRDefault="00874469">
            <w:pPr>
              <w:pStyle w:val="Appx"/>
              <w:rPr>
                <w:ins w:id="7478" w:author="aas" w:date="2013-10-14T02:06:00Z"/>
                <w:del w:id="7479" w:author="Anees Shaikh" w:date="2013-10-19T02:16:00Z"/>
              </w:rPr>
              <w:pPrChange w:id="7480" w:author="Anees Shaikh" w:date="2013-10-19T02:16:00Z">
                <w:pPr>
                  <w:pStyle w:val="XML1"/>
                </w:pPr>
              </w:pPrChange>
            </w:pPr>
            <w:ins w:id="7481" w:author="aas" w:date="2013-10-14T02:06:00Z">
              <w:del w:id="7482" w:author="Anees Shaikh" w:date="2013-10-19T02:16:00Z">
                <w:r w:rsidDel="00E067A3">
                  <w:delText xml:space="preserve">      &lt;xs:enumeration value="1Gb-FD"/&gt;</w:delText>
                </w:r>
              </w:del>
            </w:ins>
          </w:p>
          <w:p w14:paraId="04C3C0E4" w14:textId="01AFF5BB" w:rsidR="00874469" w:rsidDel="00E067A3" w:rsidRDefault="00874469">
            <w:pPr>
              <w:pStyle w:val="Appx"/>
              <w:rPr>
                <w:ins w:id="7483" w:author="aas" w:date="2013-10-14T02:06:00Z"/>
                <w:del w:id="7484" w:author="Anees Shaikh" w:date="2013-10-19T02:16:00Z"/>
              </w:rPr>
              <w:pPrChange w:id="7485" w:author="Anees Shaikh" w:date="2013-10-19T02:16:00Z">
                <w:pPr>
                  <w:pStyle w:val="XML1"/>
                </w:pPr>
              </w:pPrChange>
            </w:pPr>
            <w:ins w:id="7486" w:author="aas" w:date="2013-10-14T02:06:00Z">
              <w:del w:id="7487" w:author="Anees Shaikh" w:date="2013-10-19T02:16:00Z">
                <w:r w:rsidDel="00E067A3">
                  <w:delText xml:space="preserve">      &lt;xs:enumeration value="10Gb"/&gt;</w:delText>
                </w:r>
              </w:del>
            </w:ins>
          </w:p>
          <w:p w14:paraId="64CB9C6E" w14:textId="5672C892" w:rsidR="00874469" w:rsidDel="00E067A3" w:rsidRDefault="00874469">
            <w:pPr>
              <w:pStyle w:val="Appx"/>
              <w:rPr>
                <w:ins w:id="7488" w:author="aas" w:date="2013-10-14T02:06:00Z"/>
                <w:del w:id="7489" w:author="Anees Shaikh" w:date="2013-10-19T02:16:00Z"/>
              </w:rPr>
              <w:pPrChange w:id="7490" w:author="Anees Shaikh" w:date="2013-10-19T02:16:00Z">
                <w:pPr>
                  <w:pStyle w:val="XML1"/>
                </w:pPr>
              </w:pPrChange>
            </w:pPr>
            <w:ins w:id="7491" w:author="aas" w:date="2013-10-14T02:06:00Z">
              <w:del w:id="7492" w:author="Anees Shaikh" w:date="2013-10-19T02:16:00Z">
                <w:r w:rsidDel="00E067A3">
                  <w:delText xml:space="preserve">      &lt;xs:enumeration value="40Gb"/&gt;</w:delText>
                </w:r>
              </w:del>
            </w:ins>
          </w:p>
          <w:p w14:paraId="723D0B3D" w14:textId="0C856761" w:rsidR="00874469" w:rsidDel="00E067A3" w:rsidRDefault="00874469">
            <w:pPr>
              <w:pStyle w:val="Appx"/>
              <w:rPr>
                <w:ins w:id="7493" w:author="aas" w:date="2013-10-14T02:06:00Z"/>
                <w:del w:id="7494" w:author="Anees Shaikh" w:date="2013-10-19T02:16:00Z"/>
              </w:rPr>
              <w:pPrChange w:id="7495" w:author="Anees Shaikh" w:date="2013-10-19T02:16:00Z">
                <w:pPr>
                  <w:pStyle w:val="XML1"/>
                </w:pPr>
              </w:pPrChange>
            </w:pPr>
            <w:ins w:id="7496" w:author="aas" w:date="2013-10-14T02:06:00Z">
              <w:del w:id="7497" w:author="Anees Shaikh" w:date="2013-10-19T02:16:00Z">
                <w:r w:rsidDel="00E067A3">
                  <w:delText xml:space="preserve">      &lt;xs:enumeration value="100Gb"/&gt;</w:delText>
                </w:r>
              </w:del>
            </w:ins>
          </w:p>
          <w:p w14:paraId="2AE516DA" w14:textId="74DBB2A7" w:rsidR="00874469" w:rsidDel="00E067A3" w:rsidRDefault="00874469">
            <w:pPr>
              <w:pStyle w:val="Appx"/>
              <w:rPr>
                <w:ins w:id="7498" w:author="aas" w:date="2013-10-14T02:06:00Z"/>
                <w:del w:id="7499" w:author="Anees Shaikh" w:date="2013-10-19T02:16:00Z"/>
              </w:rPr>
              <w:pPrChange w:id="7500" w:author="Anees Shaikh" w:date="2013-10-19T02:16:00Z">
                <w:pPr>
                  <w:pStyle w:val="XML1"/>
                </w:pPr>
              </w:pPrChange>
            </w:pPr>
            <w:ins w:id="7501" w:author="aas" w:date="2013-10-14T02:06:00Z">
              <w:del w:id="7502" w:author="Anees Shaikh" w:date="2013-10-19T02:16:00Z">
                <w:r w:rsidDel="00E067A3">
                  <w:delText xml:space="preserve">      &lt;xs:enumeration value="1Tb"/&gt;</w:delText>
                </w:r>
              </w:del>
            </w:ins>
          </w:p>
          <w:p w14:paraId="31AA6E0E" w14:textId="2B619646" w:rsidR="00874469" w:rsidDel="00E067A3" w:rsidRDefault="00874469">
            <w:pPr>
              <w:pStyle w:val="Appx"/>
              <w:rPr>
                <w:ins w:id="7503" w:author="aas" w:date="2013-10-14T02:06:00Z"/>
                <w:del w:id="7504" w:author="Anees Shaikh" w:date="2013-10-19T02:16:00Z"/>
              </w:rPr>
              <w:pPrChange w:id="7505" w:author="Anees Shaikh" w:date="2013-10-19T02:16:00Z">
                <w:pPr>
                  <w:pStyle w:val="XML1"/>
                </w:pPr>
              </w:pPrChange>
            </w:pPr>
            <w:ins w:id="7506" w:author="aas" w:date="2013-10-14T02:06:00Z">
              <w:del w:id="7507" w:author="Anees Shaikh" w:date="2013-10-19T02:16:00Z">
                <w:r w:rsidDel="00E067A3">
                  <w:delText xml:space="preserve">      &lt;xs:enumeration value="other"/&gt;</w:delText>
                </w:r>
              </w:del>
            </w:ins>
          </w:p>
          <w:p w14:paraId="724CE626" w14:textId="59CEBA98" w:rsidR="00874469" w:rsidDel="00E067A3" w:rsidRDefault="00874469">
            <w:pPr>
              <w:pStyle w:val="Appx"/>
              <w:rPr>
                <w:ins w:id="7508" w:author="aas" w:date="2013-10-14T02:06:00Z"/>
                <w:del w:id="7509" w:author="Anees Shaikh" w:date="2013-10-19T02:16:00Z"/>
              </w:rPr>
              <w:pPrChange w:id="7510" w:author="Anees Shaikh" w:date="2013-10-19T02:16:00Z">
                <w:pPr>
                  <w:pStyle w:val="XML1"/>
                </w:pPr>
              </w:pPrChange>
            </w:pPr>
            <w:ins w:id="7511" w:author="aas" w:date="2013-10-14T02:06:00Z">
              <w:del w:id="7512" w:author="Anees Shaikh" w:date="2013-10-19T02:16:00Z">
                <w:r w:rsidDel="00E067A3">
                  <w:delText xml:space="preserve">    &lt;/xs:restriction&gt;</w:delText>
                </w:r>
              </w:del>
            </w:ins>
          </w:p>
          <w:p w14:paraId="0B26428F" w14:textId="6AD937C7" w:rsidR="00874469" w:rsidDel="00E067A3" w:rsidRDefault="00874469">
            <w:pPr>
              <w:pStyle w:val="Appx"/>
              <w:rPr>
                <w:ins w:id="7513" w:author="aas" w:date="2013-10-14T02:06:00Z"/>
                <w:del w:id="7514" w:author="Anees Shaikh" w:date="2013-10-19T02:16:00Z"/>
              </w:rPr>
              <w:pPrChange w:id="7515" w:author="Anees Shaikh" w:date="2013-10-19T02:16:00Z">
                <w:pPr>
                  <w:pStyle w:val="XML1"/>
                </w:pPr>
              </w:pPrChange>
            </w:pPr>
            <w:ins w:id="7516" w:author="aas" w:date="2013-10-14T02:06:00Z">
              <w:del w:id="7517" w:author="Anees Shaikh" w:date="2013-10-19T02:16:00Z">
                <w:r w:rsidDel="00E067A3">
                  <w:delText xml:space="preserve">  &lt;/xs:simpleType&gt;</w:delText>
                </w:r>
              </w:del>
            </w:ins>
          </w:p>
          <w:p w14:paraId="55D41A13" w14:textId="1B94C5D7" w:rsidR="00874469" w:rsidDel="00E067A3" w:rsidRDefault="00874469">
            <w:pPr>
              <w:pStyle w:val="Appx"/>
              <w:rPr>
                <w:ins w:id="7518" w:author="aas" w:date="2013-10-14T02:06:00Z"/>
                <w:del w:id="7519" w:author="Anees Shaikh" w:date="2013-10-19T02:16:00Z"/>
              </w:rPr>
              <w:pPrChange w:id="7520" w:author="Anees Shaikh" w:date="2013-10-19T02:16:00Z">
                <w:pPr>
                  <w:pStyle w:val="XML1"/>
                </w:pPr>
              </w:pPrChange>
            </w:pPr>
            <w:ins w:id="7521" w:author="aas" w:date="2013-10-14T02:06:00Z">
              <w:del w:id="7522" w:author="Anees Shaikh" w:date="2013-10-19T02:16:00Z">
                <w:r w:rsidDel="00E067A3">
                  <w:delText xml:space="preserve">  &lt;xs:simpleType name="OFActionType"&gt;</w:delText>
                </w:r>
              </w:del>
            </w:ins>
          </w:p>
          <w:p w14:paraId="44F93899" w14:textId="35768F8A" w:rsidR="00874469" w:rsidDel="00E067A3" w:rsidRDefault="00874469">
            <w:pPr>
              <w:pStyle w:val="Appx"/>
              <w:rPr>
                <w:ins w:id="7523" w:author="aas" w:date="2013-10-14T02:06:00Z"/>
                <w:del w:id="7524" w:author="Anees Shaikh" w:date="2013-10-19T02:16:00Z"/>
              </w:rPr>
              <w:pPrChange w:id="7525" w:author="Anees Shaikh" w:date="2013-10-19T02:16:00Z">
                <w:pPr>
                  <w:pStyle w:val="XML1"/>
                </w:pPr>
              </w:pPrChange>
            </w:pPr>
            <w:ins w:id="7526" w:author="aas" w:date="2013-10-14T02:06:00Z">
              <w:del w:id="7527" w:author="Anees Shaikh" w:date="2013-10-19T02:16:00Z">
                <w:r w:rsidDel="00E067A3">
                  <w:delText xml:space="preserve">    &lt;xs:annotation&gt;</w:delText>
                </w:r>
              </w:del>
            </w:ins>
          </w:p>
          <w:p w14:paraId="27FD1C6D" w14:textId="206D7115" w:rsidR="00874469" w:rsidDel="00E067A3" w:rsidRDefault="00874469">
            <w:pPr>
              <w:pStyle w:val="Appx"/>
              <w:rPr>
                <w:ins w:id="7528" w:author="aas" w:date="2013-10-14T02:06:00Z"/>
                <w:del w:id="7529" w:author="Anees Shaikh" w:date="2013-10-19T02:16:00Z"/>
              </w:rPr>
              <w:pPrChange w:id="7530" w:author="Anees Shaikh" w:date="2013-10-19T02:16:00Z">
                <w:pPr>
                  <w:pStyle w:val="XML1"/>
                </w:pPr>
              </w:pPrChange>
            </w:pPr>
            <w:ins w:id="7531" w:author="aas" w:date="2013-10-14T02:06:00Z">
              <w:del w:id="7532" w:author="Anees Shaikh" w:date="2013-10-19T02:16:00Z">
                <w:r w:rsidDel="00E067A3">
                  <w:delText xml:space="preserve">      &lt;xs:documentation&gt;</w:delText>
                </w:r>
              </w:del>
            </w:ins>
          </w:p>
          <w:p w14:paraId="34384915" w14:textId="21980534" w:rsidR="00874469" w:rsidDel="00E067A3" w:rsidRDefault="00874469">
            <w:pPr>
              <w:pStyle w:val="Appx"/>
              <w:rPr>
                <w:ins w:id="7533" w:author="aas" w:date="2013-10-14T02:06:00Z"/>
                <w:del w:id="7534" w:author="Anees Shaikh" w:date="2013-10-19T02:16:00Z"/>
              </w:rPr>
              <w:pPrChange w:id="7535" w:author="Anees Shaikh" w:date="2013-10-19T02:16:00Z">
                <w:pPr>
                  <w:pStyle w:val="XML1"/>
                </w:pPr>
              </w:pPrChange>
            </w:pPr>
            <w:ins w:id="7536" w:author="aas" w:date="2013-10-14T02:06:00Z">
              <w:del w:id="7537" w:author="Anees Shaikh" w:date="2013-10-19T02:16:00Z">
                <w:r w:rsidDel="00E067A3">
                  <w:delText xml:space="preserve">        The types of actions defined in OpenFlow Switch</w:delText>
                </w:r>
              </w:del>
            </w:ins>
          </w:p>
          <w:p w14:paraId="6E58690B" w14:textId="600C55CF" w:rsidR="00874469" w:rsidDel="00E067A3" w:rsidRDefault="00874469">
            <w:pPr>
              <w:pStyle w:val="Appx"/>
              <w:rPr>
                <w:ins w:id="7538" w:author="aas" w:date="2013-10-14T02:06:00Z"/>
                <w:del w:id="7539" w:author="Anees Shaikh" w:date="2013-10-19T02:16:00Z"/>
              </w:rPr>
              <w:pPrChange w:id="7540" w:author="Anees Shaikh" w:date="2013-10-19T02:16:00Z">
                <w:pPr>
                  <w:pStyle w:val="XML1"/>
                </w:pPr>
              </w:pPrChange>
            </w:pPr>
            <w:ins w:id="7541" w:author="aas" w:date="2013-10-14T02:06:00Z">
              <w:del w:id="7542" w:author="Anees Shaikh" w:date="2013-10-19T02:16:00Z">
                <w:r w:rsidDel="00E067A3">
                  <w:delText xml:space="preserve">        Specification versions 1.2, 1.3, and 1.3.1</w:delText>
                </w:r>
              </w:del>
            </w:ins>
          </w:p>
          <w:p w14:paraId="50C2B099" w14:textId="5444CFB3" w:rsidR="00874469" w:rsidDel="00E067A3" w:rsidRDefault="00874469">
            <w:pPr>
              <w:pStyle w:val="Appx"/>
              <w:rPr>
                <w:ins w:id="7543" w:author="aas" w:date="2013-10-14T02:06:00Z"/>
                <w:del w:id="7544" w:author="Anees Shaikh" w:date="2013-10-19T02:16:00Z"/>
              </w:rPr>
              <w:pPrChange w:id="7545" w:author="Anees Shaikh" w:date="2013-10-19T02:16:00Z">
                <w:pPr>
                  <w:pStyle w:val="XML1"/>
                </w:pPr>
              </w:pPrChange>
            </w:pPr>
            <w:ins w:id="7546" w:author="aas" w:date="2013-10-14T02:06:00Z">
              <w:del w:id="7547" w:author="Anees Shaikh" w:date="2013-10-19T02:16:00Z">
                <w:r w:rsidDel="00E067A3">
                  <w:delText xml:space="preserve">      &lt;/xs:documentation&gt;</w:delText>
                </w:r>
              </w:del>
            </w:ins>
          </w:p>
          <w:p w14:paraId="57FDC31C" w14:textId="6EE0D646" w:rsidR="00874469" w:rsidDel="00E067A3" w:rsidRDefault="00874469">
            <w:pPr>
              <w:pStyle w:val="Appx"/>
              <w:rPr>
                <w:ins w:id="7548" w:author="aas" w:date="2013-10-14T02:06:00Z"/>
                <w:del w:id="7549" w:author="Anees Shaikh" w:date="2013-10-19T02:16:00Z"/>
              </w:rPr>
              <w:pPrChange w:id="7550" w:author="Anees Shaikh" w:date="2013-10-19T02:16:00Z">
                <w:pPr>
                  <w:pStyle w:val="XML1"/>
                </w:pPr>
              </w:pPrChange>
            </w:pPr>
            <w:ins w:id="7551" w:author="aas" w:date="2013-10-14T02:06:00Z">
              <w:del w:id="7552" w:author="Anees Shaikh" w:date="2013-10-19T02:16:00Z">
                <w:r w:rsidDel="00E067A3">
                  <w:delText xml:space="preserve">    &lt;/xs:annotation&gt;</w:delText>
                </w:r>
              </w:del>
            </w:ins>
          </w:p>
          <w:p w14:paraId="3D32E7BB" w14:textId="428929E0" w:rsidR="00874469" w:rsidDel="00E067A3" w:rsidRDefault="00874469">
            <w:pPr>
              <w:pStyle w:val="Appx"/>
              <w:rPr>
                <w:ins w:id="7553" w:author="aas" w:date="2013-10-14T02:06:00Z"/>
                <w:del w:id="7554" w:author="Anees Shaikh" w:date="2013-10-19T02:16:00Z"/>
              </w:rPr>
              <w:pPrChange w:id="7555" w:author="Anees Shaikh" w:date="2013-10-19T02:16:00Z">
                <w:pPr>
                  <w:pStyle w:val="XML1"/>
                </w:pPr>
              </w:pPrChange>
            </w:pPr>
          </w:p>
          <w:p w14:paraId="64F0D39D" w14:textId="23184653" w:rsidR="00874469" w:rsidDel="00E067A3" w:rsidRDefault="00874469">
            <w:pPr>
              <w:pStyle w:val="Appx"/>
              <w:rPr>
                <w:ins w:id="7556" w:author="aas" w:date="2013-10-14T02:06:00Z"/>
                <w:del w:id="7557" w:author="Anees Shaikh" w:date="2013-10-19T02:16:00Z"/>
              </w:rPr>
              <w:pPrChange w:id="7558" w:author="Anees Shaikh" w:date="2013-10-19T02:16:00Z">
                <w:pPr>
                  <w:pStyle w:val="XML1"/>
                </w:pPr>
              </w:pPrChange>
            </w:pPr>
            <w:ins w:id="7559" w:author="aas" w:date="2013-10-14T02:06:00Z">
              <w:del w:id="7560" w:author="Anees Shaikh" w:date="2013-10-19T02:16:00Z">
                <w:r w:rsidDel="00E067A3">
                  <w:delText xml:space="preserve">    &lt;xs:restriction base="xs:string"&gt;</w:delText>
                </w:r>
              </w:del>
            </w:ins>
          </w:p>
          <w:p w14:paraId="05F31058" w14:textId="66DE897D" w:rsidR="00874469" w:rsidDel="00E067A3" w:rsidRDefault="00874469">
            <w:pPr>
              <w:pStyle w:val="Appx"/>
              <w:rPr>
                <w:ins w:id="7561" w:author="aas" w:date="2013-10-14T02:06:00Z"/>
                <w:del w:id="7562" w:author="Anees Shaikh" w:date="2013-10-19T02:16:00Z"/>
              </w:rPr>
              <w:pPrChange w:id="7563" w:author="Anees Shaikh" w:date="2013-10-19T02:16:00Z">
                <w:pPr>
                  <w:pStyle w:val="XML1"/>
                </w:pPr>
              </w:pPrChange>
            </w:pPr>
            <w:ins w:id="7564" w:author="aas" w:date="2013-10-14T02:06:00Z">
              <w:del w:id="7565" w:author="Anees Shaikh" w:date="2013-10-19T02:16:00Z">
                <w:r w:rsidDel="00E067A3">
                  <w:delText xml:space="preserve">      &lt;xs:enumeration value="output"/&gt;</w:delText>
                </w:r>
              </w:del>
            </w:ins>
          </w:p>
          <w:p w14:paraId="58C6BF6F" w14:textId="024D69FD" w:rsidR="00874469" w:rsidDel="00E067A3" w:rsidRDefault="00874469">
            <w:pPr>
              <w:pStyle w:val="Appx"/>
              <w:rPr>
                <w:ins w:id="7566" w:author="aas" w:date="2013-10-14T02:06:00Z"/>
                <w:del w:id="7567" w:author="Anees Shaikh" w:date="2013-10-19T02:16:00Z"/>
              </w:rPr>
              <w:pPrChange w:id="7568" w:author="Anees Shaikh" w:date="2013-10-19T02:16:00Z">
                <w:pPr>
                  <w:pStyle w:val="XML1"/>
                </w:pPr>
              </w:pPrChange>
            </w:pPr>
            <w:ins w:id="7569" w:author="aas" w:date="2013-10-14T02:06:00Z">
              <w:del w:id="7570" w:author="Anees Shaikh" w:date="2013-10-19T02:16:00Z">
                <w:r w:rsidDel="00E067A3">
                  <w:delText xml:space="preserve">      &lt;xs:enumeration value="copy-ttl-out"/&gt;</w:delText>
                </w:r>
              </w:del>
            </w:ins>
          </w:p>
          <w:p w14:paraId="5BAAD964" w14:textId="6EE7BFC3" w:rsidR="00874469" w:rsidDel="00E067A3" w:rsidRDefault="00874469">
            <w:pPr>
              <w:pStyle w:val="Appx"/>
              <w:rPr>
                <w:ins w:id="7571" w:author="aas" w:date="2013-10-14T02:06:00Z"/>
                <w:del w:id="7572" w:author="Anees Shaikh" w:date="2013-10-19T02:16:00Z"/>
              </w:rPr>
              <w:pPrChange w:id="7573" w:author="Anees Shaikh" w:date="2013-10-19T02:16:00Z">
                <w:pPr>
                  <w:pStyle w:val="XML1"/>
                </w:pPr>
              </w:pPrChange>
            </w:pPr>
            <w:ins w:id="7574" w:author="aas" w:date="2013-10-14T02:06:00Z">
              <w:del w:id="7575" w:author="Anees Shaikh" w:date="2013-10-19T02:16:00Z">
                <w:r w:rsidDel="00E067A3">
                  <w:delText xml:space="preserve">      &lt;xs:enumeration value="copy-ttl-in"/&gt;</w:delText>
                </w:r>
              </w:del>
            </w:ins>
          </w:p>
          <w:p w14:paraId="4462C9E3" w14:textId="4BB4862A" w:rsidR="00874469" w:rsidDel="00E067A3" w:rsidRDefault="00874469">
            <w:pPr>
              <w:pStyle w:val="Appx"/>
              <w:rPr>
                <w:ins w:id="7576" w:author="aas" w:date="2013-10-14T02:06:00Z"/>
                <w:del w:id="7577" w:author="Anees Shaikh" w:date="2013-10-19T02:16:00Z"/>
              </w:rPr>
              <w:pPrChange w:id="7578" w:author="Anees Shaikh" w:date="2013-10-19T02:16:00Z">
                <w:pPr>
                  <w:pStyle w:val="XML1"/>
                </w:pPr>
              </w:pPrChange>
            </w:pPr>
            <w:ins w:id="7579" w:author="aas" w:date="2013-10-14T02:06:00Z">
              <w:del w:id="7580" w:author="Anees Shaikh" w:date="2013-10-19T02:16:00Z">
                <w:r w:rsidDel="00E067A3">
                  <w:delText xml:space="preserve">      &lt;xs:enumeration value="set-mpls-ttl"/&gt;</w:delText>
                </w:r>
              </w:del>
            </w:ins>
          </w:p>
          <w:p w14:paraId="1CE7ED46" w14:textId="678BE06F" w:rsidR="00874469" w:rsidDel="00E067A3" w:rsidRDefault="00874469">
            <w:pPr>
              <w:pStyle w:val="Appx"/>
              <w:rPr>
                <w:ins w:id="7581" w:author="aas" w:date="2013-10-14T02:06:00Z"/>
                <w:del w:id="7582" w:author="Anees Shaikh" w:date="2013-10-19T02:16:00Z"/>
              </w:rPr>
              <w:pPrChange w:id="7583" w:author="Anees Shaikh" w:date="2013-10-19T02:16:00Z">
                <w:pPr>
                  <w:pStyle w:val="XML1"/>
                </w:pPr>
              </w:pPrChange>
            </w:pPr>
            <w:ins w:id="7584" w:author="aas" w:date="2013-10-14T02:06:00Z">
              <w:del w:id="7585" w:author="Anees Shaikh" w:date="2013-10-19T02:16:00Z">
                <w:r w:rsidDel="00E067A3">
                  <w:delText xml:space="preserve">      &lt;xs:enumeration value="dec-mpls-ttl"/&gt;</w:delText>
                </w:r>
              </w:del>
            </w:ins>
          </w:p>
          <w:p w14:paraId="088647D0" w14:textId="7C2DE0BB" w:rsidR="00874469" w:rsidDel="00E067A3" w:rsidRDefault="00874469">
            <w:pPr>
              <w:pStyle w:val="Appx"/>
              <w:rPr>
                <w:ins w:id="7586" w:author="aas" w:date="2013-10-14T02:06:00Z"/>
                <w:del w:id="7587" w:author="Anees Shaikh" w:date="2013-10-19T02:16:00Z"/>
              </w:rPr>
              <w:pPrChange w:id="7588" w:author="Anees Shaikh" w:date="2013-10-19T02:16:00Z">
                <w:pPr>
                  <w:pStyle w:val="XML1"/>
                </w:pPr>
              </w:pPrChange>
            </w:pPr>
            <w:ins w:id="7589" w:author="aas" w:date="2013-10-14T02:06:00Z">
              <w:del w:id="7590" w:author="Anees Shaikh" w:date="2013-10-19T02:16:00Z">
                <w:r w:rsidDel="00E067A3">
                  <w:delText xml:space="preserve">      &lt;xs:enumeration value="push-vlan"/&gt;</w:delText>
                </w:r>
              </w:del>
            </w:ins>
          </w:p>
          <w:p w14:paraId="227D9E94" w14:textId="0D7EA742" w:rsidR="00874469" w:rsidDel="00E067A3" w:rsidRDefault="00874469">
            <w:pPr>
              <w:pStyle w:val="Appx"/>
              <w:rPr>
                <w:ins w:id="7591" w:author="aas" w:date="2013-10-14T02:06:00Z"/>
                <w:del w:id="7592" w:author="Anees Shaikh" w:date="2013-10-19T02:16:00Z"/>
              </w:rPr>
              <w:pPrChange w:id="7593" w:author="Anees Shaikh" w:date="2013-10-19T02:16:00Z">
                <w:pPr>
                  <w:pStyle w:val="XML1"/>
                </w:pPr>
              </w:pPrChange>
            </w:pPr>
            <w:ins w:id="7594" w:author="aas" w:date="2013-10-14T02:06:00Z">
              <w:del w:id="7595" w:author="Anees Shaikh" w:date="2013-10-19T02:16:00Z">
                <w:r w:rsidDel="00E067A3">
                  <w:delText xml:space="preserve">      &lt;xs:enumeration value="pop-vlan"/&gt;</w:delText>
                </w:r>
              </w:del>
            </w:ins>
          </w:p>
          <w:p w14:paraId="48394717" w14:textId="4EE354A9" w:rsidR="00874469" w:rsidDel="00E067A3" w:rsidRDefault="00874469">
            <w:pPr>
              <w:pStyle w:val="Appx"/>
              <w:rPr>
                <w:ins w:id="7596" w:author="aas" w:date="2013-10-14T02:06:00Z"/>
                <w:del w:id="7597" w:author="Anees Shaikh" w:date="2013-10-19T02:16:00Z"/>
              </w:rPr>
              <w:pPrChange w:id="7598" w:author="Anees Shaikh" w:date="2013-10-19T02:16:00Z">
                <w:pPr>
                  <w:pStyle w:val="XML1"/>
                </w:pPr>
              </w:pPrChange>
            </w:pPr>
            <w:ins w:id="7599" w:author="aas" w:date="2013-10-14T02:06:00Z">
              <w:del w:id="7600" w:author="Anees Shaikh" w:date="2013-10-19T02:16:00Z">
                <w:r w:rsidDel="00E067A3">
                  <w:delText xml:space="preserve">      &lt;xs:enumeration value="push-mpls"/&gt;</w:delText>
                </w:r>
              </w:del>
            </w:ins>
          </w:p>
          <w:p w14:paraId="58692774" w14:textId="0233AE64" w:rsidR="00874469" w:rsidDel="00E067A3" w:rsidRDefault="00874469">
            <w:pPr>
              <w:pStyle w:val="Appx"/>
              <w:rPr>
                <w:ins w:id="7601" w:author="aas" w:date="2013-10-14T02:06:00Z"/>
                <w:del w:id="7602" w:author="Anees Shaikh" w:date="2013-10-19T02:16:00Z"/>
              </w:rPr>
              <w:pPrChange w:id="7603" w:author="Anees Shaikh" w:date="2013-10-19T02:16:00Z">
                <w:pPr>
                  <w:pStyle w:val="XML1"/>
                </w:pPr>
              </w:pPrChange>
            </w:pPr>
            <w:ins w:id="7604" w:author="aas" w:date="2013-10-14T02:06:00Z">
              <w:del w:id="7605" w:author="Anees Shaikh" w:date="2013-10-19T02:16:00Z">
                <w:r w:rsidDel="00E067A3">
                  <w:delText xml:space="preserve">      &lt;xs:enumeration value="pop-mpls"/&gt;</w:delText>
                </w:r>
              </w:del>
            </w:ins>
          </w:p>
          <w:p w14:paraId="551B6EC5" w14:textId="13B5E163" w:rsidR="00874469" w:rsidDel="00E067A3" w:rsidRDefault="00874469">
            <w:pPr>
              <w:pStyle w:val="Appx"/>
              <w:rPr>
                <w:ins w:id="7606" w:author="aas" w:date="2013-10-14T02:06:00Z"/>
                <w:del w:id="7607" w:author="Anees Shaikh" w:date="2013-10-19T02:16:00Z"/>
              </w:rPr>
              <w:pPrChange w:id="7608" w:author="Anees Shaikh" w:date="2013-10-19T02:16:00Z">
                <w:pPr>
                  <w:pStyle w:val="XML1"/>
                </w:pPr>
              </w:pPrChange>
            </w:pPr>
            <w:ins w:id="7609" w:author="aas" w:date="2013-10-14T02:06:00Z">
              <w:del w:id="7610" w:author="Anees Shaikh" w:date="2013-10-19T02:16:00Z">
                <w:r w:rsidDel="00E067A3">
                  <w:delText xml:space="preserve">      &lt;xs:enumeration value="set-queue"/&gt;</w:delText>
                </w:r>
              </w:del>
            </w:ins>
          </w:p>
          <w:p w14:paraId="18756F69" w14:textId="43944924" w:rsidR="00874469" w:rsidDel="00E067A3" w:rsidRDefault="00874469">
            <w:pPr>
              <w:pStyle w:val="Appx"/>
              <w:rPr>
                <w:ins w:id="7611" w:author="aas" w:date="2013-10-14T02:06:00Z"/>
                <w:del w:id="7612" w:author="Anees Shaikh" w:date="2013-10-19T02:16:00Z"/>
              </w:rPr>
              <w:pPrChange w:id="7613" w:author="Anees Shaikh" w:date="2013-10-19T02:16:00Z">
                <w:pPr>
                  <w:pStyle w:val="XML1"/>
                </w:pPr>
              </w:pPrChange>
            </w:pPr>
            <w:ins w:id="7614" w:author="aas" w:date="2013-10-14T02:06:00Z">
              <w:del w:id="7615" w:author="Anees Shaikh" w:date="2013-10-19T02:16:00Z">
                <w:r w:rsidDel="00E067A3">
                  <w:delText xml:space="preserve">      &lt;xs:enumeration value="group"/&gt;</w:delText>
                </w:r>
              </w:del>
            </w:ins>
          </w:p>
          <w:p w14:paraId="6C3FBB93" w14:textId="2AC6C112" w:rsidR="00874469" w:rsidDel="00E067A3" w:rsidRDefault="00874469">
            <w:pPr>
              <w:pStyle w:val="Appx"/>
              <w:rPr>
                <w:ins w:id="7616" w:author="aas" w:date="2013-10-14T02:06:00Z"/>
                <w:del w:id="7617" w:author="Anees Shaikh" w:date="2013-10-19T02:16:00Z"/>
              </w:rPr>
              <w:pPrChange w:id="7618" w:author="Anees Shaikh" w:date="2013-10-19T02:16:00Z">
                <w:pPr>
                  <w:pStyle w:val="XML1"/>
                </w:pPr>
              </w:pPrChange>
            </w:pPr>
            <w:ins w:id="7619" w:author="aas" w:date="2013-10-14T02:06:00Z">
              <w:del w:id="7620" w:author="Anees Shaikh" w:date="2013-10-19T02:16:00Z">
                <w:r w:rsidDel="00E067A3">
                  <w:delText xml:space="preserve">      &lt;xs:enumeration value="set-nw-ttl"/&gt;</w:delText>
                </w:r>
              </w:del>
            </w:ins>
          </w:p>
          <w:p w14:paraId="640BEB97" w14:textId="0F6A278B" w:rsidR="00874469" w:rsidDel="00E067A3" w:rsidRDefault="00874469">
            <w:pPr>
              <w:pStyle w:val="Appx"/>
              <w:rPr>
                <w:ins w:id="7621" w:author="aas" w:date="2013-10-14T02:06:00Z"/>
                <w:del w:id="7622" w:author="Anees Shaikh" w:date="2013-10-19T02:16:00Z"/>
              </w:rPr>
              <w:pPrChange w:id="7623" w:author="Anees Shaikh" w:date="2013-10-19T02:16:00Z">
                <w:pPr>
                  <w:pStyle w:val="XML1"/>
                </w:pPr>
              </w:pPrChange>
            </w:pPr>
            <w:ins w:id="7624" w:author="aas" w:date="2013-10-14T02:06:00Z">
              <w:del w:id="7625" w:author="Anees Shaikh" w:date="2013-10-19T02:16:00Z">
                <w:r w:rsidDel="00E067A3">
                  <w:delText xml:space="preserve">      &lt;xs:enumeration value="dec-nw-ttl"/&gt;</w:delText>
                </w:r>
              </w:del>
            </w:ins>
          </w:p>
          <w:p w14:paraId="3859DCFE" w14:textId="767BBF7B" w:rsidR="00874469" w:rsidDel="00E067A3" w:rsidRDefault="00874469">
            <w:pPr>
              <w:pStyle w:val="Appx"/>
              <w:rPr>
                <w:ins w:id="7626" w:author="aas" w:date="2013-10-14T02:06:00Z"/>
                <w:del w:id="7627" w:author="Anees Shaikh" w:date="2013-10-19T02:16:00Z"/>
              </w:rPr>
              <w:pPrChange w:id="7628" w:author="Anees Shaikh" w:date="2013-10-19T02:16:00Z">
                <w:pPr>
                  <w:pStyle w:val="XML1"/>
                </w:pPr>
              </w:pPrChange>
            </w:pPr>
            <w:ins w:id="7629" w:author="aas" w:date="2013-10-14T02:06:00Z">
              <w:del w:id="7630" w:author="Anees Shaikh" w:date="2013-10-19T02:16:00Z">
                <w:r w:rsidDel="00E067A3">
                  <w:delText xml:space="preserve">      &lt;xs:enumeration value="set-field"/&gt;</w:delText>
                </w:r>
              </w:del>
            </w:ins>
          </w:p>
          <w:p w14:paraId="6A7FCDA5" w14:textId="046DD689" w:rsidR="00874469" w:rsidDel="00E067A3" w:rsidRDefault="00874469">
            <w:pPr>
              <w:pStyle w:val="Appx"/>
              <w:rPr>
                <w:ins w:id="7631" w:author="aas" w:date="2013-10-14T02:06:00Z"/>
                <w:del w:id="7632" w:author="Anees Shaikh" w:date="2013-10-19T02:16:00Z"/>
              </w:rPr>
              <w:pPrChange w:id="7633" w:author="Anees Shaikh" w:date="2013-10-19T02:16:00Z">
                <w:pPr>
                  <w:pStyle w:val="XML1"/>
                </w:pPr>
              </w:pPrChange>
            </w:pPr>
            <w:ins w:id="7634" w:author="aas" w:date="2013-10-14T02:06:00Z">
              <w:del w:id="7635" w:author="Anees Shaikh" w:date="2013-10-19T02:16:00Z">
                <w:r w:rsidDel="00E067A3">
                  <w:delText xml:space="preserve">    &lt;/xs:restriction&gt;</w:delText>
                </w:r>
              </w:del>
            </w:ins>
          </w:p>
          <w:p w14:paraId="440116D2" w14:textId="04CBFB33" w:rsidR="00874469" w:rsidDel="00E067A3" w:rsidRDefault="00874469">
            <w:pPr>
              <w:pStyle w:val="Appx"/>
              <w:rPr>
                <w:ins w:id="7636" w:author="aas" w:date="2013-10-14T02:06:00Z"/>
                <w:del w:id="7637" w:author="Anees Shaikh" w:date="2013-10-19T02:16:00Z"/>
              </w:rPr>
              <w:pPrChange w:id="7638" w:author="Anees Shaikh" w:date="2013-10-19T02:16:00Z">
                <w:pPr>
                  <w:pStyle w:val="XML1"/>
                </w:pPr>
              </w:pPrChange>
            </w:pPr>
            <w:ins w:id="7639" w:author="aas" w:date="2013-10-14T02:06:00Z">
              <w:del w:id="7640" w:author="Anees Shaikh" w:date="2013-10-19T02:16:00Z">
                <w:r w:rsidDel="00E067A3">
                  <w:delText xml:space="preserve">  &lt;/xs:simpleType&gt;</w:delText>
                </w:r>
              </w:del>
            </w:ins>
          </w:p>
          <w:p w14:paraId="78D554FF" w14:textId="20707433" w:rsidR="00874469" w:rsidDel="00E067A3" w:rsidRDefault="00874469">
            <w:pPr>
              <w:pStyle w:val="Appx"/>
              <w:rPr>
                <w:ins w:id="7641" w:author="aas" w:date="2013-10-14T02:06:00Z"/>
                <w:del w:id="7642" w:author="Anees Shaikh" w:date="2013-10-19T02:16:00Z"/>
              </w:rPr>
              <w:pPrChange w:id="7643" w:author="Anees Shaikh" w:date="2013-10-19T02:16:00Z">
                <w:pPr>
                  <w:pStyle w:val="XML1"/>
                </w:pPr>
              </w:pPrChange>
            </w:pPr>
            <w:ins w:id="7644" w:author="aas" w:date="2013-10-14T02:06:00Z">
              <w:del w:id="7645" w:author="Anees Shaikh" w:date="2013-10-19T02:16:00Z">
                <w:r w:rsidDel="00E067A3">
                  <w:delText xml:space="preserve">  &lt;xs:simpleType name="OFInstructionType"&gt;</w:delText>
                </w:r>
              </w:del>
            </w:ins>
          </w:p>
          <w:p w14:paraId="2B2AAB41" w14:textId="15268380" w:rsidR="00874469" w:rsidDel="00E067A3" w:rsidRDefault="00874469">
            <w:pPr>
              <w:pStyle w:val="Appx"/>
              <w:rPr>
                <w:ins w:id="7646" w:author="aas" w:date="2013-10-14T02:06:00Z"/>
                <w:del w:id="7647" w:author="Anees Shaikh" w:date="2013-10-19T02:16:00Z"/>
              </w:rPr>
              <w:pPrChange w:id="7648" w:author="Anees Shaikh" w:date="2013-10-19T02:16:00Z">
                <w:pPr>
                  <w:pStyle w:val="XML1"/>
                </w:pPr>
              </w:pPrChange>
            </w:pPr>
            <w:ins w:id="7649" w:author="aas" w:date="2013-10-14T02:06:00Z">
              <w:del w:id="7650" w:author="Anees Shaikh" w:date="2013-10-19T02:16:00Z">
                <w:r w:rsidDel="00E067A3">
                  <w:delText xml:space="preserve">    &lt;xs:annotation&gt;</w:delText>
                </w:r>
              </w:del>
            </w:ins>
          </w:p>
          <w:p w14:paraId="1EF8B6C1" w14:textId="018F771B" w:rsidR="00874469" w:rsidDel="00E067A3" w:rsidRDefault="00874469">
            <w:pPr>
              <w:pStyle w:val="Appx"/>
              <w:rPr>
                <w:ins w:id="7651" w:author="aas" w:date="2013-10-14T02:06:00Z"/>
                <w:del w:id="7652" w:author="Anees Shaikh" w:date="2013-10-19T02:16:00Z"/>
              </w:rPr>
              <w:pPrChange w:id="7653" w:author="Anees Shaikh" w:date="2013-10-19T02:16:00Z">
                <w:pPr>
                  <w:pStyle w:val="XML1"/>
                </w:pPr>
              </w:pPrChange>
            </w:pPr>
            <w:ins w:id="7654" w:author="aas" w:date="2013-10-14T02:06:00Z">
              <w:del w:id="7655" w:author="Anees Shaikh" w:date="2013-10-19T02:16:00Z">
                <w:r w:rsidDel="00E067A3">
                  <w:delText xml:space="preserve">      &lt;xs:documentation&gt;</w:delText>
                </w:r>
              </w:del>
            </w:ins>
          </w:p>
          <w:p w14:paraId="4687D14C" w14:textId="77D903B9" w:rsidR="00874469" w:rsidDel="00E067A3" w:rsidRDefault="00874469">
            <w:pPr>
              <w:pStyle w:val="Appx"/>
              <w:rPr>
                <w:ins w:id="7656" w:author="aas" w:date="2013-10-14T02:06:00Z"/>
                <w:del w:id="7657" w:author="Anees Shaikh" w:date="2013-10-19T02:16:00Z"/>
              </w:rPr>
              <w:pPrChange w:id="7658" w:author="Anees Shaikh" w:date="2013-10-19T02:16:00Z">
                <w:pPr>
                  <w:pStyle w:val="XML1"/>
                </w:pPr>
              </w:pPrChange>
            </w:pPr>
            <w:ins w:id="7659" w:author="aas" w:date="2013-10-14T02:06:00Z">
              <w:del w:id="7660" w:author="Anees Shaikh" w:date="2013-10-19T02:16:00Z">
                <w:r w:rsidDel="00E067A3">
                  <w:delText xml:space="preserve">        The types of instructions defined in OpenFlow</w:delText>
                </w:r>
              </w:del>
            </w:ins>
          </w:p>
          <w:p w14:paraId="63751983" w14:textId="5B70C3E5" w:rsidR="00874469" w:rsidDel="00E067A3" w:rsidRDefault="00874469">
            <w:pPr>
              <w:pStyle w:val="Appx"/>
              <w:rPr>
                <w:ins w:id="7661" w:author="aas" w:date="2013-10-14T02:06:00Z"/>
                <w:del w:id="7662" w:author="Anees Shaikh" w:date="2013-10-19T02:16:00Z"/>
              </w:rPr>
              <w:pPrChange w:id="7663" w:author="Anees Shaikh" w:date="2013-10-19T02:16:00Z">
                <w:pPr>
                  <w:pStyle w:val="XML1"/>
                </w:pPr>
              </w:pPrChange>
            </w:pPr>
            <w:ins w:id="7664" w:author="aas" w:date="2013-10-14T02:06:00Z">
              <w:del w:id="7665" w:author="Anees Shaikh" w:date="2013-10-19T02:16:00Z">
                <w:r w:rsidDel="00E067A3">
                  <w:delText xml:space="preserve">        Switch Specification versions 1.2, 1.3, and 1.3.1.</w:delText>
                </w:r>
              </w:del>
            </w:ins>
          </w:p>
          <w:p w14:paraId="1E60ACAE" w14:textId="10181EF5" w:rsidR="00874469" w:rsidDel="00E067A3" w:rsidRDefault="00874469">
            <w:pPr>
              <w:pStyle w:val="Appx"/>
              <w:rPr>
                <w:ins w:id="7666" w:author="aas" w:date="2013-10-14T02:06:00Z"/>
                <w:del w:id="7667" w:author="Anees Shaikh" w:date="2013-10-19T02:16:00Z"/>
              </w:rPr>
              <w:pPrChange w:id="7668" w:author="Anees Shaikh" w:date="2013-10-19T02:16:00Z">
                <w:pPr>
                  <w:pStyle w:val="XML1"/>
                </w:pPr>
              </w:pPrChange>
            </w:pPr>
            <w:ins w:id="7669" w:author="aas" w:date="2013-10-14T02:06:00Z">
              <w:del w:id="7670" w:author="Anees Shaikh" w:date="2013-10-19T02:16:00Z">
                <w:r w:rsidDel="00E067A3">
                  <w:delText xml:space="preserve">      &lt;/xs:documentation&gt;</w:delText>
                </w:r>
              </w:del>
            </w:ins>
          </w:p>
          <w:p w14:paraId="7DCD4CE0" w14:textId="08684CA9" w:rsidR="00874469" w:rsidDel="00E067A3" w:rsidRDefault="00874469">
            <w:pPr>
              <w:pStyle w:val="Appx"/>
              <w:rPr>
                <w:ins w:id="7671" w:author="aas" w:date="2013-10-14T02:06:00Z"/>
                <w:del w:id="7672" w:author="Anees Shaikh" w:date="2013-10-19T02:16:00Z"/>
              </w:rPr>
              <w:pPrChange w:id="7673" w:author="Anees Shaikh" w:date="2013-10-19T02:16:00Z">
                <w:pPr>
                  <w:pStyle w:val="XML1"/>
                </w:pPr>
              </w:pPrChange>
            </w:pPr>
            <w:ins w:id="7674" w:author="aas" w:date="2013-10-14T02:06:00Z">
              <w:del w:id="7675" w:author="Anees Shaikh" w:date="2013-10-19T02:16:00Z">
                <w:r w:rsidDel="00E067A3">
                  <w:delText xml:space="preserve">    &lt;/xs:annotation&gt;</w:delText>
                </w:r>
              </w:del>
            </w:ins>
          </w:p>
          <w:p w14:paraId="480B1A05" w14:textId="2451B6F4" w:rsidR="00874469" w:rsidDel="00E067A3" w:rsidRDefault="00874469">
            <w:pPr>
              <w:pStyle w:val="Appx"/>
              <w:rPr>
                <w:ins w:id="7676" w:author="aas" w:date="2013-10-14T02:06:00Z"/>
                <w:del w:id="7677" w:author="Anees Shaikh" w:date="2013-10-19T02:16:00Z"/>
              </w:rPr>
              <w:pPrChange w:id="7678" w:author="Anees Shaikh" w:date="2013-10-19T02:16:00Z">
                <w:pPr>
                  <w:pStyle w:val="XML1"/>
                </w:pPr>
              </w:pPrChange>
            </w:pPr>
          </w:p>
          <w:p w14:paraId="6CF21A57" w14:textId="6DE47406" w:rsidR="00874469" w:rsidDel="00E067A3" w:rsidRDefault="00874469">
            <w:pPr>
              <w:pStyle w:val="Appx"/>
              <w:rPr>
                <w:ins w:id="7679" w:author="aas" w:date="2013-10-14T02:06:00Z"/>
                <w:del w:id="7680" w:author="Anees Shaikh" w:date="2013-10-19T02:16:00Z"/>
              </w:rPr>
              <w:pPrChange w:id="7681" w:author="Anees Shaikh" w:date="2013-10-19T02:16:00Z">
                <w:pPr>
                  <w:pStyle w:val="XML1"/>
                </w:pPr>
              </w:pPrChange>
            </w:pPr>
            <w:ins w:id="7682" w:author="aas" w:date="2013-10-14T02:06:00Z">
              <w:del w:id="7683" w:author="Anees Shaikh" w:date="2013-10-19T02:16:00Z">
                <w:r w:rsidDel="00E067A3">
                  <w:delText xml:space="preserve">    &lt;xs:restriction base="xs:string"&gt;</w:delText>
                </w:r>
              </w:del>
            </w:ins>
          </w:p>
          <w:p w14:paraId="1EE9645C" w14:textId="7043EBA9" w:rsidR="00874469" w:rsidDel="00E067A3" w:rsidRDefault="00874469">
            <w:pPr>
              <w:pStyle w:val="Appx"/>
              <w:rPr>
                <w:ins w:id="7684" w:author="aas" w:date="2013-10-14T02:06:00Z"/>
                <w:del w:id="7685" w:author="Anees Shaikh" w:date="2013-10-19T02:16:00Z"/>
              </w:rPr>
              <w:pPrChange w:id="7686" w:author="Anees Shaikh" w:date="2013-10-19T02:16:00Z">
                <w:pPr>
                  <w:pStyle w:val="XML1"/>
                </w:pPr>
              </w:pPrChange>
            </w:pPr>
            <w:ins w:id="7687" w:author="aas" w:date="2013-10-14T02:06:00Z">
              <w:del w:id="7688" w:author="Anees Shaikh" w:date="2013-10-19T02:16:00Z">
                <w:r w:rsidDel="00E067A3">
                  <w:delText xml:space="preserve">      &lt;xs:enumeration value="apply-actions"/&gt;</w:delText>
                </w:r>
              </w:del>
            </w:ins>
          </w:p>
          <w:p w14:paraId="7ABBCE7F" w14:textId="78B4985E" w:rsidR="00874469" w:rsidDel="00E067A3" w:rsidRDefault="00874469">
            <w:pPr>
              <w:pStyle w:val="Appx"/>
              <w:rPr>
                <w:ins w:id="7689" w:author="aas" w:date="2013-10-14T02:06:00Z"/>
                <w:del w:id="7690" w:author="Anees Shaikh" w:date="2013-10-19T02:16:00Z"/>
              </w:rPr>
              <w:pPrChange w:id="7691" w:author="Anees Shaikh" w:date="2013-10-19T02:16:00Z">
                <w:pPr>
                  <w:pStyle w:val="XML1"/>
                </w:pPr>
              </w:pPrChange>
            </w:pPr>
            <w:ins w:id="7692" w:author="aas" w:date="2013-10-14T02:06:00Z">
              <w:del w:id="7693" w:author="Anees Shaikh" w:date="2013-10-19T02:16:00Z">
                <w:r w:rsidDel="00E067A3">
                  <w:delText xml:space="preserve">      &lt;xs:enumeration value="clear-actions"/&gt;</w:delText>
                </w:r>
              </w:del>
            </w:ins>
          </w:p>
          <w:p w14:paraId="11EDDD5E" w14:textId="7C74D636" w:rsidR="00874469" w:rsidDel="00E067A3" w:rsidRDefault="00874469">
            <w:pPr>
              <w:pStyle w:val="Appx"/>
              <w:rPr>
                <w:ins w:id="7694" w:author="aas" w:date="2013-10-14T02:06:00Z"/>
                <w:del w:id="7695" w:author="Anees Shaikh" w:date="2013-10-19T02:16:00Z"/>
              </w:rPr>
              <w:pPrChange w:id="7696" w:author="Anees Shaikh" w:date="2013-10-19T02:16:00Z">
                <w:pPr>
                  <w:pStyle w:val="XML1"/>
                </w:pPr>
              </w:pPrChange>
            </w:pPr>
            <w:ins w:id="7697" w:author="aas" w:date="2013-10-14T02:06:00Z">
              <w:del w:id="7698" w:author="Anees Shaikh" w:date="2013-10-19T02:16:00Z">
                <w:r w:rsidDel="00E067A3">
                  <w:delText xml:space="preserve">      &lt;xs:enumeration value="write-actions"/&gt;</w:delText>
                </w:r>
              </w:del>
            </w:ins>
          </w:p>
          <w:p w14:paraId="6D52231B" w14:textId="294AE362" w:rsidR="00874469" w:rsidDel="00E067A3" w:rsidRDefault="00874469">
            <w:pPr>
              <w:pStyle w:val="Appx"/>
              <w:rPr>
                <w:ins w:id="7699" w:author="aas" w:date="2013-10-14T02:06:00Z"/>
                <w:del w:id="7700" w:author="Anees Shaikh" w:date="2013-10-19T02:16:00Z"/>
              </w:rPr>
              <w:pPrChange w:id="7701" w:author="Anees Shaikh" w:date="2013-10-19T02:16:00Z">
                <w:pPr>
                  <w:pStyle w:val="XML1"/>
                </w:pPr>
              </w:pPrChange>
            </w:pPr>
            <w:ins w:id="7702" w:author="aas" w:date="2013-10-14T02:06:00Z">
              <w:del w:id="7703" w:author="Anees Shaikh" w:date="2013-10-19T02:16:00Z">
                <w:r w:rsidDel="00E067A3">
                  <w:delText xml:space="preserve">      &lt;xs:enumeration value="write-metadata"/&gt;</w:delText>
                </w:r>
              </w:del>
            </w:ins>
          </w:p>
          <w:p w14:paraId="0319B959" w14:textId="3901F38E" w:rsidR="00874469" w:rsidDel="00E067A3" w:rsidRDefault="00874469">
            <w:pPr>
              <w:pStyle w:val="Appx"/>
              <w:rPr>
                <w:ins w:id="7704" w:author="aas" w:date="2013-10-14T02:06:00Z"/>
                <w:del w:id="7705" w:author="Anees Shaikh" w:date="2013-10-19T02:16:00Z"/>
              </w:rPr>
              <w:pPrChange w:id="7706" w:author="Anees Shaikh" w:date="2013-10-19T02:16:00Z">
                <w:pPr>
                  <w:pStyle w:val="XML1"/>
                </w:pPr>
              </w:pPrChange>
            </w:pPr>
            <w:ins w:id="7707" w:author="aas" w:date="2013-10-14T02:06:00Z">
              <w:del w:id="7708" w:author="Anees Shaikh" w:date="2013-10-19T02:16:00Z">
                <w:r w:rsidDel="00E067A3">
                  <w:delText xml:space="preserve">      &lt;xs:enumeration value="goto-table"/&gt;</w:delText>
                </w:r>
              </w:del>
            </w:ins>
          </w:p>
          <w:p w14:paraId="0CE84C99" w14:textId="1AE956F8" w:rsidR="00874469" w:rsidDel="00E067A3" w:rsidRDefault="00874469">
            <w:pPr>
              <w:pStyle w:val="Appx"/>
              <w:rPr>
                <w:ins w:id="7709" w:author="aas" w:date="2013-10-14T02:06:00Z"/>
                <w:del w:id="7710" w:author="Anees Shaikh" w:date="2013-10-19T02:16:00Z"/>
              </w:rPr>
              <w:pPrChange w:id="7711" w:author="Anees Shaikh" w:date="2013-10-19T02:16:00Z">
                <w:pPr>
                  <w:pStyle w:val="XML1"/>
                </w:pPr>
              </w:pPrChange>
            </w:pPr>
            <w:ins w:id="7712" w:author="aas" w:date="2013-10-14T02:06:00Z">
              <w:del w:id="7713" w:author="Anees Shaikh" w:date="2013-10-19T02:16:00Z">
                <w:r w:rsidDel="00E067A3">
                  <w:delText xml:space="preserve">    &lt;/xs:restriction&gt;</w:delText>
                </w:r>
              </w:del>
            </w:ins>
          </w:p>
          <w:p w14:paraId="46CF4514" w14:textId="04BA2D68" w:rsidR="00874469" w:rsidDel="00E067A3" w:rsidRDefault="00874469">
            <w:pPr>
              <w:pStyle w:val="Appx"/>
              <w:rPr>
                <w:ins w:id="7714" w:author="aas" w:date="2013-10-14T02:06:00Z"/>
                <w:del w:id="7715" w:author="Anees Shaikh" w:date="2013-10-19T02:16:00Z"/>
              </w:rPr>
              <w:pPrChange w:id="7716" w:author="Anees Shaikh" w:date="2013-10-19T02:16:00Z">
                <w:pPr>
                  <w:pStyle w:val="XML1"/>
                </w:pPr>
              </w:pPrChange>
            </w:pPr>
            <w:ins w:id="7717" w:author="aas" w:date="2013-10-14T02:06:00Z">
              <w:del w:id="7718" w:author="Anees Shaikh" w:date="2013-10-19T02:16:00Z">
                <w:r w:rsidDel="00E067A3">
                  <w:delText xml:space="preserve">  &lt;/xs:simpleType&gt;</w:delText>
                </w:r>
              </w:del>
            </w:ins>
          </w:p>
          <w:p w14:paraId="1899E348" w14:textId="756CA2EE" w:rsidR="00874469" w:rsidDel="00E067A3" w:rsidRDefault="00874469">
            <w:pPr>
              <w:pStyle w:val="Appx"/>
              <w:rPr>
                <w:ins w:id="7719" w:author="aas" w:date="2013-10-14T02:06:00Z"/>
                <w:del w:id="7720" w:author="Anees Shaikh" w:date="2013-10-19T02:16:00Z"/>
              </w:rPr>
              <w:pPrChange w:id="7721" w:author="Anees Shaikh" w:date="2013-10-19T02:16:00Z">
                <w:pPr>
                  <w:pStyle w:val="XML1"/>
                </w:pPr>
              </w:pPrChange>
            </w:pPr>
            <w:ins w:id="7722" w:author="aas" w:date="2013-10-14T02:06:00Z">
              <w:del w:id="7723" w:author="Anees Shaikh" w:date="2013-10-19T02:16:00Z">
                <w:r w:rsidDel="00E067A3">
                  <w:delText xml:space="preserve">  &lt;xs:simpleType name="OFMatchFieldType"&gt;</w:delText>
                </w:r>
              </w:del>
            </w:ins>
          </w:p>
          <w:p w14:paraId="62B0EF3C" w14:textId="63B36E7C" w:rsidR="00874469" w:rsidDel="00E067A3" w:rsidRDefault="00874469">
            <w:pPr>
              <w:pStyle w:val="Appx"/>
              <w:rPr>
                <w:ins w:id="7724" w:author="aas" w:date="2013-10-14T02:06:00Z"/>
                <w:del w:id="7725" w:author="Anees Shaikh" w:date="2013-10-19T02:16:00Z"/>
              </w:rPr>
              <w:pPrChange w:id="7726" w:author="Anees Shaikh" w:date="2013-10-19T02:16:00Z">
                <w:pPr>
                  <w:pStyle w:val="XML1"/>
                </w:pPr>
              </w:pPrChange>
            </w:pPr>
            <w:ins w:id="7727" w:author="aas" w:date="2013-10-14T02:06:00Z">
              <w:del w:id="7728" w:author="Anees Shaikh" w:date="2013-10-19T02:16:00Z">
                <w:r w:rsidDel="00E067A3">
                  <w:delText xml:space="preserve">    &lt;xs:annotation&gt;</w:delText>
                </w:r>
              </w:del>
            </w:ins>
          </w:p>
          <w:p w14:paraId="38D6C5D6" w14:textId="75A265C8" w:rsidR="00874469" w:rsidDel="00E067A3" w:rsidRDefault="00874469">
            <w:pPr>
              <w:pStyle w:val="Appx"/>
              <w:rPr>
                <w:ins w:id="7729" w:author="aas" w:date="2013-10-14T02:06:00Z"/>
                <w:del w:id="7730" w:author="Anees Shaikh" w:date="2013-10-19T02:16:00Z"/>
              </w:rPr>
              <w:pPrChange w:id="7731" w:author="Anees Shaikh" w:date="2013-10-19T02:16:00Z">
                <w:pPr>
                  <w:pStyle w:val="XML1"/>
                </w:pPr>
              </w:pPrChange>
            </w:pPr>
            <w:ins w:id="7732" w:author="aas" w:date="2013-10-14T02:06:00Z">
              <w:del w:id="7733" w:author="Anees Shaikh" w:date="2013-10-19T02:16:00Z">
                <w:r w:rsidDel="00E067A3">
                  <w:delText xml:space="preserve">      &lt;xs:documentation&gt;</w:delText>
                </w:r>
              </w:del>
            </w:ins>
          </w:p>
          <w:p w14:paraId="227071F2" w14:textId="767B50F0" w:rsidR="00874469" w:rsidDel="00E067A3" w:rsidRDefault="00874469">
            <w:pPr>
              <w:pStyle w:val="Appx"/>
              <w:rPr>
                <w:ins w:id="7734" w:author="aas" w:date="2013-10-14T02:06:00Z"/>
                <w:del w:id="7735" w:author="Anees Shaikh" w:date="2013-10-19T02:16:00Z"/>
              </w:rPr>
              <w:pPrChange w:id="7736" w:author="Anees Shaikh" w:date="2013-10-19T02:16:00Z">
                <w:pPr>
                  <w:pStyle w:val="XML1"/>
                </w:pPr>
              </w:pPrChange>
            </w:pPr>
            <w:ins w:id="7737" w:author="aas" w:date="2013-10-14T02:06:00Z">
              <w:del w:id="7738" w:author="Anees Shaikh" w:date="2013-10-19T02:16:00Z">
                <w:r w:rsidDel="00E067A3">
                  <w:delText xml:space="preserve">        The types of match field defined in OpenFlow Switch Specification</w:delText>
                </w:r>
              </w:del>
            </w:ins>
          </w:p>
          <w:p w14:paraId="4ED0042A" w14:textId="73DD0E48" w:rsidR="00874469" w:rsidDel="00E067A3" w:rsidRDefault="00874469">
            <w:pPr>
              <w:pStyle w:val="Appx"/>
              <w:rPr>
                <w:ins w:id="7739" w:author="aas" w:date="2013-10-14T02:06:00Z"/>
                <w:del w:id="7740" w:author="Anees Shaikh" w:date="2013-10-19T02:16:00Z"/>
              </w:rPr>
              <w:pPrChange w:id="7741" w:author="Anees Shaikh" w:date="2013-10-19T02:16:00Z">
                <w:pPr>
                  <w:pStyle w:val="XML1"/>
                </w:pPr>
              </w:pPrChange>
            </w:pPr>
            <w:ins w:id="7742" w:author="aas" w:date="2013-10-14T02:06:00Z">
              <w:del w:id="7743" w:author="Anees Shaikh" w:date="2013-10-19T02:16:00Z">
                <w:r w:rsidDel="00E067A3">
                  <w:delText xml:space="preserve">        versions 1.2, 1.3, and 1.3.1.</w:delText>
                </w:r>
              </w:del>
            </w:ins>
          </w:p>
          <w:p w14:paraId="1D3CA264" w14:textId="0279CD2E" w:rsidR="00874469" w:rsidDel="00E067A3" w:rsidRDefault="00874469">
            <w:pPr>
              <w:pStyle w:val="Appx"/>
              <w:rPr>
                <w:ins w:id="7744" w:author="aas" w:date="2013-10-14T02:06:00Z"/>
                <w:del w:id="7745" w:author="Anees Shaikh" w:date="2013-10-19T02:16:00Z"/>
              </w:rPr>
              <w:pPrChange w:id="7746" w:author="Anees Shaikh" w:date="2013-10-19T02:16:00Z">
                <w:pPr>
                  <w:pStyle w:val="XML1"/>
                </w:pPr>
              </w:pPrChange>
            </w:pPr>
            <w:ins w:id="7747" w:author="aas" w:date="2013-10-14T02:06:00Z">
              <w:del w:id="7748" w:author="Anees Shaikh" w:date="2013-10-19T02:16:00Z">
                <w:r w:rsidDel="00E067A3">
                  <w:delText xml:space="preserve">      &lt;/xs:documentation&gt;</w:delText>
                </w:r>
              </w:del>
            </w:ins>
          </w:p>
          <w:p w14:paraId="3A2E95B8" w14:textId="15C11C47" w:rsidR="00874469" w:rsidDel="00E067A3" w:rsidRDefault="00874469">
            <w:pPr>
              <w:pStyle w:val="Appx"/>
              <w:rPr>
                <w:ins w:id="7749" w:author="aas" w:date="2013-10-14T02:06:00Z"/>
                <w:del w:id="7750" w:author="Anees Shaikh" w:date="2013-10-19T02:16:00Z"/>
              </w:rPr>
              <w:pPrChange w:id="7751" w:author="Anees Shaikh" w:date="2013-10-19T02:16:00Z">
                <w:pPr>
                  <w:pStyle w:val="XML1"/>
                </w:pPr>
              </w:pPrChange>
            </w:pPr>
            <w:ins w:id="7752" w:author="aas" w:date="2013-10-14T02:06:00Z">
              <w:del w:id="7753" w:author="Anees Shaikh" w:date="2013-10-19T02:16:00Z">
                <w:r w:rsidDel="00E067A3">
                  <w:delText xml:space="preserve">    &lt;/xs:annotation&gt;</w:delText>
                </w:r>
              </w:del>
            </w:ins>
          </w:p>
          <w:p w14:paraId="283280F2" w14:textId="2C669CF9" w:rsidR="00874469" w:rsidDel="00E067A3" w:rsidRDefault="00874469">
            <w:pPr>
              <w:pStyle w:val="Appx"/>
              <w:rPr>
                <w:ins w:id="7754" w:author="aas" w:date="2013-10-14T02:06:00Z"/>
                <w:del w:id="7755" w:author="Anees Shaikh" w:date="2013-10-19T02:16:00Z"/>
              </w:rPr>
              <w:pPrChange w:id="7756" w:author="Anees Shaikh" w:date="2013-10-19T02:16:00Z">
                <w:pPr>
                  <w:pStyle w:val="XML1"/>
                </w:pPr>
              </w:pPrChange>
            </w:pPr>
          </w:p>
          <w:p w14:paraId="34899A3C" w14:textId="77A0CA61" w:rsidR="00874469" w:rsidDel="00E067A3" w:rsidRDefault="00874469">
            <w:pPr>
              <w:pStyle w:val="Appx"/>
              <w:rPr>
                <w:ins w:id="7757" w:author="aas" w:date="2013-10-14T02:06:00Z"/>
                <w:del w:id="7758" w:author="Anees Shaikh" w:date="2013-10-19T02:16:00Z"/>
              </w:rPr>
              <w:pPrChange w:id="7759" w:author="Anees Shaikh" w:date="2013-10-19T02:16:00Z">
                <w:pPr>
                  <w:pStyle w:val="XML1"/>
                </w:pPr>
              </w:pPrChange>
            </w:pPr>
            <w:ins w:id="7760" w:author="aas" w:date="2013-10-14T02:06:00Z">
              <w:del w:id="7761" w:author="Anees Shaikh" w:date="2013-10-19T02:16:00Z">
                <w:r w:rsidDel="00E067A3">
                  <w:delText xml:space="preserve">    &lt;xs:restriction base="xs:string"&gt;</w:delText>
                </w:r>
              </w:del>
            </w:ins>
          </w:p>
          <w:p w14:paraId="1DEEACDE" w14:textId="6E80E7D7" w:rsidR="00874469" w:rsidDel="00E067A3" w:rsidRDefault="00874469">
            <w:pPr>
              <w:pStyle w:val="Appx"/>
              <w:rPr>
                <w:ins w:id="7762" w:author="aas" w:date="2013-10-14T02:06:00Z"/>
                <w:del w:id="7763" w:author="Anees Shaikh" w:date="2013-10-19T02:16:00Z"/>
              </w:rPr>
              <w:pPrChange w:id="7764" w:author="Anees Shaikh" w:date="2013-10-19T02:16:00Z">
                <w:pPr>
                  <w:pStyle w:val="XML1"/>
                </w:pPr>
              </w:pPrChange>
            </w:pPr>
            <w:ins w:id="7765" w:author="aas" w:date="2013-10-14T02:06:00Z">
              <w:del w:id="7766" w:author="Anees Shaikh" w:date="2013-10-19T02:16:00Z">
                <w:r w:rsidDel="00E067A3">
                  <w:delText xml:space="preserve">      &lt;xs:enumeration value="input-port"/&gt;</w:delText>
                </w:r>
              </w:del>
            </w:ins>
          </w:p>
          <w:p w14:paraId="686A758C" w14:textId="77FDDACA" w:rsidR="00874469" w:rsidDel="00E067A3" w:rsidRDefault="00874469">
            <w:pPr>
              <w:pStyle w:val="Appx"/>
              <w:rPr>
                <w:ins w:id="7767" w:author="aas" w:date="2013-10-14T02:06:00Z"/>
                <w:del w:id="7768" w:author="Anees Shaikh" w:date="2013-10-19T02:16:00Z"/>
              </w:rPr>
              <w:pPrChange w:id="7769" w:author="Anees Shaikh" w:date="2013-10-19T02:16:00Z">
                <w:pPr>
                  <w:pStyle w:val="XML1"/>
                </w:pPr>
              </w:pPrChange>
            </w:pPr>
            <w:ins w:id="7770" w:author="aas" w:date="2013-10-14T02:06:00Z">
              <w:del w:id="7771" w:author="Anees Shaikh" w:date="2013-10-19T02:16:00Z">
                <w:r w:rsidDel="00E067A3">
                  <w:delText xml:space="preserve">      &lt;xs:enumeration value="physical-input-port"/&gt;</w:delText>
                </w:r>
              </w:del>
            </w:ins>
          </w:p>
          <w:p w14:paraId="572C5ED7" w14:textId="60BF5CD6" w:rsidR="00874469" w:rsidDel="00E067A3" w:rsidRDefault="00874469">
            <w:pPr>
              <w:pStyle w:val="Appx"/>
              <w:rPr>
                <w:ins w:id="7772" w:author="aas" w:date="2013-10-14T02:06:00Z"/>
                <w:del w:id="7773" w:author="Anees Shaikh" w:date="2013-10-19T02:16:00Z"/>
              </w:rPr>
              <w:pPrChange w:id="7774" w:author="Anees Shaikh" w:date="2013-10-19T02:16:00Z">
                <w:pPr>
                  <w:pStyle w:val="XML1"/>
                </w:pPr>
              </w:pPrChange>
            </w:pPr>
            <w:ins w:id="7775" w:author="aas" w:date="2013-10-14T02:06:00Z">
              <w:del w:id="7776" w:author="Anees Shaikh" w:date="2013-10-19T02:16:00Z">
                <w:r w:rsidDel="00E067A3">
                  <w:delText xml:space="preserve">      &lt;xs:enumeration value="metadata"/&gt;</w:delText>
                </w:r>
              </w:del>
            </w:ins>
          </w:p>
          <w:p w14:paraId="5C3F35EC" w14:textId="2859557C" w:rsidR="00874469" w:rsidDel="00E067A3" w:rsidRDefault="00874469">
            <w:pPr>
              <w:pStyle w:val="Appx"/>
              <w:rPr>
                <w:ins w:id="7777" w:author="aas" w:date="2013-10-14T02:06:00Z"/>
                <w:del w:id="7778" w:author="Anees Shaikh" w:date="2013-10-19T02:16:00Z"/>
              </w:rPr>
              <w:pPrChange w:id="7779" w:author="Anees Shaikh" w:date="2013-10-19T02:16:00Z">
                <w:pPr>
                  <w:pStyle w:val="XML1"/>
                </w:pPr>
              </w:pPrChange>
            </w:pPr>
            <w:ins w:id="7780" w:author="aas" w:date="2013-10-14T02:06:00Z">
              <w:del w:id="7781" w:author="Anees Shaikh" w:date="2013-10-19T02:16:00Z">
                <w:r w:rsidDel="00E067A3">
                  <w:delText xml:space="preserve">      &lt;xs:enumeration value="ethernet-dest"/&gt;</w:delText>
                </w:r>
              </w:del>
            </w:ins>
          </w:p>
          <w:p w14:paraId="00047415" w14:textId="0631446D" w:rsidR="00874469" w:rsidDel="00E067A3" w:rsidRDefault="00874469">
            <w:pPr>
              <w:pStyle w:val="Appx"/>
              <w:rPr>
                <w:ins w:id="7782" w:author="aas" w:date="2013-10-14T02:06:00Z"/>
                <w:del w:id="7783" w:author="Anees Shaikh" w:date="2013-10-19T02:16:00Z"/>
              </w:rPr>
              <w:pPrChange w:id="7784" w:author="Anees Shaikh" w:date="2013-10-19T02:16:00Z">
                <w:pPr>
                  <w:pStyle w:val="XML1"/>
                </w:pPr>
              </w:pPrChange>
            </w:pPr>
            <w:ins w:id="7785" w:author="aas" w:date="2013-10-14T02:06:00Z">
              <w:del w:id="7786" w:author="Anees Shaikh" w:date="2013-10-19T02:16:00Z">
                <w:r w:rsidDel="00E067A3">
                  <w:delText xml:space="preserve">      &lt;xs:enumeration value="ethernet-src"/&gt;</w:delText>
                </w:r>
              </w:del>
            </w:ins>
          </w:p>
          <w:p w14:paraId="45E5F8D5" w14:textId="2B1ABCED" w:rsidR="00874469" w:rsidDel="00E067A3" w:rsidRDefault="00874469">
            <w:pPr>
              <w:pStyle w:val="Appx"/>
              <w:rPr>
                <w:ins w:id="7787" w:author="aas" w:date="2013-10-14T02:06:00Z"/>
                <w:del w:id="7788" w:author="Anees Shaikh" w:date="2013-10-19T02:16:00Z"/>
              </w:rPr>
              <w:pPrChange w:id="7789" w:author="Anees Shaikh" w:date="2013-10-19T02:16:00Z">
                <w:pPr>
                  <w:pStyle w:val="XML1"/>
                </w:pPr>
              </w:pPrChange>
            </w:pPr>
            <w:ins w:id="7790" w:author="aas" w:date="2013-10-14T02:06:00Z">
              <w:del w:id="7791" w:author="Anees Shaikh" w:date="2013-10-19T02:16:00Z">
                <w:r w:rsidDel="00E067A3">
                  <w:delText xml:space="preserve">      &lt;xs:enumeration value="ethernet-frame-type"/&gt;</w:delText>
                </w:r>
              </w:del>
            </w:ins>
          </w:p>
          <w:p w14:paraId="2287EDDB" w14:textId="3BCE93D5" w:rsidR="00874469" w:rsidDel="00E067A3" w:rsidRDefault="00874469">
            <w:pPr>
              <w:pStyle w:val="Appx"/>
              <w:rPr>
                <w:ins w:id="7792" w:author="aas" w:date="2013-10-14T02:06:00Z"/>
                <w:del w:id="7793" w:author="Anees Shaikh" w:date="2013-10-19T02:16:00Z"/>
              </w:rPr>
              <w:pPrChange w:id="7794" w:author="Anees Shaikh" w:date="2013-10-19T02:16:00Z">
                <w:pPr>
                  <w:pStyle w:val="XML1"/>
                </w:pPr>
              </w:pPrChange>
            </w:pPr>
            <w:ins w:id="7795" w:author="aas" w:date="2013-10-14T02:06:00Z">
              <w:del w:id="7796" w:author="Anees Shaikh" w:date="2013-10-19T02:16:00Z">
                <w:r w:rsidDel="00E067A3">
                  <w:delText xml:space="preserve">      &lt;xs:enumeration value="vlan-id"/&gt;</w:delText>
                </w:r>
              </w:del>
            </w:ins>
          </w:p>
          <w:p w14:paraId="53BCB02B" w14:textId="457A2491" w:rsidR="00874469" w:rsidDel="00E067A3" w:rsidRDefault="00874469">
            <w:pPr>
              <w:pStyle w:val="Appx"/>
              <w:rPr>
                <w:ins w:id="7797" w:author="aas" w:date="2013-10-14T02:06:00Z"/>
                <w:del w:id="7798" w:author="Anees Shaikh" w:date="2013-10-19T02:16:00Z"/>
              </w:rPr>
              <w:pPrChange w:id="7799" w:author="Anees Shaikh" w:date="2013-10-19T02:16:00Z">
                <w:pPr>
                  <w:pStyle w:val="XML1"/>
                </w:pPr>
              </w:pPrChange>
            </w:pPr>
            <w:ins w:id="7800" w:author="aas" w:date="2013-10-14T02:06:00Z">
              <w:del w:id="7801" w:author="Anees Shaikh" w:date="2013-10-19T02:16:00Z">
                <w:r w:rsidDel="00E067A3">
                  <w:delText xml:space="preserve">      &lt;xs:enumeration value="vlan-priority"/&gt;</w:delText>
                </w:r>
              </w:del>
            </w:ins>
          </w:p>
          <w:p w14:paraId="08BF31A6" w14:textId="79D9A19E" w:rsidR="00874469" w:rsidDel="00E067A3" w:rsidRDefault="00874469">
            <w:pPr>
              <w:pStyle w:val="Appx"/>
              <w:rPr>
                <w:ins w:id="7802" w:author="aas" w:date="2013-10-14T02:06:00Z"/>
                <w:del w:id="7803" w:author="Anees Shaikh" w:date="2013-10-19T02:16:00Z"/>
              </w:rPr>
              <w:pPrChange w:id="7804" w:author="Anees Shaikh" w:date="2013-10-19T02:16:00Z">
                <w:pPr>
                  <w:pStyle w:val="XML1"/>
                </w:pPr>
              </w:pPrChange>
            </w:pPr>
            <w:ins w:id="7805" w:author="aas" w:date="2013-10-14T02:06:00Z">
              <w:del w:id="7806" w:author="Anees Shaikh" w:date="2013-10-19T02:16:00Z">
                <w:r w:rsidDel="00E067A3">
                  <w:delText xml:space="preserve">      &lt;xs:enumeration value="ip-dscp"/&gt;</w:delText>
                </w:r>
              </w:del>
            </w:ins>
          </w:p>
          <w:p w14:paraId="29E0607B" w14:textId="2D1A2D86" w:rsidR="00874469" w:rsidDel="00E067A3" w:rsidRDefault="00874469">
            <w:pPr>
              <w:pStyle w:val="Appx"/>
              <w:rPr>
                <w:ins w:id="7807" w:author="aas" w:date="2013-10-14T02:06:00Z"/>
                <w:del w:id="7808" w:author="Anees Shaikh" w:date="2013-10-19T02:16:00Z"/>
              </w:rPr>
              <w:pPrChange w:id="7809" w:author="Anees Shaikh" w:date="2013-10-19T02:16:00Z">
                <w:pPr>
                  <w:pStyle w:val="XML1"/>
                </w:pPr>
              </w:pPrChange>
            </w:pPr>
            <w:ins w:id="7810" w:author="aas" w:date="2013-10-14T02:06:00Z">
              <w:del w:id="7811" w:author="Anees Shaikh" w:date="2013-10-19T02:16:00Z">
                <w:r w:rsidDel="00E067A3">
                  <w:delText xml:space="preserve">      &lt;xs:enumeration value="ip-ecn"/&gt;</w:delText>
                </w:r>
              </w:del>
            </w:ins>
          </w:p>
          <w:p w14:paraId="1FE22AD9" w14:textId="605142B9" w:rsidR="00874469" w:rsidDel="00E067A3" w:rsidRDefault="00874469">
            <w:pPr>
              <w:pStyle w:val="Appx"/>
              <w:rPr>
                <w:ins w:id="7812" w:author="aas" w:date="2013-10-14T02:06:00Z"/>
                <w:del w:id="7813" w:author="Anees Shaikh" w:date="2013-10-19T02:16:00Z"/>
              </w:rPr>
              <w:pPrChange w:id="7814" w:author="Anees Shaikh" w:date="2013-10-19T02:16:00Z">
                <w:pPr>
                  <w:pStyle w:val="XML1"/>
                </w:pPr>
              </w:pPrChange>
            </w:pPr>
            <w:ins w:id="7815" w:author="aas" w:date="2013-10-14T02:06:00Z">
              <w:del w:id="7816" w:author="Anees Shaikh" w:date="2013-10-19T02:16:00Z">
                <w:r w:rsidDel="00E067A3">
                  <w:delText xml:space="preserve">      &lt;xs:enumeration value="ip-protocol"/&gt;</w:delText>
                </w:r>
              </w:del>
            </w:ins>
          </w:p>
          <w:p w14:paraId="42928A58" w14:textId="28799344" w:rsidR="00874469" w:rsidDel="00E067A3" w:rsidRDefault="00874469">
            <w:pPr>
              <w:pStyle w:val="Appx"/>
              <w:rPr>
                <w:ins w:id="7817" w:author="aas" w:date="2013-10-14T02:06:00Z"/>
                <w:del w:id="7818" w:author="Anees Shaikh" w:date="2013-10-19T02:16:00Z"/>
              </w:rPr>
              <w:pPrChange w:id="7819" w:author="Anees Shaikh" w:date="2013-10-19T02:16:00Z">
                <w:pPr>
                  <w:pStyle w:val="XML1"/>
                </w:pPr>
              </w:pPrChange>
            </w:pPr>
            <w:ins w:id="7820" w:author="aas" w:date="2013-10-14T02:06:00Z">
              <w:del w:id="7821" w:author="Anees Shaikh" w:date="2013-10-19T02:16:00Z">
                <w:r w:rsidDel="00E067A3">
                  <w:delText xml:space="preserve">      &lt;xs:enumeration value="ipv4-src"/&gt;</w:delText>
                </w:r>
              </w:del>
            </w:ins>
          </w:p>
          <w:p w14:paraId="0AD21EB3" w14:textId="5B136C4C" w:rsidR="00874469" w:rsidDel="00E067A3" w:rsidRDefault="00874469">
            <w:pPr>
              <w:pStyle w:val="Appx"/>
              <w:rPr>
                <w:ins w:id="7822" w:author="aas" w:date="2013-10-14T02:06:00Z"/>
                <w:del w:id="7823" w:author="Anees Shaikh" w:date="2013-10-19T02:16:00Z"/>
              </w:rPr>
              <w:pPrChange w:id="7824" w:author="Anees Shaikh" w:date="2013-10-19T02:16:00Z">
                <w:pPr>
                  <w:pStyle w:val="XML1"/>
                </w:pPr>
              </w:pPrChange>
            </w:pPr>
            <w:ins w:id="7825" w:author="aas" w:date="2013-10-14T02:06:00Z">
              <w:del w:id="7826" w:author="Anees Shaikh" w:date="2013-10-19T02:16:00Z">
                <w:r w:rsidDel="00E067A3">
                  <w:delText xml:space="preserve">      &lt;xs:enumeration value="ipv4-dest"/&gt;</w:delText>
                </w:r>
              </w:del>
            </w:ins>
          </w:p>
          <w:p w14:paraId="39F06C81" w14:textId="79605DA9" w:rsidR="00874469" w:rsidDel="00E067A3" w:rsidRDefault="00874469">
            <w:pPr>
              <w:pStyle w:val="Appx"/>
              <w:rPr>
                <w:ins w:id="7827" w:author="aas" w:date="2013-10-14T02:06:00Z"/>
                <w:del w:id="7828" w:author="Anees Shaikh" w:date="2013-10-19T02:16:00Z"/>
              </w:rPr>
              <w:pPrChange w:id="7829" w:author="Anees Shaikh" w:date="2013-10-19T02:16:00Z">
                <w:pPr>
                  <w:pStyle w:val="XML1"/>
                </w:pPr>
              </w:pPrChange>
            </w:pPr>
            <w:ins w:id="7830" w:author="aas" w:date="2013-10-14T02:06:00Z">
              <w:del w:id="7831" w:author="Anees Shaikh" w:date="2013-10-19T02:16:00Z">
                <w:r w:rsidDel="00E067A3">
                  <w:delText xml:space="preserve">      &lt;xs:enumeration value="tcp-src"/&gt;</w:delText>
                </w:r>
              </w:del>
            </w:ins>
          </w:p>
          <w:p w14:paraId="577F6289" w14:textId="00F61D20" w:rsidR="00874469" w:rsidDel="00E067A3" w:rsidRDefault="00874469">
            <w:pPr>
              <w:pStyle w:val="Appx"/>
              <w:rPr>
                <w:ins w:id="7832" w:author="aas" w:date="2013-10-14T02:06:00Z"/>
                <w:del w:id="7833" w:author="Anees Shaikh" w:date="2013-10-19T02:16:00Z"/>
              </w:rPr>
              <w:pPrChange w:id="7834" w:author="Anees Shaikh" w:date="2013-10-19T02:16:00Z">
                <w:pPr>
                  <w:pStyle w:val="XML1"/>
                </w:pPr>
              </w:pPrChange>
            </w:pPr>
            <w:ins w:id="7835" w:author="aas" w:date="2013-10-14T02:06:00Z">
              <w:del w:id="7836" w:author="Anees Shaikh" w:date="2013-10-19T02:16:00Z">
                <w:r w:rsidDel="00E067A3">
                  <w:delText xml:space="preserve">      &lt;xs:enumeration value="tcp-dest"/&gt;</w:delText>
                </w:r>
              </w:del>
            </w:ins>
          </w:p>
          <w:p w14:paraId="4CF3FB29" w14:textId="7CC80A7F" w:rsidR="00874469" w:rsidDel="00E067A3" w:rsidRDefault="00874469">
            <w:pPr>
              <w:pStyle w:val="Appx"/>
              <w:rPr>
                <w:ins w:id="7837" w:author="aas" w:date="2013-10-14T02:06:00Z"/>
                <w:del w:id="7838" w:author="Anees Shaikh" w:date="2013-10-19T02:16:00Z"/>
              </w:rPr>
              <w:pPrChange w:id="7839" w:author="Anees Shaikh" w:date="2013-10-19T02:16:00Z">
                <w:pPr>
                  <w:pStyle w:val="XML1"/>
                </w:pPr>
              </w:pPrChange>
            </w:pPr>
            <w:ins w:id="7840" w:author="aas" w:date="2013-10-14T02:06:00Z">
              <w:del w:id="7841" w:author="Anees Shaikh" w:date="2013-10-19T02:16:00Z">
                <w:r w:rsidDel="00E067A3">
                  <w:delText xml:space="preserve">      &lt;xs:enumeration value="udp-src"/&gt;</w:delText>
                </w:r>
              </w:del>
            </w:ins>
          </w:p>
          <w:p w14:paraId="46F7221F" w14:textId="21479AFB" w:rsidR="00874469" w:rsidDel="00E067A3" w:rsidRDefault="00874469">
            <w:pPr>
              <w:pStyle w:val="Appx"/>
              <w:rPr>
                <w:ins w:id="7842" w:author="aas" w:date="2013-10-14T02:06:00Z"/>
                <w:del w:id="7843" w:author="Anees Shaikh" w:date="2013-10-19T02:16:00Z"/>
              </w:rPr>
              <w:pPrChange w:id="7844" w:author="Anees Shaikh" w:date="2013-10-19T02:16:00Z">
                <w:pPr>
                  <w:pStyle w:val="XML1"/>
                </w:pPr>
              </w:pPrChange>
            </w:pPr>
            <w:ins w:id="7845" w:author="aas" w:date="2013-10-14T02:06:00Z">
              <w:del w:id="7846" w:author="Anees Shaikh" w:date="2013-10-19T02:16:00Z">
                <w:r w:rsidDel="00E067A3">
                  <w:delText xml:space="preserve">      &lt;xs:enumeration value="udp-dest"/&gt;</w:delText>
                </w:r>
              </w:del>
            </w:ins>
          </w:p>
          <w:p w14:paraId="11E4CB04" w14:textId="53116354" w:rsidR="00874469" w:rsidDel="00E067A3" w:rsidRDefault="00874469">
            <w:pPr>
              <w:pStyle w:val="Appx"/>
              <w:rPr>
                <w:ins w:id="7847" w:author="aas" w:date="2013-10-14T02:06:00Z"/>
                <w:del w:id="7848" w:author="Anees Shaikh" w:date="2013-10-19T02:16:00Z"/>
              </w:rPr>
              <w:pPrChange w:id="7849" w:author="Anees Shaikh" w:date="2013-10-19T02:16:00Z">
                <w:pPr>
                  <w:pStyle w:val="XML1"/>
                </w:pPr>
              </w:pPrChange>
            </w:pPr>
            <w:ins w:id="7850" w:author="aas" w:date="2013-10-14T02:06:00Z">
              <w:del w:id="7851" w:author="Anees Shaikh" w:date="2013-10-19T02:16:00Z">
                <w:r w:rsidDel="00E067A3">
                  <w:delText xml:space="preserve">      &lt;xs:enumeration value="sctp-src"/&gt;</w:delText>
                </w:r>
              </w:del>
            </w:ins>
          </w:p>
          <w:p w14:paraId="114D246F" w14:textId="5D1C66AE" w:rsidR="00874469" w:rsidDel="00E067A3" w:rsidRDefault="00874469">
            <w:pPr>
              <w:pStyle w:val="Appx"/>
              <w:rPr>
                <w:ins w:id="7852" w:author="aas" w:date="2013-10-14T02:06:00Z"/>
                <w:del w:id="7853" w:author="Anees Shaikh" w:date="2013-10-19T02:16:00Z"/>
              </w:rPr>
              <w:pPrChange w:id="7854" w:author="Anees Shaikh" w:date="2013-10-19T02:16:00Z">
                <w:pPr>
                  <w:pStyle w:val="XML1"/>
                </w:pPr>
              </w:pPrChange>
            </w:pPr>
            <w:ins w:id="7855" w:author="aas" w:date="2013-10-14T02:06:00Z">
              <w:del w:id="7856" w:author="Anees Shaikh" w:date="2013-10-19T02:16:00Z">
                <w:r w:rsidDel="00E067A3">
                  <w:delText xml:space="preserve">      &lt;xs:enumeration value="sctp-dest"/&gt;</w:delText>
                </w:r>
              </w:del>
            </w:ins>
          </w:p>
          <w:p w14:paraId="577B70D8" w14:textId="6CDB294E" w:rsidR="00874469" w:rsidDel="00E067A3" w:rsidRDefault="00874469">
            <w:pPr>
              <w:pStyle w:val="Appx"/>
              <w:rPr>
                <w:ins w:id="7857" w:author="aas" w:date="2013-10-14T02:06:00Z"/>
                <w:del w:id="7858" w:author="Anees Shaikh" w:date="2013-10-19T02:16:00Z"/>
              </w:rPr>
              <w:pPrChange w:id="7859" w:author="Anees Shaikh" w:date="2013-10-19T02:16:00Z">
                <w:pPr>
                  <w:pStyle w:val="XML1"/>
                </w:pPr>
              </w:pPrChange>
            </w:pPr>
            <w:ins w:id="7860" w:author="aas" w:date="2013-10-14T02:06:00Z">
              <w:del w:id="7861" w:author="Anees Shaikh" w:date="2013-10-19T02:16:00Z">
                <w:r w:rsidDel="00E067A3">
                  <w:delText xml:space="preserve">      &lt;xs:enumeration value="icmpv4-type"/&gt;</w:delText>
                </w:r>
              </w:del>
            </w:ins>
          </w:p>
          <w:p w14:paraId="35A4E2FD" w14:textId="2ECC868E" w:rsidR="00874469" w:rsidDel="00E067A3" w:rsidRDefault="00874469">
            <w:pPr>
              <w:pStyle w:val="Appx"/>
              <w:rPr>
                <w:ins w:id="7862" w:author="aas" w:date="2013-10-14T02:06:00Z"/>
                <w:del w:id="7863" w:author="Anees Shaikh" w:date="2013-10-19T02:16:00Z"/>
              </w:rPr>
              <w:pPrChange w:id="7864" w:author="Anees Shaikh" w:date="2013-10-19T02:16:00Z">
                <w:pPr>
                  <w:pStyle w:val="XML1"/>
                </w:pPr>
              </w:pPrChange>
            </w:pPr>
            <w:ins w:id="7865" w:author="aas" w:date="2013-10-14T02:06:00Z">
              <w:del w:id="7866" w:author="Anees Shaikh" w:date="2013-10-19T02:16:00Z">
                <w:r w:rsidDel="00E067A3">
                  <w:delText xml:space="preserve">      &lt;xs:enumeration value="icmpv4-code"/&gt;</w:delText>
                </w:r>
              </w:del>
            </w:ins>
          </w:p>
          <w:p w14:paraId="11A4D98E" w14:textId="7752BABE" w:rsidR="00874469" w:rsidDel="00E067A3" w:rsidRDefault="00874469">
            <w:pPr>
              <w:pStyle w:val="Appx"/>
              <w:rPr>
                <w:ins w:id="7867" w:author="aas" w:date="2013-10-14T02:06:00Z"/>
                <w:del w:id="7868" w:author="Anees Shaikh" w:date="2013-10-19T02:16:00Z"/>
              </w:rPr>
              <w:pPrChange w:id="7869" w:author="Anees Shaikh" w:date="2013-10-19T02:16:00Z">
                <w:pPr>
                  <w:pStyle w:val="XML1"/>
                </w:pPr>
              </w:pPrChange>
            </w:pPr>
            <w:ins w:id="7870" w:author="aas" w:date="2013-10-14T02:06:00Z">
              <w:del w:id="7871" w:author="Anees Shaikh" w:date="2013-10-19T02:16:00Z">
                <w:r w:rsidDel="00E067A3">
                  <w:delText xml:space="preserve">      &lt;xs:enumeration value="arp-op"/&gt;</w:delText>
                </w:r>
              </w:del>
            </w:ins>
          </w:p>
          <w:p w14:paraId="7C3AE7A9" w14:textId="3BD2FDF7" w:rsidR="00874469" w:rsidDel="00E067A3" w:rsidRDefault="00874469">
            <w:pPr>
              <w:pStyle w:val="Appx"/>
              <w:rPr>
                <w:ins w:id="7872" w:author="aas" w:date="2013-10-14T02:06:00Z"/>
                <w:del w:id="7873" w:author="Anees Shaikh" w:date="2013-10-19T02:16:00Z"/>
              </w:rPr>
              <w:pPrChange w:id="7874" w:author="Anees Shaikh" w:date="2013-10-19T02:16:00Z">
                <w:pPr>
                  <w:pStyle w:val="XML1"/>
                </w:pPr>
              </w:pPrChange>
            </w:pPr>
            <w:ins w:id="7875" w:author="aas" w:date="2013-10-14T02:06:00Z">
              <w:del w:id="7876" w:author="Anees Shaikh" w:date="2013-10-19T02:16:00Z">
                <w:r w:rsidDel="00E067A3">
                  <w:delText xml:space="preserve">      &lt;xs:enumeration value="arp-src-ip-address"/&gt;</w:delText>
                </w:r>
              </w:del>
            </w:ins>
          </w:p>
          <w:p w14:paraId="7AD63EBE" w14:textId="2865B8C9" w:rsidR="00874469" w:rsidDel="00E067A3" w:rsidRDefault="00874469">
            <w:pPr>
              <w:pStyle w:val="Appx"/>
              <w:rPr>
                <w:ins w:id="7877" w:author="aas" w:date="2013-10-14T02:06:00Z"/>
                <w:del w:id="7878" w:author="Anees Shaikh" w:date="2013-10-19T02:16:00Z"/>
              </w:rPr>
              <w:pPrChange w:id="7879" w:author="Anees Shaikh" w:date="2013-10-19T02:16:00Z">
                <w:pPr>
                  <w:pStyle w:val="XML1"/>
                </w:pPr>
              </w:pPrChange>
            </w:pPr>
            <w:ins w:id="7880" w:author="aas" w:date="2013-10-14T02:06:00Z">
              <w:del w:id="7881" w:author="Anees Shaikh" w:date="2013-10-19T02:16:00Z">
                <w:r w:rsidDel="00E067A3">
                  <w:delText xml:space="preserve">      &lt;xs:enumeration value="arp-target-ip-address"/&gt;</w:delText>
                </w:r>
              </w:del>
            </w:ins>
          </w:p>
          <w:p w14:paraId="08320513" w14:textId="6FA9239F" w:rsidR="00874469" w:rsidDel="00E067A3" w:rsidRDefault="00874469">
            <w:pPr>
              <w:pStyle w:val="Appx"/>
              <w:rPr>
                <w:ins w:id="7882" w:author="aas" w:date="2013-10-14T02:06:00Z"/>
                <w:del w:id="7883" w:author="Anees Shaikh" w:date="2013-10-19T02:16:00Z"/>
              </w:rPr>
              <w:pPrChange w:id="7884" w:author="Anees Shaikh" w:date="2013-10-19T02:16:00Z">
                <w:pPr>
                  <w:pStyle w:val="XML1"/>
                </w:pPr>
              </w:pPrChange>
            </w:pPr>
            <w:ins w:id="7885" w:author="aas" w:date="2013-10-14T02:06:00Z">
              <w:del w:id="7886" w:author="Anees Shaikh" w:date="2013-10-19T02:16:00Z">
                <w:r w:rsidDel="00E067A3">
                  <w:delText xml:space="preserve">      &lt;xs:enumeration value="arp-src-hardware-address"/&gt;</w:delText>
                </w:r>
              </w:del>
            </w:ins>
          </w:p>
          <w:p w14:paraId="01F95BBC" w14:textId="46C88725" w:rsidR="00874469" w:rsidDel="00E067A3" w:rsidRDefault="00874469">
            <w:pPr>
              <w:pStyle w:val="Appx"/>
              <w:rPr>
                <w:ins w:id="7887" w:author="aas" w:date="2013-10-14T02:06:00Z"/>
                <w:del w:id="7888" w:author="Anees Shaikh" w:date="2013-10-19T02:16:00Z"/>
              </w:rPr>
              <w:pPrChange w:id="7889" w:author="Anees Shaikh" w:date="2013-10-19T02:16:00Z">
                <w:pPr>
                  <w:pStyle w:val="XML1"/>
                </w:pPr>
              </w:pPrChange>
            </w:pPr>
            <w:ins w:id="7890" w:author="aas" w:date="2013-10-14T02:06:00Z">
              <w:del w:id="7891" w:author="Anees Shaikh" w:date="2013-10-19T02:16:00Z">
                <w:r w:rsidDel="00E067A3">
                  <w:delText xml:space="preserve">      &lt;xs:enumeration value="arp-target-hardware-address"/&gt;</w:delText>
                </w:r>
              </w:del>
            </w:ins>
          </w:p>
          <w:p w14:paraId="5640E6C1" w14:textId="15F55E00" w:rsidR="00874469" w:rsidDel="00E067A3" w:rsidRDefault="00874469">
            <w:pPr>
              <w:pStyle w:val="Appx"/>
              <w:rPr>
                <w:ins w:id="7892" w:author="aas" w:date="2013-10-14T02:06:00Z"/>
                <w:del w:id="7893" w:author="Anees Shaikh" w:date="2013-10-19T02:16:00Z"/>
              </w:rPr>
              <w:pPrChange w:id="7894" w:author="Anees Shaikh" w:date="2013-10-19T02:16:00Z">
                <w:pPr>
                  <w:pStyle w:val="XML1"/>
                </w:pPr>
              </w:pPrChange>
            </w:pPr>
            <w:ins w:id="7895" w:author="aas" w:date="2013-10-14T02:06:00Z">
              <w:del w:id="7896" w:author="Anees Shaikh" w:date="2013-10-19T02:16:00Z">
                <w:r w:rsidDel="00E067A3">
                  <w:delText xml:space="preserve">      &lt;xs:enumeration value="ipv6-src"/&gt;</w:delText>
                </w:r>
              </w:del>
            </w:ins>
          </w:p>
          <w:p w14:paraId="12E16172" w14:textId="0123EB63" w:rsidR="00874469" w:rsidDel="00E067A3" w:rsidRDefault="00874469">
            <w:pPr>
              <w:pStyle w:val="Appx"/>
              <w:rPr>
                <w:ins w:id="7897" w:author="aas" w:date="2013-10-14T02:06:00Z"/>
                <w:del w:id="7898" w:author="Anees Shaikh" w:date="2013-10-19T02:16:00Z"/>
              </w:rPr>
              <w:pPrChange w:id="7899" w:author="Anees Shaikh" w:date="2013-10-19T02:16:00Z">
                <w:pPr>
                  <w:pStyle w:val="XML1"/>
                </w:pPr>
              </w:pPrChange>
            </w:pPr>
            <w:ins w:id="7900" w:author="aas" w:date="2013-10-14T02:06:00Z">
              <w:del w:id="7901" w:author="Anees Shaikh" w:date="2013-10-19T02:16:00Z">
                <w:r w:rsidDel="00E067A3">
                  <w:delText xml:space="preserve">      &lt;xs:enumeration value="ipv6-dest"/&gt;</w:delText>
                </w:r>
              </w:del>
            </w:ins>
          </w:p>
          <w:p w14:paraId="6B640909" w14:textId="5A09F015" w:rsidR="00874469" w:rsidDel="00E067A3" w:rsidRDefault="00874469">
            <w:pPr>
              <w:pStyle w:val="Appx"/>
              <w:rPr>
                <w:ins w:id="7902" w:author="aas" w:date="2013-10-14T02:06:00Z"/>
                <w:del w:id="7903" w:author="Anees Shaikh" w:date="2013-10-19T02:16:00Z"/>
              </w:rPr>
              <w:pPrChange w:id="7904" w:author="Anees Shaikh" w:date="2013-10-19T02:16:00Z">
                <w:pPr>
                  <w:pStyle w:val="XML1"/>
                </w:pPr>
              </w:pPrChange>
            </w:pPr>
            <w:ins w:id="7905" w:author="aas" w:date="2013-10-14T02:06:00Z">
              <w:del w:id="7906" w:author="Anees Shaikh" w:date="2013-10-19T02:16:00Z">
                <w:r w:rsidDel="00E067A3">
                  <w:delText xml:space="preserve">      &lt;xs:enumeration value="ipv6-flow-label"/&gt;</w:delText>
                </w:r>
              </w:del>
            </w:ins>
          </w:p>
          <w:p w14:paraId="77BB8811" w14:textId="4A4C3B88" w:rsidR="00874469" w:rsidDel="00E067A3" w:rsidRDefault="00874469">
            <w:pPr>
              <w:pStyle w:val="Appx"/>
              <w:rPr>
                <w:ins w:id="7907" w:author="aas" w:date="2013-10-14T02:06:00Z"/>
                <w:del w:id="7908" w:author="Anees Shaikh" w:date="2013-10-19T02:16:00Z"/>
              </w:rPr>
              <w:pPrChange w:id="7909" w:author="Anees Shaikh" w:date="2013-10-19T02:16:00Z">
                <w:pPr>
                  <w:pStyle w:val="XML1"/>
                </w:pPr>
              </w:pPrChange>
            </w:pPr>
            <w:ins w:id="7910" w:author="aas" w:date="2013-10-14T02:06:00Z">
              <w:del w:id="7911" w:author="Anees Shaikh" w:date="2013-10-19T02:16:00Z">
                <w:r w:rsidDel="00E067A3">
                  <w:delText xml:space="preserve">      &lt;xs:enumeration value="icmpv6-type"/&gt;</w:delText>
                </w:r>
              </w:del>
            </w:ins>
          </w:p>
          <w:p w14:paraId="705FE04B" w14:textId="0939CEB5" w:rsidR="00874469" w:rsidDel="00E067A3" w:rsidRDefault="00874469">
            <w:pPr>
              <w:pStyle w:val="Appx"/>
              <w:rPr>
                <w:ins w:id="7912" w:author="aas" w:date="2013-10-14T02:06:00Z"/>
                <w:del w:id="7913" w:author="Anees Shaikh" w:date="2013-10-19T02:16:00Z"/>
              </w:rPr>
              <w:pPrChange w:id="7914" w:author="Anees Shaikh" w:date="2013-10-19T02:16:00Z">
                <w:pPr>
                  <w:pStyle w:val="XML1"/>
                </w:pPr>
              </w:pPrChange>
            </w:pPr>
            <w:ins w:id="7915" w:author="aas" w:date="2013-10-14T02:06:00Z">
              <w:del w:id="7916" w:author="Anees Shaikh" w:date="2013-10-19T02:16:00Z">
                <w:r w:rsidDel="00E067A3">
                  <w:delText xml:space="preserve">      &lt;xs:enumeration value="icmpv6-code"/&gt;</w:delText>
                </w:r>
              </w:del>
            </w:ins>
          </w:p>
          <w:p w14:paraId="292CA1A5" w14:textId="09BBA2DD" w:rsidR="00874469" w:rsidDel="00E067A3" w:rsidRDefault="00874469">
            <w:pPr>
              <w:pStyle w:val="Appx"/>
              <w:rPr>
                <w:ins w:id="7917" w:author="aas" w:date="2013-10-14T02:06:00Z"/>
                <w:del w:id="7918" w:author="Anees Shaikh" w:date="2013-10-19T02:16:00Z"/>
              </w:rPr>
              <w:pPrChange w:id="7919" w:author="Anees Shaikh" w:date="2013-10-19T02:16:00Z">
                <w:pPr>
                  <w:pStyle w:val="XML1"/>
                </w:pPr>
              </w:pPrChange>
            </w:pPr>
            <w:ins w:id="7920" w:author="aas" w:date="2013-10-14T02:06:00Z">
              <w:del w:id="7921" w:author="Anees Shaikh" w:date="2013-10-19T02:16:00Z">
                <w:r w:rsidDel="00E067A3">
                  <w:delText xml:space="preserve">      &lt;xs:enumeration value="ipv6-nd-target"/&gt;</w:delText>
                </w:r>
              </w:del>
            </w:ins>
          </w:p>
          <w:p w14:paraId="30420F48" w14:textId="7E63B918" w:rsidR="00874469" w:rsidDel="00E067A3" w:rsidRDefault="00874469">
            <w:pPr>
              <w:pStyle w:val="Appx"/>
              <w:rPr>
                <w:ins w:id="7922" w:author="aas" w:date="2013-10-14T02:06:00Z"/>
                <w:del w:id="7923" w:author="Anees Shaikh" w:date="2013-10-19T02:16:00Z"/>
              </w:rPr>
              <w:pPrChange w:id="7924" w:author="Anees Shaikh" w:date="2013-10-19T02:16:00Z">
                <w:pPr>
                  <w:pStyle w:val="XML1"/>
                </w:pPr>
              </w:pPrChange>
            </w:pPr>
            <w:ins w:id="7925" w:author="aas" w:date="2013-10-14T02:06:00Z">
              <w:del w:id="7926" w:author="Anees Shaikh" w:date="2013-10-19T02:16:00Z">
                <w:r w:rsidDel="00E067A3">
                  <w:delText xml:space="preserve">      &lt;xs:enumeration value="ipv6-nd-source-link-layer"/&gt;</w:delText>
                </w:r>
              </w:del>
            </w:ins>
          </w:p>
          <w:p w14:paraId="71511CE9" w14:textId="52C0D27E" w:rsidR="00874469" w:rsidDel="00E067A3" w:rsidRDefault="00874469">
            <w:pPr>
              <w:pStyle w:val="Appx"/>
              <w:rPr>
                <w:ins w:id="7927" w:author="aas" w:date="2013-10-14T02:06:00Z"/>
                <w:del w:id="7928" w:author="Anees Shaikh" w:date="2013-10-19T02:16:00Z"/>
              </w:rPr>
              <w:pPrChange w:id="7929" w:author="Anees Shaikh" w:date="2013-10-19T02:16:00Z">
                <w:pPr>
                  <w:pStyle w:val="XML1"/>
                </w:pPr>
              </w:pPrChange>
            </w:pPr>
            <w:ins w:id="7930" w:author="aas" w:date="2013-10-14T02:06:00Z">
              <w:del w:id="7931" w:author="Anees Shaikh" w:date="2013-10-19T02:16:00Z">
                <w:r w:rsidDel="00E067A3">
                  <w:delText xml:space="preserve">      &lt;xs:enumeration value="ipv6-nd-target-link-layer"/&gt;</w:delText>
                </w:r>
              </w:del>
            </w:ins>
          </w:p>
          <w:p w14:paraId="4FCF1C17" w14:textId="4A580084" w:rsidR="00874469" w:rsidDel="00E067A3" w:rsidRDefault="00874469">
            <w:pPr>
              <w:pStyle w:val="Appx"/>
              <w:rPr>
                <w:ins w:id="7932" w:author="aas" w:date="2013-10-14T02:06:00Z"/>
                <w:del w:id="7933" w:author="Anees Shaikh" w:date="2013-10-19T02:16:00Z"/>
              </w:rPr>
              <w:pPrChange w:id="7934" w:author="Anees Shaikh" w:date="2013-10-19T02:16:00Z">
                <w:pPr>
                  <w:pStyle w:val="XML1"/>
                </w:pPr>
              </w:pPrChange>
            </w:pPr>
            <w:ins w:id="7935" w:author="aas" w:date="2013-10-14T02:06:00Z">
              <w:del w:id="7936" w:author="Anees Shaikh" w:date="2013-10-19T02:16:00Z">
                <w:r w:rsidDel="00E067A3">
                  <w:delText xml:space="preserve">      &lt;xs:enumeration value="mpls-label"/&gt;</w:delText>
                </w:r>
              </w:del>
            </w:ins>
          </w:p>
          <w:p w14:paraId="57758B86" w14:textId="2784BD95" w:rsidR="00874469" w:rsidDel="00E067A3" w:rsidRDefault="00874469">
            <w:pPr>
              <w:pStyle w:val="Appx"/>
              <w:rPr>
                <w:ins w:id="7937" w:author="aas" w:date="2013-10-14T02:06:00Z"/>
                <w:del w:id="7938" w:author="Anees Shaikh" w:date="2013-10-19T02:16:00Z"/>
              </w:rPr>
              <w:pPrChange w:id="7939" w:author="Anees Shaikh" w:date="2013-10-19T02:16:00Z">
                <w:pPr>
                  <w:pStyle w:val="XML1"/>
                </w:pPr>
              </w:pPrChange>
            </w:pPr>
            <w:ins w:id="7940" w:author="aas" w:date="2013-10-14T02:06:00Z">
              <w:del w:id="7941" w:author="Anees Shaikh" w:date="2013-10-19T02:16:00Z">
                <w:r w:rsidDel="00E067A3">
                  <w:delText xml:space="preserve">      &lt;xs:enumeration value="mpls-tc"/&gt;</w:delText>
                </w:r>
              </w:del>
            </w:ins>
          </w:p>
          <w:p w14:paraId="53768678" w14:textId="2A69B1E1" w:rsidR="00874469" w:rsidDel="00E067A3" w:rsidRDefault="00874469">
            <w:pPr>
              <w:pStyle w:val="Appx"/>
              <w:rPr>
                <w:ins w:id="7942" w:author="aas" w:date="2013-10-14T02:06:00Z"/>
                <w:del w:id="7943" w:author="Anees Shaikh" w:date="2013-10-19T02:16:00Z"/>
              </w:rPr>
              <w:pPrChange w:id="7944" w:author="Anees Shaikh" w:date="2013-10-19T02:16:00Z">
                <w:pPr>
                  <w:pStyle w:val="XML1"/>
                </w:pPr>
              </w:pPrChange>
            </w:pPr>
            <w:ins w:id="7945" w:author="aas" w:date="2013-10-14T02:06:00Z">
              <w:del w:id="7946" w:author="Anees Shaikh" w:date="2013-10-19T02:16:00Z">
                <w:r w:rsidDel="00E067A3">
                  <w:delText xml:space="preserve">    &lt;/xs:restriction&gt;</w:delText>
                </w:r>
              </w:del>
            </w:ins>
          </w:p>
          <w:p w14:paraId="05118DED" w14:textId="33D9D9C8" w:rsidR="00874469" w:rsidDel="00E067A3" w:rsidRDefault="00874469">
            <w:pPr>
              <w:pStyle w:val="Appx"/>
              <w:rPr>
                <w:ins w:id="7947" w:author="aas" w:date="2013-10-14T02:06:00Z"/>
                <w:del w:id="7948" w:author="Anees Shaikh" w:date="2013-10-19T02:16:00Z"/>
              </w:rPr>
              <w:pPrChange w:id="7949" w:author="Anees Shaikh" w:date="2013-10-19T02:16:00Z">
                <w:pPr>
                  <w:pStyle w:val="XML1"/>
                </w:pPr>
              </w:pPrChange>
            </w:pPr>
            <w:ins w:id="7950" w:author="aas" w:date="2013-10-14T02:06:00Z">
              <w:del w:id="7951" w:author="Anees Shaikh" w:date="2013-10-19T02:16:00Z">
                <w:r w:rsidDel="00E067A3">
                  <w:delText xml:space="preserve">  &lt;/xs:simpleType&gt;</w:delText>
                </w:r>
              </w:del>
            </w:ins>
          </w:p>
          <w:p w14:paraId="0D7E78E5" w14:textId="4784ADB7" w:rsidR="00874469" w:rsidDel="00E067A3" w:rsidRDefault="00874469">
            <w:pPr>
              <w:pStyle w:val="Appx"/>
              <w:rPr>
                <w:ins w:id="7952" w:author="aas" w:date="2013-10-14T02:06:00Z"/>
                <w:del w:id="7953" w:author="Anees Shaikh" w:date="2013-10-19T02:16:00Z"/>
              </w:rPr>
              <w:pPrChange w:id="7954" w:author="Anees Shaikh" w:date="2013-10-19T02:16:00Z">
                <w:pPr>
                  <w:pStyle w:val="XML1"/>
                </w:pPr>
              </w:pPrChange>
            </w:pPr>
            <w:ins w:id="7955" w:author="aas" w:date="2013-10-14T02:06:00Z">
              <w:del w:id="7956" w:author="Anees Shaikh" w:date="2013-10-19T02:16:00Z">
                <w:r w:rsidDel="00E067A3">
                  <w:delText xml:space="preserve">  &lt;xs:simpleType name="hex-binary"&gt;</w:delText>
                </w:r>
              </w:del>
            </w:ins>
          </w:p>
          <w:p w14:paraId="47F09AB8" w14:textId="48091A13" w:rsidR="00874469" w:rsidDel="00E067A3" w:rsidRDefault="00874469">
            <w:pPr>
              <w:pStyle w:val="Appx"/>
              <w:rPr>
                <w:ins w:id="7957" w:author="aas" w:date="2013-10-14T02:06:00Z"/>
                <w:del w:id="7958" w:author="Anees Shaikh" w:date="2013-10-19T02:16:00Z"/>
              </w:rPr>
              <w:pPrChange w:id="7959" w:author="Anees Shaikh" w:date="2013-10-19T02:16:00Z">
                <w:pPr>
                  <w:pStyle w:val="XML1"/>
                </w:pPr>
              </w:pPrChange>
            </w:pPr>
            <w:ins w:id="7960" w:author="aas" w:date="2013-10-14T02:06:00Z">
              <w:del w:id="7961" w:author="Anees Shaikh" w:date="2013-10-19T02:16:00Z">
                <w:r w:rsidDel="00E067A3">
                  <w:delText xml:space="preserve">    &lt;xs:annotation&gt;</w:delText>
                </w:r>
              </w:del>
            </w:ins>
          </w:p>
          <w:p w14:paraId="746C6127" w14:textId="203A2784" w:rsidR="00874469" w:rsidDel="00E067A3" w:rsidRDefault="00874469">
            <w:pPr>
              <w:pStyle w:val="Appx"/>
              <w:rPr>
                <w:ins w:id="7962" w:author="aas" w:date="2013-10-14T02:06:00Z"/>
                <w:del w:id="7963" w:author="Anees Shaikh" w:date="2013-10-19T02:16:00Z"/>
              </w:rPr>
              <w:pPrChange w:id="7964" w:author="Anees Shaikh" w:date="2013-10-19T02:16:00Z">
                <w:pPr>
                  <w:pStyle w:val="XML1"/>
                </w:pPr>
              </w:pPrChange>
            </w:pPr>
            <w:ins w:id="7965" w:author="aas" w:date="2013-10-14T02:06:00Z">
              <w:del w:id="7966" w:author="Anees Shaikh" w:date="2013-10-19T02:16:00Z">
                <w:r w:rsidDel="00E067A3">
                  <w:delText xml:space="preserve">      &lt;xs:documentation&gt;</w:delText>
                </w:r>
              </w:del>
            </w:ins>
          </w:p>
          <w:p w14:paraId="7CD80CFA" w14:textId="720AB9E8" w:rsidR="00874469" w:rsidDel="00E067A3" w:rsidRDefault="00874469">
            <w:pPr>
              <w:pStyle w:val="Appx"/>
              <w:rPr>
                <w:ins w:id="7967" w:author="aas" w:date="2013-10-14T02:06:00Z"/>
                <w:del w:id="7968" w:author="Anees Shaikh" w:date="2013-10-19T02:16:00Z"/>
              </w:rPr>
              <w:pPrChange w:id="7969" w:author="Anees Shaikh" w:date="2013-10-19T02:16:00Z">
                <w:pPr>
                  <w:pStyle w:val="XML1"/>
                </w:pPr>
              </w:pPrChange>
            </w:pPr>
            <w:ins w:id="7970" w:author="aas" w:date="2013-10-14T02:06:00Z">
              <w:del w:id="7971" w:author="Anees Shaikh" w:date="2013-10-19T02:16:00Z">
                <w:r w:rsidDel="00E067A3">
                  <w:delText xml:space="preserve">        Hex binary encoded string</w:delText>
                </w:r>
              </w:del>
            </w:ins>
          </w:p>
          <w:p w14:paraId="0776BDBF" w14:textId="208AFA03" w:rsidR="00874469" w:rsidDel="00E067A3" w:rsidRDefault="00874469">
            <w:pPr>
              <w:pStyle w:val="Appx"/>
              <w:rPr>
                <w:ins w:id="7972" w:author="aas" w:date="2013-10-14T02:06:00Z"/>
                <w:del w:id="7973" w:author="Anees Shaikh" w:date="2013-10-19T02:16:00Z"/>
              </w:rPr>
              <w:pPrChange w:id="7974" w:author="Anees Shaikh" w:date="2013-10-19T02:16:00Z">
                <w:pPr>
                  <w:pStyle w:val="XML1"/>
                </w:pPr>
              </w:pPrChange>
            </w:pPr>
            <w:ins w:id="7975" w:author="aas" w:date="2013-10-14T02:06:00Z">
              <w:del w:id="7976" w:author="Anees Shaikh" w:date="2013-10-19T02:16:00Z">
                <w:r w:rsidDel="00E067A3">
                  <w:delText xml:space="preserve">      &lt;/xs:documentation&gt;</w:delText>
                </w:r>
              </w:del>
            </w:ins>
          </w:p>
          <w:p w14:paraId="715A03A7" w14:textId="0EA5FAF7" w:rsidR="00874469" w:rsidDel="00E067A3" w:rsidRDefault="00874469">
            <w:pPr>
              <w:pStyle w:val="Appx"/>
              <w:rPr>
                <w:ins w:id="7977" w:author="aas" w:date="2013-10-14T02:06:00Z"/>
                <w:del w:id="7978" w:author="Anees Shaikh" w:date="2013-10-19T02:16:00Z"/>
              </w:rPr>
              <w:pPrChange w:id="7979" w:author="Anees Shaikh" w:date="2013-10-19T02:16:00Z">
                <w:pPr>
                  <w:pStyle w:val="XML1"/>
                </w:pPr>
              </w:pPrChange>
            </w:pPr>
            <w:ins w:id="7980" w:author="aas" w:date="2013-10-14T02:06:00Z">
              <w:del w:id="7981" w:author="Anees Shaikh" w:date="2013-10-19T02:16:00Z">
                <w:r w:rsidDel="00E067A3">
                  <w:delText xml:space="preserve">    &lt;/xs:annotation&gt;</w:delText>
                </w:r>
              </w:del>
            </w:ins>
          </w:p>
          <w:p w14:paraId="254B1182" w14:textId="1099A036" w:rsidR="00874469" w:rsidDel="00E067A3" w:rsidRDefault="00874469">
            <w:pPr>
              <w:pStyle w:val="Appx"/>
              <w:rPr>
                <w:ins w:id="7982" w:author="aas" w:date="2013-10-14T02:06:00Z"/>
                <w:del w:id="7983" w:author="Anees Shaikh" w:date="2013-10-19T02:16:00Z"/>
              </w:rPr>
              <w:pPrChange w:id="7984" w:author="Anees Shaikh" w:date="2013-10-19T02:16:00Z">
                <w:pPr>
                  <w:pStyle w:val="XML1"/>
                </w:pPr>
              </w:pPrChange>
            </w:pPr>
          </w:p>
          <w:p w14:paraId="4BEB7B2C" w14:textId="5EA964EB" w:rsidR="00874469" w:rsidDel="00E067A3" w:rsidRDefault="00874469">
            <w:pPr>
              <w:pStyle w:val="Appx"/>
              <w:rPr>
                <w:ins w:id="7985" w:author="aas" w:date="2013-10-14T02:06:00Z"/>
                <w:del w:id="7986" w:author="Anees Shaikh" w:date="2013-10-19T02:16:00Z"/>
              </w:rPr>
              <w:pPrChange w:id="7987" w:author="Anees Shaikh" w:date="2013-10-19T02:16:00Z">
                <w:pPr>
                  <w:pStyle w:val="XML1"/>
                </w:pPr>
              </w:pPrChange>
            </w:pPr>
            <w:ins w:id="7988" w:author="aas" w:date="2013-10-14T02:06:00Z">
              <w:del w:id="7989" w:author="Anees Shaikh" w:date="2013-10-19T02:16:00Z">
                <w:r w:rsidDel="00E067A3">
                  <w:delText xml:space="preserve">    &lt;xs:restriction base="xs:base64Binary"&gt;</w:delText>
                </w:r>
              </w:del>
            </w:ins>
          </w:p>
          <w:p w14:paraId="23E123BF" w14:textId="23917FE3" w:rsidR="00874469" w:rsidDel="00E067A3" w:rsidRDefault="00874469">
            <w:pPr>
              <w:pStyle w:val="Appx"/>
              <w:rPr>
                <w:ins w:id="7990" w:author="aas" w:date="2013-10-14T02:06:00Z"/>
                <w:del w:id="7991" w:author="Anees Shaikh" w:date="2013-10-19T02:16:00Z"/>
              </w:rPr>
              <w:pPrChange w:id="7992" w:author="Anees Shaikh" w:date="2013-10-19T02:16:00Z">
                <w:pPr>
                  <w:pStyle w:val="XML1"/>
                </w:pPr>
              </w:pPrChange>
            </w:pPr>
            <w:ins w:id="7993" w:author="aas" w:date="2013-10-14T02:06:00Z">
              <w:del w:id="7994" w:author="Anees Shaikh" w:date="2013-10-19T02:16:00Z">
                <w:r w:rsidDel="00E067A3">
                  <w:delText xml:space="preserve">    &lt;/xs:restriction&gt;</w:delText>
                </w:r>
              </w:del>
            </w:ins>
          </w:p>
          <w:p w14:paraId="0F252B49" w14:textId="1FE3EC40" w:rsidR="00874469" w:rsidDel="00E067A3" w:rsidRDefault="00874469">
            <w:pPr>
              <w:pStyle w:val="Appx"/>
              <w:rPr>
                <w:ins w:id="7995" w:author="aas" w:date="2013-10-14T02:06:00Z"/>
                <w:del w:id="7996" w:author="Anees Shaikh" w:date="2013-10-19T02:16:00Z"/>
              </w:rPr>
              <w:pPrChange w:id="7997" w:author="Anees Shaikh" w:date="2013-10-19T02:16:00Z">
                <w:pPr>
                  <w:pStyle w:val="XML1"/>
                </w:pPr>
              </w:pPrChange>
            </w:pPr>
            <w:ins w:id="7998" w:author="aas" w:date="2013-10-14T02:06:00Z">
              <w:del w:id="7999" w:author="Anees Shaikh" w:date="2013-10-19T02:16:00Z">
                <w:r w:rsidDel="00E067A3">
                  <w:delText xml:space="preserve">  &lt;/xs:simpleType&gt;</w:delText>
                </w:r>
              </w:del>
            </w:ins>
          </w:p>
          <w:p w14:paraId="1FFA3B48" w14:textId="05EB235A" w:rsidR="00874469" w:rsidDel="00E067A3" w:rsidRDefault="00874469">
            <w:pPr>
              <w:pStyle w:val="Appx"/>
              <w:rPr>
                <w:ins w:id="8000" w:author="aas" w:date="2013-10-14T02:06:00Z"/>
                <w:del w:id="8001" w:author="Anees Shaikh" w:date="2013-10-19T02:16:00Z"/>
              </w:rPr>
              <w:pPrChange w:id="8002" w:author="Anees Shaikh" w:date="2013-10-19T02:16:00Z">
                <w:pPr>
                  <w:pStyle w:val="XML1"/>
                </w:pPr>
              </w:pPrChange>
            </w:pPr>
          </w:p>
          <w:p w14:paraId="5DC0EFA1" w14:textId="28B7EDD7" w:rsidR="00874469" w:rsidDel="00E067A3" w:rsidRDefault="00874469">
            <w:pPr>
              <w:pStyle w:val="Appx"/>
              <w:rPr>
                <w:ins w:id="8003" w:author="aas" w:date="2013-10-14T02:06:00Z"/>
                <w:del w:id="8004" w:author="Anees Shaikh" w:date="2013-10-19T02:16:00Z"/>
              </w:rPr>
              <w:pPrChange w:id="8005" w:author="Anees Shaikh" w:date="2013-10-19T02:16:00Z">
                <w:pPr>
                  <w:pStyle w:val="XML1"/>
                </w:pPr>
              </w:pPrChange>
            </w:pPr>
            <w:ins w:id="8006" w:author="aas" w:date="2013-10-14T02:06:00Z">
              <w:del w:id="8007" w:author="Anees Shaikh" w:date="2013-10-19T02:16:00Z">
                <w:r w:rsidDel="00E067A3">
                  <w:delText xml:space="preserve">  &lt;xs:element name="capable-switch"&gt;</w:delText>
                </w:r>
              </w:del>
            </w:ins>
          </w:p>
          <w:p w14:paraId="4DB5CF5A" w14:textId="332C2926" w:rsidR="00874469" w:rsidDel="00E067A3" w:rsidRDefault="00874469">
            <w:pPr>
              <w:pStyle w:val="Appx"/>
              <w:rPr>
                <w:ins w:id="8008" w:author="aas" w:date="2013-10-14T02:06:00Z"/>
                <w:del w:id="8009" w:author="Anees Shaikh" w:date="2013-10-19T02:16:00Z"/>
              </w:rPr>
              <w:pPrChange w:id="8010" w:author="Anees Shaikh" w:date="2013-10-19T02:16:00Z">
                <w:pPr>
                  <w:pStyle w:val="XML1"/>
                </w:pPr>
              </w:pPrChange>
            </w:pPr>
            <w:ins w:id="8011" w:author="aas" w:date="2013-10-14T02:06:00Z">
              <w:del w:id="8012" w:author="Anees Shaikh" w:date="2013-10-19T02:16:00Z">
                <w:r w:rsidDel="00E067A3">
                  <w:delText xml:space="preserve">    &lt;xs:annotation&gt;</w:delText>
                </w:r>
              </w:del>
            </w:ins>
          </w:p>
          <w:p w14:paraId="52E07DB2" w14:textId="40335AB1" w:rsidR="00874469" w:rsidDel="00E067A3" w:rsidRDefault="00874469">
            <w:pPr>
              <w:pStyle w:val="Appx"/>
              <w:rPr>
                <w:ins w:id="8013" w:author="aas" w:date="2013-10-14T02:06:00Z"/>
                <w:del w:id="8014" w:author="Anees Shaikh" w:date="2013-10-19T02:16:00Z"/>
              </w:rPr>
              <w:pPrChange w:id="8015" w:author="Anees Shaikh" w:date="2013-10-19T02:16:00Z">
                <w:pPr>
                  <w:pStyle w:val="XML1"/>
                </w:pPr>
              </w:pPrChange>
            </w:pPr>
            <w:ins w:id="8016" w:author="aas" w:date="2013-10-14T02:06:00Z">
              <w:del w:id="8017" w:author="Anees Shaikh" w:date="2013-10-19T02:16:00Z">
                <w:r w:rsidDel="00E067A3">
                  <w:delText xml:space="preserve">      &lt;xs:documentation&gt;</w:delText>
                </w:r>
              </w:del>
            </w:ins>
          </w:p>
          <w:p w14:paraId="0942F2E1" w14:textId="0D2B0182" w:rsidR="00874469" w:rsidDel="00E067A3" w:rsidRDefault="00874469">
            <w:pPr>
              <w:pStyle w:val="Appx"/>
              <w:rPr>
                <w:ins w:id="8018" w:author="aas" w:date="2013-10-14T02:06:00Z"/>
                <w:del w:id="8019" w:author="Anees Shaikh" w:date="2013-10-19T02:16:00Z"/>
              </w:rPr>
              <w:pPrChange w:id="8020" w:author="Anees Shaikh" w:date="2013-10-19T02:16:00Z">
                <w:pPr>
                  <w:pStyle w:val="XML1"/>
                </w:pPr>
              </w:pPrChange>
            </w:pPr>
            <w:ins w:id="8021" w:author="aas" w:date="2013-10-14T02:06:00Z">
              <w:del w:id="8022" w:author="Anees Shaikh" w:date="2013-10-19T02:16:00Z">
                <w:r w:rsidDel="00E067A3">
                  <w:delText xml:space="preserve">        The OpenFlow Capable Switch serves as the root element for an OpenFlow</w:delText>
                </w:r>
              </w:del>
            </w:ins>
          </w:p>
          <w:p w14:paraId="686C53B7" w14:textId="14D68B6A" w:rsidR="00874469" w:rsidDel="00E067A3" w:rsidRDefault="00874469">
            <w:pPr>
              <w:pStyle w:val="Appx"/>
              <w:rPr>
                <w:ins w:id="8023" w:author="aas" w:date="2013-10-14T02:06:00Z"/>
                <w:del w:id="8024" w:author="Anees Shaikh" w:date="2013-10-19T02:16:00Z"/>
              </w:rPr>
              <w:pPrChange w:id="8025" w:author="Anees Shaikh" w:date="2013-10-19T02:16:00Z">
                <w:pPr>
                  <w:pStyle w:val="XML1"/>
                </w:pPr>
              </w:pPrChange>
            </w:pPr>
            <w:ins w:id="8026" w:author="aas" w:date="2013-10-14T02:06:00Z">
              <w:del w:id="8027" w:author="Anees Shaikh" w:date="2013-10-19T02:16:00Z">
                <w:r w:rsidDel="00E067A3">
                  <w:delText xml:space="preserve">        configuration.  It contains logical switches and resources that</w:delText>
                </w:r>
              </w:del>
            </w:ins>
          </w:p>
          <w:p w14:paraId="1ED4733E" w14:textId="05AF294B" w:rsidR="00874469" w:rsidDel="00E067A3" w:rsidRDefault="00874469">
            <w:pPr>
              <w:pStyle w:val="Appx"/>
              <w:rPr>
                <w:ins w:id="8028" w:author="aas" w:date="2013-10-14T02:06:00Z"/>
                <w:del w:id="8029" w:author="Anees Shaikh" w:date="2013-10-19T02:16:00Z"/>
              </w:rPr>
              <w:pPrChange w:id="8030" w:author="Anees Shaikh" w:date="2013-10-19T02:16:00Z">
                <w:pPr>
                  <w:pStyle w:val="XML1"/>
                </w:pPr>
              </w:pPrChange>
            </w:pPr>
            <w:ins w:id="8031" w:author="aas" w:date="2013-10-14T02:06:00Z">
              <w:del w:id="8032" w:author="Anees Shaikh" w:date="2013-10-19T02:16:00Z">
                <w:r w:rsidDel="00E067A3">
                  <w:delText xml:space="preserve">        can be assigned to logical switches.  It may have relations to</w:delText>
                </w:r>
              </w:del>
            </w:ins>
          </w:p>
          <w:p w14:paraId="5755CA3E" w14:textId="2BCFD62C" w:rsidR="00874469" w:rsidDel="00E067A3" w:rsidRDefault="00874469">
            <w:pPr>
              <w:pStyle w:val="Appx"/>
              <w:rPr>
                <w:ins w:id="8033" w:author="aas" w:date="2013-10-14T02:06:00Z"/>
                <w:del w:id="8034" w:author="Anees Shaikh" w:date="2013-10-19T02:16:00Z"/>
              </w:rPr>
              <w:pPrChange w:id="8035" w:author="Anees Shaikh" w:date="2013-10-19T02:16:00Z">
                <w:pPr>
                  <w:pStyle w:val="XML1"/>
                </w:pPr>
              </w:pPrChange>
            </w:pPr>
            <w:ins w:id="8036" w:author="aas" w:date="2013-10-14T02:06:00Z">
              <w:del w:id="8037" w:author="Anees Shaikh" w:date="2013-10-19T02:16:00Z">
                <w:r w:rsidDel="00E067A3">
                  <w:delText xml:space="preserve">        OpenFlow Configuration Points.</w:delText>
                </w:r>
              </w:del>
            </w:ins>
          </w:p>
          <w:p w14:paraId="113C999F" w14:textId="5F582B1A" w:rsidR="00874469" w:rsidDel="00E067A3" w:rsidRDefault="00874469">
            <w:pPr>
              <w:pStyle w:val="Appx"/>
              <w:rPr>
                <w:ins w:id="8038" w:author="aas" w:date="2013-10-14T02:06:00Z"/>
                <w:del w:id="8039" w:author="Anees Shaikh" w:date="2013-10-19T02:16:00Z"/>
              </w:rPr>
              <w:pPrChange w:id="8040" w:author="Anees Shaikh" w:date="2013-10-19T02:16:00Z">
                <w:pPr>
                  <w:pStyle w:val="XML1"/>
                </w:pPr>
              </w:pPrChange>
            </w:pPr>
            <w:ins w:id="8041" w:author="aas" w:date="2013-10-14T02:06:00Z">
              <w:del w:id="8042" w:author="Anees Shaikh" w:date="2013-10-19T02:16:00Z">
                <w:r w:rsidDel="00E067A3">
                  <w:delText xml:space="preserve">      &lt;/xs:documentation&gt;</w:delText>
                </w:r>
              </w:del>
            </w:ins>
          </w:p>
          <w:p w14:paraId="5CDE2E38" w14:textId="547A6B79" w:rsidR="00874469" w:rsidDel="00E067A3" w:rsidRDefault="00874469">
            <w:pPr>
              <w:pStyle w:val="Appx"/>
              <w:rPr>
                <w:ins w:id="8043" w:author="aas" w:date="2013-10-14T02:06:00Z"/>
                <w:del w:id="8044" w:author="Anees Shaikh" w:date="2013-10-19T02:16:00Z"/>
              </w:rPr>
              <w:pPrChange w:id="8045" w:author="Anees Shaikh" w:date="2013-10-19T02:16:00Z">
                <w:pPr>
                  <w:pStyle w:val="XML1"/>
                </w:pPr>
              </w:pPrChange>
            </w:pPr>
            <w:ins w:id="8046" w:author="aas" w:date="2013-10-14T02:06:00Z">
              <w:del w:id="8047" w:author="Anees Shaikh" w:date="2013-10-19T02:16:00Z">
                <w:r w:rsidDel="00E067A3">
                  <w:delText xml:space="preserve">    &lt;/xs:annotation&gt;</w:delText>
                </w:r>
              </w:del>
            </w:ins>
          </w:p>
          <w:p w14:paraId="52A002CB" w14:textId="7779D16D" w:rsidR="00874469" w:rsidDel="00E067A3" w:rsidRDefault="00874469">
            <w:pPr>
              <w:pStyle w:val="Appx"/>
              <w:rPr>
                <w:ins w:id="8048" w:author="aas" w:date="2013-10-14T02:06:00Z"/>
                <w:del w:id="8049" w:author="Anees Shaikh" w:date="2013-10-19T02:16:00Z"/>
              </w:rPr>
              <w:pPrChange w:id="8050" w:author="Anees Shaikh" w:date="2013-10-19T02:16:00Z">
                <w:pPr>
                  <w:pStyle w:val="XML1"/>
                </w:pPr>
              </w:pPrChange>
            </w:pPr>
            <w:ins w:id="8051" w:author="aas" w:date="2013-10-14T02:06:00Z">
              <w:del w:id="8052" w:author="Anees Shaikh" w:date="2013-10-19T02:16:00Z">
                <w:r w:rsidDel="00E067A3">
                  <w:delText xml:space="preserve">    &lt;xs:complexType&gt;</w:delText>
                </w:r>
              </w:del>
            </w:ins>
          </w:p>
          <w:p w14:paraId="5F980787" w14:textId="176445F3" w:rsidR="00874469" w:rsidDel="00E067A3" w:rsidRDefault="00874469">
            <w:pPr>
              <w:pStyle w:val="Appx"/>
              <w:rPr>
                <w:ins w:id="8053" w:author="aas" w:date="2013-10-14T02:06:00Z"/>
                <w:del w:id="8054" w:author="Anees Shaikh" w:date="2013-10-19T02:16:00Z"/>
              </w:rPr>
              <w:pPrChange w:id="8055" w:author="Anees Shaikh" w:date="2013-10-19T02:16:00Z">
                <w:pPr>
                  <w:pStyle w:val="XML1"/>
                </w:pPr>
              </w:pPrChange>
            </w:pPr>
            <w:ins w:id="8056" w:author="aas" w:date="2013-10-14T02:06:00Z">
              <w:del w:id="8057" w:author="Anees Shaikh" w:date="2013-10-19T02:16:00Z">
                <w:r w:rsidDel="00E067A3">
                  <w:delText xml:space="preserve">      &lt;xs:sequence&gt;</w:delText>
                </w:r>
              </w:del>
            </w:ins>
          </w:p>
          <w:p w14:paraId="6665A174" w14:textId="2861981C" w:rsidR="00874469" w:rsidDel="00E067A3" w:rsidRDefault="00874469">
            <w:pPr>
              <w:pStyle w:val="Appx"/>
              <w:rPr>
                <w:ins w:id="8058" w:author="aas" w:date="2013-10-14T02:06:00Z"/>
                <w:del w:id="8059" w:author="Anees Shaikh" w:date="2013-10-19T02:16:00Z"/>
              </w:rPr>
              <w:pPrChange w:id="8060" w:author="Anees Shaikh" w:date="2013-10-19T02:16:00Z">
                <w:pPr>
                  <w:pStyle w:val="XML1"/>
                </w:pPr>
              </w:pPrChange>
            </w:pPr>
            <w:ins w:id="8061" w:author="aas" w:date="2013-10-14T02:06:00Z">
              <w:del w:id="8062" w:author="Anees Shaikh" w:date="2013-10-19T02:16:00Z">
                <w:r w:rsidDel="00E067A3">
                  <w:delText xml:space="preserve">        &lt;xs:element name="id"  type="xs:string"&gt;</w:delText>
                </w:r>
              </w:del>
            </w:ins>
          </w:p>
          <w:p w14:paraId="63EFD00E" w14:textId="43154403" w:rsidR="00874469" w:rsidDel="00E067A3" w:rsidRDefault="00874469">
            <w:pPr>
              <w:pStyle w:val="Appx"/>
              <w:rPr>
                <w:ins w:id="8063" w:author="aas" w:date="2013-10-14T02:06:00Z"/>
                <w:del w:id="8064" w:author="Anees Shaikh" w:date="2013-10-19T02:16:00Z"/>
              </w:rPr>
              <w:pPrChange w:id="8065" w:author="Anees Shaikh" w:date="2013-10-19T02:16:00Z">
                <w:pPr>
                  <w:pStyle w:val="XML1"/>
                </w:pPr>
              </w:pPrChange>
            </w:pPr>
            <w:ins w:id="8066" w:author="aas" w:date="2013-10-14T02:06:00Z">
              <w:del w:id="8067" w:author="Anees Shaikh" w:date="2013-10-19T02:16:00Z">
                <w:r w:rsidDel="00E067A3">
                  <w:delText xml:space="preserve">          &lt;xs:annotation&gt;</w:delText>
                </w:r>
              </w:del>
            </w:ins>
          </w:p>
          <w:p w14:paraId="020D9F07" w14:textId="21DEF8C4" w:rsidR="00874469" w:rsidDel="00E067A3" w:rsidRDefault="00874469">
            <w:pPr>
              <w:pStyle w:val="Appx"/>
              <w:rPr>
                <w:ins w:id="8068" w:author="aas" w:date="2013-10-14T02:06:00Z"/>
                <w:del w:id="8069" w:author="Anees Shaikh" w:date="2013-10-19T02:16:00Z"/>
              </w:rPr>
              <w:pPrChange w:id="8070" w:author="Anees Shaikh" w:date="2013-10-19T02:16:00Z">
                <w:pPr>
                  <w:pStyle w:val="XML1"/>
                </w:pPr>
              </w:pPrChange>
            </w:pPr>
            <w:ins w:id="8071" w:author="aas" w:date="2013-10-14T02:06:00Z">
              <w:del w:id="8072" w:author="Anees Shaikh" w:date="2013-10-19T02:16:00Z">
                <w:r w:rsidDel="00E067A3">
                  <w:delText xml:space="preserve">            &lt;xs:documentation&gt;</w:delText>
                </w:r>
              </w:del>
            </w:ins>
          </w:p>
          <w:p w14:paraId="5F9A7F45" w14:textId="01FA2A3C" w:rsidR="00874469" w:rsidDel="00E067A3" w:rsidRDefault="00874469">
            <w:pPr>
              <w:pStyle w:val="Appx"/>
              <w:rPr>
                <w:ins w:id="8073" w:author="aas" w:date="2013-10-14T02:06:00Z"/>
                <w:del w:id="8074" w:author="Anees Shaikh" w:date="2013-10-19T02:16:00Z"/>
              </w:rPr>
              <w:pPrChange w:id="8075" w:author="Anees Shaikh" w:date="2013-10-19T02:16:00Z">
                <w:pPr>
                  <w:pStyle w:val="XML1"/>
                </w:pPr>
              </w:pPrChange>
            </w:pPr>
            <w:ins w:id="8076" w:author="aas" w:date="2013-10-14T02:06:00Z">
              <w:del w:id="8077" w:author="Anees Shaikh" w:date="2013-10-19T02:16:00Z">
                <w:r w:rsidDel="00E067A3">
                  <w:delText xml:space="preserve">              A unique but locally arbitrary identifier that uniquely identifies a</w:delText>
                </w:r>
              </w:del>
            </w:ins>
          </w:p>
          <w:p w14:paraId="45116EF5" w14:textId="7532E7A8" w:rsidR="00874469" w:rsidDel="00E067A3" w:rsidRDefault="00874469">
            <w:pPr>
              <w:pStyle w:val="Appx"/>
              <w:rPr>
                <w:ins w:id="8078" w:author="aas" w:date="2013-10-14T02:06:00Z"/>
                <w:del w:id="8079" w:author="Anees Shaikh" w:date="2013-10-19T02:16:00Z"/>
              </w:rPr>
              <w:pPrChange w:id="8080" w:author="Anees Shaikh" w:date="2013-10-19T02:16:00Z">
                <w:pPr>
                  <w:pStyle w:val="XML1"/>
                </w:pPr>
              </w:pPrChange>
            </w:pPr>
            <w:ins w:id="8081" w:author="aas" w:date="2013-10-14T02:06:00Z">
              <w:del w:id="8082" w:author="Anees Shaikh" w:date="2013-10-19T02:16:00Z">
                <w:r w:rsidDel="00E067A3">
                  <w:delText xml:space="preserve">                     Capable Switch within the context of potential OpenFlow</w:delText>
                </w:r>
              </w:del>
            </w:ins>
          </w:p>
          <w:p w14:paraId="48DA8545" w14:textId="130836CA" w:rsidR="00874469" w:rsidDel="00E067A3" w:rsidRDefault="00874469">
            <w:pPr>
              <w:pStyle w:val="Appx"/>
              <w:rPr>
                <w:ins w:id="8083" w:author="aas" w:date="2013-10-14T02:06:00Z"/>
                <w:del w:id="8084" w:author="Anees Shaikh" w:date="2013-10-19T02:16:00Z"/>
              </w:rPr>
              <w:pPrChange w:id="8085" w:author="Anees Shaikh" w:date="2013-10-19T02:16:00Z">
                <w:pPr>
                  <w:pStyle w:val="XML1"/>
                </w:pPr>
              </w:pPrChange>
            </w:pPr>
            <w:ins w:id="8086" w:author="aas" w:date="2013-10-14T02:06:00Z">
              <w:del w:id="8087" w:author="Anees Shaikh" w:date="2013-10-19T02:16:00Z">
                <w:r w:rsidDel="00E067A3">
                  <w:delText xml:space="preserve">                     Configuration Points.  It MUST be persistent across reboots of</w:delText>
                </w:r>
              </w:del>
            </w:ins>
          </w:p>
          <w:p w14:paraId="023780DC" w14:textId="3D2A94D6" w:rsidR="00874469" w:rsidDel="00E067A3" w:rsidRDefault="00874469">
            <w:pPr>
              <w:pStyle w:val="Appx"/>
              <w:rPr>
                <w:ins w:id="8088" w:author="aas" w:date="2013-10-14T02:06:00Z"/>
                <w:del w:id="8089" w:author="Anees Shaikh" w:date="2013-10-19T02:16:00Z"/>
              </w:rPr>
              <w:pPrChange w:id="8090" w:author="Anees Shaikh" w:date="2013-10-19T02:16:00Z">
                <w:pPr>
                  <w:pStyle w:val="XML1"/>
                </w:pPr>
              </w:pPrChange>
            </w:pPr>
            <w:ins w:id="8091" w:author="aas" w:date="2013-10-14T02:06:00Z">
              <w:del w:id="8092" w:author="Anees Shaikh" w:date="2013-10-19T02:16:00Z">
                <w:r w:rsidDel="00E067A3">
                  <w:delText xml:space="preserve">                     the OpenFlow Capable Switch.</w:delText>
                </w:r>
              </w:del>
            </w:ins>
          </w:p>
          <w:p w14:paraId="265734C4" w14:textId="259CAB16" w:rsidR="00874469" w:rsidDel="00E067A3" w:rsidRDefault="00874469">
            <w:pPr>
              <w:pStyle w:val="Appx"/>
              <w:rPr>
                <w:ins w:id="8093" w:author="aas" w:date="2013-10-14T02:06:00Z"/>
                <w:del w:id="8094" w:author="Anees Shaikh" w:date="2013-10-19T02:16:00Z"/>
              </w:rPr>
              <w:pPrChange w:id="8095" w:author="Anees Shaikh" w:date="2013-10-19T02:16:00Z">
                <w:pPr>
                  <w:pStyle w:val="XML1"/>
                </w:pPr>
              </w:pPrChange>
            </w:pPr>
            <w:ins w:id="8096" w:author="aas" w:date="2013-10-14T02:06:00Z">
              <w:del w:id="8097" w:author="Anees Shaikh" w:date="2013-10-19T02:16:00Z">
                <w:r w:rsidDel="00E067A3">
                  <w:delText xml:space="preserve">            &lt;/xs:documentation&gt;</w:delText>
                </w:r>
              </w:del>
            </w:ins>
          </w:p>
          <w:p w14:paraId="7A90098F" w14:textId="065C4090" w:rsidR="00874469" w:rsidDel="00E067A3" w:rsidRDefault="00874469">
            <w:pPr>
              <w:pStyle w:val="Appx"/>
              <w:rPr>
                <w:ins w:id="8098" w:author="aas" w:date="2013-10-14T02:06:00Z"/>
                <w:del w:id="8099" w:author="Anees Shaikh" w:date="2013-10-19T02:16:00Z"/>
              </w:rPr>
              <w:pPrChange w:id="8100" w:author="Anees Shaikh" w:date="2013-10-19T02:16:00Z">
                <w:pPr>
                  <w:pStyle w:val="XML1"/>
                </w:pPr>
              </w:pPrChange>
            </w:pPr>
            <w:ins w:id="8101" w:author="aas" w:date="2013-10-14T02:06:00Z">
              <w:del w:id="8102" w:author="Anees Shaikh" w:date="2013-10-19T02:16:00Z">
                <w:r w:rsidDel="00E067A3">
                  <w:delText xml:space="preserve">          &lt;/xs:annotation&gt;</w:delText>
                </w:r>
              </w:del>
            </w:ins>
          </w:p>
          <w:p w14:paraId="02CBB94D" w14:textId="1C25986D" w:rsidR="00874469" w:rsidDel="00E067A3" w:rsidRDefault="00874469">
            <w:pPr>
              <w:pStyle w:val="Appx"/>
              <w:rPr>
                <w:ins w:id="8103" w:author="aas" w:date="2013-10-14T02:06:00Z"/>
                <w:del w:id="8104" w:author="Anees Shaikh" w:date="2013-10-19T02:16:00Z"/>
              </w:rPr>
              <w:pPrChange w:id="8105" w:author="Anees Shaikh" w:date="2013-10-19T02:16:00Z">
                <w:pPr>
                  <w:pStyle w:val="XML1"/>
                </w:pPr>
              </w:pPrChange>
            </w:pPr>
            <w:ins w:id="8106" w:author="aas" w:date="2013-10-14T02:06:00Z">
              <w:del w:id="8107" w:author="Anees Shaikh" w:date="2013-10-19T02:16:00Z">
                <w:r w:rsidDel="00E067A3">
                  <w:delText xml:space="preserve">        &lt;/xs:element&gt;</w:delText>
                </w:r>
              </w:del>
            </w:ins>
          </w:p>
          <w:p w14:paraId="5C90664F" w14:textId="07522035" w:rsidR="00874469" w:rsidDel="00E067A3" w:rsidRDefault="00874469">
            <w:pPr>
              <w:pStyle w:val="Appx"/>
              <w:rPr>
                <w:ins w:id="8108" w:author="aas" w:date="2013-10-14T02:06:00Z"/>
                <w:del w:id="8109" w:author="Anees Shaikh" w:date="2013-10-19T02:16:00Z"/>
              </w:rPr>
              <w:pPrChange w:id="8110" w:author="Anees Shaikh" w:date="2013-10-19T02:16:00Z">
                <w:pPr>
                  <w:pStyle w:val="XML1"/>
                </w:pPr>
              </w:pPrChange>
            </w:pPr>
            <w:ins w:id="8111" w:author="aas" w:date="2013-10-14T02:06:00Z">
              <w:del w:id="8112" w:author="Anees Shaikh" w:date="2013-10-19T02:16:00Z">
                <w:r w:rsidDel="00E067A3">
                  <w:delText xml:space="preserve">        &lt;xs:element name="config-version" minOccurs="0"  type="xs:string"&gt;</w:delText>
                </w:r>
              </w:del>
            </w:ins>
          </w:p>
          <w:p w14:paraId="2AB1CC67" w14:textId="74AA3F8F" w:rsidR="00874469" w:rsidDel="00E067A3" w:rsidRDefault="00874469">
            <w:pPr>
              <w:pStyle w:val="Appx"/>
              <w:rPr>
                <w:ins w:id="8113" w:author="aas" w:date="2013-10-14T02:06:00Z"/>
                <w:del w:id="8114" w:author="Anees Shaikh" w:date="2013-10-19T02:16:00Z"/>
              </w:rPr>
              <w:pPrChange w:id="8115" w:author="Anees Shaikh" w:date="2013-10-19T02:16:00Z">
                <w:pPr>
                  <w:pStyle w:val="XML1"/>
                </w:pPr>
              </w:pPrChange>
            </w:pPr>
            <w:ins w:id="8116" w:author="aas" w:date="2013-10-14T02:06:00Z">
              <w:del w:id="8117" w:author="Anees Shaikh" w:date="2013-10-19T02:16:00Z">
                <w:r w:rsidDel="00E067A3">
                  <w:delText xml:space="preserve">          &lt;xs:annotation&gt;</w:delText>
                </w:r>
              </w:del>
            </w:ins>
          </w:p>
          <w:p w14:paraId="01FB64E3" w14:textId="42553487" w:rsidR="00874469" w:rsidDel="00E067A3" w:rsidRDefault="00874469">
            <w:pPr>
              <w:pStyle w:val="Appx"/>
              <w:rPr>
                <w:ins w:id="8118" w:author="aas" w:date="2013-10-14T02:06:00Z"/>
                <w:del w:id="8119" w:author="Anees Shaikh" w:date="2013-10-19T02:16:00Z"/>
              </w:rPr>
              <w:pPrChange w:id="8120" w:author="Anees Shaikh" w:date="2013-10-19T02:16:00Z">
                <w:pPr>
                  <w:pStyle w:val="XML1"/>
                </w:pPr>
              </w:pPrChange>
            </w:pPr>
            <w:ins w:id="8121" w:author="aas" w:date="2013-10-14T02:06:00Z">
              <w:del w:id="8122" w:author="Anees Shaikh" w:date="2013-10-19T02:16:00Z">
                <w:r w:rsidDel="00E067A3">
                  <w:delText xml:space="preserve">            &lt;xs:documentation&gt;</w:delText>
                </w:r>
              </w:del>
            </w:ins>
          </w:p>
          <w:p w14:paraId="245A074C" w14:textId="59CD0851" w:rsidR="00874469" w:rsidDel="00E067A3" w:rsidRDefault="00874469">
            <w:pPr>
              <w:pStyle w:val="Appx"/>
              <w:rPr>
                <w:ins w:id="8123" w:author="aas" w:date="2013-10-14T02:06:00Z"/>
                <w:del w:id="8124" w:author="Anees Shaikh" w:date="2013-10-19T02:16:00Z"/>
              </w:rPr>
              <w:pPrChange w:id="8125" w:author="Anees Shaikh" w:date="2013-10-19T02:16:00Z">
                <w:pPr>
                  <w:pStyle w:val="XML1"/>
                </w:pPr>
              </w:pPrChange>
            </w:pPr>
            <w:ins w:id="8126" w:author="aas" w:date="2013-10-14T02:06:00Z">
              <w:del w:id="8127" w:author="Anees Shaikh" w:date="2013-10-19T02:16:00Z">
                <w:r w:rsidDel="00E067A3">
                  <w:delText xml:space="preserve">              The maximum supported OF-CONFIG version that is supported by the</w:delText>
                </w:r>
              </w:del>
            </w:ins>
          </w:p>
          <w:p w14:paraId="2CD6B63F" w14:textId="29C4ED22" w:rsidR="00874469" w:rsidDel="00E067A3" w:rsidRDefault="00874469">
            <w:pPr>
              <w:pStyle w:val="Appx"/>
              <w:rPr>
                <w:ins w:id="8128" w:author="aas" w:date="2013-10-14T02:06:00Z"/>
                <w:del w:id="8129" w:author="Anees Shaikh" w:date="2013-10-19T02:16:00Z"/>
              </w:rPr>
              <w:pPrChange w:id="8130" w:author="Anees Shaikh" w:date="2013-10-19T02:16:00Z">
                <w:pPr>
                  <w:pStyle w:val="XML1"/>
                </w:pPr>
              </w:pPrChange>
            </w:pPr>
            <w:ins w:id="8131" w:author="aas" w:date="2013-10-14T02:06:00Z">
              <w:del w:id="8132" w:author="Anees Shaikh" w:date="2013-10-19T02:16:00Z">
                <w:r w:rsidDel="00E067A3">
                  <w:delText xml:space="preserve">                     OpenFlow Capable Switch. For switches implementing this version</w:delText>
                </w:r>
              </w:del>
            </w:ins>
          </w:p>
          <w:p w14:paraId="441A4BE1" w14:textId="1B4D31C9" w:rsidR="00874469" w:rsidDel="00E067A3" w:rsidRDefault="00874469">
            <w:pPr>
              <w:pStyle w:val="Appx"/>
              <w:rPr>
                <w:ins w:id="8133" w:author="aas" w:date="2013-10-14T02:06:00Z"/>
                <w:del w:id="8134" w:author="Anees Shaikh" w:date="2013-10-19T02:16:00Z"/>
              </w:rPr>
              <w:pPrChange w:id="8135" w:author="Anees Shaikh" w:date="2013-10-19T02:16:00Z">
                <w:pPr>
                  <w:pStyle w:val="XML1"/>
                </w:pPr>
              </w:pPrChange>
            </w:pPr>
            <w:ins w:id="8136" w:author="aas" w:date="2013-10-14T02:06:00Z">
              <w:del w:id="8137" w:author="Anees Shaikh" w:date="2013-10-19T02:16:00Z">
                <w:r w:rsidDel="00E067A3">
                  <w:delText xml:space="preserve">                     of the OF-CONFIG protocol this MUST always be 1.2.</w:delText>
                </w:r>
              </w:del>
            </w:ins>
          </w:p>
          <w:p w14:paraId="3FDDCB08" w14:textId="7B7BBB38" w:rsidR="00874469" w:rsidDel="00E067A3" w:rsidRDefault="00874469">
            <w:pPr>
              <w:pStyle w:val="Appx"/>
              <w:rPr>
                <w:ins w:id="8138" w:author="aas" w:date="2013-10-14T02:06:00Z"/>
                <w:del w:id="8139" w:author="Anees Shaikh" w:date="2013-10-19T02:16:00Z"/>
              </w:rPr>
              <w:pPrChange w:id="8140" w:author="Anees Shaikh" w:date="2013-10-19T02:16:00Z">
                <w:pPr>
                  <w:pStyle w:val="XML1"/>
                </w:pPr>
              </w:pPrChange>
            </w:pPr>
          </w:p>
          <w:p w14:paraId="3AC2D902" w14:textId="54CA43F6" w:rsidR="00874469" w:rsidDel="00E067A3" w:rsidRDefault="00874469">
            <w:pPr>
              <w:pStyle w:val="Appx"/>
              <w:rPr>
                <w:ins w:id="8141" w:author="aas" w:date="2013-10-14T02:06:00Z"/>
                <w:del w:id="8142" w:author="Anees Shaikh" w:date="2013-10-19T02:16:00Z"/>
              </w:rPr>
              <w:pPrChange w:id="8143" w:author="Anees Shaikh" w:date="2013-10-19T02:16:00Z">
                <w:pPr>
                  <w:pStyle w:val="XML1"/>
                </w:pPr>
              </w:pPrChange>
            </w:pPr>
            <w:ins w:id="8144" w:author="aas" w:date="2013-10-14T02:06:00Z">
              <w:del w:id="8145" w:author="Anees Shaikh" w:date="2013-10-19T02:16:00Z">
                <w:r w:rsidDel="00E067A3">
                  <w:delText xml:space="preserve">                     This object can be used to identify the OF-CONFIG version</w:delText>
                </w:r>
              </w:del>
            </w:ins>
          </w:p>
          <w:p w14:paraId="600BF92B" w14:textId="6E9E0E81" w:rsidR="00874469" w:rsidDel="00E067A3" w:rsidRDefault="00874469">
            <w:pPr>
              <w:pStyle w:val="Appx"/>
              <w:rPr>
                <w:ins w:id="8146" w:author="aas" w:date="2013-10-14T02:06:00Z"/>
                <w:del w:id="8147" w:author="Anees Shaikh" w:date="2013-10-19T02:16:00Z"/>
              </w:rPr>
              <w:pPrChange w:id="8148" w:author="Anees Shaikh" w:date="2013-10-19T02:16:00Z">
                <w:pPr>
                  <w:pStyle w:val="XML1"/>
                </w:pPr>
              </w:pPrChange>
            </w:pPr>
            <w:ins w:id="8149" w:author="aas" w:date="2013-10-14T02:06:00Z">
              <w:del w:id="8150" w:author="Anees Shaikh" w:date="2013-10-19T02:16:00Z">
                <w:r w:rsidDel="00E067A3">
                  <w:delText xml:space="preserve">                     a capable switch supports beginning with version 1.1.1 of </w:delText>
                </w:r>
              </w:del>
            </w:ins>
          </w:p>
          <w:p w14:paraId="4662BF7C" w14:textId="3C0F7D33" w:rsidR="00874469" w:rsidDel="00E067A3" w:rsidRDefault="00874469">
            <w:pPr>
              <w:pStyle w:val="Appx"/>
              <w:rPr>
                <w:ins w:id="8151" w:author="aas" w:date="2013-10-14T02:06:00Z"/>
                <w:del w:id="8152" w:author="Anees Shaikh" w:date="2013-10-19T02:16:00Z"/>
              </w:rPr>
              <w:pPrChange w:id="8153" w:author="Anees Shaikh" w:date="2013-10-19T02:16:00Z">
                <w:pPr>
                  <w:pStyle w:val="XML1"/>
                </w:pPr>
              </w:pPrChange>
            </w:pPr>
            <w:ins w:id="8154" w:author="aas" w:date="2013-10-14T02:06:00Z">
              <w:del w:id="8155" w:author="Anees Shaikh" w:date="2013-10-19T02:16:00Z">
                <w:r w:rsidDel="00E067A3">
                  <w:delText xml:space="preserve">                     OF-CONFIG. In addtion the supported version can be</w:delText>
                </w:r>
              </w:del>
            </w:ins>
          </w:p>
          <w:p w14:paraId="5558E238" w14:textId="3942EB30" w:rsidR="00874469" w:rsidDel="00E067A3" w:rsidRDefault="00874469">
            <w:pPr>
              <w:pStyle w:val="Appx"/>
              <w:rPr>
                <w:ins w:id="8156" w:author="aas" w:date="2013-10-14T02:06:00Z"/>
                <w:del w:id="8157" w:author="Anees Shaikh" w:date="2013-10-19T02:16:00Z"/>
              </w:rPr>
              <w:pPrChange w:id="8158" w:author="Anees Shaikh" w:date="2013-10-19T02:16:00Z">
                <w:pPr>
                  <w:pStyle w:val="XML1"/>
                </w:pPr>
              </w:pPrChange>
            </w:pPr>
            <w:ins w:id="8159" w:author="aas" w:date="2013-10-14T02:06:00Z">
              <w:del w:id="8160" w:author="Anees Shaikh" w:date="2013-10-19T02:16:00Z">
                <w:r w:rsidDel="00E067A3">
                  <w:delText xml:space="preserve">                     determined by the namespace the OpenFlow Capable Switch</w:delText>
                </w:r>
              </w:del>
            </w:ins>
          </w:p>
          <w:p w14:paraId="4DEB66F1" w14:textId="57456C39" w:rsidR="00874469" w:rsidDel="00E067A3" w:rsidRDefault="00874469">
            <w:pPr>
              <w:pStyle w:val="Appx"/>
              <w:rPr>
                <w:ins w:id="8161" w:author="aas" w:date="2013-10-14T02:06:00Z"/>
                <w:del w:id="8162" w:author="Anees Shaikh" w:date="2013-10-19T02:16:00Z"/>
              </w:rPr>
              <w:pPrChange w:id="8163" w:author="Anees Shaikh" w:date="2013-10-19T02:16:00Z">
                <w:pPr>
                  <w:pStyle w:val="XML1"/>
                </w:pPr>
              </w:pPrChange>
            </w:pPr>
            <w:ins w:id="8164" w:author="aas" w:date="2013-10-14T02:06:00Z">
              <w:del w:id="8165" w:author="Anees Shaikh" w:date="2013-10-19T02:16:00Z">
                <w:r w:rsidDel="00E067A3">
                  <w:delText xml:space="preserve">                     returns to configuration request of an element (like </w:delText>
                </w:r>
              </w:del>
            </w:ins>
          </w:p>
          <w:p w14:paraId="5AD91B44" w14:textId="7BEB2AC6" w:rsidR="00874469" w:rsidDel="00E067A3" w:rsidRDefault="00874469">
            <w:pPr>
              <w:pStyle w:val="Appx"/>
              <w:rPr>
                <w:ins w:id="8166" w:author="aas" w:date="2013-10-14T02:06:00Z"/>
                <w:del w:id="8167" w:author="Anees Shaikh" w:date="2013-10-19T02:16:00Z"/>
              </w:rPr>
              <w:pPrChange w:id="8168" w:author="Anees Shaikh" w:date="2013-10-19T02:16:00Z">
                <w:pPr>
                  <w:pStyle w:val="XML1"/>
                </w:pPr>
              </w:pPrChange>
            </w:pPr>
            <w:ins w:id="8169" w:author="aas" w:date="2013-10-14T02:06:00Z">
              <w:del w:id="8170" w:author="Anees Shaikh" w:date="2013-10-19T02:16:00Z">
                <w:r w:rsidDel="00E067A3">
                  <w:delText xml:space="preserve">                     capable-switch) that is present in all OF-CONFIG versions</w:delText>
                </w:r>
              </w:del>
            </w:ins>
          </w:p>
          <w:p w14:paraId="55F7F93C" w14:textId="07D4EC43" w:rsidR="00874469" w:rsidDel="00E067A3" w:rsidRDefault="00874469">
            <w:pPr>
              <w:pStyle w:val="Appx"/>
              <w:rPr>
                <w:ins w:id="8171" w:author="aas" w:date="2013-10-14T02:06:00Z"/>
                <w:del w:id="8172" w:author="Anees Shaikh" w:date="2013-10-19T02:16:00Z"/>
              </w:rPr>
              <w:pPrChange w:id="8173" w:author="Anees Shaikh" w:date="2013-10-19T02:16:00Z">
                <w:pPr>
                  <w:pStyle w:val="XML1"/>
                </w:pPr>
              </w:pPrChange>
            </w:pPr>
            <w:ins w:id="8174" w:author="aas" w:date="2013-10-14T02:06:00Z">
              <w:del w:id="8175" w:author="Anees Shaikh" w:date="2013-10-19T02:16:00Z">
                <w:r w:rsidDel="00E067A3">
                  <w:delText xml:space="preserve">                     specified so far. This is the only possiblity to identify</w:delText>
                </w:r>
              </w:del>
            </w:ins>
          </w:p>
          <w:p w14:paraId="25216477" w14:textId="0E788369" w:rsidR="00874469" w:rsidDel="00E067A3" w:rsidRDefault="00874469">
            <w:pPr>
              <w:pStyle w:val="Appx"/>
              <w:rPr>
                <w:ins w:id="8176" w:author="aas" w:date="2013-10-14T02:06:00Z"/>
                <w:del w:id="8177" w:author="Anees Shaikh" w:date="2013-10-19T02:16:00Z"/>
              </w:rPr>
              <w:pPrChange w:id="8178" w:author="Anees Shaikh" w:date="2013-10-19T02:16:00Z">
                <w:pPr>
                  <w:pStyle w:val="XML1"/>
                </w:pPr>
              </w:pPrChange>
            </w:pPr>
            <w:ins w:id="8179" w:author="aas" w:date="2013-10-14T02:06:00Z">
              <w:del w:id="8180" w:author="Anees Shaikh" w:date="2013-10-19T02:16:00Z">
                <w:r w:rsidDel="00E067A3">
                  <w:delText xml:space="preserve">                     OF-CONFIG versions prior to OF-CONFIG 1.1.1.</w:delText>
                </w:r>
              </w:del>
            </w:ins>
          </w:p>
          <w:p w14:paraId="0D17F1C4" w14:textId="4056080B" w:rsidR="00874469" w:rsidDel="00E067A3" w:rsidRDefault="00874469">
            <w:pPr>
              <w:pStyle w:val="Appx"/>
              <w:rPr>
                <w:ins w:id="8181" w:author="aas" w:date="2013-10-14T02:06:00Z"/>
                <w:del w:id="8182" w:author="Anees Shaikh" w:date="2013-10-19T02:16:00Z"/>
              </w:rPr>
              <w:pPrChange w:id="8183" w:author="Anees Shaikh" w:date="2013-10-19T02:16:00Z">
                <w:pPr>
                  <w:pStyle w:val="XML1"/>
                </w:pPr>
              </w:pPrChange>
            </w:pPr>
            <w:ins w:id="8184" w:author="aas" w:date="2013-10-14T02:06:00Z">
              <w:del w:id="8185" w:author="Anees Shaikh" w:date="2013-10-19T02:16:00Z">
                <w:r w:rsidDel="00E067A3">
                  <w:delText xml:space="preserve">            &lt;/xs:documentation&gt;</w:delText>
                </w:r>
              </w:del>
            </w:ins>
          </w:p>
          <w:p w14:paraId="6AA29915" w14:textId="3F7F70FA" w:rsidR="00874469" w:rsidDel="00E067A3" w:rsidRDefault="00874469">
            <w:pPr>
              <w:pStyle w:val="Appx"/>
              <w:rPr>
                <w:ins w:id="8186" w:author="aas" w:date="2013-10-14T02:06:00Z"/>
                <w:del w:id="8187" w:author="Anees Shaikh" w:date="2013-10-19T02:16:00Z"/>
              </w:rPr>
              <w:pPrChange w:id="8188" w:author="Anees Shaikh" w:date="2013-10-19T02:16:00Z">
                <w:pPr>
                  <w:pStyle w:val="XML1"/>
                </w:pPr>
              </w:pPrChange>
            </w:pPr>
            <w:ins w:id="8189" w:author="aas" w:date="2013-10-14T02:06:00Z">
              <w:del w:id="8190" w:author="Anees Shaikh" w:date="2013-10-19T02:16:00Z">
                <w:r w:rsidDel="00E067A3">
                  <w:delText xml:space="preserve">          &lt;/xs:annotation&gt;</w:delText>
                </w:r>
              </w:del>
            </w:ins>
          </w:p>
          <w:p w14:paraId="7AD7B343" w14:textId="171DFEA4" w:rsidR="00874469" w:rsidDel="00E067A3" w:rsidRDefault="00874469">
            <w:pPr>
              <w:pStyle w:val="Appx"/>
              <w:rPr>
                <w:ins w:id="8191" w:author="aas" w:date="2013-10-14T02:06:00Z"/>
                <w:del w:id="8192" w:author="Anees Shaikh" w:date="2013-10-19T02:16:00Z"/>
              </w:rPr>
              <w:pPrChange w:id="8193" w:author="Anees Shaikh" w:date="2013-10-19T02:16:00Z">
                <w:pPr>
                  <w:pStyle w:val="XML1"/>
                </w:pPr>
              </w:pPrChange>
            </w:pPr>
            <w:ins w:id="8194" w:author="aas" w:date="2013-10-14T02:06:00Z">
              <w:del w:id="8195" w:author="Anees Shaikh" w:date="2013-10-19T02:16:00Z">
                <w:r w:rsidDel="00E067A3">
                  <w:delText xml:space="preserve">        &lt;/xs:element&gt;</w:delText>
                </w:r>
              </w:del>
            </w:ins>
          </w:p>
          <w:p w14:paraId="4004FC1D" w14:textId="4C89AB84" w:rsidR="00874469" w:rsidDel="00E067A3" w:rsidRDefault="00874469">
            <w:pPr>
              <w:pStyle w:val="Appx"/>
              <w:rPr>
                <w:ins w:id="8196" w:author="aas" w:date="2013-10-14T02:06:00Z"/>
                <w:del w:id="8197" w:author="Anees Shaikh" w:date="2013-10-19T02:16:00Z"/>
              </w:rPr>
              <w:pPrChange w:id="8198" w:author="Anees Shaikh" w:date="2013-10-19T02:16:00Z">
                <w:pPr>
                  <w:pStyle w:val="XML1"/>
                </w:pPr>
              </w:pPrChange>
            </w:pPr>
            <w:ins w:id="8199" w:author="aas" w:date="2013-10-14T02:06:00Z">
              <w:del w:id="8200" w:author="Anees Shaikh" w:date="2013-10-19T02:16:00Z">
                <w:r w:rsidDel="00E067A3">
                  <w:delText xml:space="preserve">        &lt;xs:element name="configuration-points" minOccurs="0"&gt;</w:delText>
                </w:r>
              </w:del>
            </w:ins>
          </w:p>
          <w:p w14:paraId="1A48B83C" w14:textId="5885D193" w:rsidR="00874469" w:rsidDel="00E067A3" w:rsidRDefault="00874469">
            <w:pPr>
              <w:pStyle w:val="Appx"/>
              <w:rPr>
                <w:ins w:id="8201" w:author="aas" w:date="2013-10-14T02:06:00Z"/>
                <w:del w:id="8202" w:author="Anees Shaikh" w:date="2013-10-19T02:16:00Z"/>
              </w:rPr>
              <w:pPrChange w:id="8203" w:author="Anees Shaikh" w:date="2013-10-19T02:16:00Z">
                <w:pPr>
                  <w:pStyle w:val="XML1"/>
                </w:pPr>
              </w:pPrChange>
            </w:pPr>
            <w:ins w:id="8204" w:author="aas" w:date="2013-10-14T02:06:00Z">
              <w:del w:id="8205" w:author="Anees Shaikh" w:date="2013-10-19T02:16:00Z">
                <w:r w:rsidDel="00E067A3">
                  <w:delText xml:space="preserve">          &lt;xs:complexType&gt;</w:delText>
                </w:r>
              </w:del>
            </w:ins>
          </w:p>
          <w:p w14:paraId="72D08526" w14:textId="20C5E073" w:rsidR="00874469" w:rsidDel="00E067A3" w:rsidRDefault="00874469">
            <w:pPr>
              <w:pStyle w:val="Appx"/>
              <w:rPr>
                <w:ins w:id="8206" w:author="aas" w:date="2013-10-14T02:06:00Z"/>
                <w:del w:id="8207" w:author="Anees Shaikh" w:date="2013-10-19T02:16:00Z"/>
              </w:rPr>
              <w:pPrChange w:id="8208" w:author="Anees Shaikh" w:date="2013-10-19T02:16:00Z">
                <w:pPr>
                  <w:pStyle w:val="XML1"/>
                </w:pPr>
              </w:pPrChange>
            </w:pPr>
            <w:ins w:id="8209" w:author="aas" w:date="2013-10-14T02:06:00Z">
              <w:del w:id="8210" w:author="Anees Shaikh" w:date="2013-10-19T02:16:00Z">
                <w:r w:rsidDel="00E067A3">
                  <w:delText xml:space="preserve">            &lt;xs:sequence&gt;</w:delText>
                </w:r>
              </w:del>
            </w:ins>
          </w:p>
          <w:p w14:paraId="4490FB37" w14:textId="624072C4" w:rsidR="00874469" w:rsidDel="00E067A3" w:rsidRDefault="00874469">
            <w:pPr>
              <w:pStyle w:val="Appx"/>
              <w:rPr>
                <w:ins w:id="8211" w:author="aas" w:date="2013-10-14T02:06:00Z"/>
                <w:del w:id="8212" w:author="Anees Shaikh" w:date="2013-10-19T02:16:00Z"/>
              </w:rPr>
              <w:pPrChange w:id="8213" w:author="Anees Shaikh" w:date="2013-10-19T02:16:00Z">
                <w:pPr>
                  <w:pStyle w:val="XML1"/>
                </w:pPr>
              </w:pPrChange>
            </w:pPr>
            <w:ins w:id="8214" w:author="aas" w:date="2013-10-14T02:06:00Z">
              <w:del w:id="8215" w:author="Anees Shaikh" w:date="2013-10-19T02:16:00Z">
                <w:r w:rsidDel="00E067A3">
                  <w:delText xml:space="preserve">              &lt;xs:element name="configuration-point" minOccurs="0" maxOccurs="unbounded"&gt;</w:delText>
                </w:r>
              </w:del>
            </w:ins>
          </w:p>
          <w:p w14:paraId="090242ED" w14:textId="5D7FC4FC" w:rsidR="00874469" w:rsidDel="00E067A3" w:rsidRDefault="00874469">
            <w:pPr>
              <w:pStyle w:val="Appx"/>
              <w:rPr>
                <w:ins w:id="8216" w:author="aas" w:date="2013-10-14T02:06:00Z"/>
                <w:del w:id="8217" w:author="Anees Shaikh" w:date="2013-10-19T02:16:00Z"/>
              </w:rPr>
              <w:pPrChange w:id="8218" w:author="Anees Shaikh" w:date="2013-10-19T02:16:00Z">
                <w:pPr>
                  <w:pStyle w:val="XML1"/>
                </w:pPr>
              </w:pPrChange>
            </w:pPr>
            <w:ins w:id="8219" w:author="aas" w:date="2013-10-14T02:06:00Z">
              <w:del w:id="8220" w:author="Anees Shaikh" w:date="2013-10-19T02:16:00Z">
                <w:r w:rsidDel="00E067A3">
                  <w:delText xml:space="preserve">                &lt;xs:annotation&gt;</w:delText>
                </w:r>
              </w:del>
            </w:ins>
          </w:p>
          <w:p w14:paraId="36CE3EB0" w14:textId="09B4D416" w:rsidR="00874469" w:rsidDel="00E067A3" w:rsidRDefault="00874469">
            <w:pPr>
              <w:pStyle w:val="Appx"/>
              <w:rPr>
                <w:ins w:id="8221" w:author="aas" w:date="2013-10-14T02:06:00Z"/>
                <w:del w:id="8222" w:author="Anees Shaikh" w:date="2013-10-19T02:16:00Z"/>
              </w:rPr>
              <w:pPrChange w:id="8223" w:author="Anees Shaikh" w:date="2013-10-19T02:16:00Z">
                <w:pPr>
                  <w:pStyle w:val="XML1"/>
                </w:pPr>
              </w:pPrChange>
            </w:pPr>
            <w:ins w:id="8224" w:author="aas" w:date="2013-10-14T02:06:00Z">
              <w:del w:id="8225" w:author="Anees Shaikh" w:date="2013-10-19T02:16:00Z">
                <w:r w:rsidDel="00E067A3">
                  <w:delText xml:space="preserve">                  &lt;xs:documentation&gt;</w:delText>
                </w:r>
              </w:del>
            </w:ins>
          </w:p>
          <w:p w14:paraId="2147AF72" w14:textId="1D26EEAC" w:rsidR="00874469" w:rsidDel="00E067A3" w:rsidRDefault="00874469">
            <w:pPr>
              <w:pStyle w:val="Appx"/>
              <w:rPr>
                <w:ins w:id="8226" w:author="aas" w:date="2013-10-14T02:06:00Z"/>
                <w:del w:id="8227" w:author="Anees Shaikh" w:date="2013-10-19T02:16:00Z"/>
              </w:rPr>
              <w:pPrChange w:id="8228" w:author="Anees Shaikh" w:date="2013-10-19T02:16:00Z">
                <w:pPr>
                  <w:pStyle w:val="XML1"/>
                </w:pPr>
              </w:pPrChange>
            </w:pPr>
            <w:ins w:id="8229" w:author="aas" w:date="2013-10-14T02:06:00Z">
              <w:del w:id="8230" w:author="Anees Shaikh" w:date="2013-10-19T02:16:00Z">
                <w:r w:rsidDel="00E067A3">
                  <w:delText xml:space="preserve">                    The list of all Configuration Points known to the OpenFlow Capable</w:delText>
                </w:r>
              </w:del>
            </w:ins>
          </w:p>
          <w:p w14:paraId="56226328" w14:textId="799EF1E8" w:rsidR="00874469" w:rsidDel="00E067A3" w:rsidRDefault="00874469">
            <w:pPr>
              <w:pStyle w:val="Appx"/>
              <w:rPr>
                <w:ins w:id="8231" w:author="aas" w:date="2013-10-14T02:06:00Z"/>
                <w:del w:id="8232" w:author="Anees Shaikh" w:date="2013-10-19T02:16:00Z"/>
              </w:rPr>
              <w:pPrChange w:id="8233" w:author="Anees Shaikh" w:date="2013-10-19T02:16:00Z">
                <w:pPr>
                  <w:pStyle w:val="XML1"/>
                </w:pPr>
              </w:pPrChange>
            </w:pPr>
            <w:ins w:id="8234" w:author="aas" w:date="2013-10-14T02:06:00Z">
              <w:del w:id="8235" w:author="Anees Shaikh" w:date="2013-10-19T02:16:00Z">
                <w:r w:rsidDel="00E067A3">
                  <w:delText xml:space="preserve">                           Switch that may manage it using OF-CONFIG.</w:delText>
                </w:r>
              </w:del>
            </w:ins>
          </w:p>
          <w:p w14:paraId="0042DEF6" w14:textId="61B33EAD" w:rsidR="00874469" w:rsidDel="00E067A3" w:rsidRDefault="00874469">
            <w:pPr>
              <w:pStyle w:val="Appx"/>
              <w:rPr>
                <w:ins w:id="8236" w:author="aas" w:date="2013-10-14T02:06:00Z"/>
                <w:del w:id="8237" w:author="Anees Shaikh" w:date="2013-10-19T02:16:00Z"/>
              </w:rPr>
              <w:pPrChange w:id="8238" w:author="Anees Shaikh" w:date="2013-10-19T02:16:00Z">
                <w:pPr>
                  <w:pStyle w:val="XML1"/>
                </w:pPr>
              </w:pPrChange>
            </w:pPr>
            <w:ins w:id="8239" w:author="aas" w:date="2013-10-14T02:06:00Z">
              <w:del w:id="8240" w:author="Anees Shaikh" w:date="2013-10-19T02:16:00Z">
                <w:r w:rsidDel="00E067A3">
                  <w:delText xml:space="preserve">                  &lt;/xs:documentation&gt;</w:delText>
                </w:r>
              </w:del>
            </w:ins>
          </w:p>
          <w:p w14:paraId="20702649" w14:textId="3478542E" w:rsidR="00874469" w:rsidDel="00E067A3" w:rsidRDefault="00874469">
            <w:pPr>
              <w:pStyle w:val="Appx"/>
              <w:rPr>
                <w:ins w:id="8241" w:author="aas" w:date="2013-10-14T02:06:00Z"/>
                <w:del w:id="8242" w:author="Anees Shaikh" w:date="2013-10-19T02:16:00Z"/>
              </w:rPr>
              <w:pPrChange w:id="8243" w:author="Anees Shaikh" w:date="2013-10-19T02:16:00Z">
                <w:pPr>
                  <w:pStyle w:val="XML1"/>
                </w:pPr>
              </w:pPrChange>
            </w:pPr>
            <w:ins w:id="8244" w:author="aas" w:date="2013-10-14T02:06:00Z">
              <w:del w:id="8245" w:author="Anees Shaikh" w:date="2013-10-19T02:16:00Z">
                <w:r w:rsidDel="00E067A3">
                  <w:delText xml:space="preserve">                &lt;/xs:annotation&gt;</w:delText>
                </w:r>
              </w:del>
            </w:ins>
          </w:p>
          <w:p w14:paraId="09798ABA" w14:textId="13B81021" w:rsidR="00874469" w:rsidDel="00E067A3" w:rsidRDefault="00874469">
            <w:pPr>
              <w:pStyle w:val="Appx"/>
              <w:rPr>
                <w:ins w:id="8246" w:author="aas" w:date="2013-10-14T02:06:00Z"/>
                <w:del w:id="8247" w:author="Anees Shaikh" w:date="2013-10-19T02:16:00Z"/>
              </w:rPr>
              <w:pPrChange w:id="8248" w:author="Anees Shaikh" w:date="2013-10-19T02:16:00Z">
                <w:pPr>
                  <w:pStyle w:val="XML1"/>
                </w:pPr>
              </w:pPrChange>
            </w:pPr>
            <w:ins w:id="8249" w:author="aas" w:date="2013-10-14T02:06:00Z">
              <w:del w:id="8250" w:author="Anees Shaikh" w:date="2013-10-19T02:16:00Z">
                <w:r w:rsidDel="00E067A3">
                  <w:delText xml:space="preserve">                &lt;xs:complexType&gt;</w:delText>
                </w:r>
              </w:del>
            </w:ins>
          </w:p>
          <w:p w14:paraId="16CBB905" w14:textId="174F8F51" w:rsidR="00874469" w:rsidDel="00E067A3" w:rsidRDefault="00874469">
            <w:pPr>
              <w:pStyle w:val="Appx"/>
              <w:rPr>
                <w:ins w:id="8251" w:author="aas" w:date="2013-10-14T02:06:00Z"/>
                <w:del w:id="8252" w:author="Anees Shaikh" w:date="2013-10-19T02:16:00Z"/>
              </w:rPr>
              <w:pPrChange w:id="8253" w:author="Anees Shaikh" w:date="2013-10-19T02:16:00Z">
                <w:pPr>
                  <w:pStyle w:val="XML1"/>
                </w:pPr>
              </w:pPrChange>
            </w:pPr>
            <w:ins w:id="8254" w:author="aas" w:date="2013-10-14T02:06:00Z">
              <w:del w:id="8255" w:author="Anees Shaikh" w:date="2013-10-19T02:16:00Z">
                <w:r w:rsidDel="00E067A3">
                  <w:delText xml:space="preserve">                  &lt;xs:sequence&gt;</w:delText>
                </w:r>
              </w:del>
            </w:ins>
          </w:p>
          <w:p w14:paraId="2085B82E" w14:textId="6239DB48" w:rsidR="00874469" w:rsidDel="00E067A3" w:rsidRDefault="00874469">
            <w:pPr>
              <w:pStyle w:val="Appx"/>
              <w:rPr>
                <w:ins w:id="8256" w:author="aas" w:date="2013-10-14T02:06:00Z"/>
                <w:del w:id="8257" w:author="Anees Shaikh" w:date="2013-10-19T02:16:00Z"/>
              </w:rPr>
              <w:pPrChange w:id="8258" w:author="Anees Shaikh" w:date="2013-10-19T02:16:00Z">
                <w:pPr>
                  <w:pStyle w:val="XML1"/>
                </w:pPr>
              </w:pPrChange>
            </w:pPr>
            <w:ins w:id="8259" w:author="aas" w:date="2013-10-14T02:06:00Z">
              <w:del w:id="8260" w:author="Anees Shaikh" w:date="2013-10-19T02:16:00Z">
                <w:r w:rsidDel="00E067A3">
                  <w:delText xml:space="preserve">                    &lt;xs:element name="id"  type="OFConfigId"&gt;</w:delText>
                </w:r>
              </w:del>
            </w:ins>
          </w:p>
          <w:p w14:paraId="44F77B80" w14:textId="609E5696" w:rsidR="00874469" w:rsidDel="00E067A3" w:rsidRDefault="00874469">
            <w:pPr>
              <w:pStyle w:val="Appx"/>
              <w:rPr>
                <w:ins w:id="8261" w:author="aas" w:date="2013-10-14T02:06:00Z"/>
                <w:del w:id="8262" w:author="Anees Shaikh" w:date="2013-10-19T02:16:00Z"/>
              </w:rPr>
              <w:pPrChange w:id="8263" w:author="Anees Shaikh" w:date="2013-10-19T02:16:00Z">
                <w:pPr>
                  <w:pStyle w:val="XML1"/>
                </w:pPr>
              </w:pPrChange>
            </w:pPr>
            <w:ins w:id="8264" w:author="aas" w:date="2013-10-14T02:06:00Z">
              <w:del w:id="8265" w:author="Anees Shaikh" w:date="2013-10-19T02:16:00Z">
                <w:r w:rsidDel="00E067A3">
                  <w:delText xml:space="preserve">                      &lt;xs:annotation&gt;</w:delText>
                </w:r>
              </w:del>
            </w:ins>
          </w:p>
          <w:p w14:paraId="6549BF94" w14:textId="356C94E1" w:rsidR="00874469" w:rsidDel="00E067A3" w:rsidRDefault="00874469">
            <w:pPr>
              <w:pStyle w:val="Appx"/>
              <w:rPr>
                <w:ins w:id="8266" w:author="aas" w:date="2013-10-14T02:06:00Z"/>
                <w:del w:id="8267" w:author="Anees Shaikh" w:date="2013-10-19T02:16:00Z"/>
              </w:rPr>
              <w:pPrChange w:id="8268" w:author="Anees Shaikh" w:date="2013-10-19T02:16:00Z">
                <w:pPr>
                  <w:pStyle w:val="XML1"/>
                </w:pPr>
              </w:pPrChange>
            </w:pPr>
            <w:ins w:id="8269" w:author="aas" w:date="2013-10-14T02:06:00Z">
              <w:del w:id="8270" w:author="Anees Shaikh" w:date="2013-10-19T02:16:00Z">
                <w:r w:rsidDel="00E067A3">
                  <w:delText xml:space="preserve">                        &lt;xs:documentation&gt;</w:delText>
                </w:r>
              </w:del>
            </w:ins>
          </w:p>
          <w:p w14:paraId="5947880D" w14:textId="21985428" w:rsidR="00874469" w:rsidDel="00E067A3" w:rsidRDefault="00874469">
            <w:pPr>
              <w:pStyle w:val="Appx"/>
              <w:rPr>
                <w:ins w:id="8271" w:author="aas" w:date="2013-10-14T02:06:00Z"/>
                <w:del w:id="8272" w:author="Anees Shaikh" w:date="2013-10-19T02:16:00Z"/>
              </w:rPr>
              <w:pPrChange w:id="8273" w:author="Anees Shaikh" w:date="2013-10-19T02:16:00Z">
                <w:pPr>
                  <w:pStyle w:val="XML1"/>
                </w:pPr>
              </w:pPrChange>
            </w:pPr>
            <w:ins w:id="8274" w:author="aas" w:date="2013-10-14T02:06:00Z">
              <w:del w:id="8275" w:author="Anees Shaikh" w:date="2013-10-19T02:16:00Z">
                <w:r w:rsidDel="00E067A3">
                  <w:delText xml:space="preserve">                          A unique but locally arbitrary identifier that</w:delText>
                </w:r>
              </w:del>
            </w:ins>
          </w:p>
          <w:p w14:paraId="283B3B28" w14:textId="3BD02628" w:rsidR="00874469" w:rsidDel="00E067A3" w:rsidRDefault="00874469">
            <w:pPr>
              <w:pStyle w:val="Appx"/>
              <w:rPr>
                <w:ins w:id="8276" w:author="aas" w:date="2013-10-14T02:06:00Z"/>
                <w:del w:id="8277" w:author="Anees Shaikh" w:date="2013-10-19T02:16:00Z"/>
              </w:rPr>
              <w:pPrChange w:id="8278" w:author="Anees Shaikh" w:date="2013-10-19T02:16:00Z">
                <w:pPr>
                  <w:pStyle w:val="XML1"/>
                </w:pPr>
              </w:pPrChange>
            </w:pPr>
            <w:ins w:id="8279" w:author="aas" w:date="2013-10-14T02:06:00Z">
              <w:del w:id="8280" w:author="Anees Shaikh" w:date="2013-10-19T02:16:00Z">
                <w:r w:rsidDel="00E067A3">
                  <w:delText xml:space="preserve">                                 identifies a Configuration Point within the context of an </w:delText>
                </w:r>
              </w:del>
            </w:ins>
          </w:p>
          <w:p w14:paraId="03593E9C" w14:textId="3B5493CA" w:rsidR="00874469" w:rsidDel="00E067A3" w:rsidRDefault="00874469">
            <w:pPr>
              <w:pStyle w:val="Appx"/>
              <w:rPr>
                <w:ins w:id="8281" w:author="aas" w:date="2013-10-14T02:06:00Z"/>
                <w:del w:id="8282" w:author="Anees Shaikh" w:date="2013-10-19T02:16:00Z"/>
              </w:rPr>
              <w:pPrChange w:id="8283" w:author="Anees Shaikh" w:date="2013-10-19T02:16:00Z">
                <w:pPr>
                  <w:pStyle w:val="XML1"/>
                </w:pPr>
              </w:pPrChange>
            </w:pPr>
            <w:ins w:id="8284" w:author="aas" w:date="2013-10-14T02:06:00Z">
              <w:del w:id="8285" w:author="Anees Shaikh" w:date="2013-10-19T02:16:00Z">
                <w:r w:rsidDel="00E067A3">
                  <w:delText xml:space="preserve">                                 OpenFlow Capable Switch.</w:delText>
                </w:r>
              </w:del>
            </w:ins>
          </w:p>
          <w:p w14:paraId="11C38851" w14:textId="36B67C42" w:rsidR="00874469" w:rsidDel="00E067A3" w:rsidRDefault="00874469">
            <w:pPr>
              <w:pStyle w:val="Appx"/>
              <w:rPr>
                <w:ins w:id="8286" w:author="aas" w:date="2013-10-14T02:06:00Z"/>
                <w:del w:id="8287" w:author="Anees Shaikh" w:date="2013-10-19T02:16:00Z"/>
              </w:rPr>
              <w:pPrChange w:id="8288" w:author="Anees Shaikh" w:date="2013-10-19T02:16:00Z">
                <w:pPr>
                  <w:pStyle w:val="XML1"/>
                </w:pPr>
              </w:pPrChange>
            </w:pPr>
            <w:ins w:id="8289" w:author="aas" w:date="2013-10-14T02:06:00Z">
              <w:del w:id="8290" w:author="Anees Shaikh" w:date="2013-10-19T02:16:00Z">
                <w:r w:rsidDel="00E067A3">
                  <w:delText xml:space="preserve">                        &lt;/xs:documentation&gt;</w:delText>
                </w:r>
              </w:del>
            </w:ins>
          </w:p>
          <w:p w14:paraId="15515442" w14:textId="11C9BB95" w:rsidR="00874469" w:rsidDel="00E067A3" w:rsidRDefault="00874469">
            <w:pPr>
              <w:pStyle w:val="Appx"/>
              <w:rPr>
                <w:ins w:id="8291" w:author="aas" w:date="2013-10-14T02:06:00Z"/>
                <w:del w:id="8292" w:author="Anees Shaikh" w:date="2013-10-19T02:16:00Z"/>
              </w:rPr>
              <w:pPrChange w:id="8293" w:author="Anees Shaikh" w:date="2013-10-19T02:16:00Z">
                <w:pPr>
                  <w:pStyle w:val="XML1"/>
                </w:pPr>
              </w:pPrChange>
            </w:pPr>
            <w:ins w:id="8294" w:author="aas" w:date="2013-10-14T02:06:00Z">
              <w:del w:id="8295" w:author="Anees Shaikh" w:date="2013-10-19T02:16:00Z">
                <w:r w:rsidDel="00E067A3">
                  <w:delText xml:space="preserve">                      &lt;/xs:annotation&gt;</w:delText>
                </w:r>
              </w:del>
            </w:ins>
          </w:p>
          <w:p w14:paraId="6C1A30BB" w14:textId="16EFB7C0" w:rsidR="00874469" w:rsidDel="00E067A3" w:rsidRDefault="00874469">
            <w:pPr>
              <w:pStyle w:val="Appx"/>
              <w:rPr>
                <w:ins w:id="8296" w:author="aas" w:date="2013-10-14T02:06:00Z"/>
                <w:del w:id="8297" w:author="Anees Shaikh" w:date="2013-10-19T02:16:00Z"/>
              </w:rPr>
              <w:pPrChange w:id="8298" w:author="Anees Shaikh" w:date="2013-10-19T02:16:00Z">
                <w:pPr>
                  <w:pStyle w:val="XML1"/>
                </w:pPr>
              </w:pPrChange>
            </w:pPr>
            <w:ins w:id="8299" w:author="aas" w:date="2013-10-14T02:06:00Z">
              <w:del w:id="8300" w:author="Anees Shaikh" w:date="2013-10-19T02:16:00Z">
                <w:r w:rsidDel="00E067A3">
                  <w:delText xml:space="preserve">                    &lt;/xs:element&gt;</w:delText>
                </w:r>
              </w:del>
            </w:ins>
          </w:p>
          <w:p w14:paraId="43CC5E16" w14:textId="0568EE2A" w:rsidR="00874469" w:rsidDel="00E067A3" w:rsidRDefault="00874469">
            <w:pPr>
              <w:pStyle w:val="Appx"/>
              <w:rPr>
                <w:ins w:id="8301" w:author="aas" w:date="2013-10-14T02:06:00Z"/>
                <w:del w:id="8302" w:author="Anees Shaikh" w:date="2013-10-19T02:16:00Z"/>
              </w:rPr>
              <w:pPrChange w:id="8303" w:author="Anees Shaikh" w:date="2013-10-19T02:16:00Z">
                <w:pPr>
                  <w:pStyle w:val="XML1"/>
                </w:pPr>
              </w:pPrChange>
            </w:pPr>
            <w:ins w:id="8304" w:author="aas" w:date="2013-10-14T02:06:00Z">
              <w:del w:id="8305" w:author="Anees Shaikh" w:date="2013-10-19T02:16:00Z">
                <w:r w:rsidDel="00E067A3">
                  <w:delText xml:space="preserve">                    &lt;xs:element name="uri"  type="inet:uri"&gt;</w:delText>
                </w:r>
              </w:del>
            </w:ins>
          </w:p>
          <w:p w14:paraId="1242380E" w14:textId="25856839" w:rsidR="00874469" w:rsidDel="00E067A3" w:rsidRDefault="00874469">
            <w:pPr>
              <w:pStyle w:val="Appx"/>
              <w:rPr>
                <w:ins w:id="8306" w:author="aas" w:date="2013-10-14T02:06:00Z"/>
                <w:del w:id="8307" w:author="Anees Shaikh" w:date="2013-10-19T02:16:00Z"/>
              </w:rPr>
              <w:pPrChange w:id="8308" w:author="Anees Shaikh" w:date="2013-10-19T02:16:00Z">
                <w:pPr>
                  <w:pStyle w:val="XML1"/>
                </w:pPr>
              </w:pPrChange>
            </w:pPr>
            <w:ins w:id="8309" w:author="aas" w:date="2013-10-14T02:06:00Z">
              <w:del w:id="8310" w:author="Anees Shaikh" w:date="2013-10-19T02:16:00Z">
                <w:r w:rsidDel="00E067A3">
                  <w:delText xml:space="preserve">                      &lt;xs:annotation&gt;</w:delText>
                </w:r>
              </w:del>
            </w:ins>
          </w:p>
          <w:p w14:paraId="116D1E32" w14:textId="09FC1792" w:rsidR="00874469" w:rsidDel="00E067A3" w:rsidRDefault="00874469">
            <w:pPr>
              <w:pStyle w:val="Appx"/>
              <w:rPr>
                <w:ins w:id="8311" w:author="aas" w:date="2013-10-14T02:06:00Z"/>
                <w:del w:id="8312" w:author="Anees Shaikh" w:date="2013-10-19T02:16:00Z"/>
              </w:rPr>
              <w:pPrChange w:id="8313" w:author="Anees Shaikh" w:date="2013-10-19T02:16:00Z">
                <w:pPr>
                  <w:pStyle w:val="XML1"/>
                </w:pPr>
              </w:pPrChange>
            </w:pPr>
            <w:ins w:id="8314" w:author="aas" w:date="2013-10-14T02:06:00Z">
              <w:del w:id="8315" w:author="Anees Shaikh" w:date="2013-10-19T02:16:00Z">
                <w:r w:rsidDel="00E067A3">
                  <w:delText xml:space="preserve">                        &lt;xs:documentation&gt;</w:delText>
                </w:r>
              </w:del>
            </w:ins>
          </w:p>
          <w:p w14:paraId="222C24FB" w14:textId="2720ECBF" w:rsidR="00874469" w:rsidDel="00E067A3" w:rsidRDefault="00874469">
            <w:pPr>
              <w:pStyle w:val="Appx"/>
              <w:rPr>
                <w:ins w:id="8316" w:author="aas" w:date="2013-10-14T02:06:00Z"/>
                <w:del w:id="8317" w:author="Anees Shaikh" w:date="2013-10-19T02:16:00Z"/>
              </w:rPr>
              <w:pPrChange w:id="8318" w:author="Anees Shaikh" w:date="2013-10-19T02:16:00Z">
                <w:pPr>
                  <w:pStyle w:val="XML1"/>
                </w:pPr>
              </w:pPrChange>
            </w:pPr>
            <w:ins w:id="8319" w:author="aas" w:date="2013-10-14T02:06:00Z">
              <w:del w:id="8320" w:author="Anees Shaikh" w:date="2013-10-19T02:16:00Z">
                <w:r w:rsidDel="00E067A3">
                  <w:delText xml:space="preserve">                          A locator of the Configuration Point.  It </w:delText>
                </w:r>
              </w:del>
            </w:ins>
          </w:p>
          <w:p w14:paraId="1293693C" w14:textId="36D3C190" w:rsidR="00874469" w:rsidDel="00E067A3" w:rsidRDefault="00874469">
            <w:pPr>
              <w:pStyle w:val="Appx"/>
              <w:rPr>
                <w:ins w:id="8321" w:author="aas" w:date="2013-10-14T02:06:00Z"/>
                <w:del w:id="8322" w:author="Anees Shaikh" w:date="2013-10-19T02:16:00Z"/>
              </w:rPr>
              <w:pPrChange w:id="8323" w:author="Anees Shaikh" w:date="2013-10-19T02:16:00Z">
                <w:pPr>
                  <w:pStyle w:val="XML1"/>
                </w:pPr>
              </w:pPrChange>
            </w:pPr>
            <w:ins w:id="8324" w:author="aas" w:date="2013-10-14T02:06:00Z">
              <w:del w:id="8325" w:author="Anees Shaikh" w:date="2013-10-19T02:16:00Z">
                <w:r w:rsidDel="00E067A3">
                  <w:delText xml:space="preserve">                                 identifies the location of the Configuration Point as a </w:delText>
                </w:r>
              </w:del>
            </w:ins>
          </w:p>
          <w:p w14:paraId="3C38D12E" w14:textId="74B571AC" w:rsidR="00874469" w:rsidDel="00E067A3" w:rsidRDefault="00874469">
            <w:pPr>
              <w:pStyle w:val="Appx"/>
              <w:rPr>
                <w:ins w:id="8326" w:author="aas" w:date="2013-10-14T02:06:00Z"/>
                <w:del w:id="8327" w:author="Anees Shaikh" w:date="2013-10-19T02:16:00Z"/>
              </w:rPr>
              <w:pPrChange w:id="8328" w:author="Anees Shaikh" w:date="2013-10-19T02:16:00Z">
                <w:pPr>
                  <w:pStyle w:val="XML1"/>
                </w:pPr>
              </w:pPrChange>
            </w:pPr>
            <w:ins w:id="8329" w:author="aas" w:date="2013-10-14T02:06:00Z">
              <w:del w:id="8330" w:author="Anees Shaikh" w:date="2013-10-19T02:16:00Z">
                <w:r w:rsidDel="00E067A3">
                  <w:delText xml:space="preserve">                                 service resource and MUST include all information necessary</w:delText>
                </w:r>
              </w:del>
            </w:ins>
          </w:p>
          <w:p w14:paraId="6ABD95E5" w14:textId="6FD6D4CF" w:rsidR="00874469" w:rsidDel="00E067A3" w:rsidRDefault="00874469">
            <w:pPr>
              <w:pStyle w:val="Appx"/>
              <w:rPr>
                <w:ins w:id="8331" w:author="aas" w:date="2013-10-14T02:06:00Z"/>
                <w:del w:id="8332" w:author="Anees Shaikh" w:date="2013-10-19T02:16:00Z"/>
              </w:rPr>
              <w:pPrChange w:id="8333" w:author="Anees Shaikh" w:date="2013-10-19T02:16:00Z">
                <w:pPr>
                  <w:pStyle w:val="XML1"/>
                </w:pPr>
              </w:pPrChange>
            </w:pPr>
            <w:ins w:id="8334" w:author="aas" w:date="2013-10-14T02:06:00Z">
              <w:del w:id="8335" w:author="Anees Shaikh" w:date="2013-10-19T02:16:00Z">
                <w:r w:rsidDel="00E067A3">
                  <w:delText xml:space="preserve">                                 for the OpenFlow Capable Switch to connect to the </w:delText>
                </w:r>
              </w:del>
            </w:ins>
          </w:p>
          <w:p w14:paraId="062C5746" w14:textId="163FA63E" w:rsidR="00874469" w:rsidDel="00E067A3" w:rsidRDefault="00874469">
            <w:pPr>
              <w:pStyle w:val="Appx"/>
              <w:rPr>
                <w:ins w:id="8336" w:author="aas" w:date="2013-10-14T02:06:00Z"/>
                <w:del w:id="8337" w:author="Anees Shaikh" w:date="2013-10-19T02:16:00Z"/>
              </w:rPr>
              <w:pPrChange w:id="8338" w:author="Anees Shaikh" w:date="2013-10-19T02:16:00Z">
                <w:pPr>
                  <w:pStyle w:val="XML1"/>
                </w:pPr>
              </w:pPrChange>
            </w:pPr>
            <w:ins w:id="8339" w:author="aas" w:date="2013-10-14T02:06:00Z">
              <w:del w:id="8340" w:author="Anees Shaikh" w:date="2013-10-19T02:16:00Z">
                <w:r w:rsidDel="00E067A3">
                  <w:delText xml:space="preserve">                                 Configuration Point or re-connect to it should it become </w:delText>
                </w:r>
              </w:del>
            </w:ins>
          </w:p>
          <w:p w14:paraId="6E1CCD2D" w14:textId="22D944BC" w:rsidR="00874469" w:rsidDel="00E067A3" w:rsidRDefault="00874469">
            <w:pPr>
              <w:pStyle w:val="Appx"/>
              <w:rPr>
                <w:ins w:id="8341" w:author="aas" w:date="2013-10-14T02:06:00Z"/>
                <w:del w:id="8342" w:author="Anees Shaikh" w:date="2013-10-19T02:16:00Z"/>
              </w:rPr>
              <w:pPrChange w:id="8343" w:author="Anees Shaikh" w:date="2013-10-19T02:16:00Z">
                <w:pPr>
                  <w:pStyle w:val="XML1"/>
                </w:pPr>
              </w:pPrChange>
            </w:pPr>
            <w:ins w:id="8344" w:author="aas" w:date="2013-10-14T02:06:00Z">
              <w:del w:id="8345" w:author="Anees Shaikh" w:date="2013-10-19T02:16:00Z">
                <w:r w:rsidDel="00E067A3">
                  <w:delText xml:space="preserve">                                 disconnected.  Such information MAY include, for example, </w:delText>
                </w:r>
              </w:del>
            </w:ins>
          </w:p>
          <w:p w14:paraId="61F832C1" w14:textId="042E9A38" w:rsidR="00874469" w:rsidDel="00E067A3" w:rsidRDefault="00874469">
            <w:pPr>
              <w:pStyle w:val="Appx"/>
              <w:rPr>
                <w:ins w:id="8346" w:author="aas" w:date="2013-10-14T02:06:00Z"/>
                <w:del w:id="8347" w:author="Anees Shaikh" w:date="2013-10-19T02:16:00Z"/>
              </w:rPr>
              <w:pPrChange w:id="8348" w:author="Anees Shaikh" w:date="2013-10-19T02:16:00Z">
                <w:pPr>
                  <w:pStyle w:val="XML1"/>
                </w:pPr>
              </w:pPrChange>
            </w:pPr>
            <w:ins w:id="8349" w:author="aas" w:date="2013-10-14T02:06:00Z">
              <w:del w:id="8350" w:author="Anees Shaikh" w:date="2013-10-19T02:16:00Z">
                <w:r w:rsidDel="00E067A3">
                  <w:delText xml:space="preserve">                                 protocol, fully qualified domain name, IP address, port </w:delText>
                </w:r>
              </w:del>
            </w:ins>
          </w:p>
          <w:p w14:paraId="09BFF640" w14:textId="2BE153EF" w:rsidR="00874469" w:rsidDel="00E067A3" w:rsidRDefault="00874469">
            <w:pPr>
              <w:pStyle w:val="Appx"/>
              <w:rPr>
                <w:ins w:id="8351" w:author="aas" w:date="2013-10-14T02:06:00Z"/>
                <w:del w:id="8352" w:author="Anees Shaikh" w:date="2013-10-19T02:16:00Z"/>
              </w:rPr>
              <w:pPrChange w:id="8353" w:author="Anees Shaikh" w:date="2013-10-19T02:16:00Z">
                <w:pPr>
                  <w:pStyle w:val="XML1"/>
                </w:pPr>
              </w:pPrChange>
            </w:pPr>
            <w:ins w:id="8354" w:author="aas" w:date="2013-10-14T02:06:00Z">
              <w:del w:id="8355" w:author="Anees Shaikh" w:date="2013-10-19T02:16:00Z">
                <w:r w:rsidDel="00E067A3">
                  <w:delText xml:space="preserve">                                 number, etc.</w:delText>
                </w:r>
              </w:del>
            </w:ins>
          </w:p>
          <w:p w14:paraId="2456AA73" w14:textId="7E5DBFE7" w:rsidR="00874469" w:rsidDel="00E067A3" w:rsidRDefault="00874469">
            <w:pPr>
              <w:pStyle w:val="Appx"/>
              <w:rPr>
                <w:ins w:id="8356" w:author="aas" w:date="2013-10-14T02:06:00Z"/>
                <w:del w:id="8357" w:author="Anees Shaikh" w:date="2013-10-19T02:16:00Z"/>
              </w:rPr>
              <w:pPrChange w:id="8358" w:author="Anees Shaikh" w:date="2013-10-19T02:16:00Z">
                <w:pPr>
                  <w:pStyle w:val="XML1"/>
                </w:pPr>
              </w:pPrChange>
            </w:pPr>
            <w:ins w:id="8359" w:author="aas" w:date="2013-10-14T02:06:00Z">
              <w:del w:id="8360" w:author="Anees Shaikh" w:date="2013-10-19T02:16:00Z">
                <w:r w:rsidDel="00E067A3">
                  <w:delText xml:space="preserve">                        &lt;/xs:documentation&gt;</w:delText>
                </w:r>
              </w:del>
            </w:ins>
          </w:p>
          <w:p w14:paraId="2BD5D645" w14:textId="6D97F714" w:rsidR="00874469" w:rsidDel="00E067A3" w:rsidRDefault="00874469">
            <w:pPr>
              <w:pStyle w:val="Appx"/>
              <w:rPr>
                <w:ins w:id="8361" w:author="aas" w:date="2013-10-14T02:06:00Z"/>
                <w:del w:id="8362" w:author="Anees Shaikh" w:date="2013-10-19T02:16:00Z"/>
              </w:rPr>
              <w:pPrChange w:id="8363" w:author="Anees Shaikh" w:date="2013-10-19T02:16:00Z">
                <w:pPr>
                  <w:pStyle w:val="XML1"/>
                </w:pPr>
              </w:pPrChange>
            </w:pPr>
            <w:ins w:id="8364" w:author="aas" w:date="2013-10-14T02:06:00Z">
              <w:del w:id="8365" w:author="Anees Shaikh" w:date="2013-10-19T02:16:00Z">
                <w:r w:rsidDel="00E067A3">
                  <w:delText xml:space="preserve">                      &lt;/xs:annotation&gt;</w:delText>
                </w:r>
              </w:del>
            </w:ins>
          </w:p>
          <w:p w14:paraId="4589DC66" w14:textId="79EEA556" w:rsidR="00874469" w:rsidDel="00E067A3" w:rsidRDefault="00874469">
            <w:pPr>
              <w:pStyle w:val="Appx"/>
              <w:rPr>
                <w:ins w:id="8366" w:author="aas" w:date="2013-10-14T02:06:00Z"/>
                <w:del w:id="8367" w:author="Anees Shaikh" w:date="2013-10-19T02:16:00Z"/>
              </w:rPr>
              <w:pPrChange w:id="8368" w:author="Anees Shaikh" w:date="2013-10-19T02:16:00Z">
                <w:pPr>
                  <w:pStyle w:val="XML1"/>
                </w:pPr>
              </w:pPrChange>
            </w:pPr>
            <w:ins w:id="8369" w:author="aas" w:date="2013-10-14T02:06:00Z">
              <w:del w:id="8370" w:author="Anees Shaikh" w:date="2013-10-19T02:16:00Z">
                <w:r w:rsidDel="00E067A3">
                  <w:delText xml:space="preserve">                    &lt;/xs:element&gt;</w:delText>
                </w:r>
              </w:del>
            </w:ins>
          </w:p>
          <w:p w14:paraId="54D90BE5" w14:textId="4FE9C7DF" w:rsidR="00874469" w:rsidDel="00E067A3" w:rsidRDefault="00874469">
            <w:pPr>
              <w:pStyle w:val="Appx"/>
              <w:rPr>
                <w:ins w:id="8371" w:author="aas" w:date="2013-10-14T02:06:00Z"/>
                <w:del w:id="8372" w:author="Anees Shaikh" w:date="2013-10-19T02:16:00Z"/>
              </w:rPr>
              <w:pPrChange w:id="8373" w:author="Anees Shaikh" w:date="2013-10-19T02:16:00Z">
                <w:pPr>
                  <w:pStyle w:val="XML1"/>
                </w:pPr>
              </w:pPrChange>
            </w:pPr>
            <w:ins w:id="8374" w:author="aas" w:date="2013-10-14T02:06:00Z">
              <w:del w:id="8375" w:author="Anees Shaikh" w:date="2013-10-19T02:16:00Z">
                <w:r w:rsidDel="00E067A3">
                  <w:delText xml:space="preserve">                    &lt;xs:element name="protocol" minOccurs="0"  type="OFConfigurationPointProtocolType"&gt;</w:delText>
                </w:r>
              </w:del>
            </w:ins>
          </w:p>
          <w:p w14:paraId="25AA3E0A" w14:textId="56A59086" w:rsidR="00874469" w:rsidDel="00E067A3" w:rsidRDefault="00874469">
            <w:pPr>
              <w:pStyle w:val="Appx"/>
              <w:rPr>
                <w:ins w:id="8376" w:author="aas" w:date="2013-10-14T02:06:00Z"/>
                <w:del w:id="8377" w:author="Anees Shaikh" w:date="2013-10-19T02:16:00Z"/>
              </w:rPr>
              <w:pPrChange w:id="8378" w:author="Anees Shaikh" w:date="2013-10-19T02:16:00Z">
                <w:pPr>
                  <w:pStyle w:val="XML1"/>
                </w:pPr>
              </w:pPrChange>
            </w:pPr>
            <w:ins w:id="8379" w:author="aas" w:date="2013-10-14T02:06:00Z">
              <w:del w:id="8380" w:author="Anees Shaikh" w:date="2013-10-19T02:16:00Z">
                <w:r w:rsidDel="00E067A3">
                  <w:delText xml:space="preserve">                      &lt;xs:annotation&gt;</w:delText>
                </w:r>
              </w:del>
            </w:ins>
          </w:p>
          <w:p w14:paraId="0F1AC40D" w14:textId="28A64EB4" w:rsidR="00874469" w:rsidDel="00E067A3" w:rsidRDefault="00874469">
            <w:pPr>
              <w:pStyle w:val="Appx"/>
              <w:rPr>
                <w:ins w:id="8381" w:author="aas" w:date="2013-10-14T02:06:00Z"/>
                <w:del w:id="8382" w:author="Anees Shaikh" w:date="2013-10-19T02:16:00Z"/>
              </w:rPr>
              <w:pPrChange w:id="8383" w:author="Anees Shaikh" w:date="2013-10-19T02:16:00Z">
                <w:pPr>
                  <w:pStyle w:val="XML1"/>
                </w:pPr>
              </w:pPrChange>
            </w:pPr>
            <w:ins w:id="8384" w:author="aas" w:date="2013-10-14T02:06:00Z">
              <w:del w:id="8385" w:author="Anees Shaikh" w:date="2013-10-19T02:16:00Z">
                <w:r w:rsidDel="00E067A3">
                  <w:delText xml:space="preserve">                        &lt;xs:documentation&gt;</w:delText>
                </w:r>
              </w:del>
            </w:ins>
          </w:p>
          <w:p w14:paraId="10DFE5F7" w14:textId="0F262A0F" w:rsidR="00874469" w:rsidDel="00E067A3" w:rsidRDefault="00874469">
            <w:pPr>
              <w:pStyle w:val="Appx"/>
              <w:rPr>
                <w:ins w:id="8386" w:author="aas" w:date="2013-10-14T02:06:00Z"/>
                <w:del w:id="8387" w:author="Anees Shaikh" w:date="2013-10-19T02:16:00Z"/>
              </w:rPr>
              <w:pPrChange w:id="8388" w:author="Anees Shaikh" w:date="2013-10-19T02:16:00Z">
                <w:pPr>
                  <w:pStyle w:val="XML1"/>
                </w:pPr>
              </w:pPrChange>
            </w:pPr>
            <w:ins w:id="8389" w:author="aas" w:date="2013-10-14T02:06:00Z">
              <w:del w:id="8390" w:author="Anees Shaikh" w:date="2013-10-19T02:16:00Z">
                <w:r w:rsidDel="00E067A3">
                  <w:delText xml:space="preserve">                          The transport protocol that the Configuration</w:delText>
                </w:r>
              </w:del>
            </w:ins>
          </w:p>
          <w:p w14:paraId="7885F3E4" w14:textId="46282CAF" w:rsidR="00874469" w:rsidDel="00E067A3" w:rsidRDefault="00874469">
            <w:pPr>
              <w:pStyle w:val="Appx"/>
              <w:rPr>
                <w:ins w:id="8391" w:author="aas" w:date="2013-10-14T02:06:00Z"/>
                <w:del w:id="8392" w:author="Anees Shaikh" w:date="2013-10-19T02:16:00Z"/>
              </w:rPr>
              <w:pPrChange w:id="8393" w:author="Anees Shaikh" w:date="2013-10-19T02:16:00Z">
                <w:pPr>
                  <w:pStyle w:val="XML1"/>
                </w:pPr>
              </w:pPrChange>
            </w:pPr>
            <w:ins w:id="8394" w:author="aas" w:date="2013-10-14T02:06:00Z">
              <w:del w:id="8395" w:author="Anees Shaikh" w:date="2013-10-19T02:16:00Z">
                <w:r w:rsidDel="00E067A3">
                  <w:delText xml:space="preserve">                                 Point uses when communicating via NETCONF with the OpenFlow</w:delText>
                </w:r>
              </w:del>
            </w:ins>
          </w:p>
          <w:p w14:paraId="45EA76C0" w14:textId="560A93FB" w:rsidR="00874469" w:rsidDel="00E067A3" w:rsidRDefault="00874469">
            <w:pPr>
              <w:pStyle w:val="Appx"/>
              <w:rPr>
                <w:ins w:id="8396" w:author="aas" w:date="2013-10-14T02:06:00Z"/>
                <w:del w:id="8397" w:author="Anees Shaikh" w:date="2013-10-19T02:16:00Z"/>
              </w:rPr>
              <w:pPrChange w:id="8398" w:author="Anees Shaikh" w:date="2013-10-19T02:16:00Z">
                <w:pPr>
                  <w:pStyle w:val="XML1"/>
                </w:pPr>
              </w:pPrChange>
            </w:pPr>
            <w:ins w:id="8399" w:author="aas" w:date="2013-10-14T02:06:00Z">
              <w:del w:id="8400" w:author="Anees Shaikh" w:date="2013-10-19T02:16:00Z">
                <w:r w:rsidDel="00E067A3">
                  <w:delText xml:space="preserve">                                 Capable Switch.</w:delText>
                </w:r>
              </w:del>
            </w:ins>
          </w:p>
          <w:p w14:paraId="4EDA8694" w14:textId="6EDBF5EC" w:rsidR="00874469" w:rsidDel="00E067A3" w:rsidRDefault="00874469">
            <w:pPr>
              <w:pStyle w:val="Appx"/>
              <w:rPr>
                <w:ins w:id="8401" w:author="aas" w:date="2013-10-14T02:06:00Z"/>
                <w:del w:id="8402" w:author="Anees Shaikh" w:date="2013-10-19T02:16:00Z"/>
              </w:rPr>
              <w:pPrChange w:id="8403" w:author="Anees Shaikh" w:date="2013-10-19T02:16:00Z">
                <w:pPr>
                  <w:pStyle w:val="XML1"/>
                </w:pPr>
              </w:pPrChange>
            </w:pPr>
            <w:ins w:id="8404" w:author="aas" w:date="2013-10-14T02:06:00Z">
              <w:del w:id="8405" w:author="Anees Shaikh" w:date="2013-10-19T02:16:00Z">
                <w:r w:rsidDel="00E067A3">
                  <w:delText xml:space="preserve">                        &lt;/xs:documentation&gt;</w:delText>
                </w:r>
              </w:del>
            </w:ins>
          </w:p>
          <w:p w14:paraId="3069CC02" w14:textId="0776549A" w:rsidR="00874469" w:rsidDel="00E067A3" w:rsidRDefault="00874469">
            <w:pPr>
              <w:pStyle w:val="Appx"/>
              <w:rPr>
                <w:ins w:id="8406" w:author="aas" w:date="2013-10-14T02:06:00Z"/>
                <w:del w:id="8407" w:author="Anees Shaikh" w:date="2013-10-19T02:16:00Z"/>
              </w:rPr>
              <w:pPrChange w:id="8408" w:author="Anees Shaikh" w:date="2013-10-19T02:16:00Z">
                <w:pPr>
                  <w:pStyle w:val="XML1"/>
                </w:pPr>
              </w:pPrChange>
            </w:pPr>
            <w:ins w:id="8409" w:author="aas" w:date="2013-10-14T02:06:00Z">
              <w:del w:id="8410" w:author="Anees Shaikh" w:date="2013-10-19T02:16:00Z">
                <w:r w:rsidDel="00E067A3">
                  <w:delText xml:space="preserve">                      &lt;/xs:annotation&gt;</w:delText>
                </w:r>
              </w:del>
            </w:ins>
          </w:p>
          <w:p w14:paraId="65C4464F" w14:textId="619840C8" w:rsidR="00874469" w:rsidDel="00E067A3" w:rsidRDefault="00874469">
            <w:pPr>
              <w:pStyle w:val="Appx"/>
              <w:rPr>
                <w:ins w:id="8411" w:author="aas" w:date="2013-10-14T02:06:00Z"/>
                <w:del w:id="8412" w:author="Anees Shaikh" w:date="2013-10-19T02:16:00Z"/>
              </w:rPr>
              <w:pPrChange w:id="8413" w:author="Anees Shaikh" w:date="2013-10-19T02:16:00Z">
                <w:pPr>
                  <w:pStyle w:val="XML1"/>
                </w:pPr>
              </w:pPrChange>
            </w:pPr>
            <w:ins w:id="8414" w:author="aas" w:date="2013-10-14T02:06:00Z">
              <w:del w:id="8415" w:author="Anees Shaikh" w:date="2013-10-19T02:16:00Z">
                <w:r w:rsidDel="00E067A3">
                  <w:delText xml:space="preserve">                    &lt;/xs:element&gt;</w:delText>
                </w:r>
              </w:del>
            </w:ins>
          </w:p>
          <w:p w14:paraId="35CA3FE2" w14:textId="28FA1246" w:rsidR="00874469" w:rsidDel="00E067A3" w:rsidRDefault="00874469">
            <w:pPr>
              <w:pStyle w:val="Appx"/>
              <w:rPr>
                <w:ins w:id="8416" w:author="aas" w:date="2013-10-14T02:06:00Z"/>
                <w:del w:id="8417" w:author="Anees Shaikh" w:date="2013-10-19T02:16:00Z"/>
              </w:rPr>
              <w:pPrChange w:id="8418" w:author="Anees Shaikh" w:date="2013-10-19T02:16:00Z">
                <w:pPr>
                  <w:pStyle w:val="XML1"/>
                </w:pPr>
              </w:pPrChange>
            </w:pPr>
            <w:ins w:id="8419" w:author="aas" w:date="2013-10-14T02:06:00Z">
              <w:del w:id="8420" w:author="Anees Shaikh" w:date="2013-10-19T02:16:00Z">
                <w:r w:rsidDel="00E067A3">
                  <w:delText xml:space="preserve">                    &lt;xs:any minOccurs="0" maxOccurs="unbounded"</w:delText>
                </w:r>
              </w:del>
            </w:ins>
          </w:p>
          <w:p w14:paraId="2B018C42" w14:textId="1EC297EB" w:rsidR="00874469" w:rsidDel="00E067A3" w:rsidRDefault="00874469">
            <w:pPr>
              <w:pStyle w:val="Appx"/>
              <w:rPr>
                <w:ins w:id="8421" w:author="aas" w:date="2013-10-14T02:06:00Z"/>
                <w:del w:id="8422" w:author="Anees Shaikh" w:date="2013-10-19T02:16:00Z"/>
              </w:rPr>
              <w:pPrChange w:id="8423" w:author="Anees Shaikh" w:date="2013-10-19T02:16:00Z">
                <w:pPr>
                  <w:pStyle w:val="XML1"/>
                </w:pPr>
              </w:pPrChange>
            </w:pPr>
            <w:ins w:id="8424" w:author="aas" w:date="2013-10-14T02:06:00Z">
              <w:del w:id="8425" w:author="Anees Shaikh" w:date="2013-10-19T02:16:00Z">
                <w:r w:rsidDel="00E067A3">
                  <w:delText xml:space="preserve">                            namespace="##other" processContents="lax"/&gt;</w:delText>
                </w:r>
              </w:del>
            </w:ins>
          </w:p>
          <w:p w14:paraId="756E7A91" w14:textId="2A4ADF79" w:rsidR="00874469" w:rsidDel="00E067A3" w:rsidRDefault="00874469">
            <w:pPr>
              <w:pStyle w:val="Appx"/>
              <w:rPr>
                <w:ins w:id="8426" w:author="aas" w:date="2013-10-14T02:06:00Z"/>
                <w:del w:id="8427" w:author="Anees Shaikh" w:date="2013-10-19T02:16:00Z"/>
              </w:rPr>
              <w:pPrChange w:id="8428" w:author="Anees Shaikh" w:date="2013-10-19T02:16:00Z">
                <w:pPr>
                  <w:pStyle w:val="XML1"/>
                </w:pPr>
              </w:pPrChange>
            </w:pPr>
            <w:ins w:id="8429" w:author="aas" w:date="2013-10-14T02:06:00Z">
              <w:del w:id="8430" w:author="Anees Shaikh" w:date="2013-10-19T02:16:00Z">
                <w:r w:rsidDel="00E067A3">
                  <w:delText xml:space="preserve">                  &lt;/xs:sequence&gt;</w:delText>
                </w:r>
              </w:del>
            </w:ins>
          </w:p>
          <w:p w14:paraId="2A610E87" w14:textId="156BFB47" w:rsidR="00874469" w:rsidDel="00E067A3" w:rsidRDefault="00874469">
            <w:pPr>
              <w:pStyle w:val="Appx"/>
              <w:rPr>
                <w:ins w:id="8431" w:author="aas" w:date="2013-10-14T02:06:00Z"/>
                <w:del w:id="8432" w:author="Anees Shaikh" w:date="2013-10-19T02:16:00Z"/>
              </w:rPr>
              <w:pPrChange w:id="8433" w:author="Anees Shaikh" w:date="2013-10-19T02:16:00Z">
                <w:pPr>
                  <w:pStyle w:val="XML1"/>
                </w:pPr>
              </w:pPrChange>
            </w:pPr>
            <w:ins w:id="8434" w:author="aas" w:date="2013-10-14T02:06:00Z">
              <w:del w:id="8435" w:author="Anees Shaikh" w:date="2013-10-19T02:16:00Z">
                <w:r w:rsidDel="00E067A3">
                  <w:delText xml:space="preserve">                &lt;/xs:complexType&gt;</w:delText>
                </w:r>
              </w:del>
            </w:ins>
          </w:p>
          <w:p w14:paraId="687722A3" w14:textId="6A938FDB" w:rsidR="00874469" w:rsidDel="00E067A3" w:rsidRDefault="00874469">
            <w:pPr>
              <w:pStyle w:val="Appx"/>
              <w:rPr>
                <w:ins w:id="8436" w:author="aas" w:date="2013-10-14T02:06:00Z"/>
                <w:del w:id="8437" w:author="Anees Shaikh" w:date="2013-10-19T02:16:00Z"/>
              </w:rPr>
              <w:pPrChange w:id="8438" w:author="Anees Shaikh" w:date="2013-10-19T02:16:00Z">
                <w:pPr>
                  <w:pStyle w:val="XML1"/>
                </w:pPr>
              </w:pPrChange>
            </w:pPr>
            <w:ins w:id="8439" w:author="aas" w:date="2013-10-14T02:06:00Z">
              <w:del w:id="8440" w:author="Anees Shaikh" w:date="2013-10-19T02:16:00Z">
                <w:r w:rsidDel="00E067A3">
                  <w:delText xml:space="preserve">              &lt;/xs:element&gt;</w:delText>
                </w:r>
              </w:del>
            </w:ins>
          </w:p>
          <w:p w14:paraId="3D78C000" w14:textId="3A02C62F" w:rsidR="00874469" w:rsidDel="00E067A3" w:rsidRDefault="00874469">
            <w:pPr>
              <w:pStyle w:val="Appx"/>
              <w:rPr>
                <w:ins w:id="8441" w:author="aas" w:date="2013-10-14T02:06:00Z"/>
                <w:del w:id="8442" w:author="Anees Shaikh" w:date="2013-10-19T02:16:00Z"/>
              </w:rPr>
              <w:pPrChange w:id="8443" w:author="Anees Shaikh" w:date="2013-10-19T02:16:00Z">
                <w:pPr>
                  <w:pStyle w:val="XML1"/>
                </w:pPr>
              </w:pPrChange>
            </w:pPr>
            <w:ins w:id="8444" w:author="aas" w:date="2013-10-14T02:06:00Z">
              <w:del w:id="8445" w:author="Anees Shaikh" w:date="2013-10-19T02:16:00Z">
                <w:r w:rsidDel="00E067A3">
                  <w:delText xml:space="preserve">              &lt;xs:any minOccurs="0" maxOccurs="unbounded"</w:delText>
                </w:r>
              </w:del>
            </w:ins>
          </w:p>
          <w:p w14:paraId="5C6A9258" w14:textId="1779DC0F" w:rsidR="00874469" w:rsidDel="00E067A3" w:rsidRDefault="00874469">
            <w:pPr>
              <w:pStyle w:val="Appx"/>
              <w:rPr>
                <w:ins w:id="8446" w:author="aas" w:date="2013-10-14T02:06:00Z"/>
                <w:del w:id="8447" w:author="Anees Shaikh" w:date="2013-10-19T02:16:00Z"/>
              </w:rPr>
              <w:pPrChange w:id="8448" w:author="Anees Shaikh" w:date="2013-10-19T02:16:00Z">
                <w:pPr>
                  <w:pStyle w:val="XML1"/>
                </w:pPr>
              </w:pPrChange>
            </w:pPr>
            <w:ins w:id="8449" w:author="aas" w:date="2013-10-14T02:06:00Z">
              <w:del w:id="8450" w:author="Anees Shaikh" w:date="2013-10-19T02:16:00Z">
                <w:r w:rsidDel="00E067A3">
                  <w:delText xml:space="preserve">                      namespace="##other" processContents="lax"/&gt;</w:delText>
                </w:r>
              </w:del>
            </w:ins>
          </w:p>
          <w:p w14:paraId="7F7D2BB5" w14:textId="38FBDCE7" w:rsidR="00874469" w:rsidDel="00E067A3" w:rsidRDefault="00874469">
            <w:pPr>
              <w:pStyle w:val="Appx"/>
              <w:rPr>
                <w:ins w:id="8451" w:author="aas" w:date="2013-10-14T02:06:00Z"/>
                <w:del w:id="8452" w:author="Anees Shaikh" w:date="2013-10-19T02:16:00Z"/>
              </w:rPr>
              <w:pPrChange w:id="8453" w:author="Anees Shaikh" w:date="2013-10-19T02:16:00Z">
                <w:pPr>
                  <w:pStyle w:val="XML1"/>
                </w:pPr>
              </w:pPrChange>
            </w:pPr>
            <w:ins w:id="8454" w:author="aas" w:date="2013-10-14T02:06:00Z">
              <w:del w:id="8455" w:author="Anees Shaikh" w:date="2013-10-19T02:16:00Z">
                <w:r w:rsidDel="00E067A3">
                  <w:delText xml:space="preserve">            &lt;/xs:sequence&gt;</w:delText>
                </w:r>
              </w:del>
            </w:ins>
          </w:p>
          <w:p w14:paraId="0002B49F" w14:textId="31565F43" w:rsidR="00874469" w:rsidDel="00E067A3" w:rsidRDefault="00874469">
            <w:pPr>
              <w:pStyle w:val="Appx"/>
              <w:rPr>
                <w:ins w:id="8456" w:author="aas" w:date="2013-10-14T02:06:00Z"/>
                <w:del w:id="8457" w:author="Anees Shaikh" w:date="2013-10-19T02:16:00Z"/>
              </w:rPr>
              <w:pPrChange w:id="8458" w:author="Anees Shaikh" w:date="2013-10-19T02:16:00Z">
                <w:pPr>
                  <w:pStyle w:val="XML1"/>
                </w:pPr>
              </w:pPrChange>
            </w:pPr>
            <w:ins w:id="8459" w:author="aas" w:date="2013-10-14T02:06:00Z">
              <w:del w:id="8460" w:author="Anees Shaikh" w:date="2013-10-19T02:16:00Z">
                <w:r w:rsidDel="00E067A3">
                  <w:delText xml:space="preserve">          &lt;/xs:complexType&gt;</w:delText>
                </w:r>
              </w:del>
            </w:ins>
          </w:p>
          <w:p w14:paraId="02D7E09A" w14:textId="599162E8" w:rsidR="00874469" w:rsidDel="00E067A3" w:rsidRDefault="00874469">
            <w:pPr>
              <w:pStyle w:val="Appx"/>
              <w:rPr>
                <w:ins w:id="8461" w:author="aas" w:date="2013-10-14T02:06:00Z"/>
                <w:del w:id="8462" w:author="Anees Shaikh" w:date="2013-10-19T02:16:00Z"/>
              </w:rPr>
              <w:pPrChange w:id="8463" w:author="Anees Shaikh" w:date="2013-10-19T02:16:00Z">
                <w:pPr>
                  <w:pStyle w:val="XML1"/>
                </w:pPr>
              </w:pPrChange>
            </w:pPr>
            <w:ins w:id="8464" w:author="aas" w:date="2013-10-14T02:06:00Z">
              <w:del w:id="8465" w:author="Anees Shaikh" w:date="2013-10-19T02:16:00Z">
                <w:r w:rsidDel="00E067A3">
                  <w:delText xml:space="preserve">          &lt;xs:key name="key_configuration-points_capable-switch_configuration-point"&gt;</w:delText>
                </w:r>
              </w:del>
            </w:ins>
          </w:p>
          <w:p w14:paraId="2ED02733" w14:textId="398C48C1" w:rsidR="00874469" w:rsidDel="00E067A3" w:rsidRDefault="00874469">
            <w:pPr>
              <w:pStyle w:val="Appx"/>
              <w:rPr>
                <w:ins w:id="8466" w:author="aas" w:date="2013-10-14T02:06:00Z"/>
                <w:del w:id="8467" w:author="Anees Shaikh" w:date="2013-10-19T02:16:00Z"/>
              </w:rPr>
              <w:pPrChange w:id="8468" w:author="Anees Shaikh" w:date="2013-10-19T02:16:00Z">
                <w:pPr>
                  <w:pStyle w:val="XML1"/>
                </w:pPr>
              </w:pPrChange>
            </w:pPr>
            <w:ins w:id="8469" w:author="aas" w:date="2013-10-14T02:06:00Z">
              <w:del w:id="8470" w:author="Anees Shaikh" w:date="2013-10-19T02:16:00Z">
                <w:r w:rsidDel="00E067A3">
                  <w:delText xml:space="preserve">            &lt;xs:selector xpath="of-config:configuration-point"/&gt;</w:delText>
                </w:r>
              </w:del>
            </w:ins>
          </w:p>
          <w:p w14:paraId="027C9A22" w14:textId="55CFF239" w:rsidR="00874469" w:rsidDel="00E067A3" w:rsidRDefault="00874469">
            <w:pPr>
              <w:pStyle w:val="Appx"/>
              <w:rPr>
                <w:ins w:id="8471" w:author="aas" w:date="2013-10-14T02:06:00Z"/>
                <w:del w:id="8472" w:author="Anees Shaikh" w:date="2013-10-19T02:16:00Z"/>
              </w:rPr>
              <w:pPrChange w:id="8473" w:author="Anees Shaikh" w:date="2013-10-19T02:16:00Z">
                <w:pPr>
                  <w:pStyle w:val="XML1"/>
                </w:pPr>
              </w:pPrChange>
            </w:pPr>
            <w:ins w:id="8474" w:author="aas" w:date="2013-10-14T02:06:00Z">
              <w:del w:id="8475" w:author="Anees Shaikh" w:date="2013-10-19T02:16:00Z">
                <w:r w:rsidDel="00E067A3">
                  <w:delText xml:space="preserve">            &lt;xs:field xpath="of-config:id"/&gt;</w:delText>
                </w:r>
              </w:del>
            </w:ins>
          </w:p>
          <w:p w14:paraId="0131CA1F" w14:textId="137D1939" w:rsidR="00874469" w:rsidDel="00E067A3" w:rsidRDefault="00874469">
            <w:pPr>
              <w:pStyle w:val="Appx"/>
              <w:rPr>
                <w:ins w:id="8476" w:author="aas" w:date="2013-10-14T02:06:00Z"/>
                <w:del w:id="8477" w:author="Anees Shaikh" w:date="2013-10-19T02:16:00Z"/>
              </w:rPr>
              <w:pPrChange w:id="8478" w:author="Anees Shaikh" w:date="2013-10-19T02:16:00Z">
                <w:pPr>
                  <w:pStyle w:val="XML1"/>
                </w:pPr>
              </w:pPrChange>
            </w:pPr>
            <w:ins w:id="8479" w:author="aas" w:date="2013-10-14T02:06:00Z">
              <w:del w:id="8480" w:author="Anees Shaikh" w:date="2013-10-19T02:16:00Z">
                <w:r w:rsidDel="00E067A3">
                  <w:delText xml:space="preserve">          &lt;/xs:key&gt;</w:delText>
                </w:r>
              </w:del>
            </w:ins>
          </w:p>
          <w:p w14:paraId="6E23AA7A" w14:textId="413D5CEC" w:rsidR="00874469" w:rsidDel="00E067A3" w:rsidRDefault="00874469">
            <w:pPr>
              <w:pStyle w:val="Appx"/>
              <w:rPr>
                <w:ins w:id="8481" w:author="aas" w:date="2013-10-14T02:06:00Z"/>
                <w:del w:id="8482" w:author="Anees Shaikh" w:date="2013-10-19T02:16:00Z"/>
              </w:rPr>
              <w:pPrChange w:id="8483" w:author="Anees Shaikh" w:date="2013-10-19T02:16:00Z">
                <w:pPr>
                  <w:pStyle w:val="XML1"/>
                </w:pPr>
              </w:pPrChange>
            </w:pPr>
            <w:ins w:id="8484" w:author="aas" w:date="2013-10-14T02:06:00Z">
              <w:del w:id="8485" w:author="Anees Shaikh" w:date="2013-10-19T02:16:00Z">
                <w:r w:rsidDel="00E067A3">
                  <w:delText xml:space="preserve">        &lt;/xs:element&gt;</w:delText>
                </w:r>
              </w:del>
            </w:ins>
          </w:p>
          <w:p w14:paraId="69500964" w14:textId="6A22B2EE" w:rsidR="00874469" w:rsidDel="00E067A3" w:rsidRDefault="00874469">
            <w:pPr>
              <w:pStyle w:val="Appx"/>
              <w:rPr>
                <w:ins w:id="8486" w:author="aas" w:date="2013-10-14T02:06:00Z"/>
                <w:del w:id="8487" w:author="Anees Shaikh" w:date="2013-10-19T02:16:00Z"/>
              </w:rPr>
              <w:pPrChange w:id="8488" w:author="Anees Shaikh" w:date="2013-10-19T02:16:00Z">
                <w:pPr>
                  <w:pStyle w:val="XML1"/>
                </w:pPr>
              </w:pPrChange>
            </w:pPr>
            <w:ins w:id="8489" w:author="aas" w:date="2013-10-14T02:06:00Z">
              <w:del w:id="8490" w:author="Anees Shaikh" w:date="2013-10-19T02:16:00Z">
                <w:r w:rsidDel="00E067A3">
                  <w:delText xml:space="preserve">        &lt;xs:element name="resources" minOccurs="0"&gt;</w:delText>
                </w:r>
              </w:del>
            </w:ins>
          </w:p>
          <w:p w14:paraId="3E8530E6" w14:textId="50375590" w:rsidR="00874469" w:rsidDel="00E067A3" w:rsidRDefault="00874469">
            <w:pPr>
              <w:pStyle w:val="Appx"/>
              <w:rPr>
                <w:ins w:id="8491" w:author="aas" w:date="2013-10-14T02:06:00Z"/>
                <w:del w:id="8492" w:author="Anees Shaikh" w:date="2013-10-19T02:16:00Z"/>
              </w:rPr>
              <w:pPrChange w:id="8493" w:author="Anees Shaikh" w:date="2013-10-19T02:16:00Z">
                <w:pPr>
                  <w:pStyle w:val="XML1"/>
                </w:pPr>
              </w:pPrChange>
            </w:pPr>
            <w:ins w:id="8494" w:author="aas" w:date="2013-10-14T02:06:00Z">
              <w:del w:id="8495" w:author="Anees Shaikh" w:date="2013-10-19T02:16:00Z">
                <w:r w:rsidDel="00E067A3">
                  <w:delText xml:space="preserve">          &lt;xs:annotation&gt;</w:delText>
                </w:r>
              </w:del>
            </w:ins>
          </w:p>
          <w:p w14:paraId="16B1ACCB" w14:textId="75DA4DE0" w:rsidR="00874469" w:rsidDel="00E067A3" w:rsidRDefault="00874469">
            <w:pPr>
              <w:pStyle w:val="Appx"/>
              <w:rPr>
                <w:ins w:id="8496" w:author="aas" w:date="2013-10-14T02:06:00Z"/>
                <w:del w:id="8497" w:author="Anees Shaikh" w:date="2013-10-19T02:16:00Z"/>
              </w:rPr>
              <w:pPrChange w:id="8498" w:author="Anees Shaikh" w:date="2013-10-19T02:16:00Z">
                <w:pPr>
                  <w:pStyle w:val="XML1"/>
                </w:pPr>
              </w:pPrChange>
            </w:pPr>
            <w:ins w:id="8499" w:author="aas" w:date="2013-10-14T02:06:00Z">
              <w:del w:id="8500" w:author="Anees Shaikh" w:date="2013-10-19T02:16:00Z">
                <w:r w:rsidDel="00E067A3">
                  <w:delText xml:space="preserve">            &lt;xs:documentation&gt;</w:delText>
                </w:r>
              </w:del>
            </w:ins>
          </w:p>
          <w:p w14:paraId="393E94EE" w14:textId="52EA7F0A" w:rsidR="00874469" w:rsidDel="00E067A3" w:rsidRDefault="00874469">
            <w:pPr>
              <w:pStyle w:val="Appx"/>
              <w:rPr>
                <w:ins w:id="8501" w:author="aas" w:date="2013-10-14T02:06:00Z"/>
                <w:del w:id="8502" w:author="Anees Shaikh" w:date="2013-10-19T02:16:00Z"/>
              </w:rPr>
              <w:pPrChange w:id="8503" w:author="Anees Shaikh" w:date="2013-10-19T02:16:00Z">
                <w:pPr>
                  <w:pStyle w:val="XML1"/>
                </w:pPr>
              </w:pPrChange>
            </w:pPr>
            <w:ins w:id="8504" w:author="aas" w:date="2013-10-14T02:06:00Z">
              <w:del w:id="8505" w:author="Anees Shaikh" w:date="2013-10-19T02:16:00Z">
                <w:r w:rsidDel="00E067A3">
                  <w:delText xml:space="preserve">              A lists containing all resources of the OpenFlow Capable Switch that can</w:delText>
                </w:r>
              </w:del>
            </w:ins>
          </w:p>
          <w:p w14:paraId="30E4363E" w14:textId="0A5DCBCA" w:rsidR="00874469" w:rsidDel="00E067A3" w:rsidRDefault="00874469">
            <w:pPr>
              <w:pStyle w:val="Appx"/>
              <w:rPr>
                <w:ins w:id="8506" w:author="aas" w:date="2013-10-14T02:06:00Z"/>
                <w:del w:id="8507" w:author="Anees Shaikh" w:date="2013-10-19T02:16:00Z"/>
              </w:rPr>
              <w:pPrChange w:id="8508" w:author="Anees Shaikh" w:date="2013-10-19T02:16:00Z">
                <w:pPr>
                  <w:pStyle w:val="XML1"/>
                </w:pPr>
              </w:pPrChange>
            </w:pPr>
            <w:ins w:id="8509" w:author="aas" w:date="2013-10-14T02:06:00Z">
              <w:del w:id="8510" w:author="Anees Shaikh" w:date="2013-10-19T02:16:00Z">
                <w:r w:rsidDel="00E067A3">
                  <w:delText xml:space="preserve">                     be used by OpenFlow Logical Switches.  Resources are listed here</w:delText>
                </w:r>
              </w:del>
            </w:ins>
          </w:p>
          <w:p w14:paraId="3E01C2D0" w14:textId="4B5FBB28" w:rsidR="00874469" w:rsidDel="00E067A3" w:rsidRDefault="00874469">
            <w:pPr>
              <w:pStyle w:val="Appx"/>
              <w:rPr>
                <w:ins w:id="8511" w:author="aas" w:date="2013-10-14T02:06:00Z"/>
                <w:del w:id="8512" w:author="Anees Shaikh" w:date="2013-10-19T02:16:00Z"/>
              </w:rPr>
              <w:pPrChange w:id="8513" w:author="Anees Shaikh" w:date="2013-10-19T02:16:00Z">
                <w:pPr>
                  <w:pStyle w:val="XML1"/>
                </w:pPr>
              </w:pPrChange>
            </w:pPr>
            <w:ins w:id="8514" w:author="aas" w:date="2013-10-14T02:06:00Z">
              <w:del w:id="8515" w:author="Anees Shaikh" w:date="2013-10-19T02:16:00Z">
                <w:r w:rsidDel="00E067A3">
                  <w:delText xml:space="preserve">                     independent of their actual assignment to OpenFlow Logical</w:delText>
                </w:r>
              </w:del>
            </w:ins>
          </w:p>
          <w:p w14:paraId="649B7AAE" w14:textId="329BBEE8" w:rsidR="00874469" w:rsidDel="00E067A3" w:rsidRDefault="00874469">
            <w:pPr>
              <w:pStyle w:val="Appx"/>
              <w:rPr>
                <w:ins w:id="8516" w:author="aas" w:date="2013-10-14T02:06:00Z"/>
                <w:del w:id="8517" w:author="Anees Shaikh" w:date="2013-10-19T02:16:00Z"/>
              </w:rPr>
              <w:pPrChange w:id="8518" w:author="Anees Shaikh" w:date="2013-10-19T02:16:00Z">
                <w:pPr>
                  <w:pStyle w:val="XML1"/>
                </w:pPr>
              </w:pPrChange>
            </w:pPr>
            <w:ins w:id="8519" w:author="aas" w:date="2013-10-14T02:06:00Z">
              <w:del w:id="8520" w:author="Anees Shaikh" w:date="2013-10-19T02:16:00Z">
                <w:r w:rsidDel="00E067A3">
                  <w:delText xml:space="preserve">                     Switches.  They may be available to be assigned to an OpenFlow</w:delText>
                </w:r>
              </w:del>
            </w:ins>
          </w:p>
          <w:p w14:paraId="3BBE4C3D" w14:textId="02217BD3" w:rsidR="00874469" w:rsidDel="00E067A3" w:rsidRDefault="00874469">
            <w:pPr>
              <w:pStyle w:val="Appx"/>
              <w:rPr>
                <w:ins w:id="8521" w:author="aas" w:date="2013-10-14T02:06:00Z"/>
                <w:del w:id="8522" w:author="Anees Shaikh" w:date="2013-10-19T02:16:00Z"/>
              </w:rPr>
              <w:pPrChange w:id="8523" w:author="Anees Shaikh" w:date="2013-10-19T02:16:00Z">
                <w:pPr>
                  <w:pStyle w:val="XML1"/>
                </w:pPr>
              </w:pPrChange>
            </w:pPr>
            <w:ins w:id="8524" w:author="aas" w:date="2013-10-14T02:06:00Z">
              <w:del w:id="8525" w:author="Anees Shaikh" w:date="2013-10-19T02:16:00Z">
                <w:r w:rsidDel="00E067A3">
                  <w:delText xml:space="preserve">                     Logical Switch or already in use by an OpenFlow Logical Switch.</w:delText>
                </w:r>
              </w:del>
            </w:ins>
          </w:p>
          <w:p w14:paraId="0E7F90A3" w14:textId="5997F18B" w:rsidR="00874469" w:rsidDel="00E067A3" w:rsidRDefault="00874469">
            <w:pPr>
              <w:pStyle w:val="Appx"/>
              <w:rPr>
                <w:ins w:id="8526" w:author="aas" w:date="2013-10-14T02:06:00Z"/>
                <w:del w:id="8527" w:author="Anees Shaikh" w:date="2013-10-19T02:16:00Z"/>
              </w:rPr>
              <w:pPrChange w:id="8528" w:author="Anees Shaikh" w:date="2013-10-19T02:16:00Z">
                <w:pPr>
                  <w:pStyle w:val="XML1"/>
                </w:pPr>
              </w:pPrChange>
            </w:pPr>
            <w:ins w:id="8529" w:author="aas" w:date="2013-10-14T02:06:00Z">
              <w:del w:id="8530" w:author="Anees Shaikh" w:date="2013-10-19T02:16:00Z">
                <w:r w:rsidDel="00E067A3">
                  <w:delText xml:space="preserve">            &lt;/xs:documentation&gt;</w:delText>
                </w:r>
              </w:del>
            </w:ins>
          </w:p>
          <w:p w14:paraId="4EDC73D6" w14:textId="351A3B90" w:rsidR="00874469" w:rsidDel="00E067A3" w:rsidRDefault="00874469">
            <w:pPr>
              <w:pStyle w:val="Appx"/>
              <w:rPr>
                <w:ins w:id="8531" w:author="aas" w:date="2013-10-14T02:06:00Z"/>
                <w:del w:id="8532" w:author="Anees Shaikh" w:date="2013-10-19T02:16:00Z"/>
              </w:rPr>
              <w:pPrChange w:id="8533" w:author="Anees Shaikh" w:date="2013-10-19T02:16:00Z">
                <w:pPr>
                  <w:pStyle w:val="XML1"/>
                </w:pPr>
              </w:pPrChange>
            </w:pPr>
            <w:ins w:id="8534" w:author="aas" w:date="2013-10-14T02:06:00Z">
              <w:del w:id="8535" w:author="Anees Shaikh" w:date="2013-10-19T02:16:00Z">
                <w:r w:rsidDel="00E067A3">
                  <w:delText xml:space="preserve">          &lt;/xs:annotation&gt;</w:delText>
                </w:r>
              </w:del>
            </w:ins>
          </w:p>
          <w:p w14:paraId="7A54C28A" w14:textId="4A6BDA87" w:rsidR="00874469" w:rsidDel="00E067A3" w:rsidRDefault="00874469">
            <w:pPr>
              <w:pStyle w:val="Appx"/>
              <w:rPr>
                <w:ins w:id="8536" w:author="aas" w:date="2013-10-14T02:06:00Z"/>
                <w:del w:id="8537" w:author="Anees Shaikh" w:date="2013-10-19T02:16:00Z"/>
              </w:rPr>
              <w:pPrChange w:id="8538" w:author="Anees Shaikh" w:date="2013-10-19T02:16:00Z">
                <w:pPr>
                  <w:pStyle w:val="XML1"/>
                </w:pPr>
              </w:pPrChange>
            </w:pPr>
            <w:ins w:id="8539" w:author="aas" w:date="2013-10-14T02:06:00Z">
              <w:del w:id="8540" w:author="Anees Shaikh" w:date="2013-10-19T02:16:00Z">
                <w:r w:rsidDel="00E067A3">
                  <w:delText xml:space="preserve">          &lt;xs:complexType&gt;</w:delText>
                </w:r>
              </w:del>
            </w:ins>
          </w:p>
          <w:p w14:paraId="20B81442" w14:textId="26AB575E" w:rsidR="00874469" w:rsidDel="00E067A3" w:rsidRDefault="00874469">
            <w:pPr>
              <w:pStyle w:val="Appx"/>
              <w:rPr>
                <w:ins w:id="8541" w:author="aas" w:date="2013-10-14T02:06:00Z"/>
                <w:del w:id="8542" w:author="Anees Shaikh" w:date="2013-10-19T02:16:00Z"/>
              </w:rPr>
              <w:pPrChange w:id="8543" w:author="Anees Shaikh" w:date="2013-10-19T02:16:00Z">
                <w:pPr>
                  <w:pStyle w:val="XML1"/>
                </w:pPr>
              </w:pPrChange>
            </w:pPr>
            <w:ins w:id="8544" w:author="aas" w:date="2013-10-14T02:06:00Z">
              <w:del w:id="8545" w:author="Anees Shaikh" w:date="2013-10-19T02:16:00Z">
                <w:r w:rsidDel="00E067A3">
                  <w:delText xml:space="preserve">            &lt;xs:sequence&gt;</w:delText>
                </w:r>
              </w:del>
            </w:ins>
          </w:p>
          <w:p w14:paraId="50EDDFA6" w14:textId="16438153" w:rsidR="00874469" w:rsidDel="00E067A3" w:rsidRDefault="00874469">
            <w:pPr>
              <w:pStyle w:val="Appx"/>
              <w:rPr>
                <w:ins w:id="8546" w:author="aas" w:date="2013-10-14T02:06:00Z"/>
                <w:del w:id="8547" w:author="Anees Shaikh" w:date="2013-10-19T02:16:00Z"/>
              </w:rPr>
              <w:pPrChange w:id="8548" w:author="Anees Shaikh" w:date="2013-10-19T02:16:00Z">
                <w:pPr>
                  <w:pStyle w:val="XML1"/>
                </w:pPr>
              </w:pPrChange>
            </w:pPr>
            <w:ins w:id="8549" w:author="aas" w:date="2013-10-14T02:06:00Z">
              <w:del w:id="8550" w:author="Anees Shaikh" w:date="2013-10-19T02:16:00Z">
                <w:r w:rsidDel="00E067A3">
                  <w:delText xml:space="preserve">              &lt;xs:element name="port" minOccurs="0" maxOccurs="unbounded"&gt;</w:delText>
                </w:r>
              </w:del>
            </w:ins>
          </w:p>
          <w:p w14:paraId="50A9BB92" w14:textId="40C11AA0" w:rsidR="00874469" w:rsidDel="00E067A3" w:rsidRDefault="00874469">
            <w:pPr>
              <w:pStyle w:val="Appx"/>
              <w:rPr>
                <w:ins w:id="8551" w:author="aas" w:date="2013-10-14T02:06:00Z"/>
                <w:del w:id="8552" w:author="Anees Shaikh" w:date="2013-10-19T02:16:00Z"/>
              </w:rPr>
              <w:pPrChange w:id="8553" w:author="Anees Shaikh" w:date="2013-10-19T02:16:00Z">
                <w:pPr>
                  <w:pStyle w:val="XML1"/>
                </w:pPr>
              </w:pPrChange>
            </w:pPr>
            <w:ins w:id="8554" w:author="aas" w:date="2013-10-14T02:06:00Z">
              <w:del w:id="8555" w:author="Anees Shaikh" w:date="2013-10-19T02:16:00Z">
                <w:r w:rsidDel="00E067A3">
                  <w:delText xml:space="preserve">                &lt;xs:annotation&gt;</w:delText>
                </w:r>
              </w:del>
            </w:ins>
          </w:p>
          <w:p w14:paraId="1A8DA8D5" w14:textId="4B273062" w:rsidR="00874469" w:rsidDel="00E067A3" w:rsidRDefault="00874469">
            <w:pPr>
              <w:pStyle w:val="Appx"/>
              <w:rPr>
                <w:ins w:id="8556" w:author="aas" w:date="2013-10-14T02:06:00Z"/>
                <w:del w:id="8557" w:author="Anees Shaikh" w:date="2013-10-19T02:16:00Z"/>
              </w:rPr>
              <w:pPrChange w:id="8558" w:author="Anees Shaikh" w:date="2013-10-19T02:16:00Z">
                <w:pPr>
                  <w:pStyle w:val="XML1"/>
                </w:pPr>
              </w:pPrChange>
            </w:pPr>
            <w:ins w:id="8559" w:author="aas" w:date="2013-10-14T02:06:00Z">
              <w:del w:id="8560" w:author="Anees Shaikh" w:date="2013-10-19T02:16:00Z">
                <w:r w:rsidDel="00E067A3">
                  <w:delText xml:space="preserve">                  &lt;xs:documentation&gt;</w:delText>
                </w:r>
              </w:del>
            </w:ins>
          </w:p>
          <w:p w14:paraId="4792B038" w14:textId="39780BA6" w:rsidR="00874469" w:rsidDel="00E067A3" w:rsidRDefault="00874469">
            <w:pPr>
              <w:pStyle w:val="Appx"/>
              <w:rPr>
                <w:ins w:id="8561" w:author="aas" w:date="2013-10-14T02:06:00Z"/>
                <w:del w:id="8562" w:author="Anees Shaikh" w:date="2013-10-19T02:16:00Z"/>
              </w:rPr>
              <w:pPrChange w:id="8563" w:author="Anees Shaikh" w:date="2013-10-19T02:16:00Z">
                <w:pPr>
                  <w:pStyle w:val="XML1"/>
                </w:pPr>
              </w:pPrChange>
            </w:pPr>
            <w:ins w:id="8564" w:author="aas" w:date="2013-10-14T02:06:00Z">
              <w:del w:id="8565" w:author="Anees Shaikh" w:date="2013-10-19T02:16:00Z">
                <w:r w:rsidDel="00E067A3">
                  <w:delText xml:space="preserve">                    The list contains all port resources of the OpenFlow Capable Switch.</w:delText>
                </w:r>
              </w:del>
            </w:ins>
          </w:p>
          <w:p w14:paraId="617F4110" w14:textId="4D63B64C" w:rsidR="00874469" w:rsidDel="00E067A3" w:rsidRDefault="00874469">
            <w:pPr>
              <w:pStyle w:val="Appx"/>
              <w:rPr>
                <w:ins w:id="8566" w:author="aas" w:date="2013-10-14T02:06:00Z"/>
                <w:del w:id="8567" w:author="Anees Shaikh" w:date="2013-10-19T02:16:00Z"/>
              </w:rPr>
              <w:pPrChange w:id="8568" w:author="Anees Shaikh" w:date="2013-10-19T02:16:00Z">
                <w:pPr>
                  <w:pStyle w:val="XML1"/>
                </w:pPr>
              </w:pPrChange>
            </w:pPr>
          </w:p>
          <w:p w14:paraId="69EFF227" w14:textId="05555708" w:rsidR="00874469" w:rsidDel="00E067A3" w:rsidRDefault="00874469">
            <w:pPr>
              <w:pStyle w:val="Appx"/>
              <w:rPr>
                <w:ins w:id="8569" w:author="aas" w:date="2013-10-14T02:06:00Z"/>
                <w:del w:id="8570" w:author="Anees Shaikh" w:date="2013-10-19T02:16:00Z"/>
              </w:rPr>
              <w:pPrChange w:id="8571" w:author="Anees Shaikh" w:date="2013-10-19T02:16:00Z">
                <w:pPr>
                  <w:pStyle w:val="XML1"/>
                </w:pPr>
              </w:pPrChange>
            </w:pPr>
            <w:ins w:id="8572" w:author="aas" w:date="2013-10-14T02:06:00Z">
              <w:del w:id="8573" w:author="Anees Shaikh" w:date="2013-10-19T02:16:00Z">
                <w:r w:rsidDel="00E067A3">
                  <w:delText xml:space="preserve">                          The element 'resource-id' of OFPortType MUST be unique within</w:delText>
                </w:r>
              </w:del>
            </w:ins>
          </w:p>
          <w:p w14:paraId="3529BF39" w14:textId="19EFD99F" w:rsidR="00874469" w:rsidDel="00E067A3" w:rsidRDefault="00874469">
            <w:pPr>
              <w:pStyle w:val="Appx"/>
              <w:rPr>
                <w:ins w:id="8574" w:author="aas" w:date="2013-10-14T02:06:00Z"/>
                <w:del w:id="8575" w:author="Anees Shaikh" w:date="2013-10-19T02:16:00Z"/>
              </w:rPr>
              <w:pPrChange w:id="8576" w:author="Anees Shaikh" w:date="2013-10-19T02:16:00Z">
                <w:pPr>
                  <w:pStyle w:val="XML1"/>
                </w:pPr>
              </w:pPrChange>
            </w:pPr>
            <w:ins w:id="8577" w:author="aas" w:date="2013-10-14T02:06:00Z">
              <w:del w:id="8578" w:author="Anees Shaikh" w:date="2013-10-19T02:16:00Z">
                <w:r w:rsidDel="00E067A3">
                  <w:delText xml:space="preserve">                          this list.</w:delText>
                </w:r>
              </w:del>
            </w:ins>
          </w:p>
          <w:p w14:paraId="1D99CD9E" w14:textId="217C60E3" w:rsidR="00874469" w:rsidDel="00E067A3" w:rsidRDefault="00874469">
            <w:pPr>
              <w:pStyle w:val="Appx"/>
              <w:rPr>
                <w:ins w:id="8579" w:author="aas" w:date="2013-10-14T02:06:00Z"/>
                <w:del w:id="8580" w:author="Anees Shaikh" w:date="2013-10-19T02:16:00Z"/>
              </w:rPr>
              <w:pPrChange w:id="8581" w:author="Anees Shaikh" w:date="2013-10-19T02:16:00Z">
                <w:pPr>
                  <w:pStyle w:val="XML1"/>
                </w:pPr>
              </w:pPrChange>
            </w:pPr>
            <w:ins w:id="8582" w:author="aas" w:date="2013-10-14T02:06:00Z">
              <w:del w:id="8583" w:author="Anees Shaikh" w:date="2013-10-19T02:16:00Z">
                <w:r w:rsidDel="00E067A3">
                  <w:delText xml:space="preserve">                  &lt;/xs:documentation&gt;</w:delText>
                </w:r>
              </w:del>
            </w:ins>
          </w:p>
          <w:p w14:paraId="3071ED0F" w14:textId="3B9D99D0" w:rsidR="00874469" w:rsidDel="00E067A3" w:rsidRDefault="00874469">
            <w:pPr>
              <w:pStyle w:val="Appx"/>
              <w:rPr>
                <w:ins w:id="8584" w:author="aas" w:date="2013-10-14T02:06:00Z"/>
                <w:del w:id="8585" w:author="Anees Shaikh" w:date="2013-10-19T02:16:00Z"/>
              </w:rPr>
              <w:pPrChange w:id="8586" w:author="Anees Shaikh" w:date="2013-10-19T02:16:00Z">
                <w:pPr>
                  <w:pStyle w:val="XML1"/>
                </w:pPr>
              </w:pPrChange>
            </w:pPr>
            <w:ins w:id="8587" w:author="aas" w:date="2013-10-14T02:06:00Z">
              <w:del w:id="8588" w:author="Anees Shaikh" w:date="2013-10-19T02:16:00Z">
                <w:r w:rsidDel="00E067A3">
                  <w:delText xml:space="preserve">                &lt;/xs:annotation&gt;</w:delText>
                </w:r>
              </w:del>
            </w:ins>
          </w:p>
          <w:p w14:paraId="1DA016F1" w14:textId="2822A6FE" w:rsidR="00874469" w:rsidDel="00E067A3" w:rsidRDefault="00874469">
            <w:pPr>
              <w:pStyle w:val="Appx"/>
              <w:rPr>
                <w:ins w:id="8589" w:author="aas" w:date="2013-10-14T02:06:00Z"/>
                <w:del w:id="8590" w:author="Anees Shaikh" w:date="2013-10-19T02:16:00Z"/>
              </w:rPr>
              <w:pPrChange w:id="8591" w:author="Anees Shaikh" w:date="2013-10-19T02:16:00Z">
                <w:pPr>
                  <w:pStyle w:val="XML1"/>
                </w:pPr>
              </w:pPrChange>
            </w:pPr>
            <w:ins w:id="8592" w:author="aas" w:date="2013-10-14T02:06:00Z">
              <w:del w:id="8593" w:author="Anees Shaikh" w:date="2013-10-19T02:16:00Z">
                <w:r w:rsidDel="00E067A3">
                  <w:delText xml:space="preserve">                &lt;xs:complexType&gt;</w:delText>
                </w:r>
              </w:del>
            </w:ins>
          </w:p>
          <w:p w14:paraId="219CE1C3" w14:textId="546D1D5D" w:rsidR="00874469" w:rsidDel="00E067A3" w:rsidRDefault="00874469">
            <w:pPr>
              <w:pStyle w:val="Appx"/>
              <w:rPr>
                <w:ins w:id="8594" w:author="aas" w:date="2013-10-14T02:06:00Z"/>
                <w:del w:id="8595" w:author="Anees Shaikh" w:date="2013-10-19T02:16:00Z"/>
              </w:rPr>
              <w:pPrChange w:id="8596" w:author="Anees Shaikh" w:date="2013-10-19T02:16:00Z">
                <w:pPr>
                  <w:pStyle w:val="XML1"/>
                </w:pPr>
              </w:pPrChange>
            </w:pPr>
            <w:ins w:id="8597" w:author="aas" w:date="2013-10-14T02:06:00Z">
              <w:del w:id="8598" w:author="Anees Shaikh" w:date="2013-10-19T02:16:00Z">
                <w:r w:rsidDel="00E067A3">
                  <w:delText xml:space="preserve">                  &lt;xs:sequence&gt;</w:delText>
                </w:r>
              </w:del>
            </w:ins>
          </w:p>
          <w:p w14:paraId="1A8DB0E3" w14:textId="790C5060" w:rsidR="00874469" w:rsidDel="00E067A3" w:rsidRDefault="00874469">
            <w:pPr>
              <w:pStyle w:val="Appx"/>
              <w:rPr>
                <w:ins w:id="8599" w:author="aas" w:date="2013-10-14T02:06:00Z"/>
                <w:del w:id="8600" w:author="Anees Shaikh" w:date="2013-10-19T02:16:00Z"/>
              </w:rPr>
              <w:pPrChange w:id="8601" w:author="Anees Shaikh" w:date="2013-10-19T02:16:00Z">
                <w:pPr>
                  <w:pStyle w:val="XML1"/>
                </w:pPr>
              </w:pPrChange>
            </w:pPr>
            <w:ins w:id="8602" w:author="aas" w:date="2013-10-14T02:06:00Z">
              <w:del w:id="8603" w:author="Anees Shaikh" w:date="2013-10-19T02:16:00Z">
                <w:r w:rsidDel="00E067A3">
                  <w:delText xml:space="preserve">                    &lt;xs:element name="resource-id"  type="inet:uri"&gt;</w:delText>
                </w:r>
              </w:del>
            </w:ins>
          </w:p>
          <w:p w14:paraId="48C7AD09" w14:textId="52A123C7" w:rsidR="00874469" w:rsidDel="00E067A3" w:rsidRDefault="00874469">
            <w:pPr>
              <w:pStyle w:val="Appx"/>
              <w:rPr>
                <w:ins w:id="8604" w:author="aas" w:date="2013-10-14T02:06:00Z"/>
                <w:del w:id="8605" w:author="Anees Shaikh" w:date="2013-10-19T02:16:00Z"/>
              </w:rPr>
              <w:pPrChange w:id="8606" w:author="Anees Shaikh" w:date="2013-10-19T02:16:00Z">
                <w:pPr>
                  <w:pStyle w:val="XML1"/>
                </w:pPr>
              </w:pPrChange>
            </w:pPr>
            <w:ins w:id="8607" w:author="aas" w:date="2013-10-14T02:06:00Z">
              <w:del w:id="8608" w:author="Anees Shaikh" w:date="2013-10-19T02:16:00Z">
                <w:r w:rsidDel="00E067A3">
                  <w:delText xml:space="preserve">                      &lt;xs:annotation&gt;</w:delText>
                </w:r>
              </w:del>
            </w:ins>
          </w:p>
          <w:p w14:paraId="2F46116E" w14:textId="0AE672A5" w:rsidR="00874469" w:rsidDel="00E067A3" w:rsidRDefault="00874469">
            <w:pPr>
              <w:pStyle w:val="Appx"/>
              <w:rPr>
                <w:ins w:id="8609" w:author="aas" w:date="2013-10-14T02:06:00Z"/>
                <w:del w:id="8610" w:author="Anees Shaikh" w:date="2013-10-19T02:16:00Z"/>
              </w:rPr>
              <w:pPrChange w:id="8611" w:author="Anees Shaikh" w:date="2013-10-19T02:16:00Z">
                <w:pPr>
                  <w:pStyle w:val="XML1"/>
                </w:pPr>
              </w:pPrChange>
            </w:pPr>
            <w:ins w:id="8612" w:author="aas" w:date="2013-10-14T02:06:00Z">
              <w:del w:id="8613" w:author="Anees Shaikh" w:date="2013-10-19T02:16:00Z">
                <w:r w:rsidDel="00E067A3">
                  <w:delText xml:space="preserve">                        &lt;xs:documentation&gt;</w:delText>
                </w:r>
              </w:del>
            </w:ins>
          </w:p>
          <w:p w14:paraId="2E1776AA" w14:textId="45C8E641" w:rsidR="00874469" w:rsidDel="00E067A3" w:rsidRDefault="00874469">
            <w:pPr>
              <w:pStyle w:val="Appx"/>
              <w:rPr>
                <w:ins w:id="8614" w:author="aas" w:date="2013-10-14T02:06:00Z"/>
                <w:del w:id="8615" w:author="Anees Shaikh" w:date="2013-10-19T02:16:00Z"/>
              </w:rPr>
              <w:pPrChange w:id="8616" w:author="Anees Shaikh" w:date="2013-10-19T02:16:00Z">
                <w:pPr>
                  <w:pStyle w:val="XML1"/>
                </w:pPr>
              </w:pPrChange>
            </w:pPr>
            <w:ins w:id="8617" w:author="aas" w:date="2013-10-14T02:06:00Z">
              <w:del w:id="8618" w:author="Anees Shaikh" w:date="2013-10-19T02:16:00Z">
                <w:r w:rsidDel="00E067A3">
                  <w:delText xml:space="preserve">                          A unique but locally arbitrary identifier that uniquely identifies an</w:delText>
                </w:r>
              </w:del>
            </w:ins>
          </w:p>
          <w:p w14:paraId="55301918" w14:textId="47361BF0" w:rsidR="00874469" w:rsidDel="00E067A3" w:rsidRDefault="00874469">
            <w:pPr>
              <w:pStyle w:val="Appx"/>
              <w:rPr>
                <w:ins w:id="8619" w:author="aas" w:date="2013-10-14T02:06:00Z"/>
                <w:del w:id="8620" w:author="Anees Shaikh" w:date="2013-10-19T02:16:00Z"/>
              </w:rPr>
              <w:pPrChange w:id="8621" w:author="Anees Shaikh" w:date="2013-10-19T02:16:00Z">
                <w:pPr>
                  <w:pStyle w:val="XML1"/>
                </w:pPr>
              </w:pPrChange>
            </w:pPr>
            <w:ins w:id="8622" w:author="aas" w:date="2013-10-14T02:06:00Z">
              <w:del w:id="8623" w:author="Anees Shaikh" w:date="2013-10-19T02:16:00Z">
                <w:r w:rsidDel="00E067A3">
                  <w:delText xml:space="preserve">                                 OpenFlow Port within the context of an OpenFlow Logical Switch.</w:delText>
                </w:r>
              </w:del>
            </w:ins>
          </w:p>
          <w:p w14:paraId="313F968B" w14:textId="399C10D7" w:rsidR="00874469" w:rsidDel="00E067A3" w:rsidRDefault="00874469">
            <w:pPr>
              <w:pStyle w:val="Appx"/>
              <w:rPr>
                <w:ins w:id="8624" w:author="aas" w:date="2013-10-14T02:06:00Z"/>
                <w:del w:id="8625" w:author="Anees Shaikh" w:date="2013-10-19T02:16:00Z"/>
              </w:rPr>
              <w:pPrChange w:id="8626" w:author="Anees Shaikh" w:date="2013-10-19T02:16:00Z">
                <w:pPr>
                  <w:pStyle w:val="XML1"/>
                </w:pPr>
              </w:pPrChange>
            </w:pPr>
            <w:ins w:id="8627" w:author="aas" w:date="2013-10-14T02:06:00Z">
              <w:del w:id="8628" w:author="Anees Shaikh" w:date="2013-10-19T02:16:00Z">
                <w:r w:rsidDel="00E067A3">
                  <w:delText xml:space="preserve">                                 It MUST be persistent across reboots of the OpenFlow Capable</w:delText>
                </w:r>
              </w:del>
            </w:ins>
          </w:p>
          <w:p w14:paraId="6F7F30C1" w14:textId="333ECD1E" w:rsidR="00874469" w:rsidDel="00E067A3" w:rsidRDefault="00874469">
            <w:pPr>
              <w:pStyle w:val="Appx"/>
              <w:rPr>
                <w:ins w:id="8629" w:author="aas" w:date="2013-10-14T02:06:00Z"/>
                <w:del w:id="8630" w:author="Anees Shaikh" w:date="2013-10-19T02:16:00Z"/>
              </w:rPr>
              <w:pPrChange w:id="8631" w:author="Anees Shaikh" w:date="2013-10-19T02:16:00Z">
                <w:pPr>
                  <w:pStyle w:val="XML1"/>
                </w:pPr>
              </w:pPrChange>
            </w:pPr>
            <w:ins w:id="8632" w:author="aas" w:date="2013-10-14T02:06:00Z">
              <w:del w:id="8633" w:author="Anees Shaikh" w:date="2013-10-19T02:16:00Z">
                <w:r w:rsidDel="00E067A3">
                  <w:delText xml:space="preserve">                                 Switch.</w:delText>
                </w:r>
              </w:del>
            </w:ins>
          </w:p>
          <w:p w14:paraId="7D7E4948" w14:textId="0B4FCD8C" w:rsidR="00874469" w:rsidDel="00E067A3" w:rsidRDefault="00874469">
            <w:pPr>
              <w:pStyle w:val="Appx"/>
              <w:rPr>
                <w:ins w:id="8634" w:author="aas" w:date="2013-10-14T02:06:00Z"/>
                <w:del w:id="8635" w:author="Anees Shaikh" w:date="2013-10-19T02:16:00Z"/>
              </w:rPr>
              <w:pPrChange w:id="8636" w:author="Anees Shaikh" w:date="2013-10-19T02:16:00Z">
                <w:pPr>
                  <w:pStyle w:val="XML1"/>
                </w:pPr>
              </w:pPrChange>
            </w:pPr>
            <w:ins w:id="8637" w:author="aas" w:date="2013-10-14T02:06:00Z">
              <w:del w:id="8638" w:author="Anees Shaikh" w:date="2013-10-19T02:16:00Z">
                <w:r w:rsidDel="00E067A3">
                  <w:delText xml:space="preserve">                        &lt;/xs:documentation&gt;</w:delText>
                </w:r>
              </w:del>
            </w:ins>
          </w:p>
          <w:p w14:paraId="70CE4205" w14:textId="0F8D1894" w:rsidR="00874469" w:rsidDel="00E067A3" w:rsidRDefault="00874469">
            <w:pPr>
              <w:pStyle w:val="Appx"/>
              <w:rPr>
                <w:ins w:id="8639" w:author="aas" w:date="2013-10-14T02:06:00Z"/>
                <w:del w:id="8640" w:author="Anees Shaikh" w:date="2013-10-19T02:16:00Z"/>
              </w:rPr>
              <w:pPrChange w:id="8641" w:author="Anees Shaikh" w:date="2013-10-19T02:16:00Z">
                <w:pPr>
                  <w:pStyle w:val="XML1"/>
                </w:pPr>
              </w:pPrChange>
            </w:pPr>
            <w:ins w:id="8642" w:author="aas" w:date="2013-10-14T02:06:00Z">
              <w:del w:id="8643" w:author="Anees Shaikh" w:date="2013-10-19T02:16:00Z">
                <w:r w:rsidDel="00E067A3">
                  <w:delText xml:space="preserve">                      &lt;/xs:annotation&gt;</w:delText>
                </w:r>
              </w:del>
            </w:ins>
          </w:p>
          <w:p w14:paraId="33C7A531" w14:textId="32F49964" w:rsidR="00874469" w:rsidDel="00E067A3" w:rsidRDefault="00874469">
            <w:pPr>
              <w:pStyle w:val="Appx"/>
              <w:rPr>
                <w:ins w:id="8644" w:author="aas" w:date="2013-10-14T02:06:00Z"/>
                <w:del w:id="8645" w:author="Anees Shaikh" w:date="2013-10-19T02:16:00Z"/>
              </w:rPr>
              <w:pPrChange w:id="8646" w:author="Anees Shaikh" w:date="2013-10-19T02:16:00Z">
                <w:pPr>
                  <w:pStyle w:val="XML1"/>
                </w:pPr>
              </w:pPrChange>
            </w:pPr>
            <w:ins w:id="8647" w:author="aas" w:date="2013-10-14T02:06:00Z">
              <w:del w:id="8648" w:author="Anees Shaikh" w:date="2013-10-19T02:16:00Z">
                <w:r w:rsidDel="00E067A3">
                  <w:delText xml:space="preserve">                    &lt;/xs:element&gt;</w:delText>
                </w:r>
              </w:del>
            </w:ins>
          </w:p>
          <w:p w14:paraId="0D190785" w14:textId="54D27855" w:rsidR="00874469" w:rsidDel="00E067A3" w:rsidRDefault="00874469">
            <w:pPr>
              <w:pStyle w:val="Appx"/>
              <w:rPr>
                <w:ins w:id="8649" w:author="aas" w:date="2013-10-14T02:06:00Z"/>
                <w:del w:id="8650" w:author="Anees Shaikh" w:date="2013-10-19T02:16:00Z"/>
              </w:rPr>
              <w:pPrChange w:id="8651" w:author="Anees Shaikh" w:date="2013-10-19T02:16:00Z">
                <w:pPr>
                  <w:pStyle w:val="XML1"/>
                </w:pPr>
              </w:pPrChange>
            </w:pPr>
            <w:ins w:id="8652" w:author="aas" w:date="2013-10-14T02:06:00Z">
              <w:del w:id="8653" w:author="Anees Shaikh" w:date="2013-10-19T02:16:00Z">
                <w:r w:rsidDel="00E067A3">
                  <w:delText xml:space="preserve">                    &lt;xs:element name="number" minOccurs="0"  type="xs:unsignedLong"&gt;</w:delText>
                </w:r>
              </w:del>
            </w:ins>
          </w:p>
          <w:p w14:paraId="14422E12" w14:textId="295F4A4B" w:rsidR="00874469" w:rsidDel="00E067A3" w:rsidRDefault="00874469">
            <w:pPr>
              <w:pStyle w:val="Appx"/>
              <w:rPr>
                <w:ins w:id="8654" w:author="aas" w:date="2013-10-14T02:06:00Z"/>
                <w:del w:id="8655" w:author="Anees Shaikh" w:date="2013-10-19T02:16:00Z"/>
              </w:rPr>
              <w:pPrChange w:id="8656" w:author="Anees Shaikh" w:date="2013-10-19T02:16:00Z">
                <w:pPr>
                  <w:pStyle w:val="XML1"/>
                </w:pPr>
              </w:pPrChange>
            </w:pPr>
            <w:ins w:id="8657" w:author="aas" w:date="2013-10-14T02:06:00Z">
              <w:del w:id="8658" w:author="Anees Shaikh" w:date="2013-10-19T02:16:00Z">
                <w:r w:rsidDel="00E067A3">
                  <w:delText xml:space="preserve">                      &lt;xs:annotation&gt;</w:delText>
                </w:r>
              </w:del>
            </w:ins>
          </w:p>
          <w:p w14:paraId="49EE1738" w14:textId="47B1EAEC" w:rsidR="00874469" w:rsidDel="00E067A3" w:rsidRDefault="00874469">
            <w:pPr>
              <w:pStyle w:val="Appx"/>
              <w:rPr>
                <w:ins w:id="8659" w:author="aas" w:date="2013-10-14T02:06:00Z"/>
                <w:del w:id="8660" w:author="Anees Shaikh" w:date="2013-10-19T02:16:00Z"/>
              </w:rPr>
              <w:pPrChange w:id="8661" w:author="Anees Shaikh" w:date="2013-10-19T02:16:00Z">
                <w:pPr>
                  <w:pStyle w:val="XML1"/>
                </w:pPr>
              </w:pPrChange>
            </w:pPr>
            <w:ins w:id="8662" w:author="aas" w:date="2013-10-14T02:06:00Z">
              <w:del w:id="8663" w:author="Anees Shaikh" w:date="2013-10-19T02:16:00Z">
                <w:r w:rsidDel="00E067A3">
                  <w:delText xml:space="preserve">                        &lt;xs:documentation&gt;</w:delText>
                </w:r>
              </w:del>
            </w:ins>
          </w:p>
          <w:p w14:paraId="4DFD9F67" w14:textId="0F8E4B1C" w:rsidR="00874469" w:rsidDel="00E067A3" w:rsidRDefault="00874469">
            <w:pPr>
              <w:pStyle w:val="Appx"/>
              <w:rPr>
                <w:ins w:id="8664" w:author="aas" w:date="2013-10-14T02:06:00Z"/>
                <w:del w:id="8665" w:author="Anees Shaikh" w:date="2013-10-19T02:16:00Z"/>
              </w:rPr>
              <w:pPrChange w:id="8666" w:author="Anees Shaikh" w:date="2013-10-19T02:16:00Z">
                <w:pPr>
                  <w:pStyle w:val="XML1"/>
                </w:pPr>
              </w:pPrChange>
            </w:pPr>
            <w:ins w:id="8667" w:author="aas" w:date="2013-10-14T02:06:00Z">
              <w:del w:id="8668" w:author="Anees Shaikh" w:date="2013-10-19T02:16:00Z">
                <w:r w:rsidDel="00E067A3">
                  <w:delText xml:space="preserve">                          This number identifies the OpenFlow Port to OpenFlow Controllers. It is</w:delText>
                </w:r>
              </w:del>
            </w:ins>
          </w:p>
          <w:p w14:paraId="15D90704" w14:textId="2D0B12B5" w:rsidR="00874469" w:rsidDel="00E067A3" w:rsidRDefault="00874469">
            <w:pPr>
              <w:pStyle w:val="Appx"/>
              <w:rPr>
                <w:ins w:id="8669" w:author="aas" w:date="2013-10-14T02:06:00Z"/>
                <w:del w:id="8670" w:author="Anees Shaikh" w:date="2013-10-19T02:16:00Z"/>
              </w:rPr>
              <w:pPrChange w:id="8671" w:author="Anees Shaikh" w:date="2013-10-19T02:16:00Z">
                <w:pPr>
                  <w:pStyle w:val="XML1"/>
                </w:pPr>
              </w:pPrChange>
            </w:pPr>
            <w:ins w:id="8672" w:author="aas" w:date="2013-10-14T02:06:00Z">
              <w:del w:id="8673" w:author="Anees Shaikh" w:date="2013-10-19T02:16:00Z">
                <w:r w:rsidDel="00E067A3">
                  <w:delText xml:space="preserve">                                 assigned to an OpenFlow Port latest when the OpenFlow Port is</w:delText>
                </w:r>
              </w:del>
            </w:ins>
          </w:p>
          <w:p w14:paraId="41EEDAB4" w14:textId="1CD982EC" w:rsidR="00874469" w:rsidDel="00E067A3" w:rsidRDefault="00874469">
            <w:pPr>
              <w:pStyle w:val="Appx"/>
              <w:rPr>
                <w:ins w:id="8674" w:author="aas" w:date="2013-10-14T02:06:00Z"/>
                <w:del w:id="8675" w:author="Anees Shaikh" w:date="2013-10-19T02:16:00Z"/>
              </w:rPr>
              <w:pPrChange w:id="8676" w:author="Anees Shaikh" w:date="2013-10-19T02:16:00Z">
                <w:pPr>
                  <w:pStyle w:val="XML1"/>
                </w:pPr>
              </w:pPrChange>
            </w:pPr>
            <w:ins w:id="8677" w:author="aas" w:date="2013-10-14T02:06:00Z">
              <w:del w:id="8678" w:author="Anees Shaikh" w:date="2013-10-19T02:16:00Z">
                <w:r w:rsidDel="00E067A3">
                  <w:delText xml:space="preserve">                                associated with and OpenFlow Logical Switch.  If the OpenFlow</w:delText>
                </w:r>
              </w:del>
            </w:ins>
          </w:p>
          <w:p w14:paraId="0348F25A" w14:textId="58B25E33" w:rsidR="00874469" w:rsidDel="00E067A3" w:rsidRDefault="00874469">
            <w:pPr>
              <w:pStyle w:val="Appx"/>
              <w:rPr>
                <w:ins w:id="8679" w:author="aas" w:date="2013-10-14T02:06:00Z"/>
                <w:del w:id="8680" w:author="Anees Shaikh" w:date="2013-10-19T02:16:00Z"/>
              </w:rPr>
              <w:pPrChange w:id="8681" w:author="Anees Shaikh" w:date="2013-10-19T02:16:00Z">
                <w:pPr>
                  <w:pStyle w:val="XML1"/>
                </w:pPr>
              </w:pPrChange>
            </w:pPr>
            <w:ins w:id="8682" w:author="aas" w:date="2013-10-14T02:06:00Z">
              <w:del w:id="8683" w:author="Anees Shaikh" w:date="2013-10-19T02:16:00Z">
                <w:r w:rsidDel="00E067A3">
                  <w:delText xml:space="preserve">                                 Port is associated with an OpenFlow Logical Switch, this element</w:delText>
                </w:r>
              </w:del>
            </w:ins>
          </w:p>
          <w:p w14:paraId="20861AB3" w14:textId="4DD4BBBE" w:rsidR="00874469" w:rsidDel="00E067A3" w:rsidRDefault="00874469">
            <w:pPr>
              <w:pStyle w:val="Appx"/>
              <w:rPr>
                <w:ins w:id="8684" w:author="aas" w:date="2013-10-14T02:06:00Z"/>
                <w:del w:id="8685" w:author="Anees Shaikh" w:date="2013-10-19T02:16:00Z"/>
              </w:rPr>
              <w:pPrChange w:id="8686" w:author="Anees Shaikh" w:date="2013-10-19T02:16:00Z">
                <w:pPr>
                  <w:pStyle w:val="XML1"/>
                </w:pPr>
              </w:pPrChange>
            </w:pPr>
            <w:ins w:id="8687" w:author="aas" w:date="2013-10-14T02:06:00Z">
              <w:del w:id="8688" w:author="Anees Shaikh" w:date="2013-10-19T02:16:00Z">
                <w:r w:rsidDel="00E067A3">
                  <w:delText xml:space="preserve">                                 MUST be unique within the context of the OpenFlow Logical</w:delText>
                </w:r>
              </w:del>
            </w:ins>
          </w:p>
          <w:p w14:paraId="53BAFAC1" w14:textId="75335378" w:rsidR="00874469" w:rsidDel="00E067A3" w:rsidRDefault="00874469">
            <w:pPr>
              <w:pStyle w:val="Appx"/>
              <w:rPr>
                <w:ins w:id="8689" w:author="aas" w:date="2013-10-14T02:06:00Z"/>
                <w:del w:id="8690" w:author="Anees Shaikh" w:date="2013-10-19T02:16:00Z"/>
              </w:rPr>
              <w:pPrChange w:id="8691" w:author="Anees Shaikh" w:date="2013-10-19T02:16:00Z">
                <w:pPr>
                  <w:pStyle w:val="XML1"/>
                </w:pPr>
              </w:pPrChange>
            </w:pPr>
            <w:ins w:id="8692" w:author="aas" w:date="2013-10-14T02:06:00Z">
              <w:del w:id="8693" w:author="Anees Shaikh" w:date="2013-10-19T02:16:00Z">
                <w:r w:rsidDel="00E067A3">
                  <w:delText xml:space="preserve">                                 Switch.</w:delText>
                </w:r>
              </w:del>
            </w:ins>
          </w:p>
          <w:p w14:paraId="473291A9" w14:textId="4D160E91" w:rsidR="00874469" w:rsidDel="00E067A3" w:rsidRDefault="00874469">
            <w:pPr>
              <w:pStyle w:val="Appx"/>
              <w:rPr>
                <w:ins w:id="8694" w:author="aas" w:date="2013-10-14T02:06:00Z"/>
                <w:del w:id="8695" w:author="Anees Shaikh" w:date="2013-10-19T02:16:00Z"/>
              </w:rPr>
              <w:pPrChange w:id="8696" w:author="Anees Shaikh" w:date="2013-10-19T02:16:00Z">
                <w:pPr>
                  <w:pStyle w:val="XML1"/>
                </w:pPr>
              </w:pPrChange>
            </w:pPr>
            <w:ins w:id="8697" w:author="aas" w:date="2013-10-14T02:06:00Z">
              <w:del w:id="8698" w:author="Anees Shaikh" w:date="2013-10-19T02:16:00Z">
                <w:r w:rsidDel="00E067A3">
                  <w:delText xml:space="preserve">                              </w:delText>
                </w:r>
              </w:del>
            </w:ins>
          </w:p>
          <w:p w14:paraId="7A0AC82C" w14:textId="57D9AC70" w:rsidR="00874469" w:rsidDel="00E067A3" w:rsidRDefault="00874469">
            <w:pPr>
              <w:pStyle w:val="Appx"/>
              <w:rPr>
                <w:ins w:id="8699" w:author="aas" w:date="2013-10-14T02:06:00Z"/>
                <w:del w:id="8700" w:author="Anees Shaikh" w:date="2013-10-19T02:16:00Z"/>
              </w:rPr>
              <w:pPrChange w:id="8701" w:author="Anees Shaikh" w:date="2013-10-19T02:16:00Z">
                <w:pPr>
                  <w:pStyle w:val="XML1"/>
                </w:pPr>
              </w:pPrChange>
            </w:pPr>
            <w:ins w:id="8702" w:author="aas" w:date="2013-10-14T02:06:00Z">
              <w:del w:id="8703" w:author="Anees Shaikh" w:date="2013-10-19T02:16:00Z">
                <w:r w:rsidDel="00E067A3">
                  <w:delText xml:space="preserve">                                 OpenFlow Capable Switch implementations may choose to</w:delText>
                </w:r>
              </w:del>
            </w:ins>
          </w:p>
          <w:p w14:paraId="0AAE40A4" w14:textId="54B91CBA" w:rsidR="00874469" w:rsidDel="00E067A3" w:rsidRDefault="00874469">
            <w:pPr>
              <w:pStyle w:val="Appx"/>
              <w:rPr>
                <w:ins w:id="8704" w:author="aas" w:date="2013-10-14T02:06:00Z"/>
                <w:del w:id="8705" w:author="Anees Shaikh" w:date="2013-10-19T02:16:00Z"/>
              </w:rPr>
              <w:pPrChange w:id="8706" w:author="Anees Shaikh" w:date="2013-10-19T02:16:00Z">
                <w:pPr>
                  <w:pStyle w:val="XML1"/>
                </w:pPr>
              </w:pPrChange>
            </w:pPr>
            <w:ins w:id="8707" w:author="aas" w:date="2013-10-14T02:06:00Z">
              <w:del w:id="8708" w:author="Anees Shaikh" w:date="2013-10-19T02:16:00Z">
                <w:r w:rsidDel="00E067A3">
                  <w:delText xml:space="preserve">                                 assign values to OpenFlow Ports that are unique within the</w:delText>
                </w:r>
              </w:del>
            </w:ins>
          </w:p>
          <w:p w14:paraId="59F28268" w14:textId="5C8FF5D1" w:rsidR="00874469" w:rsidDel="00E067A3" w:rsidRDefault="00874469">
            <w:pPr>
              <w:pStyle w:val="Appx"/>
              <w:rPr>
                <w:ins w:id="8709" w:author="aas" w:date="2013-10-14T02:06:00Z"/>
                <w:del w:id="8710" w:author="Anees Shaikh" w:date="2013-10-19T02:16:00Z"/>
              </w:rPr>
              <w:pPrChange w:id="8711" w:author="Anees Shaikh" w:date="2013-10-19T02:16:00Z">
                <w:pPr>
                  <w:pStyle w:val="XML1"/>
                </w:pPr>
              </w:pPrChange>
            </w:pPr>
            <w:ins w:id="8712" w:author="aas" w:date="2013-10-14T02:06:00Z">
              <w:del w:id="8713" w:author="Anees Shaikh" w:date="2013-10-19T02:16:00Z">
                <w:r w:rsidDel="00E067A3">
                  <w:delText xml:space="preserve">                                 context of the OpenFlow Logical Switch.  These numbers can</w:delText>
                </w:r>
              </w:del>
            </w:ins>
          </w:p>
          <w:p w14:paraId="4781BDC7" w14:textId="4BC1C75F" w:rsidR="00874469" w:rsidDel="00E067A3" w:rsidRDefault="00874469">
            <w:pPr>
              <w:pStyle w:val="Appx"/>
              <w:rPr>
                <w:ins w:id="8714" w:author="aas" w:date="2013-10-14T02:06:00Z"/>
                <w:del w:id="8715" w:author="Anees Shaikh" w:date="2013-10-19T02:16:00Z"/>
              </w:rPr>
              <w:pPrChange w:id="8716" w:author="Anees Shaikh" w:date="2013-10-19T02:16:00Z">
                <w:pPr>
                  <w:pStyle w:val="XML1"/>
                </w:pPr>
              </w:pPrChange>
            </w:pPr>
            <w:ins w:id="8717" w:author="aas" w:date="2013-10-14T02:06:00Z">
              <w:del w:id="8718" w:author="Anees Shaikh" w:date="2013-10-19T02:16:00Z">
                <w:r w:rsidDel="00E067A3">
                  <w:delText xml:space="preserve">                                 be used independent of assignments to OpenFlow Logical</w:delText>
                </w:r>
              </w:del>
            </w:ins>
          </w:p>
          <w:p w14:paraId="575A47A5" w14:textId="640A5B0E" w:rsidR="00874469" w:rsidDel="00E067A3" w:rsidRDefault="00874469">
            <w:pPr>
              <w:pStyle w:val="Appx"/>
              <w:rPr>
                <w:ins w:id="8719" w:author="aas" w:date="2013-10-14T02:06:00Z"/>
                <w:del w:id="8720" w:author="Anees Shaikh" w:date="2013-10-19T02:16:00Z"/>
              </w:rPr>
              <w:pPrChange w:id="8721" w:author="Anees Shaikh" w:date="2013-10-19T02:16:00Z">
                <w:pPr>
                  <w:pStyle w:val="XML1"/>
                </w:pPr>
              </w:pPrChange>
            </w:pPr>
            <w:ins w:id="8722" w:author="aas" w:date="2013-10-14T02:06:00Z">
              <w:del w:id="8723" w:author="Anees Shaikh" w:date="2013-10-19T02:16:00Z">
                <w:r w:rsidDel="00E067A3">
                  <w:delText xml:space="preserve">                                 Switches. </w:delText>
                </w:r>
              </w:del>
            </w:ins>
          </w:p>
          <w:p w14:paraId="3D7B624D" w14:textId="7C54163A" w:rsidR="00874469" w:rsidDel="00E067A3" w:rsidRDefault="00874469">
            <w:pPr>
              <w:pStyle w:val="Appx"/>
              <w:rPr>
                <w:ins w:id="8724" w:author="aas" w:date="2013-10-14T02:06:00Z"/>
                <w:del w:id="8725" w:author="Anees Shaikh" w:date="2013-10-19T02:16:00Z"/>
              </w:rPr>
              <w:pPrChange w:id="8726" w:author="Anees Shaikh" w:date="2013-10-19T02:16:00Z">
                <w:pPr>
                  <w:pStyle w:val="XML1"/>
                </w:pPr>
              </w:pPrChange>
            </w:pPr>
            <w:ins w:id="8727" w:author="aas" w:date="2013-10-14T02:06:00Z">
              <w:del w:id="8728" w:author="Anees Shaikh" w:date="2013-10-19T02:16:00Z">
                <w:r w:rsidDel="00E067A3">
                  <w:delText xml:space="preserve">                              </w:delText>
                </w:r>
              </w:del>
            </w:ins>
          </w:p>
          <w:p w14:paraId="41770A40" w14:textId="40E5AFB9" w:rsidR="00874469" w:rsidDel="00E067A3" w:rsidRDefault="00874469">
            <w:pPr>
              <w:pStyle w:val="Appx"/>
              <w:rPr>
                <w:ins w:id="8729" w:author="aas" w:date="2013-10-14T02:06:00Z"/>
                <w:del w:id="8730" w:author="Anees Shaikh" w:date="2013-10-19T02:16:00Z"/>
              </w:rPr>
              <w:pPrChange w:id="8731" w:author="Anees Shaikh" w:date="2013-10-19T02:16:00Z">
                <w:pPr>
                  <w:pStyle w:val="XML1"/>
                </w:pPr>
              </w:pPrChange>
            </w:pPr>
            <w:ins w:id="8732" w:author="aas" w:date="2013-10-14T02:06:00Z">
              <w:del w:id="8733" w:author="Anees Shaikh" w:date="2013-10-19T02:16:00Z">
                <w:r w:rsidDel="00E067A3">
                  <w:delText xml:space="preserve">                                 Other implementations may assign values to this element</w:delText>
                </w:r>
              </w:del>
            </w:ins>
          </w:p>
          <w:p w14:paraId="0ED110C5" w14:textId="1575340D" w:rsidR="00874469" w:rsidDel="00E067A3" w:rsidRDefault="00874469">
            <w:pPr>
              <w:pStyle w:val="Appx"/>
              <w:rPr>
                <w:ins w:id="8734" w:author="aas" w:date="2013-10-14T02:06:00Z"/>
                <w:del w:id="8735" w:author="Anees Shaikh" w:date="2013-10-19T02:16:00Z"/>
              </w:rPr>
              <w:pPrChange w:id="8736" w:author="Anees Shaikh" w:date="2013-10-19T02:16:00Z">
                <w:pPr>
                  <w:pStyle w:val="XML1"/>
                </w:pPr>
              </w:pPrChange>
            </w:pPr>
            <w:ins w:id="8737" w:author="aas" w:date="2013-10-14T02:06:00Z">
              <w:del w:id="8738" w:author="Anees Shaikh" w:date="2013-10-19T02:16:00Z">
                <w:r w:rsidDel="00E067A3">
                  <w:delText xml:space="preserve">                                 only if the OpenFlow Port is assigned to an OpenFlow</w:delText>
                </w:r>
              </w:del>
            </w:ins>
          </w:p>
          <w:p w14:paraId="057D0F0A" w14:textId="4C5AA313" w:rsidR="00874469" w:rsidDel="00E067A3" w:rsidRDefault="00874469">
            <w:pPr>
              <w:pStyle w:val="Appx"/>
              <w:rPr>
                <w:ins w:id="8739" w:author="aas" w:date="2013-10-14T02:06:00Z"/>
                <w:del w:id="8740" w:author="Anees Shaikh" w:date="2013-10-19T02:16:00Z"/>
              </w:rPr>
              <w:pPrChange w:id="8741" w:author="Anees Shaikh" w:date="2013-10-19T02:16:00Z">
                <w:pPr>
                  <w:pStyle w:val="XML1"/>
                </w:pPr>
              </w:pPrChange>
            </w:pPr>
            <w:ins w:id="8742" w:author="aas" w:date="2013-10-14T02:06:00Z">
              <w:del w:id="8743" w:author="Anees Shaikh" w:date="2013-10-19T02:16:00Z">
                <w:r w:rsidDel="00E067A3">
                  <w:delText xml:space="preserve">                                 Logical Switch.</w:delText>
                </w:r>
              </w:del>
            </w:ins>
          </w:p>
          <w:p w14:paraId="29B6B253" w14:textId="4C2EED43" w:rsidR="00874469" w:rsidDel="00E067A3" w:rsidRDefault="00874469">
            <w:pPr>
              <w:pStyle w:val="Appx"/>
              <w:rPr>
                <w:ins w:id="8744" w:author="aas" w:date="2013-10-14T02:06:00Z"/>
                <w:del w:id="8745" w:author="Anees Shaikh" w:date="2013-10-19T02:16:00Z"/>
              </w:rPr>
              <w:pPrChange w:id="8746" w:author="Anees Shaikh" w:date="2013-10-19T02:16:00Z">
                <w:pPr>
                  <w:pStyle w:val="XML1"/>
                </w:pPr>
              </w:pPrChange>
            </w:pPr>
            <w:ins w:id="8747" w:author="aas" w:date="2013-10-14T02:06:00Z">
              <w:del w:id="8748" w:author="Anees Shaikh" w:date="2013-10-19T02:16:00Z">
                <w:r w:rsidDel="00E067A3">
                  <w:delText xml:space="preserve">                        &lt;/xs:documentation&gt;</w:delText>
                </w:r>
              </w:del>
            </w:ins>
          </w:p>
          <w:p w14:paraId="60E3DCC3" w14:textId="3F51099E" w:rsidR="00874469" w:rsidDel="00E067A3" w:rsidRDefault="00874469">
            <w:pPr>
              <w:pStyle w:val="Appx"/>
              <w:rPr>
                <w:ins w:id="8749" w:author="aas" w:date="2013-10-14T02:06:00Z"/>
                <w:del w:id="8750" w:author="Anees Shaikh" w:date="2013-10-19T02:16:00Z"/>
              </w:rPr>
              <w:pPrChange w:id="8751" w:author="Anees Shaikh" w:date="2013-10-19T02:16:00Z">
                <w:pPr>
                  <w:pStyle w:val="XML1"/>
                </w:pPr>
              </w:pPrChange>
            </w:pPr>
            <w:ins w:id="8752" w:author="aas" w:date="2013-10-14T02:06:00Z">
              <w:del w:id="8753" w:author="Anees Shaikh" w:date="2013-10-19T02:16:00Z">
                <w:r w:rsidDel="00E067A3">
                  <w:delText xml:space="preserve">                      &lt;/xs:annotation&gt;</w:delText>
                </w:r>
              </w:del>
            </w:ins>
          </w:p>
          <w:p w14:paraId="2099110A" w14:textId="22EAC9EB" w:rsidR="00874469" w:rsidDel="00E067A3" w:rsidRDefault="00874469">
            <w:pPr>
              <w:pStyle w:val="Appx"/>
              <w:rPr>
                <w:ins w:id="8754" w:author="aas" w:date="2013-10-14T02:06:00Z"/>
                <w:del w:id="8755" w:author="Anees Shaikh" w:date="2013-10-19T02:16:00Z"/>
              </w:rPr>
              <w:pPrChange w:id="8756" w:author="Anees Shaikh" w:date="2013-10-19T02:16:00Z">
                <w:pPr>
                  <w:pStyle w:val="XML1"/>
                </w:pPr>
              </w:pPrChange>
            </w:pPr>
            <w:ins w:id="8757" w:author="aas" w:date="2013-10-14T02:06:00Z">
              <w:del w:id="8758" w:author="Anees Shaikh" w:date="2013-10-19T02:16:00Z">
                <w:r w:rsidDel="00E067A3">
                  <w:delText xml:space="preserve">                    &lt;/xs:element&gt;</w:delText>
                </w:r>
              </w:del>
            </w:ins>
          </w:p>
          <w:p w14:paraId="2B2F6B33" w14:textId="2450F5D8" w:rsidR="00874469" w:rsidDel="00E067A3" w:rsidRDefault="00874469">
            <w:pPr>
              <w:pStyle w:val="Appx"/>
              <w:rPr>
                <w:ins w:id="8759" w:author="aas" w:date="2013-10-14T02:06:00Z"/>
                <w:del w:id="8760" w:author="Anees Shaikh" w:date="2013-10-19T02:16:00Z"/>
              </w:rPr>
              <w:pPrChange w:id="8761" w:author="Anees Shaikh" w:date="2013-10-19T02:16:00Z">
                <w:pPr>
                  <w:pStyle w:val="XML1"/>
                </w:pPr>
              </w:pPrChange>
            </w:pPr>
            <w:ins w:id="8762" w:author="aas" w:date="2013-10-14T02:06:00Z">
              <w:del w:id="8763" w:author="Anees Shaikh" w:date="2013-10-19T02:16:00Z">
                <w:r w:rsidDel="00E067A3">
                  <w:delText xml:space="preserve">                    &lt;xs:element name="name" minOccurs="0"&gt;</w:delText>
                </w:r>
              </w:del>
            </w:ins>
          </w:p>
          <w:p w14:paraId="553050B4" w14:textId="405C2A82" w:rsidR="00874469" w:rsidDel="00E067A3" w:rsidRDefault="00874469">
            <w:pPr>
              <w:pStyle w:val="Appx"/>
              <w:rPr>
                <w:ins w:id="8764" w:author="aas" w:date="2013-10-14T02:06:00Z"/>
                <w:del w:id="8765" w:author="Anees Shaikh" w:date="2013-10-19T02:16:00Z"/>
              </w:rPr>
              <w:pPrChange w:id="8766" w:author="Anees Shaikh" w:date="2013-10-19T02:16:00Z">
                <w:pPr>
                  <w:pStyle w:val="XML1"/>
                </w:pPr>
              </w:pPrChange>
            </w:pPr>
            <w:ins w:id="8767" w:author="aas" w:date="2013-10-14T02:06:00Z">
              <w:del w:id="8768" w:author="Anees Shaikh" w:date="2013-10-19T02:16:00Z">
                <w:r w:rsidDel="00E067A3">
                  <w:delText xml:space="preserve">                      &lt;xs:annotation&gt;</w:delText>
                </w:r>
              </w:del>
            </w:ins>
          </w:p>
          <w:p w14:paraId="3994E6AD" w14:textId="2AD78310" w:rsidR="00874469" w:rsidDel="00E067A3" w:rsidRDefault="00874469">
            <w:pPr>
              <w:pStyle w:val="Appx"/>
              <w:rPr>
                <w:ins w:id="8769" w:author="aas" w:date="2013-10-14T02:06:00Z"/>
                <w:del w:id="8770" w:author="Anees Shaikh" w:date="2013-10-19T02:16:00Z"/>
              </w:rPr>
              <w:pPrChange w:id="8771" w:author="Anees Shaikh" w:date="2013-10-19T02:16:00Z">
                <w:pPr>
                  <w:pStyle w:val="XML1"/>
                </w:pPr>
              </w:pPrChange>
            </w:pPr>
            <w:ins w:id="8772" w:author="aas" w:date="2013-10-14T02:06:00Z">
              <w:del w:id="8773" w:author="Anees Shaikh" w:date="2013-10-19T02:16:00Z">
                <w:r w:rsidDel="00E067A3">
                  <w:delText xml:space="preserve">                        &lt;xs:documentation&gt;</w:delText>
                </w:r>
              </w:del>
            </w:ins>
          </w:p>
          <w:p w14:paraId="20625A29" w14:textId="28CBBB61" w:rsidR="00874469" w:rsidDel="00E067A3" w:rsidRDefault="00874469">
            <w:pPr>
              <w:pStyle w:val="Appx"/>
              <w:rPr>
                <w:ins w:id="8774" w:author="aas" w:date="2013-10-14T02:06:00Z"/>
                <w:del w:id="8775" w:author="Anees Shaikh" w:date="2013-10-19T02:16:00Z"/>
              </w:rPr>
              <w:pPrChange w:id="8776" w:author="Anees Shaikh" w:date="2013-10-19T02:16:00Z">
                <w:pPr>
                  <w:pStyle w:val="XML1"/>
                </w:pPr>
              </w:pPrChange>
            </w:pPr>
            <w:ins w:id="8777" w:author="aas" w:date="2013-10-14T02:06:00Z">
              <w:del w:id="8778" w:author="Anees Shaikh" w:date="2013-10-19T02:16:00Z">
                <w:r w:rsidDel="00E067A3">
                  <w:delText xml:space="preserve">                          This element assists OpenFlow Controllers in identifying OpenFlow Ports.</w:delText>
                </w:r>
              </w:del>
            </w:ins>
          </w:p>
          <w:p w14:paraId="78298C2A" w14:textId="2AE0456B" w:rsidR="00874469" w:rsidDel="00E067A3" w:rsidRDefault="00874469">
            <w:pPr>
              <w:pStyle w:val="Appx"/>
              <w:rPr>
                <w:ins w:id="8779" w:author="aas" w:date="2013-10-14T02:06:00Z"/>
                <w:del w:id="8780" w:author="Anees Shaikh" w:date="2013-10-19T02:16:00Z"/>
              </w:rPr>
              <w:pPrChange w:id="8781" w:author="Anees Shaikh" w:date="2013-10-19T02:16:00Z">
                <w:pPr>
                  <w:pStyle w:val="XML1"/>
                </w:pPr>
              </w:pPrChange>
            </w:pPr>
            <w:ins w:id="8782" w:author="aas" w:date="2013-10-14T02:06:00Z">
              <w:del w:id="8783" w:author="Anees Shaikh" w:date="2013-10-19T02:16:00Z">
                <w:r w:rsidDel="00E067A3">
                  <w:delText xml:space="preserve">                              </w:delText>
                </w:r>
              </w:del>
            </w:ins>
          </w:p>
          <w:p w14:paraId="6CF32D14" w14:textId="70FDDB0D" w:rsidR="00874469" w:rsidDel="00E067A3" w:rsidRDefault="00874469">
            <w:pPr>
              <w:pStyle w:val="Appx"/>
              <w:rPr>
                <w:ins w:id="8784" w:author="aas" w:date="2013-10-14T02:06:00Z"/>
                <w:del w:id="8785" w:author="Anees Shaikh" w:date="2013-10-19T02:16:00Z"/>
              </w:rPr>
              <w:pPrChange w:id="8786" w:author="Anees Shaikh" w:date="2013-10-19T02:16:00Z">
                <w:pPr>
                  <w:pStyle w:val="XML1"/>
                </w:pPr>
              </w:pPrChange>
            </w:pPr>
            <w:ins w:id="8787" w:author="aas" w:date="2013-10-14T02:06:00Z">
              <w:del w:id="8788" w:author="Anees Shaikh" w:date="2013-10-19T02:16:00Z">
                <w:r w:rsidDel="00E067A3">
                  <w:delText xml:space="preserve">                                 This element is not to be set by the OP-CONFIG protocol,</w:delText>
                </w:r>
              </w:del>
            </w:ins>
          </w:p>
          <w:p w14:paraId="481541FD" w14:textId="55C983B9" w:rsidR="00874469" w:rsidDel="00E067A3" w:rsidRDefault="00874469">
            <w:pPr>
              <w:pStyle w:val="Appx"/>
              <w:rPr>
                <w:ins w:id="8789" w:author="aas" w:date="2013-10-14T02:06:00Z"/>
                <w:del w:id="8790" w:author="Anees Shaikh" w:date="2013-10-19T02:16:00Z"/>
              </w:rPr>
              <w:pPrChange w:id="8791" w:author="Anees Shaikh" w:date="2013-10-19T02:16:00Z">
                <w:pPr>
                  <w:pStyle w:val="XML1"/>
                </w:pPr>
              </w:pPrChange>
            </w:pPr>
            <w:ins w:id="8792" w:author="aas" w:date="2013-10-14T02:06:00Z">
              <w:del w:id="8793" w:author="Anees Shaikh" w:date="2013-10-19T02:16:00Z">
                <w:r w:rsidDel="00E067A3">
                  <w:delText xml:space="preserve">                                 but it is set by the switch implementation.  It may be set</w:delText>
                </w:r>
              </w:del>
            </w:ins>
          </w:p>
          <w:p w14:paraId="72916C23" w14:textId="2ECF2FBE" w:rsidR="00874469" w:rsidDel="00E067A3" w:rsidRDefault="00874469">
            <w:pPr>
              <w:pStyle w:val="Appx"/>
              <w:rPr>
                <w:ins w:id="8794" w:author="aas" w:date="2013-10-14T02:06:00Z"/>
                <w:del w:id="8795" w:author="Anees Shaikh" w:date="2013-10-19T02:16:00Z"/>
              </w:rPr>
              <w:pPrChange w:id="8796" w:author="Anees Shaikh" w:date="2013-10-19T02:16:00Z">
                <w:pPr>
                  <w:pStyle w:val="XML1"/>
                </w:pPr>
              </w:pPrChange>
            </w:pPr>
            <w:ins w:id="8797" w:author="aas" w:date="2013-10-14T02:06:00Z">
              <w:del w:id="8798" w:author="Anees Shaikh" w:date="2013-10-19T02:16:00Z">
                <w:r w:rsidDel="00E067A3">
                  <w:delText xml:space="preserve">                                 at start-up time of an OpenFlow Capable Switch or when the </w:delText>
                </w:r>
              </w:del>
            </w:ins>
          </w:p>
          <w:p w14:paraId="4FEE63C4" w14:textId="6062DBFC" w:rsidR="00874469" w:rsidDel="00E067A3" w:rsidRDefault="00874469">
            <w:pPr>
              <w:pStyle w:val="Appx"/>
              <w:rPr>
                <w:ins w:id="8799" w:author="aas" w:date="2013-10-14T02:06:00Z"/>
                <w:del w:id="8800" w:author="Anees Shaikh" w:date="2013-10-19T02:16:00Z"/>
              </w:rPr>
              <w:pPrChange w:id="8801" w:author="Anees Shaikh" w:date="2013-10-19T02:16:00Z">
                <w:pPr>
                  <w:pStyle w:val="XML1"/>
                </w:pPr>
              </w:pPrChange>
            </w:pPr>
            <w:ins w:id="8802" w:author="aas" w:date="2013-10-14T02:06:00Z">
              <w:del w:id="8803" w:author="Anees Shaikh" w:date="2013-10-19T02:16:00Z">
                <w:r w:rsidDel="00E067A3">
                  <w:delText xml:space="preserve">                                 OpenFlow Port is assigned to an OpenFlow Logical Switch.</w:delText>
                </w:r>
              </w:del>
            </w:ins>
          </w:p>
          <w:p w14:paraId="07762329" w14:textId="4B9E3D3F" w:rsidR="00874469" w:rsidDel="00E067A3" w:rsidRDefault="00874469">
            <w:pPr>
              <w:pStyle w:val="Appx"/>
              <w:rPr>
                <w:ins w:id="8804" w:author="aas" w:date="2013-10-14T02:06:00Z"/>
                <w:del w:id="8805" w:author="Anees Shaikh" w:date="2013-10-19T02:16:00Z"/>
              </w:rPr>
              <w:pPrChange w:id="8806" w:author="Anees Shaikh" w:date="2013-10-19T02:16:00Z">
                <w:pPr>
                  <w:pStyle w:val="XML1"/>
                </w:pPr>
              </w:pPrChange>
            </w:pPr>
            <w:ins w:id="8807" w:author="aas" w:date="2013-10-14T02:06:00Z">
              <w:del w:id="8808" w:author="Anees Shaikh" w:date="2013-10-19T02:16:00Z">
                <w:r w:rsidDel="00E067A3">
                  <w:delText xml:space="preserve">                                 It MAY also be not set at all.  If this element is set to a</w:delText>
                </w:r>
              </w:del>
            </w:ins>
          </w:p>
          <w:p w14:paraId="5A2F7DE9" w14:textId="10A0668B" w:rsidR="00874469" w:rsidDel="00E067A3" w:rsidRDefault="00874469">
            <w:pPr>
              <w:pStyle w:val="Appx"/>
              <w:rPr>
                <w:ins w:id="8809" w:author="aas" w:date="2013-10-14T02:06:00Z"/>
                <w:del w:id="8810" w:author="Anees Shaikh" w:date="2013-10-19T02:16:00Z"/>
              </w:rPr>
              <w:pPrChange w:id="8811" w:author="Anees Shaikh" w:date="2013-10-19T02:16:00Z">
                <w:pPr>
                  <w:pStyle w:val="XML1"/>
                </w:pPr>
              </w:pPrChange>
            </w:pPr>
            <w:ins w:id="8812" w:author="aas" w:date="2013-10-14T02:06:00Z">
              <w:del w:id="8813" w:author="Anees Shaikh" w:date="2013-10-19T02:16:00Z">
                <w:r w:rsidDel="00E067A3">
                  <w:delText xml:space="preserve">                                 value other than the empty string when being assigned to an</w:delText>
                </w:r>
              </w:del>
            </w:ins>
          </w:p>
          <w:p w14:paraId="6AFE3F50" w14:textId="029CEF29" w:rsidR="00874469" w:rsidDel="00E067A3" w:rsidRDefault="00874469">
            <w:pPr>
              <w:pStyle w:val="Appx"/>
              <w:rPr>
                <w:ins w:id="8814" w:author="aas" w:date="2013-10-14T02:06:00Z"/>
                <w:del w:id="8815" w:author="Anees Shaikh" w:date="2013-10-19T02:16:00Z"/>
              </w:rPr>
              <w:pPrChange w:id="8816" w:author="Anees Shaikh" w:date="2013-10-19T02:16:00Z">
                <w:pPr>
                  <w:pStyle w:val="XML1"/>
                </w:pPr>
              </w:pPrChange>
            </w:pPr>
            <w:ins w:id="8817" w:author="aas" w:date="2013-10-14T02:06:00Z">
              <w:del w:id="8818" w:author="Anees Shaikh" w:date="2013-10-19T02:16:00Z">
                <w:r w:rsidDel="00E067A3">
                  <w:delText xml:space="preserve">                                 OpenFlow Logical Switch, then the value of this element</w:delText>
                </w:r>
              </w:del>
            </w:ins>
          </w:p>
          <w:p w14:paraId="36CFE0F1" w14:textId="598FAA9F" w:rsidR="00874469" w:rsidDel="00E067A3" w:rsidRDefault="00874469">
            <w:pPr>
              <w:pStyle w:val="Appx"/>
              <w:rPr>
                <w:ins w:id="8819" w:author="aas" w:date="2013-10-14T02:06:00Z"/>
                <w:del w:id="8820" w:author="Anees Shaikh" w:date="2013-10-19T02:16:00Z"/>
              </w:rPr>
              <w:pPrChange w:id="8821" w:author="Anees Shaikh" w:date="2013-10-19T02:16:00Z">
                <w:pPr>
                  <w:pStyle w:val="XML1"/>
                </w:pPr>
              </w:pPrChange>
            </w:pPr>
            <w:ins w:id="8822" w:author="aas" w:date="2013-10-14T02:06:00Z">
              <w:del w:id="8823" w:author="Anees Shaikh" w:date="2013-10-19T02:16:00Z">
                <w:r w:rsidDel="00E067A3">
                  <w:delText xml:space="preserve">                                 MUST be unique within the context of the OpenFlow Logical</w:delText>
                </w:r>
              </w:del>
            </w:ins>
          </w:p>
          <w:p w14:paraId="5FF54136" w14:textId="77916E7A" w:rsidR="00874469" w:rsidDel="00E067A3" w:rsidRDefault="00874469">
            <w:pPr>
              <w:pStyle w:val="Appx"/>
              <w:rPr>
                <w:ins w:id="8824" w:author="aas" w:date="2013-10-14T02:06:00Z"/>
                <w:del w:id="8825" w:author="Anees Shaikh" w:date="2013-10-19T02:16:00Z"/>
              </w:rPr>
              <w:pPrChange w:id="8826" w:author="Anees Shaikh" w:date="2013-10-19T02:16:00Z">
                <w:pPr>
                  <w:pStyle w:val="XML1"/>
                </w:pPr>
              </w:pPrChange>
            </w:pPr>
            <w:ins w:id="8827" w:author="aas" w:date="2013-10-14T02:06:00Z">
              <w:del w:id="8828" w:author="Anees Shaikh" w:date="2013-10-19T02:16:00Z">
                <w:r w:rsidDel="00E067A3">
                  <w:delText xml:space="preserve">                                 Switch.</w:delText>
                </w:r>
              </w:del>
            </w:ins>
          </w:p>
          <w:p w14:paraId="5ED38F47" w14:textId="21483190" w:rsidR="00874469" w:rsidDel="00E067A3" w:rsidRDefault="00874469">
            <w:pPr>
              <w:pStyle w:val="Appx"/>
              <w:rPr>
                <w:ins w:id="8829" w:author="aas" w:date="2013-10-14T02:06:00Z"/>
                <w:del w:id="8830" w:author="Anees Shaikh" w:date="2013-10-19T02:16:00Z"/>
              </w:rPr>
              <w:pPrChange w:id="8831" w:author="Anees Shaikh" w:date="2013-10-19T02:16:00Z">
                <w:pPr>
                  <w:pStyle w:val="XML1"/>
                </w:pPr>
              </w:pPrChange>
            </w:pPr>
            <w:ins w:id="8832" w:author="aas" w:date="2013-10-14T02:06:00Z">
              <w:del w:id="8833" w:author="Anees Shaikh" w:date="2013-10-19T02:16:00Z">
                <w:r w:rsidDel="00E067A3">
                  <w:delText xml:space="preserve">                        &lt;/xs:documentation&gt;</w:delText>
                </w:r>
              </w:del>
            </w:ins>
          </w:p>
          <w:p w14:paraId="752C8EC0" w14:textId="0C20C2BF" w:rsidR="00874469" w:rsidDel="00E067A3" w:rsidRDefault="00874469">
            <w:pPr>
              <w:pStyle w:val="Appx"/>
              <w:rPr>
                <w:ins w:id="8834" w:author="aas" w:date="2013-10-14T02:06:00Z"/>
                <w:del w:id="8835" w:author="Anees Shaikh" w:date="2013-10-19T02:16:00Z"/>
              </w:rPr>
              <w:pPrChange w:id="8836" w:author="Anees Shaikh" w:date="2013-10-19T02:16:00Z">
                <w:pPr>
                  <w:pStyle w:val="XML1"/>
                </w:pPr>
              </w:pPrChange>
            </w:pPr>
            <w:ins w:id="8837" w:author="aas" w:date="2013-10-14T02:06:00Z">
              <w:del w:id="8838" w:author="Anees Shaikh" w:date="2013-10-19T02:16:00Z">
                <w:r w:rsidDel="00E067A3">
                  <w:delText xml:space="preserve">                      &lt;/xs:annotation&gt;</w:delText>
                </w:r>
              </w:del>
            </w:ins>
          </w:p>
          <w:p w14:paraId="496D5489" w14:textId="5FDBC4EB" w:rsidR="00874469" w:rsidDel="00E067A3" w:rsidRDefault="00874469">
            <w:pPr>
              <w:pStyle w:val="Appx"/>
              <w:rPr>
                <w:ins w:id="8839" w:author="aas" w:date="2013-10-14T02:06:00Z"/>
                <w:del w:id="8840" w:author="Anees Shaikh" w:date="2013-10-19T02:16:00Z"/>
              </w:rPr>
              <w:pPrChange w:id="8841" w:author="Anees Shaikh" w:date="2013-10-19T02:16:00Z">
                <w:pPr>
                  <w:pStyle w:val="XML1"/>
                </w:pPr>
              </w:pPrChange>
            </w:pPr>
            <w:ins w:id="8842" w:author="aas" w:date="2013-10-14T02:06:00Z">
              <w:del w:id="8843" w:author="Anees Shaikh" w:date="2013-10-19T02:16:00Z">
                <w:r w:rsidDel="00E067A3">
                  <w:delText xml:space="preserve">                      &lt;xs:simpleType&gt;</w:delText>
                </w:r>
              </w:del>
            </w:ins>
          </w:p>
          <w:p w14:paraId="0250DE1F" w14:textId="0D1E59AB" w:rsidR="00874469" w:rsidDel="00E067A3" w:rsidRDefault="00874469">
            <w:pPr>
              <w:pStyle w:val="Appx"/>
              <w:rPr>
                <w:ins w:id="8844" w:author="aas" w:date="2013-10-14T02:06:00Z"/>
                <w:del w:id="8845" w:author="Anees Shaikh" w:date="2013-10-19T02:16:00Z"/>
              </w:rPr>
              <w:pPrChange w:id="8846" w:author="Anees Shaikh" w:date="2013-10-19T02:16:00Z">
                <w:pPr>
                  <w:pStyle w:val="XML1"/>
                </w:pPr>
              </w:pPrChange>
            </w:pPr>
            <w:ins w:id="8847" w:author="aas" w:date="2013-10-14T02:06:00Z">
              <w:del w:id="8848" w:author="Anees Shaikh" w:date="2013-10-19T02:16:00Z">
                <w:r w:rsidDel="00E067A3">
                  <w:delText xml:space="preserve">                        &lt;xs:restriction base="xs:string"&gt;</w:delText>
                </w:r>
              </w:del>
            </w:ins>
          </w:p>
          <w:p w14:paraId="7365F046" w14:textId="6062B6FB" w:rsidR="00874469" w:rsidDel="00E067A3" w:rsidRDefault="00874469">
            <w:pPr>
              <w:pStyle w:val="Appx"/>
              <w:rPr>
                <w:ins w:id="8849" w:author="aas" w:date="2013-10-14T02:06:00Z"/>
                <w:del w:id="8850" w:author="Anees Shaikh" w:date="2013-10-19T02:16:00Z"/>
              </w:rPr>
              <w:pPrChange w:id="8851" w:author="Anees Shaikh" w:date="2013-10-19T02:16:00Z">
                <w:pPr>
                  <w:pStyle w:val="XML1"/>
                </w:pPr>
              </w:pPrChange>
            </w:pPr>
            <w:ins w:id="8852" w:author="aas" w:date="2013-10-14T02:06:00Z">
              <w:del w:id="8853" w:author="Anees Shaikh" w:date="2013-10-19T02:16:00Z">
                <w:r w:rsidDel="00E067A3">
                  <w:delText xml:space="preserve">                          &lt;xs:minLength value="1"/&gt;</w:delText>
                </w:r>
              </w:del>
            </w:ins>
          </w:p>
          <w:p w14:paraId="28BFA34C" w14:textId="4612AE6C" w:rsidR="00874469" w:rsidDel="00E067A3" w:rsidRDefault="00874469">
            <w:pPr>
              <w:pStyle w:val="Appx"/>
              <w:rPr>
                <w:ins w:id="8854" w:author="aas" w:date="2013-10-14T02:06:00Z"/>
                <w:del w:id="8855" w:author="Anees Shaikh" w:date="2013-10-19T02:16:00Z"/>
              </w:rPr>
              <w:pPrChange w:id="8856" w:author="Anees Shaikh" w:date="2013-10-19T02:16:00Z">
                <w:pPr>
                  <w:pStyle w:val="XML1"/>
                </w:pPr>
              </w:pPrChange>
            </w:pPr>
            <w:ins w:id="8857" w:author="aas" w:date="2013-10-14T02:06:00Z">
              <w:del w:id="8858" w:author="Anees Shaikh" w:date="2013-10-19T02:16:00Z">
                <w:r w:rsidDel="00E067A3">
                  <w:delText xml:space="preserve">                          &lt;xs:maxLength value="16"/&gt;</w:delText>
                </w:r>
              </w:del>
            </w:ins>
          </w:p>
          <w:p w14:paraId="5AE85A5F" w14:textId="67293584" w:rsidR="00874469" w:rsidDel="00E067A3" w:rsidRDefault="00874469">
            <w:pPr>
              <w:pStyle w:val="Appx"/>
              <w:rPr>
                <w:ins w:id="8859" w:author="aas" w:date="2013-10-14T02:06:00Z"/>
                <w:del w:id="8860" w:author="Anees Shaikh" w:date="2013-10-19T02:16:00Z"/>
              </w:rPr>
              <w:pPrChange w:id="8861" w:author="Anees Shaikh" w:date="2013-10-19T02:16:00Z">
                <w:pPr>
                  <w:pStyle w:val="XML1"/>
                </w:pPr>
              </w:pPrChange>
            </w:pPr>
            <w:ins w:id="8862" w:author="aas" w:date="2013-10-14T02:06:00Z">
              <w:del w:id="8863" w:author="Anees Shaikh" w:date="2013-10-19T02:16:00Z">
                <w:r w:rsidDel="00E067A3">
                  <w:delText xml:space="preserve">                        &lt;/xs:restriction&gt;</w:delText>
                </w:r>
              </w:del>
            </w:ins>
          </w:p>
          <w:p w14:paraId="1EDFDE75" w14:textId="32F70975" w:rsidR="00874469" w:rsidDel="00E067A3" w:rsidRDefault="00874469">
            <w:pPr>
              <w:pStyle w:val="Appx"/>
              <w:rPr>
                <w:ins w:id="8864" w:author="aas" w:date="2013-10-14T02:06:00Z"/>
                <w:del w:id="8865" w:author="Anees Shaikh" w:date="2013-10-19T02:16:00Z"/>
              </w:rPr>
              <w:pPrChange w:id="8866" w:author="Anees Shaikh" w:date="2013-10-19T02:16:00Z">
                <w:pPr>
                  <w:pStyle w:val="XML1"/>
                </w:pPr>
              </w:pPrChange>
            </w:pPr>
            <w:ins w:id="8867" w:author="aas" w:date="2013-10-14T02:06:00Z">
              <w:del w:id="8868" w:author="Anees Shaikh" w:date="2013-10-19T02:16:00Z">
                <w:r w:rsidDel="00E067A3">
                  <w:delText xml:space="preserve">                      &lt;/xs:simpleType&gt;</w:delText>
                </w:r>
              </w:del>
            </w:ins>
          </w:p>
          <w:p w14:paraId="0D65F038" w14:textId="4A3294AF" w:rsidR="00874469" w:rsidDel="00E067A3" w:rsidRDefault="00874469">
            <w:pPr>
              <w:pStyle w:val="Appx"/>
              <w:rPr>
                <w:ins w:id="8869" w:author="aas" w:date="2013-10-14T02:06:00Z"/>
                <w:del w:id="8870" w:author="Anees Shaikh" w:date="2013-10-19T02:16:00Z"/>
              </w:rPr>
              <w:pPrChange w:id="8871" w:author="Anees Shaikh" w:date="2013-10-19T02:16:00Z">
                <w:pPr>
                  <w:pStyle w:val="XML1"/>
                </w:pPr>
              </w:pPrChange>
            </w:pPr>
            <w:ins w:id="8872" w:author="aas" w:date="2013-10-14T02:06:00Z">
              <w:del w:id="8873" w:author="Anees Shaikh" w:date="2013-10-19T02:16:00Z">
                <w:r w:rsidDel="00E067A3">
                  <w:delText xml:space="preserve">                    &lt;/xs:element&gt;</w:delText>
                </w:r>
              </w:del>
            </w:ins>
          </w:p>
          <w:p w14:paraId="1ABD5349" w14:textId="117EECD9" w:rsidR="00874469" w:rsidDel="00E067A3" w:rsidRDefault="00874469">
            <w:pPr>
              <w:pStyle w:val="Appx"/>
              <w:rPr>
                <w:ins w:id="8874" w:author="aas" w:date="2013-10-14T02:06:00Z"/>
                <w:del w:id="8875" w:author="Anees Shaikh" w:date="2013-10-19T02:16:00Z"/>
              </w:rPr>
              <w:pPrChange w:id="8876" w:author="Anees Shaikh" w:date="2013-10-19T02:16:00Z">
                <w:pPr>
                  <w:pStyle w:val="XML1"/>
                </w:pPr>
              </w:pPrChange>
            </w:pPr>
            <w:ins w:id="8877" w:author="aas" w:date="2013-10-14T02:06:00Z">
              <w:del w:id="8878" w:author="Anees Shaikh" w:date="2013-10-19T02:16:00Z">
                <w:r w:rsidDel="00E067A3">
                  <w:delText xml:space="preserve">                    &lt;xs:element name="current-rate" minOccurs="0"  type="xs:unsignedInt"&gt;</w:delText>
                </w:r>
              </w:del>
            </w:ins>
          </w:p>
          <w:p w14:paraId="6C30E12C" w14:textId="4D50EA31" w:rsidR="00874469" w:rsidDel="00E067A3" w:rsidRDefault="00874469">
            <w:pPr>
              <w:pStyle w:val="Appx"/>
              <w:rPr>
                <w:ins w:id="8879" w:author="aas" w:date="2013-10-14T02:06:00Z"/>
                <w:del w:id="8880" w:author="Anees Shaikh" w:date="2013-10-19T02:16:00Z"/>
              </w:rPr>
              <w:pPrChange w:id="8881" w:author="Anees Shaikh" w:date="2013-10-19T02:16:00Z">
                <w:pPr>
                  <w:pStyle w:val="XML1"/>
                </w:pPr>
              </w:pPrChange>
            </w:pPr>
            <w:ins w:id="8882" w:author="aas" w:date="2013-10-14T02:06:00Z">
              <w:del w:id="8883" w:author="Anees Shaikh" w:date="2013-10-19T02:16:00Z">
                <w:r w:rsidDel="00E067A3">
                  <w:delText xml:space="preserve">                      &lt;xs:annotation&gt;</w:delText>
                </w:r>
              </w:del>
            </w:ins>
          </w:p>
          <w:p w14:paraId="2A3B4408" w14:textId="7991DAA9" w:rsidR="00874469" w:rsidDel="00E067A3" w:rsidRDefault="00874469">
            <w:pPr>
              <w:pStyle w:val="Appx"/>
              <w:rPr>
                <w:ins w:id="8884" w:author="aas" w:date="2013-10-14T02:06:00Z"/>
                <w:del w:id="8885" w:author="Anees Shaikh" w:date="2013-10-19T02:16:00Z"/>
              </w:rPr>
              <w:pPrChange w:id="8886" w:author="Anees Shaikh" w:date="2013-10-19T02:16:00Z">
                <w:pPr>
                  <w:pStyle w:val="XML1"/>
                </w:pPr>
              </w:pPrChange>
            </w:pPr>
            <w:ins w:id="8887" w:author="aas" w:date="2013-10-14T02:06:00Z">
              <w:del w:id="8888" w:author="Anees Shaikh" w:date="2013-10-19T02:16:00Z">
                <w:r w:rsidDel="00E067A3">
                  <w:delText xml:space="preserve">                        &lt;xs:documentation&gt;</w:delText>
                </w:r>
              </w:del>
            </w:ins>
          </w:p>
          <w:p w14:paraId="3EADA1E0" w14:textId="6B7E6DC4" w:rsidR="00874469" w:rsidDel="00E067A3" w:rsidRDefault="00874469">
            <w:pPr>
              <w:pStyle w:val="Appx"/>
              <w:rPr>
                <w:ins w:id="8889" w:author="aas" w:date="2013-10-14T02:06:00Z"/>
                <w:del w:id="8890" w:author="Anees Shaikh" w:date="2013-10-19T02:16:00Z"/>
              </w:rPr>
              <w:pPrChange w:id="8891" w:author="Anees Shaikh" w:date="2013-10-19T02:16:00Z">
                <w:pPr>
                  <w:pStyle w:val="XML1"/>
                </w:pPr>
              </w:pPrChange>
            </w:pPr>
            <w:ins w:id="8892" w:author="aas" w:date="2013-10-14T02:06:00Z">
              <w:del w:id="8893" w:author="Anees Shaikh" w:date="2013-10-19T02:16:00Z">
                <w:r w:rsidDel="00E067A3">
                  <w:delText xml:space="preserve">                          This element indicates the current bit rate of the port. Its values is</w:delText>
                </w:r>
              </w:del>
            </w:ins>
          </w:p>
          <w:p w14:paraId="2627E658" w14:textId="6C45F974" w:rsidR="00874469" w:rsidDel="00E067A3" w:rsidRDefault="00874469">
            <w:pPr>
              <w:pStyle w:val="Appx"/>
              <w:rPr>
                <w:ins w:id="8894" w:author="aas" w:date="2013-10-14T02:06:00Z"/>
                <w:del w:id="8895" w:author="Anees Shaikh" w:date="2013-10-19T02:16:00Z"/>
              </w:rPr>
              <w:pPrChange w:id="8896" w:author="Anees Shaikh" w:date="2013-10-19T02:16:00Z">
                <w:pPr>
                  <w:pStyle w:val="XML1"/>
                </w:pPr>
              </w:pPrChange>
            </w:pPr>
            <w:ins w:id="8897" w:author="aas" w:date="2013-10-14T02:06:00Z">
              <w:del w:id="8898" w:author="Anees Shaikh" w:date="2013-10-19T02:16:00Z">
                <w:r w:rsidDel="00E067A3">
                  <w:delText xml:space="preserve">                                 to be provided in units of kilobit per second (kbps). This</w:delText>
                </w:r>
              </w:del>
            </w:ins>
          </w:p>
          <w:p w14:paraId="63BC7AE2" w14:textId="669E08F1" w:rsidR="00874469" w:rsidDel="00E067A3" w:rsidRDefault="00874469">
            <w:pPr>
              <w:pStyle w:val="Appx"/>
              <w:rPr>
                <w:ins w:id="8899" w:author="aas" w:date="2013-10-14T02:06:00Z"/>
                <w:del w:id="8900" w:author="Anees Shaikh" w:date="2013-10-19T02:16:00Z"/>
              </w:rPr>
              <w:pPrChange w:id="8901" w:author="Anees Shaikh" w:date="2013-10-19T02:16:00Z">
                <w:pPr>
                  <w:pStyle w:val="XML1"/>
                </w:pPr>
              </w:pPrChange>
            </w:pPr>
            <w:ins w:id="8902" w:author="aas" w:date="2013-10-14T02:06:00Z">
              <w:del w:id="8903" w:author="Anees Shaikh" w:date="2013-10-19T02:16:00Z">
                <w:r w:rsidDel="00E067A3">
                  <w:delText xml:space="preserve">                                 element is only valid if the element called 'rate' in the</w:delText>
                </w:r>
              </w:del>
            </w:ins>
          </w:p>
          <w:p w14:paraId="50C323CA" w14:textId="57CA023B" w:rsidR="00874469" w:rsidDel="00E067A3" w:rsidRDefault="00874469">
            <w:pPr>
              <w:pStyle w:val="Appx"/>
              <w:rPr>
                <w:ins w:id="8904" w:author="aas" w:date="2013-10-14T02:06:00Z"/>
                <w:del w:id="8905" w:author="Anees Shaikh" w:date="2013-10-19T02:16:00Z"/>
              </w:rPr>
              <w:pPrChange w:id="8906" w:author="Anees Shaikh" w:date="2013-10-19T02:16:00Z">
                <w:pPr>
                  <w:pStyle w:val="XML1"/>
                </w:pPr>
              </w:pPrChange>
            </w:pPr>
            <w:ins w:id="8907" w:author="aas" w:date="2013-10-14T02:06:00Z">
              <w:del w:id="8908" w:author="Anees Shaikh" w:date="2013-10-19T02:16:00Z">
                <w:r w:rsidDel="00E067A3">
                  <w:delText xml:space="preserve">                                 current Port Features has a value of 'other'.</w:delText>
                </w:r>
              </w:del>
            </w:ins>
          </w:p>
          <w:p w14:paraId="6940E79A" w14:textId="7BC474DC" w:rsidR="00874469" w:rsidDel="00E067A3" w:rsidRDefault="00874469">
            <w:pPr>
              <w:pStyle w:val="Appx"/>
              <w:rPr>
                <w:ins w:id="8909" w:author="aas" w:date="2013-10-14T02:06:00Z"/>
                <w:del w:id="8910" w:author="Anees Shaikh" w:date="2013-10-19T02:16:00Z"/>
              </w:rPr>
              <w:pPrChange w:id="8911" w:author="Anees Shaikh" w:date="2013-10-19T02:16:00Z">
                <w:pPr>
                  <w:pStyle w:val="XML1"/>
                </w:pPr>
              </w:pPrChange>
            </w:pPr>
            <w:ins w:id="8912" w:author="aas" w:date="2013-10-14T02:06:00Z">
              <w:del w:id="8913" w:author="Anees Shaikh" w:date="2013-10-19T02:16:00Z">
                <w:r w:rsidDel="00E067A3">
                  <w:delText xml:space="preserve">                        &lt;/xs:documentation&gt;</w:delText>
                </w:r>
              </w:del>
            </w:ins>
          </w:p>
          <w:p w14:paraId="7A01FC5F" w14:textId="3AC41D8C" w:rsidR="00874469" w:rsidDel="00E067A3" w:rsidRDefault="00874469">
            <w:pPr>
              <w:pStyle w:val="Appx"/>
              <w:rPr>
                <w:ins w:id="8914" w:author="aas" w:date="2013-10-14T02:06:00Z"/>
                <w:del w:id="8915" w:author="Anees Shaikh" w:date="2013-10-19T02:16:00Z"/>
              </w:rPr>
              <w:pPrChange w:id="8916" w:author="Anees Shaikh" w:date="2013-10-19T02:16:00Z">
                <w:pPr>
                  <w:pStyle w:val="XML1"/>
                </w:pPr>
              </w:pPrChange>
            </w:pPr>
            <w:ins w:id="8917" w:author="aas" w:date="2013-10-14T02:06:00Z">
              <w:del w:id="8918" w:author="Anees Shaikh" w:date="2013-10-19T02:16:00Z">
                <w:r w:rsidDel="00E067A3">
                  <w:delText xml:space="preserve">                      &lt;/xs:annotation&gt;</w:delText>
                </w:r>
              </w:del>
            </w:ins>
          </w:p>
          <w:p w14:paraId="393BCB43" w14:textId="10AE66FE" w:rsidR="00874469" w:rsidDel="00E067A3" w:rsidRDefault="00874469">
            <w:pPr>
              <w:pStyle w:val="Appx"/>
              <w:rPr>
                <w:ins w:id="8919" w:author="aas" w:date="2013-10-14T02:06:00Z"/>
                <w:del w:id="8920" w:author="Anees Shaikh" w:date="2013-10-19T02:16:00Z"/>
              </w:rPr>
              <w:pPrChange w:id="8921" w:author="Anees Shaikh" w:date="2013-10-19T02:16:00Z">
                <w:pPr>
                  <w:pStyle w:val="XML1"/>
                </w:pPr>
              </w:pPrChange>
            </w:pPr>
            <w:ins w:id="8922" w:author="aas" w:date="2013-10-14T02:06:00Z">
              <w:del w:id="8923" w:author="Anees Shaikh" w:date="2013-10-19T02:16:00Z">
                <w:r w:rsidDel="00E067A3">
                  <w:delText xml:space="preserve">                    &lt;/xs:element&gt;</w:delText>
                </w:r>
              </w:del>
            </w:ins>
          </w:p>
          <w:p w14:paraId="45F1A1D5" w14:textId="7B918FDB" w:rsidR="00874469" w:rsidDel="00E067A3" w:rsidRDefault="00874469">
            <w:pPr>
              <w:pStyle w:val="Appx"/>
              <w:rPr>
                <w:ins w:id="8924" w:author="aas" w:date="2013-10-14T02:06:00Z"/>
                <w:del w:id="8925" w:author="Anees Shaikh" w:date="2013-10-19T02:16:00Z"/>
              </w:rPr>
              <w:pPrChange w:id="8926" w:author="Anees Shaikh" w:date="2013-10-19T02:16:00Z">
                <w:pPr>
                  <w:pStyle w:val="XML1"/>
                </w:pPr>
              </w:pPrChange>
            </w:pPr>
            <w:ins w:id="8927" w:author="aas" w:date="2013-10-14T02:06:00Z">
              <w:del w:id="8928" w:author="Anees Shaikh" w:date="2013-10-19T02:16:00Z">
                <w:r w:rsidDel="00E067A3">
                  <w:delText xml:space="preserve">                    &lt;xs:element name="max-rate" minOccurs="0"  type="xs:unsignedInt"&gt;</w:delText>
                </w:r>
              </w:del>
            </w:ins>
          </w:p>
          <w:p w14:paraId="61DA2FB5" w14:textId="1A48C13E" w:rsidR="00874469" w:rsidDel="00E067A3" w:rsidRDefault="00874469">
            <w:pPr>
              <w:pStyle w:val="Appx"/>
              <w:rPr>
                <w:ins w:id="8929" w:author="aas" w:date="2013-10-14T02:06:00Z"/>
                <w:del w:id="8930" w:author="Anees Shaikh" w:date="2013-10-19T02:16:00Z"/>
              </w:rPr>
              <w:pPrChange w:id="8931" w:author="Anees Shaikh" w:date="2013-10-19T02:16:00Z">
                <w:pPr>
                  <w:pStyle w:val="XML1"/>
                </w:pPr>
              </w:pPrChange>
            </w:pPr>
            <w:ins w:id="8932" w:author="aas" w:date="2013-10-14T02:06:00Z">
              <w:del w:id="8933" w:author="Anees Shaikh" w:date="2013-10-19T02:16:00Z">
                <w:r w:rsidDel="00E067A3">
                  <w:delText xml:space="preserve">                      &lt;xs:annotation&gt;</w:delText>
                </w:r>
              </w:del>
            </w:ins>
          </w:p>
          <w:p w14:paraId="0A652FF6" w14:textId="742A2496" w:rsidR="00874469" w:rsidDel="00E067A3" w:rsidRDefault="00874469">
            <w:pPr>
              <w:pStyle w:val="Appx"/>
              <w:rPr>
                <w:ins w:id="8934" w:author="aas" w:date="2013-10-14T02:06:00Z"/>
                <w:del w:id="8935" w:author="Anees Shaikh" w:date="2013-10-19T02:16:00Z"/>
              </w:rPr>
              <w:pPrChange w:id="8936" w:author="Anees Shaikh" w:date="2013-10-19T02:16:00Z">
                <w:pPr>
                  <w:pStyle w:val="XML1"/>
                </w:pPr>
              </w:pPrChange>
            </w:pPr>
            <w:ins w:id="8937" w:author="aas" w:date="2013-10-14T02:06:00Z">
              <w:del w:id="8938" w:author="Anees Shaikh" w:date="2013-10-19T02:16:00Z">
                <w:r w:rsidDel="00E067A3">
                  <w:delText xml:space="preserve">                        &lt;xs:documentation&gt;</w:delText>
                </w:r>
              </w:del>
            </w:ins>
          </w:p>
          <w:p w14:paraId="66EDB7D9" w14:textId="0FCA901F" w:rsidR="00874469" w:rsidDel="00E067A3" w:rsidRDefault="00874469">
            <w:pPr>
              <w:pStyle w:val="Appx"/>
              <w:rPr>
                <w:ins w:id="8939" w:author="aas" w:date="2013-10-14T02:06:00Z"/>
                <w:del w:id="8940" w:author="Anees Shaikh" w:date="2013-10-19T02:16:00Z"/>
              </w:rPr>
              <w:pPrChange w:id="8941" w:author="Anees Shaikh" w:date="2013-10-19T02:16:00Z">
                <w:pPr>
                  <w:pStyle w:val="XML1"/>
                </w:pPr>
              </w:pPrChange>
            </w:pPr>
            <w:ins w:id="8942" w:author="aas" w:date="2013-10-14T02:06:00Z">
              <w:del w:id="8943" w:author="Anees Shaikh" w:date="2013-10-19T02:16:00Z">
                <w:r w:rsidDel="00E067A3">
                  <w:delText xml:space="preserve">                          This element indicates the maximum bit rate of the port. Its values is</w:delText>
                </w:r>
              </w:del>
            </w:ins>
          </w:p>
          <w:p w14:paraId="48B2E49C" w14:textId="67459C4B" w:rsidR="00874469" w:rsidDel="00E067A3" w:rsidRDefault="00874469">
            <w:pPr>
              <w:pStyle w:val="Appx"/>
              <w:rPr>
                <w:ins w:id="8944" w:author="aas" w:date="2013-10-14T02:06:00Z"/>
                <w:del w:id="8945" w:author="Anees Shaikh" w:date="2013-10-19T02:16:00Z"/>
              </w:rPr>
              <w:pPrChange w:id="8946" w:author="Anees Shaikh" w:date="2013-10-19T02:16:00Z">
                <w:pPr>
                  <w:pStyle w:val="XML1"/>
                </w:pPr>
              </w:pPrChange>
            </w:pPr>
            <w:ins w:id="8947" w:author="aas" w:date="2013-10-14T02:06:00Z">
              <w:del w:id="8948" w:author="Anees Shaikh" w:date="2013-10-19T02:16:00Z">
                <w:r w:rsidDel="00E067A3">
                  <w:delText xml:space="preserve">                                 to be provided in units of kilobit per second (kbps). This</w:delText>
                </w:r>
              </w:del>
            </w:ins>
          </w:p>
          <w:p w14:paraId="11F91A47" w14:textId="7489DCB5" w:rsidR="00874469" w:rsidDel="00E067A3" w:rsidRDefault="00874469">
            <w:pPr>
              <w:pStyle w:val="Appx"/>
              <w:rPr>
                <w:ins w:id="8949" w:author="aas" w:date="2013-10-14T02:06:00Z"/>
                <w:del w:id="8950" w:author="Anees Shaikh" w:date="2013-10-19T02:16:00Z"/>
              </w:rPr>
              <w:pPrChange w:id="8951" w:author="Anees Shaikh" w:date="2013-10-19T02:16:00Z">
                <w:pPr>
                  <w:pStyle w:val="XML1"/>
                </w:pPr>
              </w:pPrChange>
            </w:pPr>
            <w:ins w:id="8952" w:author="aas" w:date="2013-10-14T02:06:00Z">
              <w:del w:id="8953" w:author="Anees Shaikh" w:date="2013-10-19T02:16:00Z">
                <w:r w:rsidDel="00E067A3">
                  <w:delText xml:space="preserve">                                 element is only valid if the element called 'rate' in the</w:delText>
                </w:r>
              </w:del>
            </w:ins>
          </w:p>
          <w:p w14:paraId="1C71D4F6" w14:textId="67E5086F" w:rsidR="00874469" w:rsidDel="00E067A3" w:rsidRDefault="00874469">
            <w:pPr>
              <w:pStyle w:val="Appx"/>
              <w:rPr>
                <w:ins w:id="8954" w:author="aas" w:date="2013-10-14T02:06:00Z"/>
                <w:del w:id="8955" w:author="Anees Shaikh" w:date="2013-10-19T02:16:00Z"/>
              </w:rPr>
              <w:pPrChange w:id="8956" w:author="Anees Shaikh" w:date="2013-10-19T02:16:00Z">
                <w:pPr>
                  <w:pStyle w:val="XML1"/>
                </w:pPr>
              </w:pPrChange>
            </w:pPr>
            <w:ins w:id="8957" w:author="aas" w:date="2013-10-14T02:06:00Z">
              <w:del w:id="8958" w:author="Anees Shaikh" w:date="2013-10-19T02:16:00Z">
                <w:r w:rsidDel="00E067A3">
                  <w:delText xml:space="preserve">                                 current Port Features has a value of 'other'.</w:delText>
                </w:r>
              </w:del>
            </w:ins>
          </w:p>
          <w:p w14:paraId="56039990" w14:textId="785C605F" w:rsidR="00874469" w:rsidDel="00E067A3" w:rsidRDefault="00874469">
            <w:pPr>
              <w:pStyle w:val="Appx"/>
              <w:rPr>
                <w:ins w:id="8959" w:author="aas" w:date="2013-10-14T02:06:00Z"/>
                <w:del w:id="8960" w:author="Anees Shaikh" w:date="2013-10-19T02:16:00Z"/>
              </w:rPr>
              <w:pPrChange w:id="8961" w:author="Anees Shaikh" w:date="2013-10-19T02:16:00Z">
                <w:pPr>
                  <w:pStyle w:val="XML1"/>
                </w:pPr>
              </w:pPrChange>
            </w:pPr>
            <w:ins w:id="8962" w:author="aas" w:date="2013-10-14T02:06:00Z">
              <w:del w:id="8963" w:author="Anees Shaikh" w:date="2013-10-19T02:16:00Z">
                <w:r w:rsidDel="00E067A3">
                  <w:delText xml:space="preserve">                        &lt;/xs:documentation&gt;</w:delText>
                </w:r>
              </w:del>
            </w:ins>
          </w:p>
          <w:p w14:paraId="63270BFE" w14:textId="0AEA25DC" w:rsidR="00874469" w:rsidDel="00E067A3" w:rsidRDefault="00874469">
            <w:pPr>
              <w:pStyle w:val="Appx"/>
              <w:rPr>
                <w:ins w:id="8964" w:author="aas" w:date="2013-10-14T02:06:00Z"/>
                <w:del w:id="8965" w:author="Anees Shaikh" w:date="2013-10-19T02:16:00Z"/>
              </w:rPr>
              <w:pPrChange w:id="8966" w:author="Anees Shaikh" w:date="2013-10-19T02:16:00Z">
                <w:pPr>
                  <w:pStyle w:val="XML1"/>
                </w:pPr>
              </w:pPrChange>
            </w:pPr>
            <w:ins w:id="8967" w:author="aas" w:date="2013-10-14T02:06:00Z">
              <w:del w:id="8968" w:author="Anees Shaikh" w:date="2013-10-19T02:16:00Z">
                <w:r w:rsidDel="00E067A3">
                  <w:delText xml:space="preserve">                      &lt;/xs:annotation&gt;</w:delText>
                </w:r>
              </w:del>
            </w:ins>
          </w:p>
          <w:p w14:paraId="6C03F194" w14:textId="53BB1A73" w:rsidR="00874469" w:rsidDel="00E067A3" w:rsidRDefault="00874469">
            <w:pPr>
              <w:pStyle w:val="Appx"/>
              <w:rPr>
                <w:ins w:id="8969" w:author="aas" w:date="2013-10-14T02:06:00Z"/>
                <w:del w:id="8970" w:author="Anees Shaikh" w:date="2013-10-19T02:16:00Z"/>
              </w:rPr>
              <w:pPrChange w:id="8971" w:author="Anees Shaikh" w:date="2013-10-19T02:16:00Z">
                <w:pPr>
                  <w:pStyle w:val="XML1"/>
                </w:pPr>
              </w:pPrChange>
            </w:pPr>
            <w:ins w:id="8972" w:author="aas" w:date="2013-10-14T02:06:00Z">
              <w:del w:id="8973" w:author="Anees Shaikh" w:date="2013-10-19T02:16:00Z">
                <w:r w:rsidDel="00E067A3">
                  <w:delText xml:space="preserve">                    &lt;/xs:element&gt;</w:delText>
                </w:r>
              </w:del>
            </w:ins>
          </w:p>
          <w:p w14:paraId="6E57A097" w14:textId="4BF28A17" w:rsidR="00874469" w:rsidDel="00E067A3" w:rsidRDefault="00874469">
            <w:pPr>
              <w:pStyle w:val="Appx"/>
              <w:rPr>
                <w:ins w:id="8974" w:author="aas" w:date="2013-10-14T02:06:00Z"/>
                <w:del w:id="8975" w:author="Anees Shaikh" w:date="2013-10-19T02:16:00Z"/>
              </w:rPr>
              <w:pPrChange w:id="8976" w:author="Anees Shaikh" w:date="2013-10-19T02:16:00Z">
                <w:pPr>
                  <w:pStyle w:val="XML1"/>
                </w:pPr>
              </w:pPrChange>
            </w:pPr>
            <w:ins w:id="8977" w:author="aas" w:date="2013-10-14T02:06:00Z">
              <w:del w:id="8978" w:author="Anees Shaikh" w:date="2013-10-19T02:16:00Z">
                <w:r w:rsidDel="00E067A3">
                  <w:delText xml:space="preserve">                    &lt;xs:element name="configuration" minOccurs="0"&gt;</w:delText>
                </w:r>
              </w:del>
            </w:ins>
          </w:p>
          <w:p w14:paraId="32B8BB5D" w14:textId="32A865CE" w:rsidR="00874469" w:rsidDel="00E067A3" w:rsidRDefault="00874469">
            <w:pPr>
              <w:pStyle w:val="Appx"/>
              <w:rPr>
                <w:ins w:id="8979" w:author="aas" w:date="2013-10-14T02:06:00Z"/>
                <w:del w:id="8980" w:author="Anees Shaikh" w:date="2013-10-19T02:16:00Z"/>
              </w:rPr>
              <w:pPrChange w:id="8981" w:author="Anees Shaikh" w:date="2013-10-19T02:16:00Z">
                <w:pPr>
                  <w:pStyle w:val="XML1"/>
                </w:pPr>
              </w:pPrChange>
            </w:pPr>
            <w:ins w:id="8982" w:author="aas" w:date="2013-10-14T02:06:00Z">
              <w:del w:id="8983" w:author="Anees Shaikh" w:date="2013-10-19T02:16:00Z">
                <w:r w:rsidDel="00E067A3">
                  <w:delText xml:space="preserve">                      &lt;xs:annotation&gt;</w:delText>
                </w:r>
              </w:del>
            </w:ins>
          </w:p>
          <w:p w14:paraId="73F8B806" w14:textId="01565453" w:rsidR="00874469" w:rsidDel="00E067A3" w:rsidRDefault="00874469">
            <w:pPr>
              <w:pStyle w:val="Appx"/>
              <w:rPr>
                <w:ins w:id="8984" w:author="aas" w:date="2013-10-14T02:06:00Z"/>
                <w:del w:id="8985" w:author="Anees Shaikh" w:date="2013-10-19T02:16:00Z"/>
              </w:rPr>
              <w:pPrChange w:id="8986" w:author="Anees Shaikh" w:date="2013-10-19T02:16:00Z">
                <w:pPr>
                  <w:pStyle w:val="XML1"/>
                </w:pPr>
              </w:pPrChange>
            </w:pPr>
            <w:ins w:id="8987" w:author="aas" w:date="2013-10-14T02:06:00Z">
              <w:del w:id="8988" w:author="Anees Shaikh" w:date="2013-10-19T02:16:00Z">
                <w:r w:rsidDel="00E067A3">
                  <w:delText xml:space="preserve">                        &lt;xs:documentation&gt;</w:delText>
                </w:r>
              </w:del>
            </w:ins>
          </w:p>
          <w:p w14:paraId="27B8A4D5" w14:textId="23615BDF" w:rsidR="00874469" w:rsidDel="00E067A3" w:rsidRDefault="00874469">
            <w:pPr>
              <w:pStyle w:val="Appx"/>
              <w:rPr>
                <w:ins w:id="8989" w:author="aas" w:date="2013-10-14T02:06:00Z"/>
                <w:del w:id="8990" w:author="Anees Shaikh" w:date="2013-10-19T02:16:00Z"/>
              </w:rPr>
              <w:pPrChange w:id="8991" w:author="Anees Shaikh" w:date="2013-10-19T02:16:00Z">
                <w:pPr>
                  <w:pStyle w:val="XML1"/>
                </w:pPr>
              </w:pPrChange>
            </w:pPr>
            <w:ins w:id="8992" w:author="aas" w:date="2013-10-14T02:06:00Z">
              <w:del w:id="8993" w:author="Anees Shaikh" w:date="2013-10-19T02:16:00Z">
                <w:r w:rsidDel="00E067A3">
                  <w:delText xml:space="preserve">                          This containter represents the general adminitrative configuration of the</w:delText>
                </w:r>
              </w:del>
            </w:ins>
          </w:p>
          <w:p w14:paraId="71985385" w14:textId="690E35A7" w:rsidR="00874469" w:rsidDel="00E067A3" w:rsidRDefault="00874469">
            <w:pPr>
              <w:pStyle w:val="Appx"/>
              <w:rPr>
                <w:ins w:id="8994" w:author="aas" w:date="2013-10-14T02:06:00Z"/>
                <w:del w:id="8995" w:author="Anees Shaikh" w:date="2013-10-19T02:16:00Z"/>
              </w:rPr>
              <w:pPrChange w:id="8996" w:author="Anees Shaikh" w:date="2013-10-19T02:16:00Z">
                <w:pPr>
                  <w:pStyle w:val="XML1"/>
                </w:pPr>
              </w:pPrChange>
            </w:pPr>
            <w:ins w:id="8997" w:author="aas" w:date="2013-10-14T02:06:00Z">
              <w:del w:id="8998" w:author="Anees Shaikh" w:date="2013-10-19T02:16:00Z">
                <w:r w:rsidDel="00E067A3">
                  <w:delText xml:space="preserve">                                 OpenFlow Port.</w:delText>
                </w:r>
              </w:del>
            </w:ins>
          </w:p>
          <w:p w14:paraId="7BC914D7" w14:textId="612D37FC" w:rsidR="00874469" w:rsidDel="00E067A3" w:rsidRDefault="00874469">
            <w:pPr>
              <w:pStyle w:val="Appx"/>
              <w:rPr>
                <w:ins w:id="8999" w:author="aas" w:date="2013-10-14T02:06:00Z"/>
                <w:del w:id="9000" w:author="Anees Shaikh" w:date="2013-10-19T02:16:00Z"/>
              </w:rPr>
              <w:pPrChange w:id="9001" w:author="Anees Shaikh" w:date="2013-10-19T02:16:00Z">
                <w:pPr>
                  <w:pStyle w:val="XML1"/>
                </w:pPr>
              </w:pPrChange>
            </w:pPr>
            <w:ins w:id="9002" w:author="aas" w:date="2013-10-14T02:06:00Z">
              <w:del w:id="9003" w:author="Anees Shaikh" w:date="2013-10-19T02:16:00Z">
                <w:r w:rsidDel="00E067A3">
                  <w:delText xml:space="preserve">                        &lt;/xs:documentation&gt;</w:delText>
                </w:r>
              </w:del>
            </w:ins>
          </w:p>
          <w:p w14:paraId="6C31824D" w14:textId="1EC9A31A" w:rsidR="00874469" w:rsidDel="00E067A3" w:rsidRDefault="00874469">
            <w:pPr>
              <w:pStyle w:val="Appx"/>
              <w:rPr>
                <w:ins w:id="9004" w:author="aas" w:date="2013-10-14T02:06:00Z"/>
                <w:del w:id="9005" w:author="Anees Shaikh" w:date="2013-10-19T02:16:00Z"/>
              </w:rPr>
              <w:pPrChange w:id="9006" w:author="Anees Shaikh" w:date="2013-10-19T02:16:00Z">
                <w:pPr>
                  <w:pStyle w:val="XML1"/>
                </w:pPr>
              </w:pPrChange>
            </w:pPr>
            <w:ins w:id="9007" w:author="aas" w:date="2013-10-14T02:06:00Z">
              <w:del w:id="9008" w:author="Anees Shaikh" w:date="2013-10-19T02:16:00Z">
                <w:r w:rsidDel="00E067A3">
                  <w:delText xml:space="preserve">                      &lt;/xs:annotation&gt;</w:delText>
                </w:r>
              </w:del>
            </w:ins>
          </w:p>
          <w:p w14:paraId="4260AA1A" w14:textId="11D06FF9" w:rsidR="00874469" w:rsidDel="00E067A3" w:rsidRDefault="00874469">
            <w:pPr>
              <w:pStyle w:val="Appx"/>
              <w:rPr>
                <w:ins w:id="9009" w:author="aas" w:date="2013-10-14T02:06:00Z"/>
                <w:del w:id="9010" w:author="Anees Shaikh" w:date="2013-10-19T02:16:00Z"/>
              </w:rPr>
              <w:pPrChange w:id="9011" w:author="Anees Shaikh" w:date="2013-10-19T02:16:00Z">
                <w:pPr>
                  <w:pStyle w:val="XML1"/>
                </w:pPr>
              </w:pPrChange>
            </w:pPr>
            <w:ins w:id="9012" w:author="aas" w:date="2013-10-14T02:06:00Z">
              <w:del w:id="9013" w:author="Anees Shaikh" w:date="2013-10-19T02:16:00Z">
                <w:r w:rsidDel="00E067A3">
                  <w:delText xml:space="preserve">                      &lt;xs:complexType&gt;</w:delText>
                </w:r>
              </w:del>
            </w:ins>
          </w:p>
          <w:p w14:paraId="116A711A" w14:textId="04645A89" w:rsidR="00874469" w:rsidDel="00E067A3" w:rsidRDefault="00874469">
            <w:pPr>
              <w:pStyle w:val="Appx"/>
              <w:rPr>
                <w:ins w:id="9014" w:author="aas" w:date="2013-10-14T02:06:00Z"/>
                <w:del w:id="9015" w:author="Anees Shaikh" w:date="2013-10-19T02:16:00Z"/>
              </w:rPr>
              <w:pPrChange w:id="9016" w:author="Anees Shaikh" w:date="2013-10-19T02:16:00Z">
                <w:pPr>
                  <w:pStyle w:val="XML1"/>
                </w:pPr>
              </w:pPrChange>
            </w:pPr>
            <w:ins w:id="9017" w:author="aas" w:date="2013-10-14T02:06:00Z">
              <w:del w:id="9018" w:author="Anees Shaikh" w:date="2013-10-19T02:16:00Z">
                <w:r w:rsidDel="00E067A3">
                  <w:delText xml:space="preserve">                        &lt;xs:sequence&gt;</w:delText>
                </w:r>
              </w:del>
            </w:ins>
          </w:p>
          <w:p w14:paraId="3B81BB20" w14:textId="18F1DA4B" w:rsidR="00874469" w:rsidDel="00E067A3" w:rsidRDefault="00874469">
            <w:pPr>
              <w:pStyle w:val="Appx"/>
              <w:rPr>
                <w:ins w:id="9019" w:author="aas" w:date="2013-10-14T02:06:00Z"/>
                <w:del w:id="9020" w:author="Anees Shaikh" w:date="2013-10-19T02:16:00Z"/>
              </w:rPr>
              <w:pPrChange w:id="9021" w:author="Anees Shaikh" w:date="2013-10-19T02:16:00Z">
                <w:pPr>
                  <w:pStyle w:val="XML1"/>
                </w:pPr>
              </w:pPrChange>
            </w:pPr>
            <w:ins w:id="9022" w:author="aas" w:date="2013-10-14T02:06:00Z">
              <w:del w:id="9023" w:author="Anees Shaikh" w:date="2013-10-19T02:16:00Z">
                <w:r w:rsidDel="00E067A3">
                  <w:delText xml:space="preserve">                          &lt;xs:element name="admin-state" minOccurs="0"  type="OFUpDownStateType"&gt;</w:delText>
                </w:r>
              </w:del>
            </w:ins>
          </w:p>
          <w:p w14:paraId="7AF49BCE" w14:textId="11501C48" w:rsidR="00874469" w:rsidDel="00E067A3" w:rsidRDefault="00874469">
            <w:pPr>
              <w:pStyle w:val="Appx"/>
              <w:rPr>
                <w:ins w:id="9024" w:author="aas" w:date="2013-10-14T02:06:00Z"/>
                <w:del w:id="9025" w:author="Anees Shaikh" w:date="2013-10-19T02:16:00Z"/>
              </w:rPr>
              <w:pPrChange w:id="9026" w:author="Anees Shaikh" w:date="2013-10-19T02:16:00Z">
                <w:pPr>
                  <w:pStyle w:val="XML1"/>
                </w:pPr>
              </w:pPrChange>
            </w:pPr>
            <w:ins w:id="9027" w:author="aas" w:date="2013-10-14T02:06:00Z">
              <w:del w:id="9028" w:author="Anees Shaikh" w:date="2013-10-19T02:16:00Z">
                <w:r w:rsidDel="00E067A3">
                  <w:delText xml:space="preserve">                            &lt;xs:annotation&gt;</w:delText>
                </w:r>
              </w:del>
            </w:ins>
          </w:p>
          <w:p w14:paraId="150A1E3B" w14:textId="4959B000" w:rsidR="00874469" w:rsidDel="00E067A3" w:rsidRDefault="00874469">
            <w:pPr>
              <w:pStyle w:val="Appx"/>
              <w:rPr>
                <w:ins w:id="9029" w:author="aas" w:date="2013-10-14T02:06:00Z"/>
                <w:del w:id="9030" w:author="Anees Shaikh" w:date="2013-10-19T02:16:00Z"/>
              </w:rPr>
              <w:pPrChange w:id="9031" w:author="Anees Shaikh" w:date="2013-10-19T02:16:00Z">
                <w:pPr>
                  <w:pStyle w:val="XML1"/>
                </w:pPr>
              </w:pPrChange>
            </w:pPr>
            <w:ins w:id="9032" w:author="aas" w:date="2013-10-14T02:06:00Z">
              <w:del w:id="9033" w:author="Anees Shaikh" w:date="2013-10-19T02:16:00Z">
                <w:r w:rsidDel="00E067A3">
                  <w:delText xml:space="preserve">                              &lt;xs:documentation&gt;</w:delText>
                </w:r>
              </w:del>
            </w:ins>
          </w:p>
          <w:p w14:paraId="40368298" w14:textId="76B67FC6" w:rsidR="00874469" w:rsidDel="00E067A3" w:rsidRDefault="00874469">
            <w:pPr>
              <w:pStyle w:val="Appx"/>
              <w:rPr>
                <w:ins w:id="9034" w:author="aas" w:date="2013-10-14T02:06:00Z"/>
                <w:del w:id="9035" w:author="Anees Shaikh" w:date="2013-10-19T02:16:00Z"/>
              </w:rPr>
              <w:pPrChange w:id="9036" w:author="Anees Shaikh" w:date="2013-10-19T02:16:00Z">
                <w:pPr>
                  <w:pStyle w:val="XML1"/>
                </w:pPr>
              </w:pPrChange>
            </w:pPr>
            <w:ins w:id="9037" w:author="aas" w:date="2013-10-14T02:06:00Z">
              <w:del w:id="9038" w:author="Anees Shaikh" w:date="2013-10-19T02:16:00Z">
                <w:r w:rsidDel="00E067A3">
                  <w:delText xml:space="preserve">                                The administrative state of the port.  If true, the port has been</w:delText>
                </w:r>
              </w:del>
            </w:ins>
          </w:p>
          <w:p w14:paraId="063CCDCD" w14:textId="5250BD00" w:rsidR="00874469" w:rsidDel="00E067A3" w:rsidRDefault="00874469">
            <w:pPr>
              <w:pStyle w:val="Appx"/>
              <w:rPr>
                <w:ins w:id="9039" w:author="aas" w:date="2013-10-14T02:06:00Z"/>
                <w:del w:id="9040" w:author="Anees Shaikh" w:date="2013-10-19T02:16:00Z"/>
              </w:rPr>
              <w:pPrChange w:id="9041" w:author="Anees Shaikh" w:date="2013-10-19T02:16:00Z">
                <w:pPr>
                  <w:pStyle w:val="XML1"/>
                </w:pPr>
              </w:pPrChange>
            </w:pPr>
            <w:ins w:id="9042" w:author="aas" w:date="2013-10-14T02:06:00Z">
              <w:del w:id="9043" w:author="Anees Shaikh" w:date="2013-10-19T02:16:00Z">
                <w:r w:rsidDel="00E067A3">
                  <w:delText xml:space="preserve">                                       administratively brought down and SHOULD not be used by</w:delText>
                </w:r>
              </w:del>
            </w:ins>
          </w:p>
          <w:p w14:paraId="65AFD702" w14:textId="7E6F7C64" w:rsidR="00874469" w:rsidDel="00E067A3" w:rsidRDefault="00874469">
            <w:pPr>
              <w:pStyle w:val="Appx"/>
              <w:rPr>
                <w:ins w:id="9044" w:author="aas" w:date="2013-10-14T02:06:00Z"/>
                <w:del w:id="9045" w:author="Anees Shaikh" w:date="2013-10-19T02:16:00Z"/>
              </w:rPr>
              <w:pPrChange w:id="9046" w:author="Anees Shaikh" w:date="2013-10-19T02:16:00Z">
                <w:pPr>
                  <w:pStyle w:val="XML1"/>
                </w:pPr>
              </w:pPrChange>
            </w:pPr>
            <w:ins w:id="9047" w:author="aas" w:date="2013-10-14T02:06:00Z">
              <w:del w:id="9048" w:author="Anees Shaikh" w:date="2013-10-19T02:16:00Z">
                <w:r w:rsidDel="00E067A3">
                  <w:delText xml:space="preserve">                                       OpenFlow.</w:delText>
                </w:r>
              </w:del>
            </w:ins>
          </w:p>
          <w:p w14:paraId="25D86801" w14:textId="34BC7016" w:rsidR="00874469" w:rsidDel="00E067A3" w:rsidRDefault="00874469">
            <w:pPr>
              <w:pStyle w:val="Appx"/>
              <w:rPr>
                <w:ins w:id="9049" w:author="aas" w:date="2013-10-14T02:06:00Z"/>
                <w:del w:id="9050" w:author="Anees Shaikh" w:date="2013-10-19T02:16:00Z"/>
              </w:rPr>
              <w:pPrChange w:id="9051" w:author="Anees Shaikh" w:date="2013-10-19T02:16:00Z">
                <w:pPr>
                  <w:pStyle w:val="XML1"/>
                </w:pPr>
              </w:pPrChange>
            </w:pPr>
            <w:ins w:id="9052" w:author="aas" w:date="2013-10-14T02:06:00Z">
              <w:del w:id="9053" w:author="Anees Shaikh" w:date="2013-10-19T02:16:00Z">
                <w:r w:rsidDel="00E067A3">
                  <w:delText xml:space="preserve">                              &lt;/xs:documentation&gt;</w:delText>
                </w:r>
              </w:del>
            </w:ins>
          </w:p>
          <w:p w14:paraId="7A1AC700" w14:textId="3C24D05D" w:rsidR="00874469" w:rsidDel="00E067A3" w:rsidRDefault="00874469">
            <w:pPr>
              <w:pStyle w:val="Appx"/>
              <w:rPr>
                <w:ins w:id="9054" w:author="aas" w:date="2013-10-14T02:06:00Z"/>
                <w:del w:id="9055" w:author="Anees Shaikh" w:date="2013-10-19T02:16:00Z"/>
              </w:rPr>
              <w:pPrChange w:id="9056" w:author="Anees Shaikh" w:date="2013-10-19T02:16:00Z">
                <w:pPr>
                  <w:pStyle w:val="XML1"/>
                </w:pPr>
              </w:pPrChange>
            </w:pPr>
            <w:ins w:id="9057" w:author="aas" w:date="2013-10-14T02:06:00Z">
              <w:del w:id="9058" w:author="Anees Shaikh" w:date="2013-10-19T02:16:00Z">
                <w:r w:rsidDel="00E067A3">
                  <w:delText xml:space="preserve">                            &lt;/xs:annotation&gt;</w:delText>
                </w:r>
              </w:del>
            </w:ins>
          </w:p>
          <w:p w14:paraId="705146A1" w14:textId="6B5A477D" w:rsidR="00874469" w:rsidDel="00E067A3" w:rsidRDefault="00874469">
            <w:pPr>
              <w:pStyle w:val="Appx"/>
              <w:rPr>
                <w:ins w:id="9059" w:author="aas" w:date="2013-10-14T02:06:00Z"/>
                <w:del w:id="9060" w:author="Anees Shaikh" w:date="2013-10-19T02:16:00Z"/>
              </w:rPr>
              <w:pPrChange w:id="9061" w:author="Anees Shaikh" w:date="2013-10-19T02:16:00Z">
                <w:pPr>
                  <w:pStyle w:val="XML1"/>
                </w:pPr>
              </w:pPrChange>
            </w:pPr>
            <w:ins w:id="9062" w:author="aas" w:date="2013-10-14T02:06:00Z">
              <w:del w:id="9063" w:author="Anees Shaikh" w:date="2013-10-19T02:16:00Z">
                <w:r w:rsidDel="00E067A3">
                  <w:delText xml:space="preserve">                          &lt;/xs:element&gt;</w:delText>
                </w:r>
              </w:del>
            </w:ins>
          </w:p>
          <w:p w14:paraId="790F8399" w14:textId="01758019" w:rsidR="00874469" w:rsidDel="00E067A3" w:rsidRDefault="00874469">
            <w:pPr>
              <w:pStyle w:val="Appx"/>
              <w:rPr>
                <w:ins w:id="9064" w:author="aas" w:date="2013-10-14T02:06:00Z"/>
                <w:del w:id="9065" w:author="Anees Shaikh" w:date="2013-10-19T02:16:00Z"/>
              </w:rPr>
              <w:pPrChange w:id="9066" w:author="Anees Shaikh" w:date="2013-10-19T02:16:00Z">
                <w:pPr>
                  <w:pStyle w:val="XML1"/>
                </w:pPr>
              </w:pPrChange>
            </w:pPr>
            <w:ins w:id="9067" w:author="aas" w:date="2013-10-14T02:06:00Z">
              <w:del w:id="9068" w:author="Anees Shaikh" w:date="2013-10-19T02:16:00Z">
                <w:r w:rsidDel="00E067A3">
                  <w:delText xml:space="preserve">                          &lt;xs:element name="no-receive" minOccurs="0"  type="xs:boolean"&gt;</w:delText>
                </w:r>
              </w:del>
            </w:ins>
          </w:p>
          <w:p w14:paraId="63388130" w14:textId="13BFF1F6" w:rsidR="00874469" w:rsidDel="00E067A3" w:rsidRDefault="00874469">
            <w:pPr>
              <w:pStyle w:val="Appx"/>
              <w:rPr>
                <w:ins w:id="9069" w:author="aas" w:date="2013-10-14T02:06:00Z"/>
                <w:del w:id="9070" w:author="Anees Shaikh" w:date="2013-10-19T02:16:00Z"/>
              </w:rPr>
              <w:pPrChange w:id="9071" w:author="Anees Shaikh" w:date="2013-10-19T02:16:00Z">
                <w:pPr>
                  <w:pStyle w:val="XML1"/>
                </w:pPr>
              </w:pPrChange>
            </w:pPr>
            <w:ins w:id="9072" w:author="aas" w:date="2013-10-14T02:06:00Z">
              <w:del w:id="9073" w:author="Anees Shaikh" w:date="2013-10-19T02:16:00Z">
                <w:r w:rsidDel="00E067A3">
                  <w:delText xml:space="preserve">                            &lt;xs:annotation&gt;</w:delText>
                </w:r>
              </w:del>
            </w:ins>
          </w:p>
          <w:p w14:paraId="09C0EAFA" w14:textId="5F1B4E87" w:rsidR="00874469" w:rsidDel="00E067A3" w:rsidRDefault="00874469">
            <w:pPr>
              <w:pStyle w:val="Appx"/>
              <w:rPr>
                <w:ins w:id="9074" w:author="aas" w:date="2013-10-14T02:06:00Z"/>
                <w:del w:id="9075" w:author="Anees Shaikh" w:date="2013-10-19T02:16:00Z"/>
              </w:rPr>
              <w:pPrChange w:id="9076" w:author="Anees Shaikh" w:date="2013-10-19T02:16:00Z">
                <w:pPr>
                  <w:pStyle w:val="XML1"/>
                </w:pPr>
              </w:pPrChange>
            </w:pPr>
            <w:ins w:id="9077" w:author="aas" w:date="2013-10-14T02:06:00Z">
              <w:del w:id="9078" w:author="Anees Shaikh" w:date="2013-10-19T02:16:00Z">
                <w:r w:rsidDel="00E067A3">
                  <w:delText xml:space="preserve">                              &lt;xs:documentation&gt;</w:delText>
                </w:r>
              </w:del>
            </w:ins>
          </w:p>
          <w:p w14:paraId="490338CF" w14:textId="35A06AF5" w:rsidR="00874469" w:rsidDel="00E067A3" w:rsidRDefault="00874469">
            <w:pPr>
              <w:pStyle w:val="Appx"/>
              <w:rPr>
                <w:ins w:id="9079" w:author="aas" w:date="2013-10-14T02:06:00Z"/>
                <w:del w:id="9080" w:author="Anees Shaikh" w:date="2013-10-19T02:16:00Z"/>
              </w:rPr>
              <w:pPrChange w:id="9081" w:author="Anees Shaikh" w:date="2013-10-19T02:16:00Z">
                <w:pPr>
                  <w:pStyle w:val="XML1"/>
                </w:pPr>
              </w:pPrChange>
            </w:pPr>
            <w:ins w:id="9082" w:author="aas" w:date="2013-10-14T02:06:00Z">
              <w:del w:id="9083" w:author="Anees Shaikh" w:date="2013-10-19T02:16:00Z">
                <w:r w:rsidDel="00E067A3">
                  <w:delText xml:space="preserve">                                If true, packets received at this OpenFlow port SHOULD be dropped.</w:delText>
                </w:r>
              </w:del>
            </w:ins>
          </w:p>
          <w:p w14:paraId="1BA73BB0" w14:textId="663411A4" w:rsidR="00874469" w:rsidDel="00E067A3" w:rsidRDefault="00874469">
            <w:pPr>
              <w:pStyle w:val="Appx"/>
              <w:rPr>
                <w:ins w:id="9084" w:author="aas" w:date="2013-10-14T02:06:00Z"/>
                <w:del w:id="9085" w:author="Anees Shaikh" w:date="2013-10-19T02:16:00Z"/>
              </w:rPr>
              <w:pPrChange w:id="9086" w:author="Anees Shaikh" w:date="2013-10-19T02:16:00Z">
                <w:pPr>
                  <w:pStyle w:val="XML1"/>
                </w:pPr>
              </w:pPrChange>
            </w:pPr>
            <w:ins w:id="9087" w:author="aas" w:date="2013-10-14T02:06:00Z">
              <w:del w:id="9088" w:author="Anees Shaikh" w:date="2013-10-19T02:16:00Z">
                <w:r w:rsidDel="00E067A3">
                  <w:delText xml:space="preserve">                              &lt;/xs:documentation&gt;</w:delText>
                </w:r>
              </w:del>
            </w:ins>
          </w:p>
          <w:p w14:paraId="79A98449" w14:textId="7695BC35" w:rsidR="00874469" w:rsidDel="00E067A3" w:rsidRDefault="00874469">
            <w:pPr>
              <w:pStyle w:val="Appx"/>
              <w:rPr>
                <w:ins w:id="9089" w:author="aas" w:date="2013-10-14T02:06:00Z"/>
                <w:del w:id="9090" w:author="Anees Shaikh" w:date="2013-10-19T02:16:00Z"/>
              </w:rPr>
              <w:pPrChange w:id="9091" w:author="Anees Shaikh" w:date="2013-10-19T02:16:00Z">
                <w:pPr>
                  <w:pStyle w:val="XML1"/>
                </w:pPr>
              </w:pPrChange>
            </w:pPr>
            <w:ins w:id="9092" w:author="aas" w:date="2013-10-14T02:06:00Z">
              <w:del w:id="9093" w:author="Anees Shaikh" w:date="2013-10-19T02:16:00Z">
                <w:r w:rsidDel="00E067A3">
                  <w:delText xml:space="preserve">                            &lt;/xs:annotation&gt;</w:delText>
                </w:r>
              </w:del>
            </w:ins>
          </w:p>
          <w:p w14:paraId="7744CAF2" w14:textId="772D56A6" w:rsidR="00874469" w:rsidDel="00E067A3" w:rsidRDefault="00874469">
            <w:pPr>
              <w:pStyle w:val="Appx"/>
              <w:rPr>
                <w:ins w:id="9094" w:author="aas" w:date="2013-10-14T02:06:00Z"/>
                <w:del w:id="9095" w:author="Anees Shaikh" w:date="2013-10-19T02:16:00Z"/>
              </w:rPr>
              <w:pPrChange w:id="9096" w:author="Anees Shaikh" w:date="2013-10-19T02:16:00Z">
                <w:pPr>
                  <w:pStyle w:val="XML1"/>
                </w:pPr>
              </w:pPrChange>
            </w:pPr>
            <w:ins w:id="9097" w:author="aas" w:date="2013-10-14T02:06:00Z">
              <w:del w:id="9098" w:author="Anees Shaikh" w:date="2013-10-19T02:16:00Z">
                <w:r w:rsidDel="00E067A3">
                  <w:delText xml:space="preserve">                          &lt;/xs:element&gt;</w:delText>
                </w:r>
              </w:del>
            </w:ins>
          </w:p>
          <w:p w14:paraId="252A8B72" w14:textId="21620303" w:rsidR="00874469" w:rsidDel="00E067A3" w:rsidRDefault="00874469">
            <w:pPr>
              <w:pStyle w:val="Appx"/>
              <w:rPr>
                <w:ins w:id="9099" w:author="aas" w:date="2013-10-14T02:06:00Z"/>
                <w:del w:id="9100" w:author="Anees Shaikh" w:date="2013-10-19T02:16:00Z"/>
              </w:rPr>
              <w:pPrChange w:id="9101" w:author="Anees Shaikh" w:date="2013-10-19T02:16:00Z">
                <w:pPr>
                  <w:pStyle w:val="XML1"/>
                </w:pPr>
              </w:pPrChange>
            </w:pPr>
            <w:ins w:id="9102" w:author="aas" w:date="2013-10-14T02:06:00Z">
              <w:del w:id="9103" w:author="Anees Shaikh" w:date="2013-10-19T02:16:00Z">
                <w:r w:rsidDel="00E067A3">
                  <w:delText xml:space="preserve">                          &lt;xs:element name="no-forward" minOccurs="0"  type="xs:boolean"&gt;</w:delText>
                </w:r>
              </w:del>
            </w:ins>
          </w:p>
          <w:p w14:paraId="6C344CAF" w14:textId="481A425C" w:rsidR="00874469" w:rsidDel="00E067A3" w:rsidRDefault="00874469">
            <w:pPr>
              <w:pStyle w:val="Appx"/>
              <w:rPr>
                <w:ins w:id="9104" w:author="aas" w:date="2013-10-14T02:06:00Z"/>
                <w:del w:id="9105" w:author="Anees Shaikh" w:date="2013-10-19T02:16:00Z"/>
              </w:rPr>
              <w:pPrChange w:id="9106" w:author="Anees Shaikh" w:date="2013-10-19T02:16:00Z">
                <w:pPr>
                  <w:pStyle w:val="XML1"/>
                </w:pPr>
              </w:pPrChange>
            </w:pPr>
            <w:ins w:id="9107" w:author="aas" w:date="2013-10-14T02:06:00Z">
              <w:del w:id="9108" w:author="Anees Shaikh" w:date="2013-10-19T02:16:00Z">
                <w:r w:rsidDel="00E067A3">
                  <w:delText xml:space="preserve">                            &lt;xs:annotation&gt;</w:delText>
                </w:r>
              </w:del>
            </w:ins>
          </w:p>
          <w:p w14:paraId="2D6EBF39" w14:textId="3270AD12" w:rsidR="00874469" w:rsidDel="00E067A3" w:rsidRDefault="00874469">
            <w:pPr>
              <w:pStyle w:val="Appx"/>
              <w:rPr>
                <w:ins w:id="9109" w:author="aas" w:date="2013-10-14T02:06:00Z"/>
                <w:del w:id="9110" w:author="Anees Shaikh" w:date="2013-10-19T02:16:00Z"/>
              </w:rPr>
              <w:pPrChange w:id="9111" w:author="Anees Shaikh" w:date="2013-10-19T02:16:00Z">
                <w:pPr>
                  <w:pStyle w:val="XML1"/>
                </w:pPr>
              </w:pPrChange>
            </w:pPr>
            <w:ins w:id="9112" w:author="aas" w:date="2013-10-14T02:06:00Z">
              <w:del w:id="9113" w:author="Anees Shaikh" w:date="2013-10-19T02:16:00Z">
                <w:r w:rsidDel="00E067A3">
                  <w:delText xml:space="preserve">                              &lt;xs:documentation&gt;</w:delText>
                </w:r>
              </w:del>
            </w:ins>
          </w:p>
          <w:p w14:paraId="0CAACC0C" w14:textId="1C60C469" w:rsidR="00874469" w:rsidDel="00E067A3" w:rsidRDefault="00874469">
            <w:pPr>
              <w:pStyle w:val="Appx"/>
              <w:rPr>
                <w:ins w:id="9114" w:author="aas" w:date="2013-10-14T02:06:00Z"/>
                <w:del w:id="9115" w:author="Anees Shaikh" w:date="2013-10-19T02:16:00Z"/>
              </w:rPr>
              <w:pPrChange w:id="9116" w:author="Anees Shaikh" w:date="2013-10-19T02:16:00Z">
                <w:pPr>
                  <w:pStyle w:val="XML1"/>
                </w:pPr>
              </w:pPrChange>
            </w:pPr>
            <w:ins w:id="9117" w:author="aas" w:date="2013-10-14T02:06:00Z">
              <w:del w:id="9118" w:author="Anees Shaikh" w:date="2013-10-19T02:16:00Z">
                <w:r w:rsidDel="00E067A3">
                  <w:delText xml:space="preserve">                                If true, packets forwarded to this OpenFlow port SHOULD be dropped.</w:delText>
                </w:r>
              </w:del>
            </w:ins>
          </w:p>
          <w:p w14:paraId="0F628FC6" w14:textId="475BC0B1" w:rsidR="00874469" w:rsidDel="00E067A3" w:rsidRDefault="00874469">
            <w:pPr>
              <w:pStyle w:val="Appx"/>
              <w:rPr>
                <w:ins w:id="9119" w:author="aas" w:date="2013-10-14T02:06:00Z"/>
                <w:del w:id="9120" w:author="Anees Shaikh" w:date="2013-10-19T02:16:00Z"/>
              </w:rPr>
              <w:pPrChange w:id="9121" w:author="Anees Shaikh" w:date="2013-10-19T02:16:00Z">
                <w:pPr>
                  <w:pStyle w:val="XML1"/>
                </w:pPr>
              </w:pPrChange>
            </w:pPr>
            <w:ins w:id="9122" w:author="aas" w:date="2013-10-14T02:06:00Z">
              <w:del w:id="9123" w:author="Anees Shaikh" w:date="2013-10-19T02:16:00Z">
                <w:r w:rsidDel="00E067A3">
                  <w:delText xml:space="preserve">                              &lt;/xs:documentation&gt;</w:delText>
                </w:r>
              </w:del>
            </w:ins>
          </w:p>
          <w:p w14:paraId="5332673C" w14:textId="25FC2A42" w:rsidR="00874469" w:rsidDel="00E067A3" w:rsidRDefault="00874469">
            <w:pPr>
              <w:pStyle w:val="Appx"/>
              <w:rPr>
                <w:ins w:id="9124" w:author="aas" w:date="2013-10-14T02:06:00Z"/>
                <w:del w:id="9125" w:author="Anees Shaikh" w:date="2013-10-19T02:16:00Z"/>
              </w:rPr>
              <w:pPrChange w:id="9126" w:author="Anees Shaikh" w:date="2013-10-19T02:16:00Z">
                <w:pPr>
                  <w:pStyle w:val="XML1"/>
                </w:pPr>
              </w:pPrChange>
            </w:pPr>
            <w:ins w:id="9127" w:author="aas" w:date="2013-10-14T02:06:00Z">
              <w:del w:id="9128" w:author="Anees Shaikh" w:date="2013-10-19T02:16:00Z">
                <w:r w:rsidDel="00E067A3">
                  <w:delText xml:space="preserve">                            &lt;/xs:annotation&gt;</w:delText>
                </w:r>
              </w:del>
            </w:ins>
          </w:p>
          <w:p w14:paraId="4FAF4D80" w14:textId="55EDE54A" w:rsidR="00874469" w:rsidDel="00E067A3" w:rsidRDefault="00874469">
            <w:pPr>
              <w:pStyle w:val="Appx"/>
              <w:rPr>
                <w:ins w:id="9129" w:author="aas" w:date="2013-10-14T02:06:00Z"/>
                <w:del w:id="9130" w:author="Anees Shaikh" w:date="2013-10-19T02:16:00Z"/>
              </w:rPr>
              <w:pPrChange w:id="9131" w:author="Anees Shaikh" w:date="2013-10-19T02:16:00Z">
                <w:pPr>
                  <w:pStyle w:val="XML1"/>
                </w:pPr>
              </w:pPrChange>
            </w:pPr>
            <w:ins w:id="9132" w:author="aas" w:date="2013-10-14T02:06:00Z">
              <w:del w:id="9133" w:author="Anees Shaikh" w:date="2013-10-19T02:16:00Z">
                <w:r w:rsidDel="00E067A3">
                  <w:delText xml:space="preserve">                          &lt;/xs:element&gt;</w:delText>
                </w:r>
              </w:del>
            </w:ins>
          </w:p>
          <w:p w14:paraId="133D0623" w14:textId="782047AC" w:rsidR="00874469" w:rsidDel="00E067A3" w:rsidRDefault="00874469">
            <w:pPr>
              <w:pStyle w:val="Appx"/>
              <w:rPr>
                <w:ins w:id="9134" w:author="aas" w:date="2013-10-14T02:06:00Z"/>
                <w:del w:id="9135" w:author="Anees Shaikh" w:date="2013-10-19T02:16:00Z"/>
              </w:rPr>
              <w:pPrChange w:id="9136" w:author="Anees Shaikh" w:date="2013-10-19T02:16:00Z">
                <w:pPr>
                  <w:pStyle w:val="XML1"/>
                </w:pPr>
              </w:pPrChange>
            </w:pPr>
            <w:ins w:id="9137" w:author="aas" w:date="2013-10-14T02:06:00Z">
              <w:del w:id="9138" w:author="Anees Shaikh" w:date="2013-10-19T02:16:00Z">
                <w:r w:rsidDel="00E067A3">
                  <w:delText xml:space="preserve">                          &lt;xs:element name="no-packet-in" minOccurs="0"  type="xs:boolean"&gt;</w:delText>
                </w:r>
              </w:del>
            </w:ins>
          </w:p>
          <w:p w14:paraId="27213001" w14:textId="096A9AE8" w:rsidR="00874469" w:rsidDel="00E067A3" w:rsidRDefault="00874469">
            <w:pPr>
              <w:pStyle w:val="Appx"/>
              <w:rPr>
                <w:ins w:id="9139" w:author="aas" w:date="2013-10-14T02:06:00Z"/>
                <w:del w:id="9140" w:author="Anees Shaikh" w:date="2013-10-19T02:16:00Z"/>
              </w:rPr>
              <w:pPrChange w:id="9141" w:author="Anees Shaikh" w:date="2013-10-19T02:16:00Z">
                <w:pPr>
                  <w:pStyle w:val="XML1"/>
                </w:pPr>
              </w:pPrChange>
            </w:pPr>
            <w:ins w:id="9142" w:author="aas" w:date="2013-10-14T02:06:00Z">
              <w:del w:id="9143" w:author="Anees Shaikh" w:date="2013-10-19T02:16:00Z">
                <w:r w:rsidDel="00E067A3">
                  <w:delText xml:space="preserve">                            &lt;xs:annotation&gt;</w:delText>
                </w:r>
              </w:del>
            </w:ins>
          </w:p>
          <w:p w14:paraId="3F3B4E2F" w14:textId="59C56EDA" w:rsidR="00874469" w:rsidDel="00E067A3" w:rsidRDefault="00874469">
            <w:pPr>
              <w:pStyle w:val="Appx"/>
              <w:rPr>
                <w:ins w:id="9144" w:author="aas" w:date="2013-10-14T02:06:00Z"/>
                <w:del w:id="9145" w:author="Anees Shaikh" w:date="2013-10-19T02:16:00Z"/>
              </w:rPr>
              <w:pPrChange w:id="9146" w:author="Anees Shaikh" w:date="2013-10-19T02:16:00Z">
                <w:pPr>
                  <w:pStyle w:val="XML1"/>
                </w:pPr>
              </w:pPrChange>
            </w:pPr>
            <w:ins w:id="9147" w:author="aas" w:date="2013-10-14T02:06:00Z">
              <w:del w:id="9148" w:author="Anees Shaikh" w:date="2013-10-19T02:16:00Z">
                <w:r w:rsidDel="00E067A3">
                  <w:delText xml:space="preserve">                              &lt;xs:documentation&gt;</w:delText>
                </w:r>
              </w:del>
            </w:ins>
          </w:p>
          <w:p w14:paraId="61334746" w14:textId="063A805C" w:rsidR="00874469" w:rsidDel="00E067A3" w:rsidRDefault="00874469">
            <w:pPr>
              <w:pStyle w:val="Appx"/>
              <w:rPr>
                <w:ins w:id="9149" w:author="aas" w:date="2013-10-14T02:06:00Z"/>
                <w:del w:id="9150" w:author="Anees Shaikh" w:date="2013-10-19T02:16:00Z"/>
              </w:rPr>
              <w:pPrChange w:id="9151" w:author="Anees Shaikh" w:date="2013-10-19T02:16:00Z">
                <w:pPr>
                  <w:pStyle w:val="XML1"/>
                </w:pPr>
              </w:pPrChange>
            </w:pPr>
            <w:ins w:id="9152" w:author="aas" w:date="2013-10-14T02:06:00Z">
              <w:del w:id="9153" w:author="Anees Shaikh" w:date="2013-10-19T02:16:00Z">
                <w:r w:rsidDel="00E067A3">
                  <w:delText xml:space="preserve">                                If true, packets received on that port that generate a table miss should</w:delText>
                </w:r>
              </w:del>
            </w:ins>
          </w:p>
          <w:p w14:paraId="07423F58" w14:textId="74D32A2D" w:rsidR="00874469" w:rsidDel="00E067A3" w:rsidRDefault="00874469">
            <w:pPr>
              <w:pStyle w:val="Appx"/>
              <w:rPr>
                <w:ins w:id="9154" w:author="aas" w:date="2013-10-14T02:06:00Z"/>
                <w:del w:id="9155" w:author="Anees Shaikh" w:date="2013-10-19T02:16:00Z"/>
              </w:rPr>
              <w:pPrChange w:id="9156" w:author="Anees Shaikh" w:date="2013-10-19T02:16:00Z">
                <w:pPr>
                  <w:pStyle w:val="XML1"/>
                </w:pPr>
              </w:pPrChange>
            </w:pPr>
            <w:ins w:id="9157" w:author="aas" w:date="2013-10-14T02:06:00Z">
              <w:del w:id="9158" w:author="Anees Shaikh" w:date="2013-10-19T02:16:00Z">
                <w:r w:rsidDel="00E067A3">
                  <w:delText xml:space="preserve">                                       never trigger a packet-in message to the OpenFlow Controller.</w:delText>
                </w:r>
              </w:del>
            </w:ins>
          </w:p>
          <w:p w14:paraId="1384D090" w14:textId="6405E92C" w:rsidR="00874469" w:rsidDel="00E067A3" w:rsidRDefault="00874469">
            <w:pPr>
              <w:pStyle w:val="Appx"/>
              <w:rPr>
                <w:ins w:id="9159" w:author="aas" w:date="2013-10-14T02:06:00Z"/>
                <w:del w:id="9160" w:author="Anees Shaikh" w:date="2013-10-19T02:16:00Z"/>
              </w:rPr>
              <w:pPrChange w:id="9161" w:author="Anees Shaikh" w:date="2013-10-19T02:16:00Z">
                <w:pPr>
                  <w:pStyle w:val="XML1"/>
                </w:pPr>
              </w:pPrChange>
            </w:pPr>
            <w:ins w:id="9162" w:author="aas" w:date="2013-10-14T02:06:00Z">
              <w:del w:id="9163" w:author="Anees Shaikh" w:date="2013-10-19T02:16:00Z">
                <w:r w:rsidDel="00E067A3">
                  <w:delText xml:space="preserve">                              &lt;/xs:documentation&gt;</w:delText>
                </w:r>
              </w:del>
            </w:ins>
          </w:p>
          <w:p w14:paraId="6941E3A0" w14:textId="51CF1B51" w:rsidR="00874469" w:rsidDel="00E067A3" w:rsidRDefault="00874469">
            <w:pPr>
              <w:pStyle w:val="Appx"/>
              <w:rPr>
                <w:ins w:id="9164" w:author="aas" w:date="2013-10-14T02:06:00Z"/>
                <w:del w:id="9165" w:author="Anees Shaikh" w:date="2013-10-19T02:16:00Z"/>
              </w:rPr>
              <w:pPrChange w:id="9166" w:author="Anees Shaikh" w:date="2013-10-19T02:16:00Z">
                <w:pPr>
                  <w:pStyle w:val="XML1"/>
                </w:pPr>
              </w:pPrChange>
            </w:pPr>
            <w:ins w:id="9167" w:author="aas" w:date="2013-10-14T02:06:00Z">
              <w:del w:id="9168" w:author="Anees Shaikh" w:date="2013-10-19T02:16:00Z">
                <w:r w:rsidDel="00E067A3">
                  <w:delText xml:space="preserve">                            &lt;/xs:annotation&gt;</w:delText>
                </w:r>
              </w:del>
            </w:ins>
          </w:p>
          <w:p w14:paraId="1FC65DA0" w14:textId="1157E691" w:rsidR="00874469" w:rsidDel="00E067A3" w:rsidRDefault="00874469">
            <w:pPr>
              <w:pStyle w:val="Appx"/>
              <w:rPr>
                <w:ins w:id="9169" w:author="aas" w:date="2013-10-14T02:06:00Z"/>
                <w:del w:id="9170" w:author="Anees Shaikh" w:date="2013-10-19T02:16:00Z"/>
              </w:rPr>
              <w:pPrChange w:id="9171" w:author="Anees Shaikh" w:date="2013-10-19T02:16:00Z">
                <w:pPr>
                  <w:pStyle w:val="XML1"/>
                </w:pPr>
              </w:pPrChange>
            </w:pPr>
            <w:ins w:id="9172" w:author="aas" w:date="2013-10-14T02:06:00Z">
              <w:del w:id="9173" w:author="Anees Shaikh" w:date="2013-10-19T02:16:00Z">
                <w:r w:rsidDel="00E067A3">
                  <w:delText xml:space="preserve">                          &lt;/xs:element&gt;</w:delText>
                </w:r>
              </w:del>
            </w:ins>
          </w:p>
          <w:p w14:paraId="18027734" w14:textId="743510FB" w:rsidR="00874469" w:rsidDel="00E067A3" w:rsidRDefault="00874469">
            <w:pPr>
              <w:pStyle w:val="Appx"/>
              <w:rPr>
                <w:ins w:id="9174" w:author="aas" w:date="2013-10-14T02:06:00Z"/>
                <w:del w:id="9175" w:author="Anees Shaikh" w:date="2013-10-19T02:16:00Z"/>
              </w:rPr>
              <w:pPrChange w:id="9176" w:author="Anees Shaikh" w:date="2013-10-19T02:16:00Z">
                <w:pPr>
                  <w:pStyle w:val="XML1"/>
                </w:pPr>
              </w:pPrChange>
            </w:pPr>
            <w:ins w:id="9177" w:author="aas" w:date="2013-10-14T02:06:00Z">
              <w:del w:id="9178" w:author="Anees Shaikh" w:date="2013-10-19T02:16:00Z">
                <w:r w:rsidDel="00E067A3">
                  <w:delText xml:space="preserve">                          &lt;xs:any minOccurs="0" maxOccurs="unbounded"</w:delText>
                </w:r>
              </w:del>
            </w:ins>
          </w:p>
          <w:p w14:paraId="31A3C295" w14:textId="56275019" w:rsidR="00874469" w:rsidDel="00E067A3" w:rsidRDefault="00874469">
            <w:pPr>
              <w:pStyle w:val="Appx"/>
              <w:rPr>
                <w:ins w:id="9179" w:author="aas" w:date="2013-10-14T02:06:00Z"/>
                <w:del w:id="9180" w:author="Anees Shaikh" w:date="2013-10-19T02:16:00Z"/>
              </w:rPr>
              <w:pPrChange w:id="9181" w:author="Anees Shaikh" w:date="2013-10-19T02:16:00Z">
                <w:pPr>
                  <w:pStyle w:val="XML1"/>
                </w:pPr>
              </w:pPrChange>
            </w:pPr>
            <w:ins w:id="9182" w:author="aas" w:date="2013-10-14T02:06:00Z">
              <w:del w:id="9183" w:author="Anees Shaikh" w:date="2013-10-19T02:16:00Z">
                <w:r w:rsidDel="00E067A3">
                  <w:delText xml:space="preserve">                                  namespace="##other" processContents="lax"/&gt;</w:delText>
                </w:r>
              </w:del>
            </w:ins>
          </w:p>
          <w:p w14:paraId="726CACE9" w14:textId="3D38B8BB" w:rsidR="00874469" w:rsidDel="00E067A3" w:rsidRDefault="00874469">
            <w:pPr>
              <w:pStyle w:val="Appx"/>
              <w:rPr>
                <w:ins w:id="9184" w:author="aas" w:date="2013-10-14T02:06:00Z"/>
                <w:del w:id="9185" w:author="Anees Shaikh" w:date="2013-10-19T02:16:00Z"/>
              </w:rPr>
              <w:pPrChange w:id="9186" w:author="Anees Shaikh" w:date="2013-10-19T02:16:00Z">
                <w:pPr>
                  <w:pStyle w:val="XML1"/>
                </w:pPr>
              </w:pPrChange>
            </w:pPr>
            <w:ins w:id="9187" w:author="aas" w:date="2013-10-14T02:06:00Z">
              <w:del w:id="9188" w:author="Anees Shaikh" w:date="2013-10-19T02:16:00Z">
                <w:r w:rsidDel="00E067A3">
                  <w:delText xml:space="preserve">                        &lt;/xs:sequence&gt;</w:delText>
                </w:r>
              </w:del>
            </w:ins>
          </w:p>
          <w:p w14:paraId="4E325E3B" w14:textId="4413BC1E" w:rsidR="00874469" w:rsidDel="00E067A3" w:rsidRDefault="00874469">
            <w:pPr>
              <w:pStyle w:val="Appx"/>
              <w:rPr>
                <w:ins w:id="9189" w:author="aas" w:date="2013-10-14T02:06:00Z"/>
                <w:del w:id="9190" w:author="Anees Shaikh" w:date="2013-10-19T02:16:00Z"/>
              </w:rPr>
              <w:pPrChange w:id="9191" w:author="Anees Shaikh" w:date="2013-10-19T02:16:00Z">
                <w:pPr>
                  <w:pStyle w:val="XML1"/>
                </w:pPr>
              </w:pPrChange>
            </w:pPr>
            <w:ins w:id="9192" w:author="aas" w:date="2013-10-14T02:06:00Z">
              <w:del w:id="9193" w:author="Anees Shaikh" w:date="2013-10-19T02:16:00Z">
                <w:r w:rsidDel="00E067A3">
                  <w:delText xml:space="preserve">                      &lt;/xs:complexType&gt;</w:delText>
                </w:r>
              </w:del>
            </w:ins>
          </w:p>
          <w:p w14:paraId="7D55D35F" w14:textId="4424B11A" w:rsidR="00874469" w:rsidDel="00E067A3" w:rsidRDefault="00874469">
            <w:pPr>
              <w:pStyle w:val="Appx"/>
              <w:rPr>
                <w:ins w:id="9194" w:author="aas" w:date="2013-10-14T02:06:00Z"/>
                <w:del w:id="9195" w:author="Anees Shaikh" w:date="2013-10-19T02:16:00Z"/>
              </w:rPr>
              <w:pPrChange w:id="9196" w:author="Anees Shaikh" w:date="2013-10-19T02:16:00Z">
                <w:pPr>
                  <w:pStyle w:val="XML1"/>
                </w:pPr>
              </w:pPrChange>
            </w:pPr>
            <w:ins w:id="9197" w:author="aas" w:date="2013-10-14T02:06:00Z">
              <w:del w:id="9198" w:author="Anees Shaikh" w:date="2013-10-19T02:16:00Z">
                <w:r w:rsidDel="00E067A3">
                  <w:delText xml:space="preserve">                    &lt;/xs:element&gt;</w:delText>
                </w:r>
              </w:del>
            </w:ins>
          </w:p>
          <w:p w14:paraId="609AF0D3" w14:textId="4EAB02FE" w:rsidR="00874469" w:rsidDel="00E067A3" w:rsidRDefault="00874469">
            <w:pPr>
              <w:pStyle w:val="Appx"/>
              <w:rPr>
                <w:ins w:id="9199" w:author="aas" w:date="2013-10-14T02:06:00Z"/>
                <w:del w:id="9200" w:author="Anees Shaikh" w:date="2013-10-19T02:16:00Z"/>
              </w:rPr>
              <w:pPrChange w:id="9201" w:author="Anees Shaikh" w:date="2013-10-19T02:16:00Z">
                <w:pPr>
                  <w:pStyle w:val="XML1"/>
                </w:pPr>
              </w:pPrChange>
            </w:pPr>
            <w:ins w:id="9202" w:author="aas" w:date="2013-10-14T02:06:00Z">
              <w:del w:id="9203" w:author="Anees Shaikh" w:date="2013-10-19T02:16:00Z">
                <w:r w:rsidDel="00E067A3">
                  <w:delText xml:space="preserve">                    &lt;xs:element name="state" minOccurs="0"&gt;</w:delText>
                </w:r>
              </w:del>
            </w:ins>
          </w:p>
          <w:p w14:paraId="3315BEAC" w14:textId="0F8ECCC0" w:rsidR="00874469" w:rsidDel="00E067A3" w:rsidRDefault="00874469">
            <w:pPr>
              <w:pStyle w:val="Appx"/>
              <w:rPr>
                <w:ins w:id="9204" w:author="aas" w:date="2013-10-14T02:06:00Z"/>
                <w:del w:id="9205" w:author="Anees Shaikh" w:date="2013-10-19T02:16:00Z"/>
              </w:rPr>
              <w:pPrChange w:id="9206" w:author="Anees Shaikh" w:date="2013-10-19T02:16:00Z">
                <w:pPr>
                  <w:pStyle w:val="XML1"/>
                </w:pPr>
              </w:pPrChange>
            </w:pPr>
            <w:ins w:id="9207" w:author="aas" w:date="2013-10-14T02:06:00Z">
              <w:del w:id="9208" w:author="Anees Shaikh" w:date="2013-10-19T02:16:00Z">
                <w:r w:rsidDel="00E067A3">
                  <w:delText xml:space="preserve">                      &lt;xs:annotation&gt;</w:delText>
                </w:r>
              </w:del>
            </w:ins>
          </w:p>
          <w:p w14:paraId="6440952A" w14:textId="7451A7E1" w:rsidR="00874469" w:rsidDel="00E067A3" w:rsidRDefault="00874469">
            <w:pPr>
              <w:pStyle w:val="Appx"/>
              <w:rPr>
                <w:ins w:id="9209" w:author="aas" w:date="2013-10-14T02:06:00Z"/>
                <w:del w:id="9210" w:author="Anees Shaikh" w:date="2013-10-19T02:16:00Z"/>
              </w:rPr>
              <w:pPrChange w:id="9211" w:author="Anees Shaikh" w:date="2013-10-19T02:16:00Z">
                <w:pPr>
                  <w:pStyle w:val="XML1"/>
                </w:pPr>
              </w:pPrChange>
            </w:pPr>
            <w:ins w:id="9212" w:author="aas" w:date="2013-10-14T02:06:00Z">
              <w:del w:id="9213" w:author="Anees Shaikh" w:date="2013-10-19T02:16:00Z">
                <w:r w:rsidDel="00E067A3">
                  <w:delText xml:space="preserve">                        &lt;xs:documentation&gt;</w:delText>
                </w:r>
              </w:del>
            </w:ins>
          </w:p>
          <w:p w14:paraId="1CA74D71" w14:textId="7BA26389" w:rsidR="00874469" w:rsidDel="00E067A3" w:rsidRDefault="00874469">
            <w:pPr>
              <w:pStyle w:val="Appx"/>
              <w:rPr>
                <w:ins w:id="9214" w:author="aas" w:date="2013-10-14T02:06:00Z"/>
                <w:del w:id="9215" w:author="Anees Shaikh" w:date="2013-10-19T02:16:00Z"/>
              </w:rPr>
              <w:pPrChange w:id="9216" w:author="Anees Shaikh" w:date="2013-10-19T02:16:00Z">
                <w:pPr>
                  <w:pStyle w:val="XML1"/>
                </w:pPr>
              </w:pPrChange>
            </w:pPr>
            <w:ins w:id="9217" w:author="aas" w:date="2013-10-14T02:06:00Z">
              <w:del w:id="9218" w:author="Anees Shaikh" w:date="2013-10-19T02:16:00Z">
                <w:r w:rsidDel="00E067A3">
                  <w:delText xml:space="preserve">                          This element represents the general operational state of the OpenFlow</w:delText>
                </w:r>
              </w:del>
            </w:ins>
          </w:p>
          <w:p w14:paraId="5952B214" w14:textId="1FD18844" w:rsidR="00874469" w:rsidDel="00E067A3" w:rsidRDefault="00874469">
            <w:pPr>
              <w:pStyle w:val="Appx"/>
              <w:rPr>
                <w:ins w:id="9219" w:author="aas" w:date="2013-10-14T02:06:00Z"/>
                <w:del w:id="9220" w:author="Anees Shaikh" w:date="2013-10-19T02:16:00Z"/>
              </w:rPr>
              <w:pPrChange w:id="9221" w:author="Anees Shaikh" w:date="2013-10-19T02:16:00Z">
                <w:pPr>
                  <w:pStyle w:val="XML1"/>
                </w:pPr>
              </w:pPrChange>
            </w:pPr>
            <w:ins w:id="9222" w:author="aas" w:date="2013-10-14T02:06:00Z">
              <w:del w:id="9223" w:author="Anees Shaikh" w:date="2013-10-19T02:16:00Z">
                <w:r w:rsidDel="00E067A3">
                  <w:delText xml:space="preserve">                                 Port.</w:delText>
                </w:r>
              </w:del>
            </w:ins>
          </w:p>
          <w:p w14:paraId="548694C9" w14:textId="4465582B" w:rsidR="00874469" w:rsidDel="00E067A3" w:rsidRDefault="00874469">
            <w:pPr>
              <w:pStyle w:val="Appx"/>
              <w:rPr>
                <w:ins w:id="9224" w:author="aas" w:date="2013-10-14T02:06:00Z"/>
                <w:del w:id="9225" w:author="Anees Shaikh" w:date="2013-10-19T02:16:00Z"/>
              </w:rPr>
              <w:pPrChange w:id="9226" w:author="Anees Shaikh" w:date="2013-10-19T02:16:00Z">
                <w:pPr>
                  <w:pStyle w:val="XML1"/>
                </w:pPr>
              </w:pPrChange>
            </w:pPr>
            <w:ins w:id="9227" w:author="aas" w:date="2013-10-14T02:06:00Z">
              <w:del w:id="9228" w:author="Anees Shaikh" w:date="2013-10-19T02:16:00Z">
                <w:r w:rsidDel="00E067A3">
                  <w:delText xml:space="preserve">                        &lt;/xs:documentation&gt;</w:delText>
                </w:r>
              </w:del>
            </w:ins>
          </w:p>
          <w:p w14:paraId="4A06D5F6" w14:textId="7AEF817E" w:rsidR="00874469" w:rsidDel="00E067A3" w:rsidRDefault="00874469">
            <w:pPr>
              <w:pStyle w:val="Appx"/>
              <w:rPr>
                <w:ins w:id="9229" w:author="aas" w:date="2013-10-14T02:06:00Z"/>
                <w:del w:id="9230" w:author="Anees Shaikh" w:date="2013-10-19T02:16:00Z"/>
              </w:rPr>
              <w:pPrChange w:id="9231" w:author="Anees Shaikh" w:date="2013-10-19T02:16:00Z">
                <w:pPr>
                  <w:pStyle w:val="XML1"/>
                </w:pPr>
              </w:pPrChange>
            </w:pPr>
            <w:ins w:id="9232" w:author="aas" w:date="2013-10-14T02:06:00Z">
              <w:del w:id="9233" w:author="Anees Shaikh" w:date="2013-10-19T02:16:00Z">
                <w:r w:rsidDel="00E067A3">
                  <w:delText xml:space="preserve">                      &lt;/xs:annotation&gt;</w:delText>
                </w:r>
              </w:del>
            </w:ins>
          </w:p>
          <w:p w14:paraId="034B0A46" w14:textId="5147C904" w:rsidR="00874469" w:rsidDel="00E067A3" w:rsidRDefault="00874469">
            <w:pPr>
              <w:pStyle w:val="Appx"/>
              <w:rPr>
                <w:ins w:id="9234" w:author="aas" w:date="2013-10-14T02:06:00Z"/>
                <w:del w:id="9235" w:author="Anees Shaikh" w:date="2013-10-19T02:16:00Z"/>
              </w:rPr>
              <w:pPrChange w:id="9236" w:author="Anees Shaikh" w:date="2013-10-19T02:16:00Z">
                <w:pPr>
                  <w:pStyle w:val="XML1"/>
                </w:pPr>
              </w:pPrChange>
            </w:pPr>
            <w:ins w:id="9237" w:author="aas" w:date="2013-10-14T02:06:00Z">
              <w:del w:id="9238" w:author="Anees Shaikh" w:date="2013-10-19T02:16:00Z">
                <w:r w:rsidDel="00E067A3">
                  <w:delText xml:space="preserve">                      &lt;xs:complexType&gt;</w:delText>
                </w:r>
              </w:del>
            </w:ins>
          </w:p>
          <w:p w14:paraId="70D5D2FA" w14:textId="49F77D3D" w:rsidR="00874469" w:rsidDel="00E067A3" w:rsidRDefault="00874469">
            <w:pPr>
              <w:pStyle w:val="Appx"/>
              <w:rPr>
                <w:ins w:id="9239" w:author="aas" w:date="2013-10-14T02:06:00Z"/>
                <w:del w:id="9240" w:author="Anees Shaikh" w:date="2013-10-19T02:16:00Z"/>
              </w:rPr>
              <w:pPrChange w:id="9241" w:author="Anees Shaikh" w:date="2013-10-19T02:16:00Z">
                <w:pPr>
                  <w:pStyle w:val="XML1"/>
                </w:pPr>
              </w:pPrChange>
            </w:pPr>
            <w:ins w:id="9242" w:author="aas" w:date="2013-10-14T02:06:00Z">
              <w:del w:id="9243" w:author="Anees Shaikh" w:date="2013-10-19T02:16:00Z">
                <w:r w:rsidDel="00E067A3">
                  <w:delText xml:space="preserve">                        &lt;xs:sequence&gt;</w:delText>
                </w:r>
              </w:del>
            </w:ins>
          </w:p>
          <w:p w14:paraId="560BBFD3" w14:textId="368C5E62" w:rsidR="00874469" w:rsidDel="00E067A3" w:rsidRDefault="00874469">
            <w:pPr>
              <w:pStyle w:val="Appx"/>
              <w:rPr>
                <w:ins w:id="9244" w:author="aas" w:date="2013-10-14T02:06:00Z"/>
                <w:del w:id="9245" w:author="Anees Shaikh" w:date="2013-10-19T02:16:00Z"/>
              </w:rPr>
              <w:pPrChange w:id="9246" w:author="Anees Shaikh" w:date="2013-10-19T02:16:00Z">
                <w:pPr>
                  <w:pStyle w:val="XML1"/>
                </w:pPr>
              </w:pPrChange>
            </w:pPr>
            <w:ins w:id="9247" w:author="aas" w:date="2013-10-14T02:06:00Z">
              <w:del w:id="9248" w:author="Anees Shaikh" w:date="2013-10-19T02:16:00Z">
                <w:r w:rsidDel="00E067A3">
                  <w:delText xml:space="preserve">                          &lt;xs:element name="oper-state" minOccurs="0"  type="OFUpDownStateType"&gt;</w:delText>
                </w:r>
              </w:del>
            </w:ins>
          </w:p>
          <w:p w14:paraId="1BCAEDED" w14:textId="420DAB8B" w:rsidR="00874469" w:rsidDel="00E067A3" w:rsidRDefault="00874469">
            <w:pPr>
              <w:pStyle w:val="Appx"/>
              <w:rPr>
                <w:ins w:id="9249" w:author="aas" w:date="2013-10-14T02:06:00Z"/>
                <w:del w:id="9250" w:author="Anees Shaikh" w:date="2013-10-19T02:16:00Z"/>
              </w:rPr>
              <w:pPrChange w:id="9251" w:author="Anees Shaikh" w:date="2013-10-19T02:16:00Z">
                <w:pPr>
                  <w:pStyle w:val="XML1"/>
                </w:pPr>
              </w:pPrChange>
            </w:pPr>
            <w:ins w:id="9252" w:author="aas" w:date="2013-10-14T02:06:00Z">
              <w:del w:id="9253" w:author="Anees Shaikh" w:date="2013-10-19T02:16:00Z">
                <w:r w:rsidDel="00E067A3">
                  <w:delText xml:space="preserve">                            &lt;xs:annotation&gt;</w:delText>
                </w:r>
              </w:del>
            </w:ins>
          </w:p>
          <w:p w14:paraId="531662A1" w14:textId="011B3749" w:rsidR="00874469" w:rsidDel="00E067A3" w:rsidRDefault="00874469">
            <w:pPr>
              <w:pStyle w:val="Appx"/>
              <w:rPr>
                <w:ins w:id="9254" w:author="aas" w:date="2013-10-14T02:06:00Z"/>
                <w:del w:id="9255" w:author="Anees Shaikh" w:date="2013-10-19T02:16:00Z"/>
              </w:rPr>
              <w:pPrChange w:id="9256" w:author="Anees Shaikh" w:date="2013-10-19T02:16:00Z">
                <w:pPr>
                  <w:pStyle w:val="XML1"/>
                </w:pPr>
              </w:pPrChange>
            </w:pPr>
            <w:ins w:id="9257" w:author="aas" w:date="2013-10-14T02:06:00Z">
              <w:del w:id="9258" w:author="Anees Shaikh" w:date="2013-10-19T02:16:00Z">
                <w:r w:rsidDel="00E067A3">
                  <w:delText xml:space="preserve">                              &lt;xs:documentation&gt;</w:delText>
                </w:r>
              </w:del>
            </w:ins>
          </w:p>
          <w:p w14:paraId="1CD2A9E9" w14:textId="0C24A644" w:rsidR="00874469" w:rsidDel="00E067A3" w:rsidRDefault="00874469">
            <w:pPr>
              <w:pStyle w:val="Appx"/>
              <w:rPr>
                <w:ins w:id="9259" w:author="aas" w:date="2013-10-14T02:06:00Z"/>
                <w:del w:id="9260" w:author="Anees Shaikh" w:date="2013-10-19T02:16:00Z"/>
              </w:rPr>
              <w:pPrChange w:id="9261" w:author="Anees Shaikh" w:date="2013-10-19T02:16:00Z">
                <w:pPr>
                  <w:pStyle w:val="XML1"/>
                </w:pPr>
              </w:pPrChange>
            </w:pPr>
            <w:ins w:id="9262" w:author="aas" w:date="2013-10-14T02:06:00Z">
              <w:del w:id="9263" w:author="Anees Shaikh" w:date="2013-10-19T02:16:00Z">
                <w:r w:rsidDel="00E067A3">
                  <w:delText xml:space="preserve">                                If the value of this element is 'down', it indicates that there is no</w:delText>
                </w:r>
              </w:del>
            </w:ins>
          </w:p>
          <w:p w14:paraId="58CD06F1" w14:textId="750B41C3" w:rsidR="00874469" w:rsidDel="00E067A3" w:rsidRDefault="00874469">
            <w:pPr>
              <w:pStyle w:val="Appx"/>
              <w:rPr>
                <w:ins w:id="9264" w:author="aas" w:date="2013-10-14T02:06:00Z"/>
                <w:del w:id="9265" w:author="Anees Shaikh" w:date="2013-10-19T02:16:00Z"/>
              </w:rPr>
              <w:pPrChange w:id="9266" w:author="Anees Shaikh" w:date="2013-10-19T02:16:00Z">
                <w:pPr>
                  <w:pStyle w:val="XML1"/>
                </w:pPr>
              </w:pPrChange>
            </w:pPr>
            <w:ins w:id="9267" w:author="aas" w:date="2013-10-14T02:06:00Z">
              <w:del w:id="9268" w:author="Anees Shaikh" w:date="2013-10-19T02:16:00Z">
                <w:r w:rsidDel="00E067A3">
                  <w:delText xml:space="preserve">                                       physical link present.</w:delText>
                </w:r>
              </w:del>
            </w:ins>
          </w:p>
          <w:p w14:paraId="4C902756" w14:textId="70EC2E6F" w:rsidR="00874469" w:rsidDel="00E067A3" w:rsidRDefault="00874469">
            <w:pPr>
              <w:pStyle w:val="Appx"/>
              <w:rPr>
                <w:ins w:id="9269" w:author="aas" w:date="2013-10-14T02:06:00Z"/>
                <w:del w:id="9270" w:author="Anees Shaikh" w:date="2013-10-19T02:16:00Z"/>
              </w:rPr>
              <w:pPrChange w:id="9271" w:author="Anees Shaikh" w:date="2013-10-19T02:16:00Z">
                <w:pPr>
                  <w:pStyle w:val="XML1"/>
                </w:pPr>
              </w:pPrChange>
            </w:pPr>
            <w:ins w:id="9272" w:author="aas" w:date="2013-10-14T02:06:00Z">
              <w:del w:id="9273" w:author="Anees Shaikh" w:date="2013-10-19T02:16:00Z">
                <w:r w:rsidDel="00E067A3">
                  <w:delText xml:space="preserve">                              &lt;/xs:documentation&gt;</w:delText>
                </w:r>
              </w:del>
            </w:ins>
          </w:p>
          <w:p w14:paraId="5141FBA3" w14:textId="2FBE3ED4" w:rsidR="00874469" w:rsidDel="00E067A3" w:rsidRDefault="00874469">
            <w:pPr>
              <w:pStyle w:val="Appx"/>
              <w:rPr>
                <w:ins w:id="9274" w:author="aas" w:date="2013-10-14T02:06:00Z"/>
                <w:del w:id="9275" w:author="Anees Shaikh" w:date="2013-10-19T02:16:00Z"/>
              </w:rPr>
              <w:pPrChange w:id="9276" w:author="Anees Shaikh" w:date="2013-10-19T02:16:00Z">
                <w:pPr>
                  <w:pStyle w:val="XML1"/>
                </w:pPr>
              </w:pPrChange>
            </w:pPr>
            <w:ins w:id="9277" w:author="aas" w:date="2013-10-14T02:06:00Z">
              <w:del w:id="9278" w:author="Anees Shaikh" w:date="2013-10-19T02:16:00Z">
                <w:r w:rsidDel="00E067A3">
                  <w:delText xml:space="preserve">                            &lt;/xs:annotation&gt;</w:delText>
                </w:r>
              </w:del>
            </w:ins>
          </w:p>
          <w:p w14:paraId="6B5F7D8B" w14:textId="307D1113" w:rsidR="00874469" w:rsidDel="00E067A3" w:rsidRDefault="00874469">
            <w:pPr>
              <w:pStyle w:val="Appx"/>
              <w:rPr>
                <w:ins w:id="9279" w:author="aas" w:date="2013-10-14T02:06:00Z"/>
                <w:del w:id="9280" w:author="Anees Shaikh" w:date="2013-10-19T02:16:00Z"/>
              </w:rPr>
              <w:pPrChange w:id="9281" w:author="Anees Shaikh" w:date="2013-10-19T02:16:00Z">
                <w:pPr>
                  <w:pStyle w:val="XML1"/>
                </w:pPr>
              </w:pPrChange>
            </w:pPr>
            <w:ins w:id="9282" w:author="aas" w:date="2013-10-14T02:06:00Z">
              <w:del w:id="9283" w:author="Anees Shaikh" w:date="2013-10-19T02:16:00Z">
                <w:r w:rsidDel="00E067A3">
                  <w:delText xml:space="preserve">                          &lt;/xs:element&gt;</w:delText>
                </w:r>
              </w:del>
            </w:ins>
          </w:p>
          <w:p w14:paraId="49603BD3" w14:textId="4904D95F" w:rsidR="00874469" w:rsidDel="00E067A3" w:rsidRDefault="00874469">
            <w:pPr>
              <w:pStyle w:val="Appx"/>
              <w:rPr>
                <w:ins w:id="9284" w:author="aas" w:date="2013-10-14T02:06:00Z"/>
                <w:del w:id="9285" w:author="Anees Shaikh" w:date="2013-10-19T02:16:00Z"/>
              </w:rPr>
              <w:pPrChange w:id="9286" w:author="Anees Shaikh" w:date="2013-10-19T02:16:00Z">
                <w:pPr>
                  <w:pStyle w:val="XML1"/>
                </w:pPr>
              </w:pPrChange>
            </w:pPr>
            <w:ins w:id="9287" w:author="aas" w:date="2013-10-14T02:06:00Z">
              <w:del w:id="9288" w:author="Anees Shaikh" w:date="2013-10-19T02:16:00Z">
                <w:r w:rsidDel="00E067A3">
                  <w:delText xml:space="preserve">                          &lt;xs:element name="blocked" minOccurs="0"  type="xs:boolean"&gt;</w:delText>
                </w:r>
              </w:del>
            </w:ins>
          </w:p>
          <w:p w14:paraId="0BE3F116" w14:textId="5A13F8B0" w:rsidR="00874469" w:rsidDel="00E067A3" w:rsidRDefault="00874469">
            <w:pPr>
              <w:pStyle w:val="Appx"/>
              <w:rPr>
                <w:ins w:id="9289" w:author="aas" w:date="2013-10-14T02:06:00Z"/>
                <w:del w:id="9290" w:author="Anees Shaikh" w:date="2013-10-19T02:16:00Z"/>
              </w:rPr>
              <w:pPrChange w:id="9291" w:author="Anees Shaikh" w:date="2013-10-19T02:16:00Z">
                <w:pPr>
                  <w:pStyle w:val="XML1"/>
                </w:pPr>
              </w:pPrChange>
            </w:pPr>
            <w:ins w:id="9292" w:author="aas" w:date="2013-10-14T02:06:00Z">
              <w:del w:id="9293" w:author="Anees Shaikh" w:date="2013-10-19T02:16:00Z">
                <w:r w:rsidDel="00E067A3">
                  <w:delText xml:space="preserve">                            &lt;xs:annotation&gt;</w:delText>
                </w:r>
              </w:del>
            </w:ins>
          </w:p>
          <w:p w14:paraId="42A48DE4" w14:textId="4B556913" w:rsidR="00874469" w:rsidDel="00E067A3" w:rsidRDefault="00874469">
            <w:pPr>
              <w:pStyle w:val="Appx"/>
              <w:rPr>
                <w:ins w:id="9294" w:author="aas" w:date="2013-10-14T02:06:00Z"/>
                <w:del w:id="9295" w:author="Anees Shaikh" w:date="2013-10-19T02:16:00Z"/>
              </w:rPr>
              <w:pPrChange w:id="9296" w:author="Anees Shaikh" w:date="2013-10-19T02:16:00Z">
                <w:pPr>
                  <w:pStyle w:val="XML1"/>
                </w:pPr>
              </w:pPrChange>
            </w:pPr>
            <w:ins w:id="9297" w:author="aas" w:date="2013-10-14T02:06:00Z">
              <w:del w:id="9298" w:author="Anees Shaikh" w:date="2013-10-19T02:16:00Z">
                <w:r w:rsidDel="00E067A3">
                  <w:delText xml:space="preserve">                              &lt;xs:documentation&gt;</w:delText>
                </w:r>
              </w:del>
            </w:ins>
          </w:p>
          <w:p w14:paraId="3DE446CF" w14:textId="26ACE874" w:rsidR="00874469" w:rsidDel="00E067A3" w:rsidRDefault="00874469">
            <w:pPr>
              <w:pStyle w:val="Appx"/>
              <w:rPr>
                <w:ins w:id="9299" w:author="aas" w:date="2013-10-14T02:06:00Z"/>
                <w:del w:id="9300" w:author="Anees Shaikh" w:date="2013-10-19T02:16:00Z"/>
              </w:rPr>
              <w:pPrChange w:id="9301" w:author="Anees Shaikh" w:date="2013-10-19T02:16:00Z">
                <w:pPr>
                  <w:pStyle w:val="XML1"/>
                </w:pPr>
              </w:pPrChange>
            </w:pPr>
            <w:ins w:id="9302" w:author="aas" w:date="2013-10-14T02:06:00Z">
              <w:del w:id="9303" w:author="Anees Shaikh" w:date="2013-10-19T02:16:00Z">
                <w:r w:rsidDel="00E067A3">
                  <w:delText xml:space="preserve">                                If the value of this element is 'true', it indicates that a switch</w:delText>
                </w:r>
              </w:del>
            </w:ins>
          </w:p>
          <w:p w14:paraId="797D4B03" w14:textId="525E68DB" w:rsidR="00874469" w:rsidDel="00E067A3" w:rsidRDefault="00874469">
            <w:pPr>
              <w:pStyle w:val="Appx"/>
              <w:rPr>
                <w:ins w:id="9304" w:author="aas" w:date="2013-10-14T02:06:00Z"/>
                <w:del w:id="9305" w:author="Anees Shaikh" w:date="2013-10-19T02:16:00Z"/>
              </w:rPr>
              <w:pPrChange w:id="9306" w:author="Anees Shaikh" w:date="2013-10-19T02:16:00Z">
                <w:pPr>
                  <w:pStyle w:val="XML1"/>
                </w:pPr>
              </w:pPrChange>
            </w:pPr>
            <w:ins w:id="9307" w:author="aas" w:date="2013-10-14T02:06:00Z">
              <w:del w:id="9308" w:author="Anees Shaikh" w:date="2013-10-19T02:16:00Z">
                <w:r w:rsidDel="00E067A3">
                  <w:delText xml:space="preserve">                                       protocol outside of OpenFlow, such as 802.1D Spanning Tree, is</w:delText>
                </w:r>
              </w:del>
            </w:ins>
          </w:p>
          <w:p w14:paraId="56B3ADCC" w14:textId="392DBF87" w:rsidR="00874469" w:rsidDel="00E067A3" w:rsidRDefault="00874469">
            <w:pPr>
              <w:pStyle w:val="Appx"/>
              <w:rPr>
                <w:ins w:id="9309" w:author="aas" w:date="2013-10-14T02:06:00Z"/>
                <w:del w:id="9310" w:author="Anees Shaikh" w:date="2013-10-19T02:16:00Z"/>
              </w:rPr>
              <w:pPrChange w:id="9311" w:author="Anees Shaikh" w:date="2013-10-19T02:16:00Z">
                <w:pPr>
                  <w:pStyle w:val="XML1"/>
                </w:pPr>
              </w:pPrChange>
            </w:pPr>
            <w:ins w:id="9312" w:author="aas" w:date="2013-10-14T02:06:00Z">
              <w:del w:id="9313" w:author="Anees Shaikh" w:date="2013-10-19T02:16:00Z">
                <w:r w:rsidDel="00E067A3">
                  <w:delText xml:space="preserve">                                       preventing the use of this OpenFlow port for OpenFlow</w:delText>
                </w:r>
              </w:del>
            </w:ins>
          </w:p>
          <w:p w14:paraId="461F40C1" w14:textId="2B197E1A" w:rsidR="00874469" w:rsidDel="00E067A3" w:rsidRDefault="00874469">
            <w:pPr>
              <w:pStyle w:val="Appx"/>
              <w:rPr>
                <w:ins w:id="9314" w:author="aas" w:date="2013-10-14T02:06:00Z"/>
                <w:del w:id="9315" w:author="Anees Shaikh" w:date="2013-10-19T02:16:00Z"/>
              </w:rPr>
              <w:pPrChange w:id="9316" w:author="Anees Shaikh" w:date="2013-10-19T02:16:00Z">
                <w:pPr>
                  <w:pStyle w:val="XML1"/>
                </w:pPr>
              </w:pPrChange>
            </w:pPr>
            <w:ins w:id="9317" w:author="aas" w:date="2013-10-14T02:06:00Z">
              <w:del w:id="9318" w:author="Anees Shaikh" w:date="2013-10-19T02:16:00Z">
                <w:r w:rsidDel="00E067A3">
                  <w:delText xml:space="preserve">                                       flooding.</w:delText>
                </w:r>
              </w:del>
            </w:ins>
          </w:p>
          <w:p w14:paraId="3803F731" w14:textId="0C07800B" w:rsidR="00874469" w:rsidDel="00E067A3" w:rsidRDefault="00874469">
            <w:pPr>
              <w:pStyle w:val="Appx"/>
              <w:rPr>
                <w:ins w:id="9319" w:author="aas" w:date="2013-10-14T02:06:00Z"/>
                <w:del w:id="9320" w:author="Anees Shaikh" w:date="2013-10-19T02:16:00Z"/>
              </w:rPr>
              <w:pPrChange w:id="9321" w:author="Anees Shaikh" w:date="2013-10-19T02:16:00Z">
                <w:pPr>
                  <w:pStyle w:val="XML1"/>
                </w:pPr>
              </w:pPrChange>
            </w:pPr>
            <w:ins w:id="9322" w:author="aas" w:date="2013-10-14T02:06:00Z">
              <w:del w:id="9323" w:author="Anees Shaikh" w:date="2013-10-19T02:16:00Z">
                <w:r w:rsidDel="00E067A3">
                  <w:delText xml:space="preserve">                              &lt;/xs:documentation&gt;</w:delText>
                </w:r>
              </w:del>
            </w:ins>
          </w:p>
          <w:p w14:paraId="0B2EECCB" w14:textId="16C7DC3F" w:rsidR="00874469" w:rsidDel="00E067A3" w:rsidRDefault="00874469">
            <w:pPr>
              <w:pStyle w:val="Appx"/>
              <w:rPr>
                <w:ins w:id="9324" w:author="aas" w:date="2013-10-14T02:06:00Z"/>
                <w:del w:id="9325" w:author="Anees Shaikh" w:date="2013-10-19T02:16:00Z"/>
              </w:rPr>
              <w:pPrChange w:id="9326" w:author="Anees Shaikh" w:date="2013-10-19T02:16:00Z">
                <w:pPr>
                  <w:pStyle w:val="XML1"/>
                </w:pPr>
              </w:pPrChange>
            </w:pPr>
            <w:ins w:id="9327" w:author="aas" w:date="2013-10-14T02:06:00Z">
              <w:del w:id="9328" w:author="Anees Shaikh" w:date="2013-10-19T02:16:00Z">
                <w:r w:rsidDel="00E067A3">
                  <w:delText xml:space="preserve">                            &lt;/xs:annotation&gt;</w:delText>
                </w:r>
              </w:del>
            </w:ins>
          </w:p>
          <w:p w14:paraId="223EE0FE" w14:textId="0C5923D9" w:rsidR="00874469" w:rsidDel="00E067A3" w:rsidRDefault="00874469">
            <w:pPr>
              <w:pStyle w:val="Appx"/>
              <w:rPr>
                <w:ins w:id="9329" w:author="aas" w:date="2013-10-14T02:06:00Z"/>
                <w:del w:id="9330" w:author="Anees Shaikh" w:date="2013-10-19T02:16:00Z"/>
              </w:rPr>
              <w:pPrChange w:id="9331" w:author="Anees Shaikh" w:date="2013-10-19T02:16:00Z">
                <w:pPr>
                  <w:pStyle w:val="XML1"/>
                </w:pPr>
              </w:pPrChange>
            </w:pPr>
            <w:ins w:id="9332" w:author="aas" w:date="2013-10-14T02:06:00Z">
              <w:del w:id="9333" w:author="Anees Shaikh" w:date="2013-10-19T02:16:00Z">
                <w:r w:rsidDel="00E067A3">
                  <w:delText xml:space="preserve">                          &lt;/xs:element&gt;</w:delText>
                </w:r>
              </w:del>
            </w:ins>
          </w:p>
          <w:p w14:paraId="614A416B" w14:textId="4EBD9A77" w:rsidR="00874469" w:rsidDel="00E067A3" w:rsidRDefault="00874469">
            <w:pPr>
              <w:pStyle w:val="Appx"/>
              <w:rPr>
                <w:ins w:id="9334" w:author="aas" w:date="2013-10-14T02:06:00Z"/>
                <w:del w:id="9335" w:author="Anees Shaikh" w:date="2013-10-19T02:16:00Z"/>
              </w:rPr>
              <w:pPrChange w:id="9336" w:author="Anees Shaikh" w:date="2013-10-19T02:16:00Z">
                <w:pPr>
                  <w:pStyle w:val="XML1"/>
                </w:pPr>
              </w:pPrChange>
            </w:pPr>
            <w:ins w:id="9337" w:author="aas" w:date="2013-10-14T02:06:00Z">
              <w:del w:id="9338" w:author="Anees Shaikh" w:date="2013-10-19T02:16:00Z">
                <w:r w:rsidDel="00E067A3">
                  <w:delText xml:space="preserve">                          &lt;xs:element name="live" minOccurs="0"  type="xs:boolean"&gt;</w:delText>
                </w:r>
              </w:del>
            </w:ins>
          </w:p>
          <w:p w14:paraId="78BC9B35" w14:textId="5ADBAA22" w:rsidR="00874469" w:rsidDel="00E067A3" w:rsidRDefault="00874469">
            <w:pPr>
              <w:pStyle w:val="Appx"/>
              <w:rPr>
                <w:ins w:id="9339" w:author="aas" w:date="2013-10-14T02:06:00Z"/>
                <w:del w:id="9340" w:author="Anees Shaikh" w:date="2013-10-19T02:16:00Z"/>
              </w:rPr>
              <w:pPrChange w:id="9341" w:author="Anees Shaikh" w:date="2013-10-19T02:16:00Z">
                <w:pPr>
                  <w:pStyle w:val="XML1"/>
                </w:pPr>
              </w:pPrChange>
            </w:pPr>
            <w:ins w:id="9342" w:author="aas" w:date="2013-10-14T02:06:00Z">
              <w:del w:id="9343" w:author="Anees Shaikh" w:date="2013-10-19T02:16:00Z">
                <w:r w:rsidDel="00E067A3">
                  <w:delText xml:space="preserve">                            &lt;xs:annotation&gt;</w:delText>
                </w:r>
              </w:del>
            </w:ins>
          </w:p>
          <w:p w14:paraId="769B2B53" w14:textId="381AD190" w:rsidR="00874469" w:rsidDel="00E067A3" w:rsidRDefault="00874469">
            <w:pPr>
              <w:pStyle w:val="Appx"/>
              <w:rPr>
                <w:ins w:id="9344" w:author="aas" w:date="2013-10-14T02:06:00Z"/>
                <w:del w:id="9345" w:author="Anees Shaikh" w:date="2013-10-19T02:16:00Z"/>
              </w:rPr>
              <w:pPrChange w:id="9346" w:author="Anees Shaikh" w:date="2013-10-19T02:16:00Z">
                <w:pPr>
                  <w:pStyle w:val="XML1"/>
                </w:pPr>
              </w:pPrChange>
            </w:pPr>
            <w:ins w:id="9347" w:author="aas" w:date="2013-10-14T02:06:00Z">
              <w:del w:id="9348" w:author="Anees Shaikh" w:date="2013-10-19T02:16:00Z">
                <w:r w:rsidDel="00E067A3">
                  <w:delText xml:space="preserve">                              &lt;xs:documentation&gt;</w:delText>
                </w:r>
              </w:del>
            </w:ins>
          </w:p>
          <w:p w14:paraId="39D9FEB9" w14:textId="5B35597C" w:rsidR="00874469" w:rsidDel="00E067A3" w:rsidRDefault="00874469">
            <w:pPr>
              <w:pStyle w:val="Appx"/>
              <w:rPr>
                <w:ins w:id="9349" w:author="aas" w:date="2013-10-14T02:06:00Z"/>
                <w:del w:id="9350" w:author="Anees Shaikh" w:date="2013-10-19T02:16:00Z"/>
              </w:rPr>
              <w:pPrChange w:id="9351" w:author="Anees Shaikh" w:date="2013-10-19T02:16:00Z">
                <w:pPr>
                  <w:pStyle w:val="XML1"/>
                </w:pPr>
              </w:pPrChange>
            </w:pPr>
            <w:ins w:id="9352" w:author="aas" w:date="2013-10-14T02:06:00Z">
              <w:del w:id="9353" w:author="Anees Shaikh" w:date="2013-10-19T02:16:00Z">
                <w:r w:rsidDel="00E067A3">
                  <w:delText xml:space="preserve">                                If the value of this element is 'true', it indicates that this OpenFlow</w:delText>
                </w:r>
              </w:del>
            </w:ins>
          </w:p>
          <w:p w14:paraId="7B0DC483" w14:textId="28B6D81E" w:rsidR="00874469" w:rsidDel="00E067A3" w:rsidRDefault="00874469">
            <w:pPr>
              <w:pStyle w:val="Appx"/>
              <w:rPr>
                <w:ins w:id="9354" w:author="aas" w:date="2013-10-14T02:06:00Z"/>
                <w:del w:id="9355" w:author="Anees Shaikh" w:date="2013-10-19T02:16:00Z"/>
              </w:rPr>
              <w:pPrChange w:id="9356" w:author="Anees Shaikh" w:date="2013-10-19T02:16:00Z">
                <w:pPr>
                  <w:pStyle w:val="XML1"/>
                </w:pPr>
              </w:pPrChange>
            </w:pPr>
            <w:ins w:id="9357" w:author="aas" w:date="2013-10-14T02:06:00Z">
              <w:del w:id="9358" w:author="Anees Shaikh" w:date="2013-10-19T02:16:00Z">
                <w:r w:rsidDel="00E067A3">
                  <w:delText xml:space="preserve">                                       Port is live and can be used for fast failover.</w:delText>
                </w:r>
              </w:del>
            </w:ins>
          </w:p>
          <w:p w14:paraId="5A38D677" w14:textId="098DCA39" w:rsidR="00874469" w:rsidDel="00E067A3" w:rsidRDefault="00874469">
            <w:pPr>
              <w:pStyle w:val="Appx"/>
              <w:rPr>
                <w:ins w:id="9359" w:author="aas" w:date="2013-10-14T02:06:00Z"/>
                <w:del w:id="9360" w:author="Anees Shaikh" w:date="2013-10-19T02:16:00Z"/>
              </w:rPr>
              <w:pPrChange w:id="9361" w:author="Anees Shaikh" w:date="2013-10-19T02:16:00Z">
                <w:pPr>
                  <w:pStyle w:val="XML1"/>
                </w:pPr>
              </w:pPrChange>
            </w:pPr>
            <w:ins w:id="9362" w:author="aas" w:date="2013-10-14T02:06:00Z">
              <w:del w:id="9363" w:author="Anees Shaikh" w:date="2013-10-19T02:16:00Z">
                <w:r w:rsidDel="00E067A3">
                  <w:delText xml:space="preserve">                              &lt;/xs:documentation&gt;</w:delText>
                </w:r>
              </w:del>
            </w:ins>
          </w:p>
          <w:p w14:paraId="51887D41" w14:textId="1F939F96" w:rsidR="00874469" w:rsidDel="00E067A3" w:rsidRDefault="00874469">
            <w:pPr>
              <w:pStyle w:val="Appx"/>
              <w:rPr>
                <w:ins w:id="9364" w:author="aas" w:date="2013-10-14T02:06:00Z"/>
                <w:del w:id="9365" w:author="Anees Shaikh" w:date="2013-10-19T02:16:00Z"/>
              </w:rPr>
              <w:pPrChange w:id="9366" w:author="Anees Shaikh" w:date="2013-10-19T02:16:00Z">
                <w:pPr>
                  <w:pStyle w:val="XML1"/>
                </w:pPr>
              </w:pPrChange>
            </w:pPr>
            <w:ins w:id="9367" w:author="aas" w:date="2013-10-14T02:06:00Z">
              <w:del w:id="9368" w:author="Anees Shaikh" w:date="2013-10-19T02:16:00Z">
                <w:r w:rsidDel="00E067A3">
                  <w:delText xml:space="preserve">                            &lt;/xs:annotation&gt;</w:delText>
                </w:r>
              </w:del>
            </w:ins>
          </w:p>
          <w:p w14:paraId="7C3A0146" w14:textId="7D5DFDC7" w:rsidR="00874469" w:rsidDel="00E067A3" w:rsidRDefault="00874469">
            <w:pPr>
              <w:pStyle w:val="Appx"/>
              <w:rPr>
                <w:ins w:id="9369" w:author="aas" w:date="2013-10-14T02:06:00Z"/>
                <w:del w:id="9370" w:author="Anees Shaikh" w:date="2013-10-19T02:16:00Z"/>
              </w:rPr>
              <w:pPrChange w:id="9371" w:author="Anees Shaikh" w:date="2013-10-19T02:16:00Z">
                <w:pPr>
                  <w:pStyle w:val="XML1"/>
                </w:pPr>
              </w:pPrChange>
            </w:pPr>
            <w:ins w:id="9372" w:author="aas" w:date="2013-10-14T02:06:00Z">
              <w:del w:id="9373" w:author="Anees Shaikh" w:date="2013-10-19T02:16:00Z">
                <w:r w:rsidDel="00E067A3">
                  <w:delText xml:space="preserve">                          &lt;/xs:element&gt;</w:delText>
                </w:r>
              </w:del>
            </w:ins>
          </w:p>
          <w:p w14:paraId="584FD264" w14:textId="698E92F8" w:rsidR="00874469" w:rsidDel="00E067A3" w:rsidRDefault="00874469">
            <w:pPr>
              <w:pStyle w:val="Appx"/>
              <w:rPr>
                <w:ins w:id="9374" w:author="aas" w:date="2013-10-14T02:06:00Z"/>
                <w:del w:id="9375" w:author="Anees Shaikh" w:date="2013-10-19T02:16:00Z"/>
              </w:rPr>
              <w:pPrChange w:id="9376" w:author="Anees Shaikh" w:date="2013-10-19T02:16:00Z">
                <w:pPr>
                  <w:pStyle w:val="XML1"/>
                </w:pPr>
              </w:pPrChange>
            </w:pPr>
            <w:ins w:id="9377" w:author="aas" w:date="2013-10-14T02:06:00Z">
              <w:del w:id="9378" w:author="Anees Shaikh" w:date="2013-10-19T02:16:00Z">
                <w:r w:rsidDel="00E067A3">
                  <w:delText xml:space="preserve">                          &lt;xs:any minOccurs="0" maxOccurs="unbounded"</w:delText>
                </w:r>
              </w:del>
            </w:ins>
          </w:p>
          <w:p w14:paraId="094718D4" w14:textId="1DA922FD" w:rsidR="00874469" w:rsidDel="00E067A3" w:rsidRDefault="00874469">
            <w:pPr>
              <w:pStyle w:val="Appx"/>
              <w:rPr>
                <w:ins w:id="9379" w:author="aas" w:date="2013-10-14T02:06:00Z"/>
                <w:del w:id="9380" w:author="Anees Shaikh" w:date="2013-10-19T02:16:00Z"/>
              </w:rPr>
              <w:pPrChange w:id="9381" w:author="Anees Shaikh" w:date="2013-10-19T02:16:00Z">
                <w:pPr>
                  <w:pStyle w:val="XML1"/>
                </w:pPr>
              </w:pPrChange>
            </w:pPr>
            <w:ins w:id="9382" w:author="aas" w:date="2013-10-14T02:06:00Z">
              <w:del w:id="9383" w:author="Anees Shaikh" w:date="2013-10-19T02:16:00Z">
                <w:r w:rsidDel="00E067A3">
                  <w:delText xml:space="preserve">                                  namespace="##other" processContents="lax"/&gt;</w:delText>
                </w:r>
              </w:del>
            </w:ins>
          </w:p>
          <w:p w14:paraId="07902FF8" w14:textId="7CB01727" w:rsidR="00874469" w:rsidDel="00E067A3" w:rsidRDefault="00874469">
            <w:pPr>
              <w:pStyle w:val="Appx"/>
              <w:rPr>
                <w:ins w:id="9384" w:author="aas" w:date="2013-10-14T02:06:00Z"/>
                <w:del w:id="9385" w:author="Anees Shaikh" w:date="2013-10-19T02:16:00Z"/>
              </w:rPr>
              <w:pPrChange w:id="9386" w:author="Anees Shaikh" w:date="2013-10-19T02:16:00Z">
                <w:pPr>
                  <w:pStyle w:val="XML1"/>
                </w:pPr>
              </w:pPrChange>
            </w:pPr>
            <w:ins w:id="9387" w:author="aas" w:date="2013-10-14T02:06:00Z">
              <w:del w:id="9388" w:author="Anees Shaikh" w:date="2013-10-19T02:16:00Z">
                <w:r w:rsidDel="00E067A3">
                  <w:delText xml:space="preserve">                        &lt;/xs:sequence&gt;</w:delText>
                </w:r>
              </w:del>
            </w:ins>
          </w:p>
          <w:p w14:paraId="418D045A" w14:textId="0A752BCE" w:rsidR="00874469" w:rsidDel="00E067A3" w:rsidRDefault="00874469">
            <w:pPr>
              <w:pStyle w:val="Appx"/>
              <w:rPr>
                <w:ins w:id="9389" w:author="aas" w:date="2013-10-14T02:06:00Z"/>
                <w:del w:id="9390" w:author="Anees Shaikh" w:date="2013-10-19T02:16:00Z"/>
              </w:rPr>
              <w:pPrChange w:id="9391" w:author="Anees Shaikh" w:date="2013-10-19T02:16:00Z">
                <w:pPr>
                  <w:pStyle w:val="XML1"/>
                </w:pPr>
              </w:pPrChange>
            </w:pPr>
            <w:ins w:id="9392" w:author="aas" w:date="2013-10-14T02:06:00Z">
              <w:del w:id="9393" w:author="Anees Shaikh" w:date="2013-10-19T02:16:00Z">
                <w:r w:rsidDel="00E067A3">
                  <w:delText xml:space="preserve">                      &lt;/xs:complexType&gt;</w:delText>
                </w:r>
              </w:del>
            </w:ins>
          </w:p>
          <w:p w14:paraId="59ECC091" w14:textId="4C1E4265" w:rsidR="00874469" w:rsidDel="00E067A3" w:rsidRDefault="00874469">
            <w:pPr>
              <w:pStyle w:val="Appx"/>
              <w:rPr>
                <w:ins w:id="9394" w:author="aas" w:date="2013-10-14T02:06:00Z"/>
                <w:del w:id="9395" w:author="Anees Shaikh" w:date="2013-10-19T02:16:00Z"/>
              </w:rPr>
              <w:pPrChange w:id="9396" w:author="Anees Shaikh" w:date="2013-10-19T02:16:00Z">
                <w:pPr>
                  <w:pStyle w:val="XML1"/>
                </w:pPr>
              </w:pPrChange>
            </w:pPr>
            <w:ins w:id="9397" w:author="aas" w:date="2013-10-14T02:06:00Z">
              <w:del w:id="9398" w:author="Anees Shaikh" w:date="2013-10-19T02:16:00Z">
                <w:r w:rsidDel="00E067A3">
                  <w:delText xml:space="preserve">                    &lt;/xs:element&gt;</w:delText>
                </w:r>
              </w:del>
            </w:ins>
          </w:p>
          <w:p w14:paraId="6AA46CA4" w14:textId="7557A3C1" w:rsidR="00874469" w:rsidDel="00E067A3" w:rsidRDefault="00874469">
            <w:pPr>
              <w:pStyle w:val="Appx"/>
              <w:rPr>
                <w:ins w:id="9399" w:author="aas" w:date="2013-10-14T02:06:00Z"/>
                <w:del w:id="9400" w:author="Anees Shaikh" w:date="2013-10-19T02:16:00Z"/>
              </w:rPr>
              <w:pPrChange w:id="9401" w:author="Anees Shaikh" w:date="2013-10-19T02:16:00Z">
                <w:pPr>
                  <w:pStyle w:val="XML1"/>
                </w:pPr>
              </w:pPrChange>
            </w:pPr>
            <w:ins w:id="9402" w:author="aas" w:date="2013-10-14T02:06:00Z">
              <w:del w:id="9403" w:author="Anees Shaikh" w:date="2013-10-19T02:16:00Z">
                <w:r w:rsidDel="00E067A3">
                  <w:delText xml:space="preserve">                    &lt;xs:element name="features" minOccurs="0"&gt;</w:delText>
                </w:r>
              </w:del>
            </w:ins>
          </w:p>
          <w:p w14:paraId="40E8B3FB" w14:textId="3E322065" w:rsidR="00874469" w:rsidDel="00E067A3" w:rsidRDefault="00874469">
            <w:pPr>
              <w:pStyle w:val="Appx"/>
              <w:rPr>
                <w:ins w:id="9404" w:author="aas" w:date="2013-10-14T02:06:00Z"/>
                <w:del w:id="9405" w:author="Anees Shaikh" w:date="2013-10-19T02:16:00Z"/>
              </w:rPr>
              <w:pPrChange w:id="9406" w:author="Anees Shaikh" w:date="2013-10-19T02:16:00Z">
                <w:pPr>
                  <w:pStyle w:val="XML1"/>
                </w:pPr>
              </w:pPrChange>
            </w:pPr>
            <w:ins w:id="9407" w:author="aas" w:date="2013-10-14T02:06:00Z">
              <w:del w:id="9408" w:author="Anees Shaikh" w:date="2013-10-19T02:16:00Z">
                <w:r w:rsidDel="00E067A3">
                  <w:delText xml:space="preserve">                      &lt;xs:complexType&gt;</w:delText>
                </w:r>
              </w:del>
            </w:ins>
          </w:p>
          <w:p w14:paraId="3A4D8D4F" w14:textId="24119125" w:rsidR="00874469" w:rsidDel="00E067A3" w:rsidRDefault="00874469">
            <w:pPr>
              <w:pStyle w:val="Appx"/>
              <w:rPr>
                <w:ins w:id="9409" w:author="aas" w:date="2013-10-14T02:06:00Z"/>
                <w:del w:id="9410" w:author="Anees Shaikh" w:date="2013-10-19T02:16:00Z"/>
              </w:rPr>
              <w:pPrChange w:id="9411" w:author="Anees Shaikh" w:date="2013-10-19T02:16:00Z">
                <w:pPr>
                  <w:pStyle w:val="XML1"/>
                </w:pPr>
              </w:pPrChange>
            </w:pPr>
            <w:ins w:id="9412" w:author="aas" w:date="2013-10-14T02:06:00Z">
              <w:del w:id="9413" w:author="Anees Shaikh" w:date="2013-10-19T02:16:00Z">
                <w:r w:rsidDel="00E067A3">
                  <w:delText xml:space="preserve">                        &lt;xs:sequence&gt;</w:delText>
                </w:r>
              </w:del>
            </w:ins>
          </w:p>
          <w:p w14:paraId="4C32E378" w14:textId="50F9F2BC" w:rsidR="00874469" w:rsidDel="00E067A3" w:rsidRDefault="00874469">
            <w:pPr>
              <w:pStyle w:val="Appx"/>
              <w:rPr>
                <w:ins w:id="9414" w:author="aas" w:date="2013-10-14T02:06:00Z"/>
                <w:del w:id="9415" w:author="Anees Shaikh" w:date="2013-10-19T02:16:00Z"/>
              </w:rPr>
              <w:pPrChange w:id="9416" w:author="Anees Shaikh" w:date="2013-10-19T02:16:00Z">
                <w:pPr>
                  <w:pStyle w:val="XML1"/>
                </w:pPr>
              </w:pPrChange>
            </w:pPr>
            <w:ins w:id="9417" w:author="aas" w:date="2013-10-14T02:06:00Z">
              <w:del w:id="9418" w:author="Anees Shaikh" w:date="2013-10-19T02:16:00Z">
                <w:r w:rsidDel="00E067A3">
                  <w:delText xml:space="preserve">                          &lt;xs:element name="current" minOccurs="0"&gt;</w:delText>
                </w:r>
              </w:del>
            </w:ins>
          </w:p>
          <w:p w14:paraId="574D4F47" w14:textId="1FE1FC47" w:rsidR="00874469" w:rsidDel="00E067A3" w:rsidRDefault="00874469">
            <w:pPr>
              <w:pStyle w:val="Appx"/>
              <w:rPr>
                <w:ins w:id="9419" w:author="aas" w:date="2013-10-14T02:06:00Z"/>
                <w:del w:id="9420" w:author="Anees Shaikh" w:date="2013-10-19T02:16:00Z"/>
              </w:rPr>
              <w:pPrChange w:id="9421" w:author="Anees Shaikh" w:date="2013-10-19T02:16:00Z">
                <w:pPr>
                  <w:pStyle w:val="XML1"/>
                </w:pPr>
              </w:pPrChange>
            </w:pPr>
            <w:ins w:id="9422" w:author="aas" w:date="2013-10-14T02:06:00Z">
              <w:del w:id="9423" w:author="Anees Shaikh" w:date="2013-10-19T02:16:00Z">
                <w:r w:rsidDel="00E067A3">
                  <w:delText xml:space="preserve">                            &lt;xs:annotation&gt;</w:delText>
                </w:r>
              </w:del>
            </w:ins>
          </w:p>
          <w:p w14:paraId="4BE74B15" w14:textId="4E2FF1A4" w:rsidR="00874469" w:rsidDel="00E067A3" w:rsidRDefault="00874469">
            <w:pPr>
              <w:pStyle w:val="Appx"/>
              <w:rPr>
                <w:ins w:id="9424" w:author="aas" w:date="2013-10-14T02:06:00Z"/>
                <w:del w:id="9425" w:author="Anees Shaikh" w:date="2013-10-19T02:16:00Z"/>
              </w:rPr>
              <w:pPrChange w:id="9426" w:author="Anees Shaikh" w:date="2013-10-19T02:16:00Z">
                <w:pPr>
                  <w:pStyle w:val="XML1"/>
                </w:pPr>
              </w:pPrChange>
            </w:pPr>
            <w:ins w:id="9427" w:author="aas" w:date="2013-10-14T02:06:00Z">
              <w:del w:id="9428" w:author="Anees Shaikh" w:date="2013-10-19T02:16:00Z">
                <w:r w:rsidDel="00E067A3">
                  <w:delText xml:space="preserve">                              &lt;xs:documentation&gt;</w:delText>
                </w:r>
              </w:del>
            </w:ins>
          </w:p>
          <w:p w14:paraId="03383AE0" w14:textId="20560522" w:rsidR="00874469" w:rsidDel="00E067A3" w:rsidRDefault="00874469">
            <w:pPr>
              <w:pStyle w:val="Appx"/>
              <w:rPr>
                <w:ins w:id="9429" w:author="aas" w:date="2013-10-14T02:06:00Z"/>
                <w:del w:id="9430" w:author="Anees Shaikh" w:date="2013-10-19T02:16:00Z"/>
              </w:rPr>
              <w:pPrChange w:id="9431" w:author="Anees Shaikh" w:date="2013-10-19T02:16:00Z">
                <w:pPr>
                  <w:pStyle w:val="XML1"/>
                </w:pPr>
              </w:pPrChange>
            </w:pPr>
            <w:ins w:id="9432" w:author="aas" w:date="2013-10-14T02:06:00Z">
              <w:del w:id="9433" w:author="Anees Shaikh" w:date="2013-10-19T02:16:00Z">
                <w:r w:rsidDel="00E067A3">
                  <w:delText xml:space="preserve">                                The features (rates, duplex, etc.) of the port, that are currently in</w:delText>
                </w:r>
              </w:del>
            </w:ins>
          </w:p>
          <w:p w14:paraId="1F37597A" w14:textId="1F0FBA0D" w:rsidR="00874469" w:rsidDel="00E067A3" w:rsidRDefault="00874469">
            <w:pPr>
              <w:pStyle w:val="Appx"/>
              <w:rPr>
                <w:ins w:id="9434" w:author="aas" w:date="2013-10-14T02:06:00Z"/>
                <w:del w:id="9435" w:author="Anees Shaikh" w:date="2013-10-19T02:16:00Z"/>
              </w:rPr>
              <w:pPrChange w:id="9436" w:author="Anees Shaikh" w:date="2013-10-19T02:16:00Z">
                <w:pPr>
                  <w:pStyle w:val="XML1"/>
                </w:pPr>
              </w:pPrChange>
            </w:pPr>
            <w:ins w:id="9437" w:author="aas" w:date="2013-10-14T02:06:00Z">
              <w:del w:id="9438" w:author="Anees Shaikh" w:date="2013-10-19T02:16:00Z">
                <w:r w:rsidDel="00E067A3">
                  <w:delText xml:space="preserve">                                       use.</w:delText>
                </w:r>
              </w:del>
            </w:ins>
          </w:p>
          <w:p w14:paraId="29705658" w14:textId="39615040" w:rsidR="00874469" w:rsidDel="00E067A3" w:rsidRDefault="00874469">
            <w:pPr>
              <w:pStyle w:val="Appx"/>
              <w:rPr>
                <w:ins w:id="9439" w:author="aas" w:date="2013-10-14T02:06:00Z"/>
                <w:del w:id="9440" w:author="Anees Shaikh" w:date="2013-10-19T02:16:00Z"/>
              </w:rPr>
              <w:pPrChange w:id="9441" w:author="Anees Shaikh" w:date="2013-10-19T02:16:00Z">
                <w:pPr>
                  <w:pStyle w:val="XML1"/>
                </w:pPr>
              </w:pPrChange>
            </w:pPr>
            <w:ins w:id="9442" w:author="aas" w:date="2013-10-14T02:06:00Z">
              <w:del w:id="9443" w:author="Anees Shaikh" w:date="2013-10-19T02:16:00Z">
                <w:r w:rsidDel="00E067A3">
                  <w:delText xml:space="preserve">                              &lt;/xs:documentation&gt;</w:delText>
                </w:r>
              </w:del>
            </w:ins>
          </w:p>
          <w:p w14:paraId="55AD4137" w14:textId="5CFF1AD1" w:rsidR="00874469" w:rsidDel="00E067A3" w:rsidRDefault="00874469">
            <w:pPr>
              <w:pStyle w:val="Appx"/>
              <w:rPr>
                <w:ins w:id="9444" w:author="aas" w:date="2013-10-14T02:06:00Z"/>
                <w:del w:id="9445" w:author="Anees Shaikh" w:date="2013-10-19T02:16:00Z"/>
              </w:rPr>
              <w:pPrChange w:id="9446" w:author="Anees Shaikh" w:date="2013-10-19T02:16:00Z">
                <w:pPr>
                  <w:pStyle w:val="XML1"/>
                </w:pPr>
              </w:pPrChange>
            </w:pPr>
            <w:ins w:id="9447" w:author="aas" w:date="2013-10-14T02:06:00Z">
              <w:del w:id="9448" w:author="Anees Shaikh" w:date="2013-10-19T02:16:00Z">
                <w:r w:rsidDel="00E067A3">
                  <w:delText xml:space="preserve">                            &lt;/xs:annotation&gt;</w:delText>
                </w:r>
              </w:del>
            </w:ins>
          </w:p>
          <w:p w14:paraId="72ABAD40" w14:textId="41B4BDAF" w:rsidR="00874469" w:rsidDel="00E067A3" w:rsidRDefault="00874469">
            <w:pPr>
              <w:pStyle w:val="Appx"/>
              <w:rPr>
                <w:ins w:id="9449" w:author="aas" w:date="2013-10-14T02:06:00Z"/>
                <w:del w:id="9450" w:author="Anees Shaikh" w:date="2013-10-19T02:16:00Z"/>
              </w:rPr>
              <w:pPrChange w:id="9451" w:author="Anees Shaikh" w:date="2013-10-19T02:16:00Z">
                <w:pPr>
                  <w:pStyle w:val="XML1"/>
                </w:pPr>
              </w:pPrChange>
            </w:pPr>
            <w:ins w:id="9452" w:author="aas" w:date="2013-10-14T02:06:00Z">
              <w:del w:id="9453" w:author="Anees Shaikh" w:date="2013-10-19T02:16:00Z">
                <w:r w:rsidDel="00E067A3">
                  <w:delText xml:space="preserve">                            &lt;xs:complexType&gt;</w:delText>
                </w:r>
              </w:del>
            </w:ins>
          </w:p>
          <w:p w14:paraId="3F225B06" w14:textId="4DDDC2C8" w:rsidR="00874469" w:rsidDel="00E067A3" w:rsidRDefault="00874469">
            <w:pPr>
              <w:pStyle w:val="Appx"/>
              <w:rPr>
                <w:ins w:id="9454" w:author="aas" w:date="2013-10-14T02:06:00Z"/>
                <w:del w:id="9455" w:author="Anees Shaikh" w:date="2013-10-19T02:16:00Z"/>
              </w:rPr>
              <w:pPrChange w:id="9456" w:author="Anees Shaikh" w:date="2013-10-19T02:16:00Z">
                <w:pPr>
                  <w:pStyle w:val="XML1"/>
                </w:pPr>
              </w:pPrChange>
            </w:pPr>
            <w:ins w:id="9457" w:author="aas" w:date="2013-10-14T02:06:00Z">
              <w:del w:id="9458" w:author="Anees Shaikh" w:date="2013-10-19T02:16:00Z">
                <w:r w:rsidDel="00E067A3">
                  <w:delText xml:space="preserve">                              &lt;xs:sequence&gt;</w:delText>
                </w:r>
              </w:del>
            </w:ins>
          </w:p>
          <w:p w14:paraId="240AC8E0" w14:textId="4F865530" w:rsidR="00874469" w:rsidDel="00E067A3" w:rsidRDefault="00874469">
            <w:pPr>
              <w:pStyle w:val="Appx"/>
              <w:rPr>
                <w:ins w:id="9459" w:author="aas" w:date="2013-10-14T02:06:00Z"/>
                <w:del w:id="9460" w:author="Anees Shaikh" w:date="2013-10-19T02:16:00Z"/>
              </w:rPr>
              <w:pPrChange w:id="9461" w:author="Anees Shaikh" w:date="2013-10-19T02:16:00Z">
                <w:pPr>
                  <w:pStyle w:val="XML1"/>
                </w:pPr>
              </w:pPrChange>
            </w:pPr>
            <w:ins w:id="9462" w:author="aas" w:date="2013-10-14T02:06:00Z">
              <w:del w:id="9463" w:author="Anees Shaikh" w:date="2013-10-19T02:16:00Z">
                <w:r w:rsidDel="00E067A3">
                  <w:delText xml:space="preserve">                                &lt;xs:element name="rate" minOccurs="0"  type="OFPortRateType"&gt;</w:delText>
                </w:r>
              </w:del>
            </w:ins>
          </w:p>
          <w:p w14:paraId="4CC90F18" w14:textId="6F7EE6CE" w:rsidR="00874469" w:rsidDel="00E067A3" w:rsidRDefault="00874469">
            <w:pPr>
              <w:pStyle w:val="Appx"/>
              <w:rPr>
                <w:ins w:id="9464" w:author="aas" w:date="2013-10-14T02:06:00Z"/>
                <w:del w:id="9465" w:author="Anees Shaikh" w:date="2013-10-19T02:16:00Z"/>
              </w:rPr>
              <w:pPrChange w:id="9466" w:author="Anees Shaikh" w:date="2013-10-19T02:16:00Z">
                <w:pPr>
                  <w:pStyle w:val="XML1"/>
                </w:pPr>
              </w:pPrChange>
            </w:pPr>
            <w:ins w:id="9467" w:author="aas" w:date="2013-10-14T02:06:00Z">
              <w:del w:id="9468" w:author="Anees Shaikh" w:date="2013-10-19T02:16:00Z">
                <w:r w:rsidDel="00E067A3">
                  <w:delText xml:space="preserve">                                  &lt;xs:annotation&gt;</w:delText>
                </w:r>
              </w:del>
            </w:ins>
          </w:p>
          <w:p w14:paraId="5854DDC4" w14:textId="4ED149AD" w:rsidR="00874469" w:rsidDel="00E067A3" w:rsidRDefault="00874469">
            <w:pPr>
              <w:pStyle w:val="Appx"/>
              <w:rPr>
                <w:ins w:id="9469" w:author="aas" w:date="2013-10-14T02:06:00Z"/>
                <w:del w:id="9470" w:author="Anees Shaikh" w:date="2013-10-19T02:16:00Z"/>
              </w:rPr>
              <w:pPrChange w:id="9471" w:author="Anees Shaikh" w:date="2013-10-19T02:16:00Z">
                <w:pPr>
                  <w:pStyle w:val="XML1"/>
                </w:pPr>
              </w:pPrChange>
            </w:pPr>
            <w:ins w:id="9472" w:author="aas" w:date="2013-10-14T02:06:00Z">
              <w:del w:id="9473" w:author="Anees Shaikh" w:date="2013-10-19T02:16:00Z">
                <w:r w:rsidDel="00E067A3">
                  <w:delText xml:space="preserve">                                    &lt;xs:documentation&gt;</w:delText>
                </w:r>
              </w:del>
            </w:ins>
          </w:p>
          <w:p w14:paraId="4ACC7E12" w14:textId="4E045221" w:rsidR="00874469" w:rsidDel="00E067A3" w:rsidRDefault="00874469">
            <w:pPr>
              <w:pStyle w:val="Appx"/>
              <w:rPr>
                <w:ins w:id="9474" w:author="aas" w:date="2013-10-14T02:06:00Z"/>
                <w:del w:id="9475" w:author="Anees Shaikh" w:date="2013-10-19T02:16:00Z"/>
              </w:rPr>
              <w:pPrChange w:id="9476" w:author="Anees Shaikh" w:date="2013-10-19T02:16:00Z">
                <w:pPr>
                  <w:pStyle w:val="XML1"/>
                </w:pPr>
              </w:pPrChange>
            </w:pPr>
            <w:ins w:id="9477" w:author="aas" w:date="2013-10-14T02:06:00Z">
              <w:del w:id="9478" w:author="Anees Shaikh" w:date="2013-10-19T02:16:00Z">
                <w:r w:rsidDel="00E067A3">
                  <w:delText xml:space="preserve">                                      The transmission rate that is currently used.  The value MUST indicate a</w:delText>
                </w:r>
              </w:del>
            </w:ins>
          </w:p>
          <w:p w14:paraId="220D5886" w14:textId="16CFA57D" w:rsidR="00874469" w:rsidDel="00E067A3" w:rsidRDefault="00874469">
            <w:pPr>
              <w:pStyle w:val="Appx"/>
              <w:rPr>
                <w:ins w:id="9479" w:author="aas" w:date="2013-10-14T02:06:00Z"/>
                <w:del w:id="9480" w:author="Anees Shaikh" w:date="2013-10-19T02:16:00Z"/>
              </w:rPr>
              <w:pPrChange w:id="9481" w:author="Anees Shaikh" w:date="2013-10-19T02:16:00Z">
                <w:pPr>
                  <w:pStyle w:val="XML1"/>
                </w:pPr>
              </w:pPrChange>
            </w:pPr>
            <w:ins w:id="9482" w:author="aas" w:date="2013-10-14T02:06:00Z">
              <w:del w:id="9483" w:author="Anees Shaikh" w:date="2013-10-19T02:16:00Z">
                <w:r w:rsidDel="00E067A3">
                  <w:delText xml:space="preserve">                                             valid forwarding rate.</w:delText>
                </w:r>
              </w:del>
            </w:ins>
          </w:p>
          <w:p w14:paraId="7509DA4D" w14:textId="75172779" w:rsidR="00874469" w:rsidDel="00E067A3" w:rsidRDefault="00874469">
            <w:pPr>
              <w:pStyle w:val="Appx"/>
              <w:rPr>
                <w:ins w:id="9484" w:author="aas" w:date="2013-10-14T02:06:00Z"/>
                <w:del w:id="9485" w:author="Anees Shaikh" w:date="2013-10-19T02:16:00Z"/>
              </w:rPr>
              <w:pPrChange w:id="9486" w:author="Anees Shaikh" w:date="2013-10-19T02:16:00Z">
                <w:pPr>
                  <w:pStyle w:val="XML1"/>
                </w:pPr>
              </w:pPrChange>
            </w:pPr>
            <w:ins w:id="9487" w:author="aas" w:date="2013-10-14T02:06:00Z">
              <w:del w:id="9488" w:author="Anees Shaikh" w:date="2013-10-19T02:16:00Z">
                <w:r w:rsidDel="00E067A3">
                  <w:delText xml:space="preserve">                                           </w:delText>
                </w:r>
              </w:del>
            </w:ins>
          </w:p>
          <w:p w14:paraId="1608C312" w14:textId="1452431F" w:rsidR="00874469" w:rsidDel="00E067A3" w:rsidRDefault="00874469">
            <w:pPr>
              <w:pStyle w:val="Appx"/>
              <w:rPr>
                <w:ins w:id="9489" w:author="aas" w:date="2013-10-14T02:06:00Z"/>
                <w:del w:id="9490" w:author="Anees Shaikh" w:date="2013-10-19T02:16:00Z"/>
              </w:rPr>
              <w:pPrChange w:id="9491" w:author="Anees Shaikh" w:date="2013-10-19T02:16:00Z">
                <w:pPr>
                  <w:pStyle w:val="XML1"/>
                </w:pPr>
              </w:pPrChange>
            </w:pPr>
            <w:ins w:id="9492" w:author="aas" w:date="2013-10-14T02:06:00Z">
              <w:del w:id="9493" w:author="Anees Shaikh" w:date="2013-10-19T02:16:00Z">
                <w:r w:rsidDel="00E067A3">
                  <w:delText xml:space="preserve">                                             The current Port Feature set MUST contain this element exactly</w:delText>
                </w:r>
              </w:del>
            </w:ins>
          </w:p>
          <w:p w14:paraId="69305032" w14:textId="32E5C0F9" w:rsidR="00874469" w:rsidDel="00E067A3" w:rsidRDefault="00874469">
            <w:pPr>
              <w:pStyle w:val="Appx"/>
              <w:rPr>
                <w:ins w:id="9494" w:author="aas" w:date="2013-10-14T02:06:00Z"/>
                <w:del w:id="9495" w:author="Anees Shaikh" w:date="2013-10-19T02:16:00Z"/>
              </w:rPr>
              <w:pPrChange w:id="9496" w:author="Anees Shaikh" w:date="2013-10-19T02:16:00Z">
                <w:pPr>
                  <w:pStyle w:val="XML1"/>
                </w:pPr>
              </w:pPrChange>
            </w:pPr>
            <w:ins w:id="9497" w:author="aas" w:date="2013-10-14T02:06:00Z">
              <w:del w:id="9498" w:author="Anees Shaikh" w:date="2013-10-19T02:16:00Z">
                <w:r w:rsidDel="00E067A3">
                  <w:delText xml:space="preserve">                                             once.  The other Port Feature sets MAY contain this element more</w:delText>
                </w:r>
              </w:del>
            </w:ins>
          </w:p>
          <w:p w14:paraId="7D817304" w14:textId="4130341F" w:rsidR="00874469" w:rsidDel="00E067A3" w:rsidRDefault="00874469">
            <w:pPr>
              <w:pStyle w:val="Appx"/>
              <w:rPr>
                <w:ins w:id="9499" w:author="aas" w:date="2013-10-14T02:06:00Z"/>
                <w:del w:id="9500" w:author="Anees Shaikh" w:date="2013-10-19T02:16:00Z"/>
              </w:rPr>
              <w:pPrChange w:id="9501" w:author="Anees Shaikh" w:date="2013-10-19T02:16:00Z">
                <w:pPr>
                  <w:pStyle w:val="XML1"/>
                </w:pPr>
              </w:pPrChange>
            </w:pPr>
            <w:ins w:id="9502" w:author="aas" w:date="2013-10-14T02:06:00Z">
              <w:del w:id="9503" w:author="Anees Shaikh" w:date="2013-10-19T02:16:00Z">
                <w:r w:rsidDel="00E067A3">
                  <w:delText xml:space="preserve">                                             than once.  If this element appears more than once in a Port</w:delText>
                </w:r>
              </w:del>
            </w:ins>
          </w:p>
          <w:p w14:paraId="6A264D06" w14:textId="714C60ED" w:rsidR="00874469" w:rsidDel="00E067A3" w:rsidRDefault="00874469">
            <w:pPr>
              <w:pStyle w:val="Appx"/>
              <w:rPr>
                <w:ins w:id="9504" w:author="aas" w:date="2013-10-14T02:06:00Z"/>
                <w:del w:id="9505" w:author="Anees Shaikh" w:date="2013-10-19T02:16:00Z"/>
              </w:rPr>
              <w:pPrChange w:id="9506" w:author="Anees Shaikh" w:date="2013-10-19T02:16:00Z">
                <w:pPr>
                  <w:pStyle w:val="XML1"/>
                </w:pPr>
              </w:pPrChange>
            </w:pPr>
            <w:ins w:id="9507" w:author="aas" w:date="2013-10-14T02:06:00Z">
              <w:del w:id="9508" w:author="Anees Shaikh" w:date="2013-10-19T02:16:00Z">
                <w:r w:rsidDel="00E067A3">
                  <w:delText xml:space="preserve">                                             Feature set than the value MUST be unique within the Port</w:delText>
                </w:r>
              </w:del>
            </w:ins>
          </w:p>
          <w:p w14:paraId="5A65C0A9" w14:textId="1A2F51DF" w:rsidR="00874469" w:rsidDel="00E067A3" w:rsidRDefault="00874469">
            <w:pPr>
              <w:pStyle w:val="Appx"/>
              <w:rPr>
                <w:ins w:id="9509" w:author="aas" w:date="2013-10-14T02:06:00Z"/>
                <w:del w:id="9510" w:author="Anees Shaikh" w:date="2013-10-19T02:16:00Z"/>
              </w:rPr>
              <w:pPrChange w:id="9511" w:author="Anees Shaikh" w:date="2013-10-19T02:16:00Z">
                <w:pPr>
                  <w:pStyle w:val="XML1"/>
                </w:pPr>
              </w:pPrChange>
            </w:pPr>
            <w:ins w:id="9512" w:author="aas" w:date="2013-10-14T02:06:00Z">
              <w:del w:id="9513" w:author="Anees Shaikh" w:date="2013-10-19T02:16:00Z">
                <w:r w:rsidDel="00E067A3">
                  <w:delText xml:space="preserve">                                             Feature set.</w:delText>
                </w:r>
              </w:del>
            </w:ins>
          </w:p>
          <w:p w14:paraId="0C9CF94D" w14:textId="40E34519" w:rsidR="00874469" w:rsidDel="00E067A3" w:rsidRDefault="00874469">
            <w:pPr>
              <w:pStyle w:val="Appx"/>
              <w:rPr>
                <w:ins w:id="9514" w:author="aas" w:date="2013-10-14T02:06:00Z"/>
                <w:del w:id="9515" w:author="Anees Shaikh" w:date="2013-10-19T02:16:00Z"/>
              </w:rPr>
              <w:pPrChange w:id="9516" w:author="Anees Shaikh" w:date="2013-10-19T02:16:00Z">
                <w:pPr>
                  <w:pStyle w:val="XML1"/>
                </w:pPr>
              </w:pPrChange>
            </w:pPr>
            <w:ins w:id="9517" w:author="aas" w:date="2013-10-14T02:06:00Z">
              <w:del w:id="9518" w:author="Anees Shaikh" w:date="2013-10-19T02:16:00Z">
                <w:r w:rsidDel="00E067A3">
                  <w:delText xml:space="preserve">                                    &lt;/xs:documentation&gt;</w:delText>
                </w:r>
              </w:del>
            </w:ins>
          </w:p>
          <w:p w14:paraId="7D14B3A5" w14:textId="69DEB11D" w:rsidR="00874469" w:rsidDel="00E067A3" w:rsidRDefault="00874469">
            <w:pPr>
              <w:pStyle w:val="Appx"/>
              <w:rPr>
                <w:ins w:id="9519" w:author="aas" w:date="2013-10-14T02:06:00Z"/>
                <w:del w:id="9520" w:author="Anees Shaikh" w:date="2013-10-19T02:16:00Z"/>
              </w:rPr>
              <w:pPrChange w:id="9521" w:author="Anees Shaikh" w:date="2013-10-19T02:16:00Z">
                <w:pPr>
                  <w:pStyle w:val="XML1"/>
                </w:pPr>
              </w:pPrChange>
            </w:pPr>
            <w:ins w:id="9522" w:author="aas" w:date="2013-10-14T02:06:00Z">
              <w:del w:id="9523" w:author="Anees Shaikh" w:date="2013-10-19T02:16:00Z">
                <w:r w:rsidDel="00E067A3">
                  <w:delText xml:space="preserve">                                  &lt;/xs:annotation&gt;</w:delText>
                </w:r>
              </w:del>
            </w:ins>
          </w:p>
          <w:p w14:paraId="1E3CB562" w14:textId="1F3D87FE" w:rsidR="00874469" w:rsidDel="00E067A3" w:rsidRDefault="00874469">
            <w:pPr>
              <w:pStyle w:val="Appx"/>
              <w:rPr>
                <w:ins w:id="9524" w:author="aas" w:date="2013-10-14T02:06:00Z"/>
                <w:del w:id="9525" w:author="Anees Shaikh" w:date="2013-10-19T02:16:00Z"/>
              </w:rPr>
              <w:pPrChange w:id="9526" w:author="Anees Shaikh" w:date="2013-10-19T02:16:00Z">
                <w:pPr>
                  <w:pStyle w:val="XML1"/>
                </w:pPr>
              </w:pPrChange>
            </w:pPr>
            <w:ins w:id="9527" w:author="aas" w:date="2013-10-14T02:06:00Z">
              <w:del w:id="9528" w:author="Anees Shaikh" w:date="2013-10-19T02:16:00Z">
                <w:r w:rsidDel="00E067A3">
                  <w:delText xml:space="preserve">                                &lt;/xs:element&gt;</w:delText>
                </w:r>
              </w:del>
            </w:ins>
          </w:p>
          <w:p w14:paraId="1A072E92" w14:textId="1696E8AD" w:rsidR="00874469" w:rsidDel="00E067A3" w:rsidRDefault="00874469">
            <w:pPr>
              <w:pStyle w:val="Appx"/>
              <w:rPr>
                <w:ins w:id="9529" w:author="aas" w:date="2013-10-14T02:06:00Z"/>
                <w:del w:id="9530" w:author="Anees Shaikh" w:date="2013-10-19T02:16:00Z"/>
              </w:rPr>
              <w:pPrChange w:id="9531" w:author="Anees Shaikh" w:date="2013-10-19T02:16:00Z">
                <w:pPr>
                  <w:pStyle w:val="XML1"/>
                </w:pPr>
              </w:pPrChange>
            </w:pPr>
            <w:ins w:id="9532" w:author="aas" w:date="2013-10-14T02:06:00Z">
              <w:del w:id="9533" w:author="Anees Shaikh" w:date="2013-10-19T02:16:00Z">
                <w:r w:rsidDel="00E067A3">
                  <w:delText xml:space="preserve">                                &lt;xs:element name="auto-negotiate" minOccurs="0"  type="xs:boolean"&gt;</w:delText>
                </w:r>
              </w:del>
            </w:ins>
          </w:p>
          <w:p w14:paraId="209252D6" w14:textId="754BBFCA" w:rsidR="00874469" w:rsidDel="00E067A3" w:rsidRDefault="00874469">
            <w:pPr>
              <w:pStyle w:val="Appx"/>
              <w:rPr>
                <w:ins w:id="9534" w:author="aas" w:date="2013-10-14T02:06:00Z"/>
                <w:del w:id="9535" w:author="Anees Shaikh" w:date="2013-10-19T02:16:00Z"/>
              </w:rPr>
              <w:pPrChange w:id="9536" w:author="Anees Shaikh" w:date="2013-10-19T02:16:00Z">
                <w:pPr>
                  <w:pStyle w:val="XML1"/>
                </w:pPr>
              </w:pPrChange>
            </w:pPr>
            <w:ins w:id="9537" w:author="aas" w:date="2013-10-14T02:06:00Z">
              <w:del w:id="9538" w:author="Anees Shaikh" w:date="2013-10-19T02:16:00Z">
                <w:r w:rsidDel="00E067A3">
                  <w:delText xml:space="preserve">                                  &lt;xs:annotation&gt;</w:delText>
                </w:r>
              </w:del>
            </w:ins>
          </w:p>
          <w:p w14:paraId="28808D46" w14:textId="7609AB81" w:rsidR="00874469" w:rsidDel="00E067A3" w:rsidRDefault="00874469">
            <w:pPr>
              <w:pStyle w:val="Appx"/>
              <w:rPr>
                <w:ins w:id="9539" w:author="aas" w:date="2013-10-14T02:06:00Z"/>
                <w:del w:id="9540" w:author="Anees Shaikh" w:date="2013-10-19T02:16:00Z"/>
              </w:rPr>
              <w:pPrChange w:id="9541" w:author="Anees Shaikh" w:date="2013-10-19T02:16:00Z">
                <w:pPr>
                  <w:pStyle w:val="XML1"/>
                </w:pPr>
              </w:pPrChange>
            </w:pPr>
            <w:ins w:id="9542" w:author="aas" w:date="2013-10-14T02:06:00Z">
              <w:del w:id="9543" w:author="Anees Shaikh" w:date="2013-10-19T02:16:00Z">
                <w:r w:rsidDel="00E067A3">
                  <w:delText xml:space="preserve">                                    &lt;xs:documentation&gt;</w:delText>
                </w:r>
              </w:del>
            </w:ins>
          </w:p>
          <w:p w14:paraId="66B86C60" w14:textId="6C056F45" w:rsidR="00874469" w:rsidDel="00E067A3" w:rsidRDefault="00874469">
            <w:pPr>
              <w:pStyle w:val="Appx"/>
              <w:rPr>
                <w:ins w:id="9544" w:author="aas" w:date="2013-10-14T02:06:00Z"/>
                <w:del w:id="9545" w:author="Anees Shaikh" w:date="2013-10-19T02:16:00Z"/>
              </w:rPr>
              <w:pPrChange w:id="9546" w:author="Anees Shaikh" w:date="2013-10-19T02:16:00Z">
                <w:pPr>
                  <w:pStyle w:val="XML1"/>
                </w:pPr>
              </w:pPrChange>
            </w:pPr>
            <w:ins w:id="9547" w:author="aas" w:date="2013-10-14T02:06:00Z">
              <w:del w:id="9548" w:author="Anees Shaikh" w:date="2013-10-19T02:16:00Z">
                <w:r w:rsidDel="00E067A3">
                  <w:delText xml:space="preserve">                                      Specifies the administrative state of the forwarding rate</w:delText>
                </w:r>
              </w:del>
            </w:ins>
          </w:p>
          <w:p w14:paraId="4C2296AF" w14:textId="08E4A22B" w:rsidR="00874469" w:rsidDel="00E067A3" w:rsidRDefault="00874469">
            <w:pPr>
              <w:pStyle w:val="Appx"/>
              <w:rPr>
                <w:ins w:id="9549" w:author="aas" w:date="2013-10-14T02:06:00Z"/>
                <w:del w:id="9550" w:author="Anees Shaikh" w:date="2013-10-19T02:16:00Z"/>
              </w:rPr>
              <w:pPrChange w:id="9551" w:author="Anees Shaikh" w:date="2013-10-19T02:16:00Z">
                <w:pPr>
                  <w:pStyle w:val="XML1"/>
                </w:pPr>
              </w:pPrChange>
            </w:pPr>
            <w:ins w:id="9552" w:author="aas" w:date="2013-10-14T02:06:00Z">
              <w:del w:id="9553" w:author="Anees Shaikh" w:date="2013-10-19T02:16:00Z">
                <w:r w:rsidDel="00E067A3">
                  <w:delText xml:space="preserve">                                             auto-negotiation protocol at this OpenFlow Port.</w:delText>
                </w:r>
              </w:del>
            </w:ins>
          </w:p>
          <w:p w14:paraId="65FBA26C" w14:textId="462E04B7" w:rsidR="00874469" w:rsidDel="00E067A3" w:rsidRDefault="00874469">
            <w:pPr>
              <w:pStyle w:val="Appx"/>
              <w:rPr>
                <w:ins w:id="9554" w:author="aas" w:date="2013-10-14T02:06:00Z"/>
                <w:del w:id="9555" w:author="Anees Shaikh" w:date="2013-10-19T02:16:00Z"/>
              </w:rPr>
              <w:pPrChange w:id="9556" w:author="Anees Shaikh" w:date="2013-10-19T02:16:00Z">
                <w:pPr>
                  <w:pStyle w:val="XML1"/>
                </w:pPr>
              </w:pPrChange>
            </w:pPr>
            <w:ins w:id="9557" w:author="aas" w:date="2013-10-14T02:06:00Z">
              <w:del w:id="9558" w:author="Anees Shaikh" w:date="2013-10-19T02:16:00Z">
                <w:r w:rsidDel="00E067A3">
                  <w:delText xml:space="preserve">                                    &lt;/xs:documentation&gt;</w:delText>
                </w:r>
              </w:del>
            </w:ins>
          </w:p>
          <w:p w14:paraId="0192E3D4" w14:textId="6E77CA0D" w:rsidR="00874469" w:rsidDel="00E067A3" w:rsidRDefault="00874469">
            <w:pPr>
              <w:pStyle w:val="Appx"/>
              <w:rPr>
                <w:ins w:id="9559" w:author="aas" w:date="2013-10-14T02:06:00Z"/>
                <w:del w:id="9560" w:author="Anees Shaikh" w:date="2013-10-19T02:16:00Z"/>
              </w:rPr>
              <w:pPrChange w:id="9561" w:author="Anees Shaikh" w:date="2013-10-19T02:16:00Z">
                <w:pPr>
                  <w:pStyle w:val="XML1"/>
                </w:pPr>
              </w:pPrChange>
            </w:pPr>
            <w:ins w:id="9562" w:author="aas" w:date="2013-10-14T02:06:00Z">
              <w:del w:id="9563" w:author="Anees Shaikh" w:date="2013-10-19T02:16:00Z">
                <w:r w:rsidDel="00E067A3">
                  <w:delText xml:space="preserve">                                  &lt;/xs:annotation&gt;</w:delText>
                </w:r>
              </w:del>
            </w:ins>
          </w:p>
          <w:p w14:paraId="7B3AE047" w14:textId="048F524E" w:rsidR="00874469" w:rsidDel="00E067A3" w:rsidRDefault="00874469">
            <w:pPr>
              <w:pStyle w:val="Appx"/>
              <w:rPr>
                <w:ins w:id="9564" w:author="aas" w:date="2013-10-14T02:06:00Z"/>
                <w:del w:id="9565" w:author="Anees Shaikh" w:date="2013-10-19T02:16:00Z"/>
              </w:rPr>
              <w:pPrChange w:id="9566" w:author="Anees Shaikh" w:date="2013-10-19T02:16:00Z">
                <w:pPr>
                  <w:pStyle w:val="XML1"/>
                </w:pPr>
              </w:pPrChange>
            </w:pPr>
            <w:ins w:id="9567" w:author="aas" w:date="2013-10-14T02:06:00Z">
              <w:del w:id="9568" w:author="Anees Shaikh" w:date="2013-10-19T02:16:00Z">
                <w:r w:rsidDel="00E067A3">
                  <w:delText xml:space="preserve">                                &lt;/xs:element&gt;</w:delText>
                </w:r>
              </w:del>
            </w:ins>
          </w:p>
          <w:p w14:paraId="1CBB00B4" w14:textId="09553E4D" w:rsidR="00874469" w:rsidDel="00E067A3" w:rsidRDefault="00874469">
            <w:pPr>
              <w:pStyle w:val="Appx"/>
              <w:rPr>
                <w:ins w:id="9569" w:author="aas" w:date="2013-10-14T02:06:00Z"/>
                <w:del w:id="9570" w:author="Anees Shaikh" w:date="2013-10-19T02:16:00Z"/>
              </w:rPr>
              <w:pPrChange w:id="9571" w:author="Anees Shaikh" w:date="2013-10-19T02:16:00Z">
                <w:pPr>
                  <w:pStyle w:val="XML1"/>
                </w:pPr>
              </w:pPrChange>
            </w:pPr>
            <w:ins w:id="9572" w:author="aas" w:date="2013-10-14T02:06:00Z">
              <w:del w:id="9573" w:author="Anees Shaikh" w:date="2013-10-19T02:16:00Z">
                <w:r w:rsidDel="00E067A3">
                  <w:delText xml:space="preserve">                                &lt;xs:element name="medium" minOccurs="0"&gt;</w:delText>
                </w:r>
              </w:del>
            </w:ins>
          </w:p>
          <w:p w14:paraId="4D16B09D" w14:textId="0F3B1523" w:rsidR="00874469" w:rsidDel="00E067A3" w:rsidRDefault="00874469">
            <w:pPr>
              <w:pStyle w:val="Appx"/>
              <w:rPr>
                <w:ins w:id="9574" w:author="aas" w:date="2013-10-14T02:06:00Z"/>
                <w:del w:id="9575" w:author="Anees Shaikh" w:date="2013-10-19T02:16:00Z"/>
              </w:rPr>
              <w:pPrChange w:id="9576" w:author="Anees Shaikh" w:date="2013-10-19T02:16:00Z">
                <w:pPr>
                  <w:pStyle w:val="XML1"/>
                </w:pPr>
              </w:pPrChange>
            </w:pPr>
            <w:ins w:id="9577" w:author="aas" w:date="2013-10-14T02:06:00Z">
              <w:del w:id="9578" w:author="Anees Shaikh" w:date="2013-10-19T02:16:00Z">
                <w:r w:rsidDel="00E067A3">
                  <w:delText xml:space="preserve">                                  &lt;xs:annotation&gt;</w:delText>
                </w:r>
              </w:del>
            </w:ins>
          </w:p>
          <w:p w14:paraId="7A824BDA" w14:textId="68A68D45" w:rsidR="00874469" w:rsidDel="00E067A3" w:rsidRDefault="00874469">
            <w:pPr>
              <w:pStyle w:val="Appx"/>
              <w:rPr>
                <w:ins w:id="9579" w:author="aas" w:date="2013-10-14T02:06:00Z"/>
                <w:del w:id="9580" w:author="Anees Shaikh" w:date="2013-10-19T02:16:00Z"/>
              </w:rPr>
              <w:pPrChange w:id="9581" w:author="Anees Shaikh" w:date="2013-10-19T02:16:00Z">
                <w:pPr>
                  <w:pStyle w:val="XML1"/>
                </w:pPr>
              </w:pPrChange>
            </w:pPr>
            <w:ins w:id="9582" w:author="aas" w:date="2013-10-14T02:06:00Z">
              <w:del w:id="9583" w:author="Anees Shaikh" w:date="2013-10-19T02:16:00Z">
                <w:r w:rsidDel="00E067A3">
                  <w:delText xml:space="preserve">                                    &lt;xs:documentation&gt;</w:delText>
                </w:r>
              </w:del>
            </w:ins>
          </w:p>
          <w:p w14:paraId="73A4DBB5" w14:textId="58867AB0" w:rsidR="00874469" w:rsidDel="00E067A3" w:rsidRDefault="00874469">
            <w:pPr>
              <w:pStyle w:val="Appx"/>
              <w:rPr>
                <w:ins w:id="9584" w:author="aas" w:date="2013-10-14T02:06:00Z"/>
                <w:del w:id="9585" w:author="Anees Shaikh" w:date="2013-10-19T02:16:00Z"/>
              </w:rPr>
              <w:pPrChange w:id="9586" w:author="Anees Shaikh" w:date="2013-10-19T02:16:00Z">
                <w:pPr>
                  <w:pStyle w:val="XML1"/>
                </w:pPr>
              </w:pPrChange>
            </w:pPr>
            <w:ins w:id="9587" w:author="aas" w:date="2013-10-14T02:06:00Z">
              <w:del w:id="9588" w:author="Anees Shaikh" w:date="2013-10-19T02:16:00Z">
                <w:r w:rsidDel="00E067A3">
                  <w:delText xml:space="preserve">                                      This element MUST indicate a valid physical medium used by the OpenFlow</w:delText>
                </w:r>
              </w:del>
            </w:ins>
          </w:p>
          <w:p w14:paraId="168DB627" w14:textId="3A1D9DFC" w:rsidR="00874469" w:rsidDel="00E067A3" w:rsidRDefault="00874469">
            <w:pPr>
              <w:pStyle w:val="Appx"/>
              <w:rPr>
                <w:ins w:id="9589" w:author="aas" w:date="2013-10-14T02:06:00Z"/>
                <w:del w:id="9590" w:author="Anees Shaikh" w:date="2013-10-19T02:16:00Z"/>
              </w:rPr>
              <w:pPrChange w:id="9591" w:author="Anees Shaikh" w:date="2013-10-19T02:16:00Z">
                <w:pPr>
                  <w:pStyle w:val="XML1"/>
                </w:pPr>
              </w:pPrChange>
            </w:pPr>
            <w:ins w:id="9592" w:author="aas" w:date="2013-10-14T02:06:00Z">
              <w:del w:id="9593" w:author="Anees Shaikh" w:date="2013-10-19T02:16:00Z">
                <w:r w:rsidDel="00E067A3">
                  <w:delText xml:space="preserve">                                             Port.</w:delText>
                </w:r>
              </w:del>
            </w:ins>
          </w:p>
          <w:p w14:paraId="5591B256" w14:textId="2088BA8E" w:rsidR="00874469" w:rsidDel="00E067A3" w:rsidRDefault="00874469">
            <w:pPr>
              <w:pStyle w:val="Appx"/>
              <w:rPr>
                <w:ins w:id="9594" w:author="aas" w:date="2013-10-14T02:06:00Z"/>
                <w:del w:id="9595" w:author="Anees Shaikh" w:date="2013-10-19T02:16:00Z"/>
              </w:rPr>
              <w:pPrChange w:id="9596" w:author="Anees Shaikh" w:date="2013-10-19T02:16:00Z">
                <w:pPr>
                  <w:pStyle w:val="XML1"/>
                </w:pPr>
              </w:pPrChange>
            </w:pPr>
            <w:ins w:id="9597" w:author="aas" w:date="2013-10-14T02:06:00Z">
              <w:del w:id="9598" w:author="Anees Shaikh" w:date="2013-10-19T02:16:00Z">
                <w:r w:rsidDel="00E067A3">
                  <w:delText xml:space="preserve">                                          </w:delText>
                </w:r>
              </w:del>
            </w:ins>
          </w:p>
          <w:p w14:paraId="5173619C" w14:textId="38698FC3" w:rsidR="00874469" w:rsidDel="00E067A3" w:rsidRDefault="00874469">
            <w:pPr>
              <w:pStyle w:val="Appx"/>
              <w:rPr>
                <w:ins w:id="9599" w:author="aas" w:date="2013-10-14T02:06:00Z"/>
                <w:del w:id="9600" w:author="Anees Shaikh" w:date="2013-10-19T02:16:00Z"/>
              </w:rPr>
              <w:pPrChange w:id="9601" w:author="Anees Shaikh" w:date="2013-10-19T02:16:00Z">
                <w:pPr>
                  <w:pStyle w:val="XML1"/>
                </w:pPr>
              </w:pPrChange>
            </w:pPr>
            <w:ins w:id="9602" w:author="aas" w:date="2013-10-14T02:06:00Z">
              <w:del w:id="9603" w:author="Anees Shaikh" w:date="2013-10-19T02:16:00Z">
                <w:r w:rsidDel="00E067A3">
                  <w:delText xml:space="preserve">                                             The current Port Feature set MUST contain this element</w:delText>
                </w:r>
              </w:del>
            </w:ins>
          </w:p>
          <w:p w14:paraId="52748BBE" w14:textId="44BCEBD4" w:rsidR="00874469" w:rsidDel="00E067A3" w:rsidRDefault="00874469">
            <w:pPr>
              <w:pStyle w:val="Appx"/>
              <w:rPr>
                <w:ins w:id="9604" w:author="aas" w:date="2013-10-14T02:06:00Z"/>
                <w:del w:id="9605" w:author="Anees Shaikh" w:date="2013-10-19T02:16:00Z"/>
              </w:rPr>
              <w:pPrChange w:id="9606" w:author="Anees Shaikh" w:date="2013-10-19T02:16:00Z">
                <w:pPr>
                  <w:pStyle w:val="XML1"/>
                </w:pPr>
              </w:pPrChange>
            </w:pPr>
            <w:ins w:id="9607" w:author="aas" w:date="2013-10-14T02:06:00Z">
              <w:del w:id="9608" w:author="Anees Shaikh" w:date="2013-10-19T02:16:00Z">
                <w:r w:rsidDel="00E067A3">
                  <w:delText xml:space="preserve">                                             exactly once. The other Port Feature sets MAY contain this</w:delText>
                </w:r>
              </w:del>
            </w:ins>
          </w:p>
          <w:p w14:paraId="5C21CB58" w14:textId="615CC436" w:rsidR="00874469" w:rsidDel="00E067A3" w:rsidRDefault="00874469">
            <w:pPr>
              <w:pStyle w:val="Appx"/>
              <w:rPr>
                <w:ins w:id="9609" w:author="aas" w:date="2013-10-14T02:06:00Z"/>
                <w:del w:id="9610" w:author="Anees Shaikh" w:date="2013-10-19T02:16:00Z"/>
              </w:rPr>
              <w:pPrChange w:id="9611" w:author="Anees Shaikh" w:date="2013-10-19T02:16:00Z">
                <w:pPr>
                  <w:pStyle w:val="XML1"/>
                </w:pPr>
              </w:pPrChange>
            </w:pPr>
            <w:ins w:id="9612" w:author="aas" w:date="2013-10-14T02:06:00Z">
              <w:del w:id="9613" w:author="Anees Shaikh" w:date="2013-10-19T02:16:00Z">
                <w:r w:rsidDel="00E067A3">
                  <w:delText xml:space="preserve">                                             element more than once. If this element appears more than</w:delText>
                </w:r>
              </w:del>
            </w:ins>
          </w:p>
          <w:p w14:paraId="1782C836" w14:textId="3EE0320B" w:rsidR="00874469" w:rsidDel="00E067A3" w:rsidRDefault="00874469">
            <w:pPr>
              <w:pStyle w:val="Appx"/>
              <w:rPr>
                <w:ins w:id="9614" w:author="aas" w:date="2013-10-14T02:06:00Z"/>
                <w:del w:id="9615" w:author="Anees Shaikh" w:date="2013-10-19T02:16:00Z"/>
              </w:rPr>
              <w:pPrChange w:id="9616" w:author="Anees Shaikh" w:date="2013-10-19T02:16:00Z">
                <w:pPr>
                  <w:pStyle w:val="XML1"/>
                </w:pPr>
              </w:pPrChange>
            </w:pPr>
            <w:ins w:id="9617" w:author="aas" w:date="2013-10-14T02:06:00Z">
              <w:del w:id="9618" w:author="Anees Shaikh" w:date="2013-10-19T02:16:00Z">
                <w:r w:rsidDel="00E067A3">
                  <w:delText xml:space="preserve">                                             once in a Port Feature set than the value MUST be unique</w:delText>
                </w:r>
              </w:del>
            </w:ins>
          </w:p>
          <w:p w14:paraId="0F477FE9" w14:textId="48F9D45E" w:rsidR="00874469" w:rsidDel="00E067A3" w:rsidRDefault="00874469">
            <w:pPr>
              <w:pStyle w:val="Appx"/>
              <w:rPr>
                <w:ins w:id="9619" w:author="aas" w:date="2013-10-14T02:06:00Z"/>
                <w:del w:id="9620" w:author="Anees Shaikh" w:date="2013-10-19T02:16:00Z"/>
              </w:rPr>
              <w:pPrChange w:id="9621" w:author="Anees Shaikh" w:date="2013-10-19T02:16:00Z">
                <w:pPr>
                  <w:pStyle w:val="XML1"/>
                </w:pPr>
              </w:pPrChange>
            </w:pPr>
            <w:ins w:id="9622" w:author="aas" w:date="2013-10-14T02:06:00Z">
              <w:del w:id="9623" w:author="Anees Shaikh" w:date="2013-10-19T02:16:00Z">
                <w:r w:rsidDel="00E067A3">
                  <w:delText xml:space="preserve">                                             within the Port Feature set.</w:delText>
                </w:r>
              </w:del>
            </w:ins>
          </w:p>
          <w:p w14:paraId="4502BB47" w14:textId="335500F3" w:rsidR="00874469" w:rsidDel="00E067A3" w:rsidRDefault="00874469">
            <w:pPr>
              <w:pStyle w:val="Appx"/>
              <w:rPr>
                <w:ins w:id="9624" w:author="aas" w:date="2013-10-14T02:06:00Z"/>
                <w:del w:id="9625" w:author="Anees Shaikh" w:date="2013-10-19T02:16:00Z"/>
              </w:rPr>
              <w:pPrChange w:id="9626" w:author="Anees Shaikh" w:date="2013-10-19T02:16:00Z">
                <w:pPr>
                  <w:pStyle w:val="XML1"/>
                </w:pPr>
              </w:pPrChange>
            </w:pPr>
            <w:ins w:id="9627" w:author="aas" w:date="2013-10-14T02:06:00Z">
              <w:del w:id="9628" w:author="Anees Shaikh" w:date="2013-10-19T02:16:00Z">
                <w:r w:rsidDel="00E067A3">
                  <w:delText xml:space="preserve">                                    &lt;/xs:documentation&gt;</w:delText>
                </w:r>
              </w:del>
            </w:ins>
          </w:p>
          <w:p w14:paraId="14D75E06" w14:textId="5F124C35" w:rsidR="00874469" w:rsidDel="00E067A3" w:rsidRDefault="00874469">
            <w:pPr>
              <w:pStyle w:val="Appx"/>
              <w:rPr>
                <w:ins w:id="9629" w:author="aas" w:date="2013-10-14T02:06:00Z"/>
                <w:del w:id="9630" w:author="Anees Shaikh" w:date="2013-10-19T02:16:00Z"/>
              </w:rPr>
              <w:pPrChange w:id="9631" w:author="Anees Shaikh" w:date="2013-10-19T02:16:00Z">
                <w:pPr>
                  <w:pStyle w:val="XML1"/>
                </w:pPr>
              </w:pPrChange>
            </w:pPr>
            <w:ins w:id="9632" w:author="aas" w:date="2013-10-14T02:06:00Z">
              <w:del w:id="9633" w:author="Anees Shaikh" w:date="2013-10-19T02:16:00Z">
                <w:r w:rsidDel="00E067A3">
                  <w:delText xml:space="preserve">                                  &lt;/xs:annotation&gt;</w:delText>
                </w:r>
              </w:del>
            </w:ins>
          </w:p>
          <w:p w14:paraId="253ECDBE" w14:textId="5C02769A" w:rsidR="00874469" w:rsidDel="00E067A3" w:rsidRDefault="00874469">
            <w:pPr>
              <w:pStyle w:val="Appx"/>
              <w:rPr>
                <w:ins w:id="9634" w:author="aas" w:date="2013-10-14T02:06:00Z"/>
                <w:del w:id="9635" w:author="Anees Shaikh" w:date="2013-10-19T02:16:00Z"/>
              </w:rPr>
              <w:pPrChange w:id="9636" w:author="Anees Shaikh" w:date="2013-10-19T02:16:00Z">
                <w:pPr>
                  <w:pStyle w:val="XML1"/>
                </w:pPr>
              </w:pPrChange>
            </w:pPr>
            <w:ins w:id="9637" w:author="aas" w:date="2013-10-14T02:06:00Z">
              <w:del w:id="9638" w:author="Anees Shaikh" w:date="2013-10-19T02:16:00Z">
                <w:r w:rsidDel="00E067A3">
                  <w:delText xml:space="preserve">                                  &lt;xs:simpleType&gt;</w:delText>
                </w:r>
              </w:del>
            </w:ins>
          </w:p>
          <w:p w14:paraId="7567C963" w14:textId="658CDA9E" w:rsidR="00874469" w:rsidDel="00E067A3" w:rsidRDefault="00874469">
            <w:pPr>
              <w:pStyle w:val="Appx"/>
              <w:rPr>
                <w:ins w:id="9639" w:author="aas" w:date="2013-10-14T02:06:00Z"/>
                <w:del w:id="9640" w:author="Anees Shaikh" w:date="2013-10-19T02:16:00Z"/>
              </w:rPr>
              <w:pPrChange w:id="9641" w:author="Anees Shaikh" w:date="2013-10-19T02:16:00Z">
                <w:pPr>
                  <w:pStyle w:val="XML1"/>
                </w:pPr>
              </w:pPrChange>
            </w:pPr>
            <w:ins w:id="9642" w:author="aas" w:date="2013-10-14T02:06:00Z">
              <w:del w:id="9643" w:author="Anees Shaikh" w:date="2013-10-19T02:16:00Z">
                <w:r w:rsidDel="00E067A3">
                  <w:delText xml:space="preserve">                                    &lt;xs:restriction base="xs:string"&gt;</w:delText>
                </w:r>
              </w:del>
            </w:ins>
          </w:p>
          <w:p w14:paraId="29A5D33A" w14:textId="4640D90B" w:rsidR="00874469" w:rsidDel="00E067A3" w:rsidRDefault="00874469">
            <w:pPr>
              <w:pStyle w:val="Appx"/>
              <w:rPr>
                <w:ins w:id="9644" w:author="aas" w:date="2013-10-14T02:06:00Z"/>
                <w:del w:id="9645" w:author="Anees Shaikh" w:date="2013-10-19T02:16:00Z"/>
              </w:rPr>
              <w:pPrChange w:id="9646" w:author="Anees Shaikh" w:date="2013-10-19T02:16:00Z">
                <w:pPr>
                  <w:pStyle w:val="XML1"/>
                </w:pPr>
              </w:pPrChange>
            </w:pPr>
            <w:ins w:id="9647" w:author="aas" w:date="2013-10-14T02:06:00Z">
              <w:del w:id="9648" w:author="Anees Shaikh" w:date="2013-10-19T02:16:00Z">
                <w:r w:rsidDel="00E067A3">
                  <w:delText xml:space="preserve">                                      &lt;xs:enumeration value="copper"/&gt;</w:delText>
                </w:r>
              </w:del>
            </w:ins>
          </w:p>
          <w:p w14:paraId="59A52013" w14:textId="40D346AD" w:rsidR="00874469" w:rsidDel="00E067A3" w:rsidRDefault="00874469">
            <w:pPr>
              <w:pStyle w:val="Appx"/>
              <w:rPr>
                <w:ins w:id="9649" w:author="aas" w:date="2013-10-14T02:06:00Z"/>
                <w:del w:id="9650" w:author="Anees Shaikh" w:date="2013-10-19T02:16:00Z"/>
              </w:rPr>
              <w:pPrChange w:id="9651" w:author="Anees Shaikh" w:date="2013-10-19T02:16:00Z">
                <w:pPr>
                  <w:pStyle w:val="XML1"/>
                </w:pPr>
              </w:pPrChange>
            </w:pPr>
            <w:ins w:id="9652" w:author="aas" w:date="2013-10-14T02:06:00Z">
              <w:del w:id="9653" w:author="Anees Shaikh" w:date="2013-10-19T02:16:00Z">
                <w:r w:rsidDel="00E067A3">
                  <w:delText xml:space="preserve">                                      &lt;xs:enumeration value="fiber"/&gt;</w:delText>
                </w:r>
              </w:del>
            </w:ins>
          </w:p>
          <w:p w14:paraId="2ECC6819" w14:textId="044B1FDC" w:rsidR="00874469" w:rsidDel="00E067A3" w:rsidRDefault="00874469">
            <w:pPr>
              <w:pStyle w:val="Appx"/>
              <w:rPr>
                <w:ins w:id="9654" w:author="aas" w:date="2013-10-14T02:06:00Z"/>
                <w:del w:id="9655" w:author="Anees Shaikh" w:date="2013-10-19T02:16:00Z"/>
              </w:rPr>
              <w:pPrChange w:id="9656" w:author="Anees Shaikh" w:date="2013-10-19T02:16:00Z">
                <w:pPr>
                  <w:pStyle w:val="XML1"/>
                </w:pPr>
              </w:pPrChange>
            </w:pPr>
            <w:ins w:id="9657" w:author="aas" w:date="2013-10-14T02:06:00Z">
              <w:del w:id="9658" w:author="Anees Shaikh" w:date="2013-10-19T02:16:00Z">
                <w:r w:rsidDel="00E067A3">
                  <w:delText xml:space="preserve">                                    &lt;/xs:restriction&gt;</w:delText>
                </w:r>
              </w:del>
            </w:ins>
          </w:p>
          <w:p w14:paraId="72C24FD6" w14:textId="5111F990" w:rsidR="00874469" w:rsidDel="00E067A3" w:rsidRDefault="00874469">
            <w:pPr>
              <w:pStyle w:val="Appx"/>
              <w:rPr>
                <w:ins w:id="9659" w:author="aas" w:date="2013-10-14T02:06:00Z"/>
                <w:del w:id="9660" w:author="Anees Shaikh" w:date="2013-10-19T02:16:00Z"/>
              </w:rPr>
              <w:pPrChange w:id="9661" w:author="Anees Shaikh" w:date="2013-10-19T02:16:00Z">
                <w:pPr>
                  <w:pStyle w:val="XML1"/>
                </w:pPr>
              </w:pPrChange>
            </w:pPr>
            <w:ins w:id="9662" w:author="aas" w:date="2013-10-14T02:06:00Z">
              <w:del w:id="9663" w:author="Anees Shaikh" w:date="2013-10-19T02:16:00Z">
                <w:r w:rsidDel="00E067A3">
                  <w:delText xml:space="preserve">                                  &lt;/xs:simpleType&gt;</w:delText>
                </w:r>
              </w:del>
            </w:ins>
          </w:p>
          <w:p w14:paraId="237DACE5" w14:textId="44FFAAAB" w:rsidR="00874469" w:rsidDel="00E067A3" w:rsidRDefault="00874469">
            <w:pPr>
              <w:pStyle w:val="Appx"/>
              <w:rPr>
                <w:ins w:id="9664" w:author="aas" w:date="2013-10-14T02:06:00Z"/>
                <w:del w:id="9665" w:author="Anees Shaikh" w:date="2013-10-19T02:16:00Z"/>
              </w:rPr>
              <w:pPrChange w:id="9666" w:author="Anees Shaikh" w:date="2013-10-19T02:16:00Z">
                <w:pPr>
                  <w:pStyle w:val="XML1"/>
                </w:pPr>
              </w:pPrChange>
            </w:pPr>
            <w:ins w:id="9667" w:author="aas" w:date="2013-10-14T02:06:00Z">
              <w:del w:id="9668" w:author="Anees Shaikh" w:date="2013-10-19T02:16:00Z">
                <w:r w:rsidDel="00E067A3">
                  <w:delText xml:space="preserve">                                &lt;/xs:element&gt;</w:delText>
                </w:r>
              </w:del>
            </w:ins>
          </w:p>
          <w:p w14:paraId="275E9340" w14:textId="1F4341CF" w:rsidR="00874469" w:rsidDel="00E067A3" w:rsidRDefault="00874469">
            <w:pPr>
              <w:pStyle w:val="Appx"/>
              <w:rPr>
                <w:ins w:id="9669" w:author="aas" w:date="2013-10-14T02:06:00Z"/>
                <w:del w:id="9670" w:author="Anees Shaikh" w:date="2013-10-19T02:16:00Z"/>
              </w:rPr>
              <w:pPrChange w:id="9671" w:author="Anees Shaikh" w:date="2013-10-19T02:16:00Z">
                <w:pPr>
                  <w:pStyle w:val="XML1"/>
                </w:pPr>
              </w:pPrChange>
            </w:pPr>
            <w:ins w:id="9672" w:author="aas" w:date="2013-10-14T02:06:00Z">
              <w:del w:id="9673" w:author="Anees Shaikh" w:date="2013-10-19T02:16:00Z">
                <w:r w:rsidDel="00E067A3">
                  <w:delText xml:space="preserve">                                &lt;xs:element name="pause" minOccurs="0"&gt;</w:delText>
                </w:r>
              </w:del>
            </w:ins>
          </w:p>
          <w:p w14:paraId="7243D1B8" w14:textId="724053F3" w:rsidR="00874469" w:rsidDel="00E067A3" w:rsidRDefault="00874469">
            <w:pPr>
              <w:pStyle w:val="Appx"/>
              <w:rPr>
                <w:ins w:id="9674" w:author="aas" w:date="2013-10-14T02:06:00Z"/>
                <w:del w:id="9675" w:author="Anees Shaikh" w:date="2013-10-19T02:16:00Z"/>
              </w:rPr>
              <w:pPrChange w:id="9676" w:author="Anees Shaikh" w:date="2013-10-19T02:16:00Z">
                <w:pPr>
                  <w:pStyle w:val="XML1"/>
                </w:pPr>
              </w:pPrChange>
            </w:pPr>
            <w:ins w:id="9677" w:author="aas" w:date="2013-10-14T02:06:00Z">
              <w:del w:id="9678" w:author="Anees Shaikh" w:date="2013-10-19T02:16:00Z">
                <w:r w:rsidDel="00E067A3">
                  <w:delText xml:space="preserve">                                  &lt;xs:annotation&gt;</w:delText>
                </w:r>
              </w:del>
            </w:ins>
          </w:p>
          <w:p w14:paraId="2ED16705" w14:textId="28E1827F" w:rsidR="00874469" w:rsidDel="00E067A3" w:rsidRDefault="00874469">
            <w:pPr>
              <w:pStyle w:val="Appx"/>
              <w:rPr>
                <w:ins w:id="9679" w:author="aas" w:date="2013-10-14T02:06:00Z"/>
                <w:del w:id="9680" w:author="Anees Shaikh" w:date="2013-10-19T02:16:00Z"/>
              </w:rPr>
              <w:pPrChange w:id="9681" w:author="Anees Shaikh" w:date="2013-10-19T02:16:00Z">
                <w:pPr>
                  <w:pStyle w:val="XML1"/>
                </w:pPr>
              </w:pPrChange>
            </w:pPr>
            <w:ins w:id="9682" w:author="aas" w:date="2013-10-14T02:06:00Z">
              <w:del w:id="9683" w:author="Anees Shaikh" w:date="2013-10-19T02:16:00Z">
                <w:r w:rsidDel="00E067A3">
                  <w:delText xml:space="preserve">                                    &lt;xs:documentation&gt;</w:delText>
                </w:r>
              </w:del>
            </w:ins>
          </w:p>
          <w:p w14:paraId="326A094D" w14:textId="421CBB30" w:rsidR="00874469" w:rsidDel="00E067A3" w:rsidRDefault="00874469">
            <w:pPr>
              <w:pStyle w:val="Appx"/>
              <w:rPr>
                <w:ins w:id="9684" w:author="aas" w:date="2013-10-14T02:06:00Z"/>
                <w:del w:id="9685" w:author="Anees Shaikh" w:date="2013-10-19T02:16:00Z"/>
              </w:rPr>
              <w:pPrChange w:id="9686" w:author="Anees Shaikh" w:date="2013-10-19T02:16:00Z">
                <w:pPr>
                  <w:pStyle w:val="XML1"/>
                </w:pPr>
              </w:pPrChange>
            </w:pPr>
            <w:ins w:id="9687" w:author="aas" w:date="2013-10-14T02:06:00Z">
              <w:del w:id="9688" w:author="Anees Shaikh" w:date="2013-10-19T02:16:00Z">
                <w:r w:rsidDel="00E067A3">
                  <w:delText xml:space="preserve">                                      Specifies if pausing of transmission is supported at all and if yes if</w:delText>
                </w:r>
              </w:del>
            </w:ins>
          </w:p>
          <w:p w14:paraId="28F3AAB0" w14:textId="6345EC7D" w:rsidR="00874469" w:rsidDel="00E067A3" w:rsidRDefault="00874469">
            <w:pPr>
              <w:pStyle w:val="Appx"/>
              <w:rPr>
                <w:ins w:id="9689" w:author="aas" w:date="2013-10-14T02:06:00Z"/>
                <w:del w:id="9690" w:author="Anees Shaikh" w:date="2013-10-19T02:16:00Z"/>
              </w:rPr>
              <w:pPrChange w:id="9691" w:author="Anees Shaikh" w:date="2013-10-19T02:16:00Z">
                <w:pPr>
                  <w:pStyle w:val="XML1"/>
                </w:pPr>
              </w:pPrChange>
            </w:pPr>
            <w:ins w:id="9692" w:author="aas" w:date="2013-10-14T02:06:00Z">
              <w:del w:id="9693" w:author="Anees Shaikh" w:date="2013-10-19T02:16:00Z">
                <w:r w:rsidDel="00E067A3">
                  <w:delText xml:space="preserve">                                             it is asymmetric or symmetric.</w:delText>
                </w:r>
              </w:del>
            </w:ins>
          </w:p>
          <w:p w14:paraId="26E7E201" w14:textId="0C8E5F44" w:rsidR="00874469" w:rsidDel="00E067A3" w:rsidRDefault="00874469">
            <w:pPr>
              <w:pStyle w:val="Appx"/>
              <w:rPr>
                <w:ins w:id="9694" w:author="aas" w:date="2013-10-14T02:06:00Z"/>
                <w:del w:id="9695" w:author="Anees Shaikh" w:date="2013-10-19T02:16:00Z"/>
              </w:rPr>
              <w:pPrChange w:id="9696" w:author="Anees Shaikh" w:date="2013-10-19T02:16:00Z">
                <w:pPr>
                  <w:pStyle w:val="XML1"/>
                </w:pPr>
              </w:pPrChange>
            </w:pPr>
            <w:ins w:id="9697" w:author="aas" w:date="2013-10-14T02:06:00Z">
              <w:del w:id="9698" w:author="Anees Shaikh" w:date="2013-10-19T02:16:00Z">
                <w:r w:rsidDel="00E067A3">
                  <w:delText xml:space="preserve">                                    &lt;/xs:documentation&gt;</w:delText>
                </w:r>
              </w:del>
            </w:ins>
          </w:p>
          <w:p w14:paraId="28D5FF74" w14:textId="4CE95DBD" w:rsidR="00874469" w:rsidDel="00E067A3" w:rsidRDefault="00874469">
            <w:pPr>
              <w:pStyle w:val="Appx"/>
              <w:rPr>
                <w:ins w:id="9699" w:author="aas" w:date="2013-10-14T02:06:00Z"/>
                <w:del w:id="9700" w:author="Anees Shaikh" w:date="2013-10-19T02:16:00Z"/>
              </w:rPr>
              <w:pPrChange w:id="9701" w:author="Anees Shaikh" w:date="2013-10-19T02:16:00Z">
                <w:pPr>
                  <w:pStyle w:val="XML1"/>
                </w:pPr>
              </w:pPrChange>
            </w:pPr>
            <w:ins w:id="9702" w:author="aas" w:date="2013-10-14T02:06:00Z">
              <w:del w:id="9703" w:author="Anees Shaikh" w:date="2013-10-19T02:16:00Z">
                <w:r w:rsidDel="00E067A3">
                  <w:delText xml:space="preserve">                                  &lt;/xs:annotation&gt;</w:delText>
                </w:r>
              </w:del>
            </w:ins>
          </w:p>
          <w:p w14:paraId="34B5DCBC" w14:textId="24ED67C5" w:rsidR="00874469" w:rsidDel="00E067A3" w:rsidRDefault="00874469">
            <w:pPr>
              <w:pStyle w:val="Appx"/>
              <w:rPr>
                <w:ins w:id="9704" w:author="aas" w:date="2013-10-14T02:06:00Z"/>
                <w:del w:id="9705" w:author="Anees Shaikh" w:date="2013-10-19T02:16:00Z"/>
              </w:rPr>
              <w:pPrChange w:id="9706" w:author="Anees Shaikh" w:date="2013-10-19T02:16:00Z">
                <w:pPr>
                  <w:pStyle w:val="XML1"/>
                </w:pPr>
              </w:pPrChange>
            </w:pPr>
            <w:ins w:id="9707" w:author="aas" w:date="2013-10-14T02:06:00Z">
              <w:del w:id="9708" w:author="Anees Shaikh" w:date="2013-10-19T02:16:00Z">
                <w:r w:rsidDel="00E067A3">
                  <w:delText xml:space="preserve">                                  &lt;xs:simpleType&gt;</w:delText>
                </w:r>
              </w:del>
            </w:ins>
          </w:p>
          <w:p w14:paraId="3FE1D8BC" w14:textId="42B2B5F3" w:rsidR="00874469" w:rsidDel="00E067A3" w:rsidRDefault="00874469">
            <w:pPr>
              <w:pStyle w:val="Appx"/>
              <w:rPr>
                <w:ins w:id="9709" w:author="aas" w:date="2013-10-14T02:06:00Z"/>
                <w:del w:id="9710" w:author="Anees Shaikh" w:date="2013-10-19T02:16:00Z"/>
              </w:rPr>
              <w:pPrChange w:id="9711" w:author="Anees Shaikh" w:date="2013-10-19T02:16:00Z">
                <w:pPr>
                  <w:pStyle w:val="XML1"/>
                </w:pPr>
              </w:pPrChange>
            </w:pPr>
            <w:ins w:id="9712" w:author="aas" w:date="2013-10-14T02:06:00Z">
              <w:del w:id="9713" w:author="Anees Shaikh" w:date="2013-10-19T02:16:00Z">
                <w:r w:rsidDel="00E067A3">
                  <w:delText xml:space="preserve">                                    &lt;xs:restriction base="xs:string"&gt;</w:delText>
                </w:r>
              </w:del>
            </w:ins>
          </w:p>
          <w:p w14:paraId="5644863A" w14:textId="5CFB0CC2" w:rsidR="00874469" w:rsidDel="00E067A3" w:rsidRDefault="00874469">
            <w:pPr>
              <w:pStyle w:val="Appx"/>
              <w:rPr>
                <w:ins w:id="9714" w:author="aas" w:date="2013-10-14T02:06:00Z"/>
                <w:del w:id="9715" w:author="Anees Shaikh" w:date="2013-10-19T02:16:00Z"/>
              </w:rPr>
              <w:pPrChange w:id="9716" w:author="Anees Shaikh" w:date="2013-10-19T02:16:00Z">
                <w:pPr>
                  <w:pStyle w:val="XML1"/>
                </w:pPr>
              </w:pPrChange>
            </w:pPr>
            <w:ins w:id="9717" w:author="aas" w:date="2013-10-14T02:06:00Z">
              <w:del w:id="9718" w:author="Anees Shaikh" w:date="2013-10-19T02:16:00Z">
                <w:r w:rsidDel="00E067A3">
                  <w:delText xml:space="preserve">                                      &lt;xs:enumeration value="unsupported"/&gt;</w:delText>
                </w:r>
              </w:del>
            </w:ins>
          </w:p>
          <w:p w14:paraId="1DDE486C" w14:textId="26255462" w:rsidR="00874469" w:rsidDel="00E067A3" w:rsidRDefault="00874469">
            <w:pPr>
              <w:pStyle w:val="Appx"/>
              <w:rPr>
                <w:ins w:id="9719" w:author="aas" w:date="2013-10-14T02:06:00Z"/>
                <w:del w:id="9720" w:author="Anees Shaikh" w:date="2013-10-19T02:16:00Z"/>
              </w:rPr>
              <w:pPrChange w:id="9721" w:author="Anees Shaikh" w:date="2013-10-19T02:16:00Z">
                <w:pPr>
                  <w:pStyle w:val="XML1"/>
                </w:pPr>
              </w:pPrChange>
            </w:pPr>
            <w:ins w:id="9722" w:author="aas" w:date="2013-10-14T02:06:00Z">
              <w:del w:id="9723" w:author="Anees Shaikh" w:date="2013-10-19T02:16:00Z">
                <w:r w:rsidDel="00E067A3">
                  <w:delText xml:space="preserve">                                      &lt;xs:enumeration value="symmetric"/&gt;</w:delText>
                </w:r>
              </w:del>
            </w:ins>
          </w:p>
          <w:p w14:paraId="738D198B" w14:textId="3335B9DF" w:rsidR="00874469" w:rsidDel="00E067A3" w:rsidRDefault="00874469">
            <w:pPr>
              <w:pStyle w:val="Appx"/>
              <w:rPr>
                <w:ins w:id="9724" w:author="aas" w:date="2013-10-14T02:06:00Z"/>
                <w:del w:id="9725" w:author="Anees Shaikh" w:date="2013-10-19T02:16:00Z"/>
              </w:rPr>
              <w:pPrChange w:id="9726" w:author="Anees Shaikh" w:date="2013-10-19T02:16:00Z">
                <w:pPr>
                  <w:pStyle w:val="XML1"/>
                </w:pPr>
              </w:pPrChange>
            </w:pPr>
            <w:ins w:id="9727" w:author="aas" w:date="2013-10-14T02:06:00Z">
              <w:del w:id="9728" w:author="Anees Shaikh" w:date="2013-10-19T02:16:00Z">
                <w:r w:rsidDel="00E067A3">
                  <w:delText xml:space="preserve">                                      &lt;xs:enumeration value="asymmetric"/&gt;</w:delText>
                </w:r>
              </w:del>
            </w:ins>
          </w:p>
          <w:p w14:paraId="0719E030" w14:textId="2F285DD5" w:rsidR="00874469" w:rsidDel="00E067A3" w:rsidRDefault="00874469">
            <w:pPr>
              <w:pStyle w:val="Appx"/>
              <w:rPr>
                <w:ins w:id="9729" w:author="aas" w:date="2013-10-14T02:06:00Z"/>
                <w:del w:id="9730" w:author="Anees Shaikh" w:date="2013-10-19T02:16:00Z"/>
              </w:rPr>
              <w:pPrChange w:id="9731" w:author="Anees Shaikh" w:date="2013-10-19T02:16:00Z">
                <w:pPr>
                  <w:pStyle w:val="XML1"/>
                </w:pPr>
              </w:pPrChange>
            </w:pPr>
            <w:ins w:id="9732" w:author="aas" w:date="2013-10-14T02:06:00Z">
              <w:del w:id="9733" w:author="Anees Shaikh" w:date="2013-10-19T02:16:00Z">
                <w:r w:rsidDel="00E067A3">
                  <w:delText xml:space="preserve">                                    &lt;/xs:restriction&gt;</w:delText>
                </w:r>
              </w:del>
            </w:ins>
          </w:p>
          <w:p w14:paraId="06BA3A21" w14:textId="3AA46DBD" w:rsidR="00874469" w:rsidDel="00E067A3" w:rsidRDefault="00874469">
            <w:pPr>
              <w:pStyle w:val="Appx"/>
              <w:rPr>
                <w:ins w:id="9734" w:author="aas" w:date="2013-10-14T02:06:00Z"/>
                <w:del w:id="9735" w:author="Anees Shaikh" w:date="2013-10-19T02:16:00Z"/>
              </w:rPr>
              <w:pPrChange w:id="9736" w:author="Anees Shaikh" w:date="2013-10-19T02:16:00Z">
                <w:pPr>
                  <w:pStyle w:val="XML1"/>
                </w:pPr>
              </w:pPrChange>
            </w:pPr>
            <w:ins w:id="9737" w:author="aas" w:date="2013-10-14T02:06:00Z">
              <w:del w:id="9738" w:author="Anees Shaikh" w:date="2013-10-19T02:16:00Z">
                <w:r w:rsidDel="00E067A3">
                  <w:delText xml:space="preserve">                                  &lt;/xs:simpleType&gt;</w:delText>
                </w:r>
              </w:del>
            </w:ins>
          </w:p>
          <w:p w14:paraId="3154A94E" w14:textId="5112B414" w:rsidR="00874469" w:rsidDel="00E067A3" w:rsidRDefault="00874469">
            <w:pPr>
              <w:pStyle w:val="Appx"/>
              <w:rPr>
                <w:ins w:id="9739" w:author="aas" w:date="2013-10-14T02:06:00Z"/>
                <w:del w:id="9740" w:author="Anees Shaikh" w:date="2013-10-19T02:16:00Z"/>
              </w:rPr>
              <w:pPrChange w:id="9741" w:author="Anees Shaikh" w:date="2013-10-19T02:16:00Z">
                <w:pPr>
                  <w:pStyle w:val="XML1"/>
                </w:pPr>
              </w:pPrChange>
            </w:pPr>
            <w:ins w:id="9742" w:author="aas" w:date="2013-10-14T02:06:00Z">
              <w:del w:id="9743" w:author="Anees Shaikh" w:date="2013-10-19T02:16:00Z">
                <w:r w:rsidDel="00E067A3">
                  <w:delText xml:space="preserve">                                &lt;/xs:element&gt;</w:delText>
                </w:r>
              </w:del>
            </w:ins>
          </w:p>
          <w:p w14:paraId="17EFDA59" w14:textId="0CEF62BC" w:rsidR="00874469" w:rsidDel="00E067A3" w:rsidRDefault="00874469">
            <w:pPr>
              <w:pStyle w:val="Appx"/>
              <w:rPr>
                <w:ins w:id="9744" w:author="aas" w:date="2013-10-14T02:06:00Z"/>
                <w:del w:id="9745" w:author="Anees Shaikh" w:date="2013-10-19T02:16:00Z"/>
              </w:rPr>
              <w:pPrChange w:id="9746" w:author="Anees Shaikh" w:date="2013-10-19T02:16:00Z">
                <w:pPr>
                  <w:pStyle w:val="XML1"/>
                </w:pPr>
              </w:pPrChange>
            </w:pPr>
            <w:ins w:id="9747" w:author="aas" w:date="2013-10-14T02:06:00Z">
              <w:del w:id="9748" w:author="Anees Shaikh" w:date="2013-10-19T02:16:00Z">
                <w:r w:rsidDel="00E067A3">
                  <w:delText xml:space="preserve">                                &lt;xs:any minOccurs="0" maxOccurs="unbounded"</w:delText>
                </w:r>
              </w:del>
            </w:ins>
          </w:p>
          <w:p w14:paraId="679846F8" w14:textId="56AB74E7" w:rsidR="00874469" w:rsidDel="00E067A3" w:rsidRDefault="00874469">
            <w:pPr>
              <w:pStyle w:val="Appx"/>
              <w:rPr>
                <w:ins w:id="9749" w:author="aas" w:date="2013-10-14T02:06:00Z"/>
                <w:del w:id="9750" w:author="Anees Shaikh" w:date="2013-10-19T02:16:00Z"/>
              </w:rPr>
              <w:pPrChange w:id="9751" w:author="Anees Shaikh" w:date="2013-10-19T02:16:00Z">
                <w:pPr>
                  <w:pStyle w:val="XML1"/>
                </w:pPr>
              </w:pPrChange>
            </w:pPr>
            <w:ins w:id="9752" w:author="aas" w:date="2013-10-14T02:06:00Z">
              <w:del w:id="9753" w:author="Anees Shaikh" w:date="2013-10-19T02:16:00Z">
                <w:r w:rsidDel="00E067A3">
                  <w:delText xml:space="preserve">                                        namespace="##other" processContents="lax"/&gt;</w:delText>
                </w:r>
              </w:del>
            </w:ins>
          </w:p>
          <w:p w14:paraId="57E7929A" w14:textId="0AB09B03" w:rsidR="00874469" w:rsidDel="00E067A3" w:rsidRDefault="00874469">
            <w:pPr>
              <w:pStyle w:val="Appx"/>
              <w:rPr>
                <w:ins w:id="9754" w:author="aas" w:date="2013-10-14T02:06:00Z"/>
                <w:del w:id="9755" w:author="Anees Shaikh" w:date="2013-10-19T02:16:00Z"/>
              </w:rPr>
              <w:pPrChange w:id="9756" w:author="Anees Shaikh" w:date="2013-10-19T02:16:00Z">
                <w:pPr>
                  <w:pStyle w:val="XML1"/>
                </w:pPr>
              </w:pPrChange>
            </w:pPr>
            <w:ins w:id="9757" w:author="aas" w:date="2013-10-14T02:06:00Z">
              <w:del w:id="9758" w:author="Anees Shaikh" w:date="2013-10-19T02:16:00Z">
                <w:r w:rsidDel="00E067A3">
                  <w:delText xml:space="preserve">                              &lt;/xs:sequence&gt;</w:delText>
                </w:r>
              </w:del>
            </w:ins>
          </w:p>
          <w:p w14:paraId="69EFF71C" w14:textId="34377471" w:rsidR="00874469" w:rsidDel="00E067A3" w:rsidRDefault="00874469">
            <w:pPr>
              <w:pStyle w:val="Appx"/>
              <w:rPr>
                <w:ins w:id="9759" w:author="aas" w:date="2013-10-14T02:06:00Z"/>
                <w:del w:id="9760" w:author="Anees Shaikh" w:date="2013-10-19T02:16:00Z"/>
              </w:rPr>
              <w:pPrChange w:id="9761" w:author="Anees Shaikh" w:date="2013-10-19T02:16:00Z">
                <w:pPr>
                  <w:pStyle w:val="XML1"/>
                </w:pPr>
              </w:pPrChange>
            </w:pPr>
            <w:ins w:id="9762" w:author="aas" w:date="2013-10-14T02:06:00Z">
              <w:del w:id="9763" w:author="Anees Shaikh" w:date="2013-10-19T02:16:00Z">
                <w:r w:rsidDel="00E067A3">
                  <w:delText xml:space="preserve">                            &lt;/xs:complexType&gt;</w:delText>
                </w:r>
              </w:del>
            </w:ins>
          </w:p>
          <w:p w14:paraId="35E7CCDB" w14:textId="4E7AEF49" w:rsidR="00874469" w:rsidDel="00E067A3" w:rsidRDefault="00874469">
            <w:pPr>
              <w:pStyle w:val="Appx"/>
              <w:rPr>
                <w:ins w:id="9764" w:author="aas" w:date="2013-10-14T02:06:00Z"/>
                <w:del w:id="9765" w:author="Anees Shaikh" w:date="2013-10-19T02:16:00Z"/>
              </w:rPr>
              <w:pPrChange w:id="9766" w:author="Anees Shaikh" w:date="2013-10-19T02:16:00Z">
                <w:pPr>
                  <w:pStyle w:val="XML1"/>
                </w:pPr>
              </w:pPrChange>
            </w:pPr>
            <w:ins w:id="9767" w:author="aas" w:date="2013-10-14T02:06:00Z">
              <w:del w:id="9768" w:author="Anees Shaikh" w:date="2013-10-19T02:16:00Z">
                <w:r w:rsidDel="00E067A3">
                  <w:delText xml:space="preserve">                          &lt;/xs:element&gt;</w:delText>
                </w:r>
              </w:del>
            </w:ins>
          </w:p>
          <w:p w14:paraId="18AAC5AD" w14:textId="30261C64" w:rsidR="00874469" w:rsidDel="00E067A3" w:rsidRDefault="00874469">
            <w:pPr>
              <w:pStyle w:val="Appx"/>
              <w:rPr>
                <w:ins w:id="9769" w:author="aas" w:date="2013-10-14T02:06:00Z"/>
                <w:del w:id="9770" w:author="Anees Shaikh" w:date="2013-10-19T02:16:00Z"/>
              </w:rPr>
              <w:pPrChange w:id="9771" w:author="Anees Shaikh" w:date="2013-10-19T02:16:00Z">
                <w:pPr>
                  <w:pStyle w:val="XML1"/>
                </w:pPr>
              </w:pPrChange>
            </w:pPr>
            <w:ins w:id="9772" w:author="aas" w:date="2013-10-14T02:06:00Z">
              <w:del w:id="9773" w:author="Anees Shaikh" w:date="2013-10-19T02:16:00Z">
                <w:r w:rsidDel="00E067A3">
                  <w:delText xml:space="preserve">                          &lt;xs:element name="advertised" minOccurs="0"&gt;</w:delText>
                </w:r>
              </w:del>
            </w:ins>
          </w:p>
          <w:p w14:paraId="6A6E48B3" w14:textId="411C028B" w:rsidR="00874469" w:rsidDel="00E067A3" w:rsidRDefault="00874469">
            <w:pPr>
              <w:pStyle w:val="Appx"/>
              <w:rPr>
                <w:ins w:id="9774" w:author="aas" w:date="2013-10-14T02:06:00Z"/>
                <w:del w:id="9775" w:author="Anees Shaikh" w:date="2013-10-19T02:16:00Z"/>
              </w:rPr>
              <w:pPrChange w:id="9776" w:author="Anees Shaikh" w:date="2013-10-19T02:16:00Z">
                <w:pPr>
                  <w:pStyle w:val="XML1"/>
                </w:pPr>
              </w:pPrChange>
            </w:pPr>
            <w:ins w:id="9777" w:author="aas" w:date="2013-10-14T02:06:00Z">
              <w:del w:id="9778" w:author="Anees Shaikh" w:date="2013-10-19T02:16:00Z">
                <w:r w:rsidDel="00E067A3">
                  <w:delText xml:space="preserve">                            &lt;xs:annotation&gt;</w:delText>
                </w:r>
              </w:del>
            </w:ins>
          </w:p>
          <w:p w14:paraId="23E7E67A" w14:textId="6A9A5CA5" w:rsidR="00874469" w:rsidDel="00E067A3" w:rsidRDefault="00874469">
            <w:pPr>
              <w:pStyle w:val="Appx"/>
              <w:rPr>
                <w:ins w:id="9779" w:author="aas" w:date="2013-10-14T02:06:00Z"/>
                <w:del w:id="9780" w:author="Anees Shaikh" w:date="2013-10-19T02:16:00Z"/>
              </w:rPr>
              <w:pPrChange w:id="9781" w:author="Anees Shaikh" w:date="2013-10-19T02:16:00Z">
                <w:pPr>
                  <w:pStyle w:val="XML1"/>
                </w:pPr>
              </w:pPrChange>
            </w:pPr>
            <w:ins w:id="9782" w:author="aas" w:date="2013-10-14T02:06:00Z">
              <w:del w:id="9783" w:author="Anees Shaikh" w:date="2013-10-19T02:16:00Z">
                <w:r w:rsidDel="00E067A3">
                  <w:delText xml:space="preserve">                              &lt;xs:documentation&gt;</w:delText>
                </w:r>
              </w:del>
            </w:ins>
          </w:p>
          <w:p w14:paraId="12819BEF" w14:textId="5B596F74" w:rsidR="00874469" w:rsidDel="00E067A3" w:rsidRDefault="00874469">
            <w:pPr>
              <w:pStyle w:val="Appx"/>
              <w:rPr>
                <w:ins w:id="9784" w:author="aas" w:date="2013-10-14T02:06:00Z"/>
                <w:del w:id="9785" w:author="Anees Shaikh" w:date="2013-10-19T02:16:00Z"/>
              </w:rPr>
              <w:pPrChange w:id="9786" w:author="Anees Shaikh" w:date="2013-10-19T02:16:00Z">
                <w:pPr>
                  <w:pStyle w:val="XML1"/>
                </w:pPr>
              </w:pPrChange>
            </w:pPr>
            <w:ins w:id="9787" w:author="aas" w:date="2013-10-14T02:06:00Z">
              <w:del w:id="9788" w:author="Anees Shaikh" w:date="2013-10-19T02:16:00Z">
                <w:r w:rsidDel="00E067A3">
                  <w:delText xml:space="preserve">                                The features (rates, duplex, etc.) of the port, that are advertised to</w:delText>
                </w:r>
              </w:del>
            </w:ins>
          </w:p>
          <w:p w14:paraId="1147C97D" w14:textId="111595A7" w:rsidR="00874469" w:rsidDel="00E067A3" w:rsidRDefault="00874469">
            <w:pPr>
              <w:pStyle w:val="Appx"/>
              <w:rPr>
                <w:ins w:id="9789" w:author="aas" w:date="2013-10-14T02:06:00Z"/>
                <w:del w:id="9790" w:author="Anees Shaikh" w:date="2013-10-19T02:16:00Z"/>
              </w:rPr>
              <w:pPrChange w:id="9791" w:author="Anees Shaikh" w:date="2013-10-19T02:16:00Z">
                <w:pPr>
                  <w:pStyle w:val="XML1"/>
                </w:pPr>
              </w:pPrChange>
            </w:pPr>
            <w:ins w:id="9792" w:author="aas" w:date="2013-10-14T02:06:00Z">
              <w:del w:id="9793" w:author="Anees Shaikh" w:date="2013-10-19T02:16:00Z">
                <w:r w:rsidDel="00E067A3">
                  <w:delText xml:space="preserve">                                       the peer port.</w:delText>
                </w:r>
              </w:del>
            </w:ins>
          </w:p>
          <w:p w14:paraId="0A097397" w14:textId="041AD959" w:rsidR="00874469" w:rsidDel="00E067A3" w:rsidRDefault="00874469">
            <w:pPr>
              <w:pStyle w:val="Appx"/>
              <w:rPr>
                <w:ins w:id="9794" w:author="aas" w:date="2013-10-14T02:06:00Z"/>
                <w:del w:id="9795" w:author="Anees Shaikh" w:date="2013-10-19T02:16:00Z"/>
              </w:rPr>
              <w:pPrChange w:id="9796" w:author="Anees Shaikh" w:date="2013-10-19T02:16:00Z">
                <w:pPr>
                  <w:pStyle w:val="XML1"/>
                </w:pPr>
              </w:pPrChange>
            </w:pPr>
            <w:ins w:id="9797" w:author="aas" w:date="2013-10-14T02:06:00Z">
              <w:del w:id="9798" w:author="Anees Shaikh" w:date="2013-10-19T02:16:00Z">
                <w:r w:rsidDel="00E067A3">
                  <w:delText xml:space="preserve">                              &lt;/xs:documentation&gt;</w:delText>
                </w:r>
              </w:del>
            </w:ins>
          </w:p>
          <w:p w14:paraId="27A41DA8" w14:textId="1510EF38" w:rsidR="00874469" w:rsidDel="00E067A3" w:rsidRDefault="00874469">
            <w:pPr>
              <w:pStyle w:val="Appx"/>
              <w:rPr>
                <w:ins w:id="9799" w:author="aas" w:date="2013-10-14T02:06:00Z"/>
                <w:del w:id="9800" w:author="Anees Shaikh" w:date="2013-10-19T02:16:00Z"/>
              </w:rPr>
              <w:pPrChange w:id="9801" w:author="Anees Shaikh" w:date="2013-10-19T02:16:00Z">
                <w:pPr>
                  <w:pStyle w:val="XML1"/>
                </w:pPr>
              </w:pPrChange>
            </w:pPr>
            <w:ins w:id="9802" w:author="aas" w:date="2013-10-14T02:06:00Z">
              <w:del w:id="9803" w:author="Anees Shaikh" w:date="2013-10-19T02:16:00Z">
                <w:r w:rsidDel="00E067A3">
                  <w:delText xml:space="preserve">                            &lt;/xs:annotation&gt;</w:delText>
                </w:r>
              </w:del>
            </w:ins>
          </w:p>
          <w:p w14:paraId="5E12798A" w14:textId="45B6008C" w:rsidR="00874469" w:rsidDel="00E067A3" w:rsidRDefault="00874469">
            <w:pPr>
              <w:pStyle w:val="Appx"/>
              <w:rPr>
                <w:ins w:id="9804" w:author="aas" w:date="2013-10-14T02:06:00Z"/>
                <w:del w:id="9805" w:author="Anees Shaikh" w:date="2013-10-19T02:16:00Z"/>
              </w:rPr>
              <w:pPrChange w:id="9806" w:author="Anees Shaikh" w:date="2013-10-19T02:16:00Z">
                <w:pPr>
                  <w:pStyle w:val="XML1"/>
                </w:pPr>
              </w:pPrChange>
            </w:pPr>
            <w:ins w:id="9807" w:author="aas" w:date="2013-10-14T02:06:00Z">
              <w:del w:id="9808" w:author="Anees Shaikh" w:date="2013-10-19T02:16:00Z">
                <w:r w:rsidDel="00E067A3">
                  <w:delText xml:space="preserve">                            &lt;xs:complexType&gt;</w:delText>
                </w:r>
              </w:del>
            </w:ins>
          </w:p>
          <w:p w14:paraId="05CD963A" w14:textId="723FE674" w:rsidR="00874469" w:rsidDel="00E067A3" w:rsidRDefault="00874469">
            <w:pPr>
              <w:pStyle w:val="Appx"/>
              <w:rPr>
                <w:ins w:id="9809" w:author="aas" w:date="2013-10-14T02:06:00Z"/>
                <w:del w:id="9810" w:author="Anees Shaikh" w:date="2013-10-19T02:16:00Z"/>
              </w:rPr>
              <w:pPrChange w:id="9811" w:author="Anees Shaikh" w:date="2013-10-19T02:16:00Z">
                <w:pPr>
                  <w:pStyle w:val="XML1"/>
                </w:pPr>
              </w:pPrChange>
            </w:pPr>
            <w:ins w:id="9812" w:author="aas" w:date="2013-10-14T02:06:00Z">
              <w:del w:id="9813" w:author="Anees Shaikh" w:date="2013-10-19T02:16:00Z">
                <w:r w:rsidDel="00E067A3">
                  <w:delText xml:space="preserve">                              &lt;xs:sequence&gt;</w:delText>
                </w:r>
              </w:del>
            </w:ins>
          </w:p>
          <w:p w14:paraId="3B08E28C" w14:textId="71B7BC94" w:rsidR="00874469" w:rsidDel="00E067A3" w:rsidRDefault="00874469">
            <w:pPr>
              <w:pStyle w:val="Appx"/>
              <w:rPr>
                <w:ins w:id="9814" w:author="aas" w:date="2013-10-14T02:06:00Z"/>
                <w:del w:id="9815" w:author="Anees Shaikh" w:date="2013-10-19T02:16:00Z"/>
              </w:rPr>
              <w:pPrChange w:id="9816" w:author="Anees Shaikh" w:date="2013-10-19T02:16:00Z">
                <w:pPr>
                  <w:pStyle w:val="XML1"/>
                </w:pPr>
              </w:pPrChange>
            </w:pPr>
            <w:ins w:id="9817" w:author="aas" w:date="2013-10-14T02:06:00Z">
              <w:del w:id="9818" w:author="Anees Shaikh" w:date="2013-10-19T02:16:00Z">
                <w:r w:rsidDel="00E067A3">
                  <w:delText xml:space="preserve">                                &lt;xs:element name="rate" minOccurs="1" maxOccurs="unbounded"  type="OFPortRateType"&gt;</w:delText>
                </w:r>
              </w:del>
            </w:ins>
          </w:p>
          <w:p w14:paraId="5EE7E688" w14:textId="30CA5B06" w:rsidR="00874469" w:rsidDel="00E067A3" w:rsidRDefault="00874469">
            <w:pPr>
              <w:pStyle w:val="Appx"/>
              <w:rPr>
                <w:ins w:id="9819" w:author="aas" w:date="2013-10-14T02:06:00Z"/>
                <w:del w:id="9820" w:author="Anees Shaikh" w:date="2013-10-19T02:16:00Z"/>
              </w:rPr>
              <w:pPrChange w:id="9821" w:author="Anees Shaikh" w:date="2013-10-19T02:16:00Z">
                <w:pPr>
                  <w:pStyle w:val="XML1"/>
                </w:pPr>
              </w:pPrChange>
            </w:pPr>
            <w:ins w:id="9822" w:author="aas" w:date="2013-10-14T02:06:00Z">
              <w:del w:id="9823" w:author="Anees Shaikh" w:date="2013-10-19T02:16:00Z">
                <w:r w:rsidDel="00E067A3">
                  <w:delText xml:space="preserve">                                  &lt;xs:annotation&gt;</w:delText>
                </w:r>
              </w:del>
            </w:ins>
          </w:p>
          <w:p w14:paraId="0183C8CD" w14:textId="5E12C653" w:rsidR="00874469" w:rsidDel="00E067A3" w:rsidRDefault="00874469">
            <w:pPr>
              <w:pStyle w:val="Appx"/>
              <w:rPr>
                <w:ins w:id="9824" w:author="aas" w:date="2013-10-14T02:06:00Z"/>
                <w:del w:id="9825" w:author="Anees Shaikh" w:date="2013-10-19T02:16:00Z"/>
              </w:rPr>
              <w:pPrChange w:id="9826" w:author="Anees Shaikh" w:date="2013-10-19T02:16:00Z">
                <w:pPr>
                  <w:pStyle w:val="XML1"/>
                </w:pPr>
              </w:pPrChange>
            </w:pPr>
            <w:ins w:id="9827" w:author="aas" w:date="2013-10-14T02:06:00Z">
              <w:del w:id="9828" w:author="Anees Shaikh" w:date="2013-10-19T02:16:00Z">
                <w:r w:rsidDel="00E067A3">
                  <w:delText xml:space="preserve">                                    &lt;xs:documentation&gt;</w:delText>
                </w:r>
              </w:del>
            </w:ins>
          </w:p>
          <w:p w14:paraId="37BB0856" w14:textId="2B42CD7C" w:rsidR="00874469" w:rsidDel="00E067A3" w:rsidRDefault="00874469">
            <w:pPr>
              <w:pStyle w:val="Appx"/>
              <w:rPr>
                <w:ins w:id="9829" w:author="aas" w:date="2013-10-14T02:06:00Z"/>
                <w:del w:id="9830" w:author="Anees Shaikh" w:date="2013-10-19T02:16:00Z"/>
              </w:rPr>
              <w:pPrChange w:id="9831" w:author="Anees Shaikh" w:date="2013-10-19T02:16:00Z">
                <w:pPr>
                  <w:pStyle w:val="XML1"/>
                </w:pPr>
              </w:pPrChange>
            </w:pPr>
            <w:ins w:id="9832" w:author="aas" w:date="2013-10-14T02:06:00Z">
              <w:del w:id="9833" w:author="Anees Shaikh" w:date="2013-10-19T02:16:00Z">
                <w:r w:rsidDel="00E067A3">
                  <w:delText xml:space="preserve">                                      The transmission rate that is supported or advertised. Multiple</w:delText>
                </w:r>
              </w:del>
            </w:ins>
          </w:p>
          <w:p w14:paraId="1D3B9700" w14:textId="3CD1D72D" w:rsidR="00874469" w:rsidDel="00E067A3" w:rsidRDefault="00874469">
            <w:pPr>
              <w:pStyle w:val="Appx"/>
              <w:rPr>
                <w:ins w:id="9834" w:author="aas" w:date="2013-10-14T02:06:00Z"/>
                <w:del w:id="9835" w:author="Anees Shaikh" w:date="2013-10-19T02:16:00Z"/>
              </w:rPr>
              <w:pPrChange w:id="9836" w:author="Anees Shaikh" w:date="2013-10-19T02:16:00Z">
                <w:pPr>
                  <w:pStyle w:val="XML1"/>
                </w:pPr>
              </w:pPrChange>
            </w:pPr>
            <w:ins w:id="9837" w:author="aas" w:date="2013-10-14T02:06:00Z">
              <w:del w:id="9838" w:author="Anees Shaikh" w:date="2013-10-19T02:16:00Z">
                <w:r w:rsidDel="00E067A3">
                  <w:delText xml:space="preserve">                                             transmissions rates are allowed.</w:delText>
                </w:r>
              </w:del>
            </w:ins>
          </w:p>
          <w:p w14:paraId="121C8C15" w14:textId="5938BDFA" w:rsidR="00874469" w:rsidDel="00E067A3" w:rsidRDefault="00874469">
            <w:pPr>
              <w:pStyle w:val="Appx"/>
              <w:rPr>
                <w:ins w:id="9839" w:author="aas" w:date="2013-10-14T02:06:00Z"/>
                <w:del w:id="9840" w:author="Anees Shaikh" w:date="2013-10-19T02:16:00Z"/>
              </w:rPr>
              <w:pPrChange w:id="9841" w:author="Anees Shaikh" w:date="2013-10-19T02:16:00Z">
                <w:pPr>
                  <w:pStyle w:val="XML1"/>
                </w:pPr>
              </w:pPrChange>
            </w:pPr>
            <w:ins w:id="9842" w:author="aas" w:date="2013-10-14T02:06:00Z">
              <w:del w:id="9843" w:author="Anees Shaikh" w:date="2013-10-19T02:16:00Z">
                <w:r w:rsidDel="00E067A3">
                  <w:delText xml:space="preserve">                                    &lt;/xs:documentation&gt;</w:delText>
                </w:r>
              </w:del>
            </w:ins>
          </w:p>
          <w:p w14:paraId="6C36B421" w14:textId="70DCF77C" w:rsidR="00874469" w:rsidDel="00E067A3" w:rsidRDefault="00874469">
            <w:pPr>
              <w:pStyle w:val="Appx"/>
              <w:rPr>
                <w:ins w:id="9844" w:author="aas" w:date="2013-10-14T02:06:00Z"/>
                <w:del w:id="9845" w:author="Anees Shaikh" w:date="2013-10-19T02:16:00Z"/>
              </w:rPr>
              <w:pPrChange w:id="9846" w:author="Anees Shaikh" w:date="2013-10-19T02:16:00Z">
                <w:pPr>
                  <w:pStyle w:val="XML1"/>
                </w:pPr>
              </w:pPrChange>
            </w:pPr>
            <w:ins w:id="9847" w:author="aas" w:date="2013-10-14T02:06:00Z">
              <w:del w:id="9848" w:author="Anees Shaikh" w:date="2013-10-19T02:16:00Z">
                <w:r w:rsidDel="00E067A3">
                  <w:delText xml:space="preserve">                                  &lt;/xs:annotation&gt;</w:delText>
                </w:r>
              </w:del>
            </w:ins>
          </w:p>
          <w:p w14:paraId="09A9402A" w14:textId="2BC358D0" w:rsidR="00874469" w:rsidDel="00E067A3" w:rsidRDefault="00874469">
            <w:pPr>
              <w:pStyle w:val="Appx"/>
              <w:rPr>
                <w:ins w:id="9849" w:author="aas" w:date="2013-10-14T02:06:00Z"/>
                <w:del w:id="9850" w:author="Anees Shaikh" w:date="2013-10-19T02:16:00Z"/>
              </w:rPr>
              <w:pPrChange w:id="9851" w:author="Anees Shaikh" w:date="2013-10-19T02:16:00Z">
                <w:pPr>
                  <w:pStyle w:val="XML1"/>
                </w:pPr>
              </w:pPrChange>
            </w:pPr>
            <w:ins w:id="9852" w:author="aas" w:date="2013-10-14T02:06:00Z">
              <w:del w:id="9853" w:author="Anees Shaikh" w:date="2013-10-19T02:16:00Z">
                <w:r w:rsidDel="00E067A3">
                  <w:delText xml:space="preserve">                                &lt;/xs:element&gt;</w:delText>
                </w:r>
              </w:del>
            </w:ins>
          </w:p>
          <w:p w14:paraId="3D0F4D92" w14:textId="0032EDE5" w:rsidR="00874469" w:rsidDel="00E067A3" w:rsidRDefault="00874469">
            <w:pPr>
              <w:pStyle w:val="Appx"/>
              <w:rPr>
                <w:ins w:id="9854" w:author="aas" w:date="2013-10-14T02:06:00Z"/>
                <w:del w:id="9855" w:author="Anees Shaikh" w:date="2013-10-19T02:16:00Z"/>
              </w:rPr>
              <w:pPrChange w:id="9856" w:author="Anees Shaikh" w:date="2013-10-19T02:16:00Z">
                <w:pPr>
                  <w:pStyle w:val="XML1"/>
                </w:pPr>
              </w:pPrChange>
            </w:pPr>
            <w:ins w:id="9857" w:author="aas" w:date="2013-10-14T02:06:00Z">
              <w:del w:id="9858" w:author="Anees Shaikh" w:date="2013-10-19T02:16:00Z">
                <w:r w:rsidDel="00E067A3">
                  <w:delText xml:space="preserve">                                &lt;xs:element name="auto-negotiate" minOccurs="0"  type="xs:boolean"&gt;</w:delText>
                </w:r>
              </w:del>
            </w:ins>
          </w:p>
          <w:p w14:paraId="0F1FAA5E" w14:textId="3CDD24DC" w:rsidR="00874469" w:rsidDel="00E067A3" w:rsidRDefault="00874469">
            <w:pPr>
              <w:pStyle w:val="Appx"/>
              <w:rPr>
                <w:ins w:id="9859" w:author="aas" w:date="2013-10-14T02:06:00Z"/>
                <w:del w:id="9860" w:author="Anees Shaikh" w:date="2013-10-19T02:16:00Z"/>
              </w:rPr>
              <w:pPrChange w:id="9861" w:author="Anees Shaikh" w:date="2013-10-19T02:16:00Z">
                <w:pPr>
                  <w:pStyle w:val="XML1"/>
                </w:pPr>
              </w:pPrChange>
            </w:pPr>
            <w:ins w:id="9862" w:author="aas" w:date="2013-10-14T02:06:00Z">
              <w:del w:id="9863" w:author="Anees Shaikh" w:date="2013-10-19T02:16:00Z">
                <w:r w:rsidDel="00E067A3">
                  <w:delText xml:space="preserve">                                  &lt;xs:annotation&gt;</w:delText>
                </w:r>
              </w:del>
            </w:ins>
          </w:p>
          <w:p w14:paraId="4CD780D6" w14:textId="0ADBEE62" w:rsidR="00874469" w:rsidDel="00E067A3" w:rsidRDefault="00874469">
            <w:pPr>
              <w:pStyle w:val="Appx"/>
              <w:rPr>
                <w:ins w:id="9864" w:author="aas" w:date="2013-10-14T02:06:00Z"/>
                <w:del w:id="9865" w:author="Anees Shaikh" w:date="2013-10-19T02:16:00Z"/>
              </w:rPr>
              <w:pPrChange w:id="9866" w:author="Anees Shaikh" w:date="2013-10-19T02:16:00Z">
                <w:pPr>
                  <w:pStyle w:val="XML1"/>
                </w:pPr>
              </w:pPrChange>
            </w:pPr>
            <w:ins w:id="9867" w:author="aas" w:date="2013-10-14T02:06:00Z">
              <w:del w:id="9868" w:author="Anees Shaikh" w:date="2013-10-19T02:16:00Z">
                <w:r w:rsidDel="00E067A3">
                  <w:delText xml:space="preserve">                                    &lt;xs:documentation&gt;</w:delText>
                </w:r>
              </w:del>
            </w:ins>
          </w:p>
          <w:p w14:paraId="02765D6D" w14:textId="7C636292" w:rsidR="00874469" w:rsidDel="00E067A3" w:rsidRDefault="00874469">
            <w:pPr>
              <w:pStyle w:val="Appx"/>
              <w:rPr>
                <w:ins w:id="9869" w:author="aas" w:date="2013-10-14T02:06:00Z"/>
                <w:del w:id="9870" w:author="Anees Shaikh" w:date="2013-10-19T02:16:00Z"/>
              </w:rPr>
              <w:pPrChange w:id="9871" w:author="Anees Shaikh" w:date="2013-10-19T02:16:00Z">
                <w:pPr>
                  <w:pStyle w:val="XML1"/>
                </w:pPr>
              </w:pPrChange>
            </w:pPr>
            <w:ins w:id="9872" w:author="aas" w:date="2013-10-14T02:06:00Z">
              <w:del w:id="9873" w:author="Anees Shaikh" w:date="2013-10-19T02:16:00Z">
                <w:r w:rsidDel="00E067A3">
                  <w:delText xml:space="preserve">                                      Specifies if auto-negotiation of transmission parameters is enabled for</w:delText>
                </w:r>
              </w:del>
            </w:ins>
          </w:p>
          <w:p w14:paraId="11EABD3F" w14:textId="0BC982BD" w:rsidR="00874469" w:rsidDel="00E067A3" w:rsidRDefault="00874469">
            <w:pPr>
              <w:pStyle w:val="Appx"/>
              <w:rPr>
                <w:ins w:id="9874" w:author="aas" w:date="2013-10-14T02:06:00Z"/>
                <w:del w:id="9875" w:author="Anees Shaikh" w:date="2013-10-19T02:16:00Z"/>
              </w:rPr>
              <w:pPrChange w:id="9876" w:author="Anees Shaikh" w:date="2013-10-19T02:16:00Z">
                <w:pPr>
                  <w:pStyle w:val="XML1"/>
                </w:pPr>
              </w:pPrChange>
            </w:pPr>
            <w:ins w:id="9877" w:author="aas" w:date="2013-10-14T02:06:00Z">
              <w:del w:id="9878" w:author="Anees Shaikh" w:date="2013-10-19T02:16:00Z">
                <w:r w:rsidDel="00E067A3">
                  <w:delText xml:space="preserve">                                             the port.</w:delText>
                </w:r>
              </w:del>
            </w:ins>
          </w:p>
          <w:p w14:paraId="756AD887" w14:textId="4CA93E56" w:rsidR="00874469" w:rsidDel="00E067A3" w:rsidRDefault="00874469">
            <w:pPr>
              <w:pStyle w:val="Appx"/>
              <w:rPr>
                <w:ins w:id="9879" w:author="aas" w:date="2013-10-14T02:06:00Z"/>
                <w:del w:id="9880" w:author="Anees Shaikh" w:date="2013-10-19T02:16:00Z"/>
              </w:rPr>
              <w:pPrChange w:id="9881" w:author="Anees Shaikh" w:date="2013-10-19T02:16:00Z">
                <w:pPr>
                  <w:pStyle w:val="XML1"/>
                </w:pPr>
              </w:pPrChange>
            </w:pPr>
            <w:ins w:id="9882" w:author="aas" w:date="2013-10-14T02:06:00Z">
              <w:del w:id="9883" w:author="Anees Shaikh" w:date="2013-10-19T02:16:00Z">
                <w:r w:rsidDel="00E067A3">
                  <w:delText xml:space="preserve">                                    &lt;/xs:documentation&gt;</w:delText>
                </w:r>
              </w:del>
            </w:ins>
          </w:p>
          <w:p w14:paraId="1F019E31" w14:textId="13C9537E" w:rsidR="00874469" w:rsidDel="00E067A3" w:rsidRDefault="00874469">
            <w:pPr>
              <w:pStyle w:val="Appx"/>
              <w:rPr>
                <w:ins w:id="9884" w:author="aas" w:date="2013-10-14T02:06:00Z"/>
                <w:del w:id="9885" w:author="Anees Shaikh" w:date="2013-10-19T02:16:00Z"/>
              </w:rPr>
              <w:pPrChange w:id="9886" w:author="Anees Shaikh" w:date="2013-10-19T02:16:00Z">
                <w:pPr>
                  <w:pStyle w:val="XML1"/>
                </w:pPr>
              </w:pPrChange>
            </w:pPr>
            <w:ins w:id="9887" w:author="aas" w:date="2013-10-14T02:06:00Z">
              <w:del w:id="9888" w:author="Anees Shaikh" w:date="2013-10-19T02:16:00Z">
                <w:r w:rsidDel="00E067A3">
                  <w:delText xml:space="preserve">                                  &lt;/xs:annotation&gt;</w:delText>
                </w:r>
              </w:del>
            </w:ins>
          </w:p>
          <w:p w14:paraId="1C1E8E0D" w14:textId="41484F6B" w:rsidR="00874469" w:rsidDel="00E067A3" w:rsidRDefault="00874469">
            <w:pPr>
              <w:pStyle w:val="Appx"/>
              <w:rPr>
                <w:ins w:id="9889" w:author="aas" w:date="2013-10-14T02:06:00Z"/>
                <w:del w:id="9890" w:author="Anees Shaikh" w:date="2013-10-19T02:16:00Z"/>
              </w:rPr>
              <w:pPrChange w:id="9891" w:author="Anees Shaikh" w:date="2013-10-19T02:16:00Z">
                <w:pPr>
                  <w:pStyle w:val="XML1"/>
                </w:pPr>
              </w:pPrChange>
            </w:pPr>
            <w:ins w:id="9892" w:author="aas" w:date="2013-10-14T02:06:00Z">
              <w:del w:id="9893" w:author="Anees Shaikh" w:date="2013-10-19T02:16:00Z">
                <w:r w:rsidDel="00E067A3">
                  <w:delText xml:space="preserve">                                &lt;/xs:element&gt;</w:delText>
                </w:r>
              </w:del>
            </w:ins>
          </w:p>
          <w:p w14:paraId="5B3C50CD" w14:textId="0E1B8F6B" w:rsidR="00874469" w:rsidDel="00E067A3" w:rsidRDefault="00874469">
            <w:pPr>
              <w:pStyle w:val="Appx"/>
              <w:rPr>
                <w:ins w:id="9894" w:author="aas" w:date="2013-10-14T02:06:00Z"/>
                <w:del w:id="9895" w:author="Anees Shaikh" w:date="2013-10-19T02:16:00Z"/>
              </w:rPr>
              <w:pPrChange w:id="9896" w:author="Anees Shaikh" w:date="2013-10-19T02:16:00Z">
                <w:pPr>
                  <w:pStyle w:val="XML1"/>
                </w:pPr>
              </w:pPrChange>
            </w:pPr>
            <w:ins w:id="9897" w:author="aas" w:date="2013-10-14T02:06:00Z">
              <w:del w:id="9898" w:author="Anees Shaikh" w:date="2013-10-19T02:16:00Z">
                <w:r w:rsidDel="00E067A3">
                  <w:delText xml:space="preserve">                                &lt;xs:element name="medium" minOccurs="1" maxOccurs="unbounded"&gt;</w:delText>
                </w:r>
              </w:del>
            </w:ins>
          </w:p>
          <w:p w14:paraId="33F4BEA3" w14:textId="5259C3A7" w:rsidR="00874469" w:rsidDel="00E067A3" w:rsidRDefault="00874469">
            <w:pPr>
              <w:pStyle w:val="Appx"/>
              <w:rPr>
                <w:ins w:id="9899" w:author="aas" w:date="2013-10-14T02:06:00Z"/>
                <w:del w:id="9900" w:author="Anees Shaikh" w:date="2013-10-19T02:16:00Z"/>
              </w:rPr>
              <w:pPrChange w:id="9901" w:author="Anees Shaikh" w:date="2013-10-19T02:16:00Z">
                <w:pPr>
                  <w:pStyle w:val="XML1"/>
                </w:pPr>
              </w:pPrChange>
            </w:pPr>
            <w:ins w:id="9902" w:author="aas" w:date="2013-10-14T02:06:00Z">
              <w:del w:id="9903" w:author="Anees Shaikh" w:date="2013-10-19T02:16:00Z">
                <w:r w:rsidDel="00E067A3">
                  <w:delText xml:space="preserve">                                  &lt;xs:annotation&gt;</w:delText>
                </w:r>
              </w:del>
            </w:ins>
          </w:p>
          <w:p w14:paraId="4F4237D9" w14:textId="58B3B7F5" w:rsidR="00874469" w:rsidDel="00E067A3" w:rsidRDefault="00874469">
            <w:pPr>
              <w:pStyle w:val="Appx"/>
              <w:rPr>
                <w:ins w:id="9904" w:author="aas" w:date="2013-10-14T02:06:00Z"/>
                <w:del w:id="9905" w:author="Anees Shaikh" w:date="2013-10-19T02:16:00Z"/>
              </w:rPr>
              <w:pPrChange w:id="9906" w:author="Anees Shaikh" w:date="2013-10-19T02:16:00Z">
                <w:pPr>
                  <w:pStyle w:val="XML1"/>
                </w:pPr>
              </w:pPrChange>
            </w:pPr>
            <w:ins w:id="9907" w:author="aas" w:date="2013-10-14T02:06:00Z">
              <w:del w:id="9908" w:author="Anees Shaikh" w:date="2013-10-19T02:16:00Z">
                <w:r w:rsidDel="00E067A3">
                  <w:delText xml:space="preserve">                                    &lt;xs:documentation&gt;</w:delText>
                </w:r>
              </w:del>
            </w:ins>
          </w:p>
          <w:p w14:paraId="3A65685C" w14:textId="330F174A" w:rsidR="00874469" w:rsidDel="00E067A3" w:rsidRDefault="00874469">
            <w:pPr>
              <w:pStyle w:val="Appx"/>
              <w:rPr>
                <w:ins w:id="9909" w:author="aas" w:date="2013-10-14T02:06:00Z"/>
                <w:del w:id="9910" w:author="Anees Shaikh" w:date="2013-10-19T02:16:00Z"/>
              </w:rPr>
              <w:pPrChange w:id="9911" w:author="Anees Shaikh" w:date="2013-10-19T02:16:00Z">
                <w:pPr>
                  <w:pStyle w:val="XML1"/>
                </w:pPr>
              </w:pPrChange>
            </w:pPr>
            <w:ins w:id="9912" w:author="aas" w:date="2013-10-14T02:06:00Z">
              <w:del w:id="9913" w:author="Anees Shaikh" w:date="2013-10-19T02:16:00Z">
                <w:r w:rsidDel="00E067A3">
                  <w:delText xml:space="preserve">                                      The transmission medium used by the port. Multiple media are allowed.</w:delText>
                </w:r>
              </w:del>
            </w:ins>
          </w:p>
          <w:p w14:paraId="5F6153CF" w14:textId="64FD425B" w:rsidR="00874469" w:rsidDel="00E067A3" w:rsidRDefault="00874469">
            <w:pPr>
              <w:pStyle w:val="Appx"/>
              <w:rPr>
                <w:ins w:id="9914" w:author="aas" w:date="2013-10-14T02:06:00Z"/>
                <w:del w:id="9915" w:author="Anees Shaikh" w:date="2013-10-19T02:16:00Z"/>
              </w:rPr>
              <w:pPrChange w:id="9916" w:author="Anees Shaikh" w:date="2013-10-19T02:16:00Z">
                <w:pPr>
                  <w:pStyle w:val="XML1"/>
                </w:pPr>
              </w:pPrChange>
            </w:pPr>
            <w:ins w:id="9917" w:author="aas" w:date="2013-10-14T02:06:00Z">
              <w:del w:id="9918" w:author="Anees Shaikh" w:date="2013-10-19T02:16:00Z">
                <w:r w:rsidDel="00E067A3">
                  <w:delText xml:space="preserve">                                    &lt;/xs:documentation&gt;</w:delText>
                </w:r>
              </w:del>
            </w:ins>
          </w:p>
          <w:p w14:paraId="33D9037E" w14:textId="62E7858B" w:rsidR="00874469" w:rsidDel="00E067A3" w:rsidRDefault="00874469">
            <w:pPr>
              <w:pStyle w:val="Appx"/>
              <w:rPr>
                <w:ins w:id="9919" w:author="aas" w:date="2013-10-14T02:06:00Z"/>
                <w:del w:id="9920" w:author="Anees Shaikh" w:date="2013-10-19T02:16:00Z"/>
              </w:rPr>
              <w:pPrChange w:id="9921" w:author="Anees Shaikh" w:date="2013-10-19T02:16:00Z">
                <w:pPr>
                  <w:pStyle w:val="XML1"/>
                </w:pPr>
              </w:pPrChange>
            </w:pPr>
            <w:ins w:id="9922" w:author="aas" w:date="2013-10-14T02:06:00Z">
              <w:del w:id="9923" w:author="Anees Shaikh" w:date="2013-10-19T02:16:00Z">
                <w:r w:rsidDel="00E067A3">
                  <w:delText xml:space="preserve">                                  &lt;/xs:annotation&gt;</w:delText>
                </w:r>
              </w:del>
            </w:ins>
          </w:p>
          <w:p w14:paraId="2767C3B4" w14:textId="66FB1DFB" w:rsidR="00874469" w:rsidDel="00E067A3" w:rsidRDefault="00874469">
            <w:pPr>
              <w:pStyle w:val="Appx"/>
              <w:rPr>
                <w:ins w:id="9924" w:author="aas" w:date="2013-10-14T02:06:00Z"/>
                <w:del w:id="9925" w:author="Anees Shaikh" w:date="2013-10-19T02:16:00Z"/>
              </w:rPr>
              <w:pPrChange w:id="9926" w:author="Anees Shaikh" w:date="2013-10-19T02:16:00Z">
                <w:pPr>
                  <w:pStyle w:val="XML1"/>
                </w:pPr>
              </w:pPrChange>
            </w:pPr>
            <w:ins w:id="9927" w:author="aas" w:date="2013-10-14T02:06:00Z">
              <w:del w:id="9928" w:author="Anees Shaikh" w:date="2013-10-19T02:16:00Z">
                <w:r w:rsidDel="00E067A3">
                  <w:delText xml:space="preserve">                                  &lt;xs:simpleType&gt;</w:delText>
                </w:r>
              </w:del>
            </w:ins>
          </w:p>
          <w:p w14:paraId="52CB9C71" w14:textId="5D12B2AD" w:rsidR="00874469" w:rsidDel="00E067A3" w:rsidRDefault="00874469">
            <w:pPr>
              <w:pStyle w:val="Appx"/>
              <w:rPr>
                <w:ins w:id="9929" w:author="aas" w:date="2013-10-14T02:06:00Z"/>
                <w:del w:id="9930" w:author="Anees Shaikh" w:date="2013-10-19T02:16:00Z"/>
              </w:rPr>
              <w:pPrChange w:id="9931" w:author="Anees Shaikh" w:date="2013-10-19T02:16:00Z">
                <w:pPr>
                  <w:pStyle w:val="XML1"/>
                </w:pPr>
              </w:pPrChange>
            </w:pPr>
            <w:ins w:id="9932" w:author="aas" w:date="2013-10-14T02:06:00Z">
              <w:del w:id="9933" w:author="Anees Shaikh" w:date="2013-10-19T02:16:00Z">
                <w:r w:rsidDel="00E067A3">
                  <w:delText xml:space="preserve">                                    &lt;xs:restriction base="xs:string"&gt;</w:delText>
                </w:r>
              </w:del>
            </w:ins>
          </w:p>
          <w:p w14:paraId="683D82E6" w14:textId="315D8B36" w:rsidR="00874469" w:rsidDel="00E067A3" w:rsidRDefault="00874469">
            <w:pPr>
              <w:pStyle w:val="Appx"/>
              <w:rPr>
                <w:ins w:id="9934" w:author="aas" w:date="2013-10-14T02:06:00Z"/>
                <w:del w:id="9935" w:author="Anees Shaikh" w:date="2013-10-19T02:16:00Z"/>
              </w:rPr>
              <w:pPrChange w:id="9936" w:author="Anees Shaikh" w:date="2013-10-19T02:16:00Z">
                <w:pPr>
                  <w:pStyle w:val="XML1"/>
                </w:pPr>
              </w:pPrChange>
            </w:pPr>
            <w:ins w:id="9937" w:author="aas" w:date="2013-10-14T02:06:00Z">
              <w:del w:id="9938" w:author="Anees Shaikh" w:date="2013-10-19T02:16:00Z">
                <w:r w:rsidDel="00E067A3">
                  <w:delText xml:space="preserve">                                      &lt;xs:enumeration value="copper"/&gt;</w:delText>
                </w:r>
              </w:del>
            </w:ins>
          </w:p>
          <w:p w14:paraId="1AD3A852" w14:textId="6CB273D3" w:rsidR="00874469" w:rsidDel="00E067A3" w:rsidRDefault="00874469">
            <w:pPr>
              <w:pStyle w:val="Appx"/>
              <w:rPr>
                <w:ins w:id="9939" w:author="aas" w:date="2013-10-14T02:06:00Z"/>
                <w:del w:id="9940" w:author="Anees Shaikh" w:date="2013-10-19T02:16:00Z"/>
              </w:rPr>
              <w:pPrChange w:id="9941" w:author="Anees Shaikh" w:date="2013-10-19T02:16:00Z">
                <w:pPr>
                  <w:pStyle w:val="XML1"/>
                </w:pPr>
              </w:pPrChange>
            </w:pPr>
            <w:ins w:id="9942" w:author="aas" w:date="2013-10-14T02:06:00Z">
              <w:del w:id="9943" w:author="Anees Shaikh" w:date="2013-10-19T02:16:00Z">
                <w:r w:rsidDel="00E067A3">
                  <w:delText xml:space="preserve">                                      &lt;xs:enumeration value="fiber"/&gt;</w:delText>
                </w:r>
              </w:del>
            </w:ins>
          </w:p>
          <w:p w14:paraId="44ED0172" w14:textId="1512645C" w:rsidR="00874469" w:rsidDel="00E067A3" w:rsidRDefault="00874469">
            <w:pPr>
              <w:pStyle w:val="Appx"/>
              <w:rPr>
                <w:ins w:id="9944" w:author="aas" w:date="2013-10-14T02:06:00Z"/>
                <w:del w:id="9945" w:author="Anees Shaikh" w:date="2013-10-19T02:16:00Z"/>
              </w:rPr>
              <w:pPrChange w:id="9946" w:author="Anees Shaikh" w:date="2013-10-19T02:16:00Z">
                <w:pPr>
                  <w:pStyle w:val="XML1"/>
                </w:pPr>
              </w:pPrChange>
            </w:pPr>
            <w:ins w:id="9947" w:author="aas" w:date="2013-10-14T02:06:00Z">
              <w:del w:id="9948" w:author="Anees Shaikh" w:date="2013-10-19T02:16:00Z">
                <w:r w:rsidDel="00E067A3">
                  <w:delText xml:space="preserve">                                    &lt;/xs:restriction&gt;</w:delText>
                </w:r>
              </w:del>
            </w:ins>
          </w:p>
          <w:p w14:paraId="535D39F8" w14:textId="1E60CEE2" w:rsidR="00874469" w:rsidDel="00E067A3" w:rsidRDefault="00874469">
            <w:pPr>
              <w:pStyle w:val="Appx"/>
              <w:rPr>
                <w:ins w:id="9949" w:author="aas" w:date="2013-10-14T02:06:00Z"/>
                <w:del w:id="9950" w:author="Anees Shaikh" w:date="2013-10-19T02:16:00Z"/>
              </w:rPr>
              <w:pPrChange w:id="9951" w:author="Anees Shaikh" w:date="2013-10-19T02:16:00Z">
                <w:pPr>
                  <w:pStyle w:val="XML1"/>
                </w:pPr>
              </w:pPrChange>
            </w:pPr>
            <w:ins w:id="9952" w:author="aas" w:date="2013-10-14T02:06:00Z">
              <w:del w:id="9953" w:author="Anees Shaikh" w:date="2013-10-19T02:16:00Z">
                <w:r w:rsidDel="00E067A3">
                  <w:delText xml:space="preserve">                                  &lt;/xs:simpleType&gt;</w:delText>
                </w:r>
              </w:del>
            </w:ins>
          </w:p>
          <w:p w14:paraId="3A85CAD7" w14:textId="02ED76DE" w:rsidR="00874469" w:rsidDel="00E067A3" w:rsidRDefault="00874469">
            <w:pPr>
              <w:pStyle w:val="Appx"/>
              <w:rPr>
                <w:ins w:id="9954" w:author="aas" w:date="2013-10-14T02:06:00Z"/>
                <w:del w:id="9955" w:author="Anees Shaikh" w:date="2013-10-19T02:16:00Z"/>
              </w:rPr>
              <w:pPrChange w:id="9956" w:author="Anees Shaikh" w:date="2013-10-19T02:16:00Z">
                <w:pPr>
                  <w:pStyle w:val="XML1"/>
                </w:pPr>
              </w:pPrChange>
            </w:pPr>
            <w:ins w:id="9957" w:author="aas" w:date="2013-10-14T02:06:00Z">
              <w:del w:id="9958" w:author="Anees Shaikh" w:date="2013-10-19T02:16:00Z">
                <w:r w:rsidDel="00E067A3">
                  <w:delText xml:space="preserve">                                &lt;/xs:element&gt;</w:delText>
                </w:r>
              </w:del>
            </w:ins>
          </w:p>
          <w:p w14:paraId="39C37B96" w14:textId="6AF5D00D" w:rsidR="00874469" w:rsidDel="00E067A3" w:rsidRDefault="00874469">
            <w:pPr>
              <w:pStyle w:val="Appx"/>
              <w:rPr>
                <w:ins w:id="9959" w:author="aas" w:date="2013-10-14T02:06:00Z"/>
                <w:del w:id="9960" w:author="Anees Shaikh" w:date="2013-10-19T02:16:00Z"/>
              </w:rPr>
              <w:pPrChange w:id="9961" w:author="Anees Shaikh" w:date="2013-10-19T02:16:00Z">
                <w:pPr>
                  <w:pStyle w:val="XML1"/>
                </w:pPr>
              </w:pPrChange>
            </w:pPr>
            <w:ins w:id="9962" w:author="aas" w:date="2013-10-14T02:06:00Z">
              <w:del w:id="9963" w:author="Anees Shaikh" w:date="2013-10-19T02:16:00Z">
                <w:r w:rsidDel="00E067A3">
                  <w:delText xml:space="preserve">                                &lt;xs:element name="pause"&gt;</w:delText>
                </w:r>
              </w:del>
            </w:ins>
          </w:p>
          <w:p w14:paraId="1B690F66" w14:textId="733B85C6" w:rsidR="00874469" w:rsidDel="00E067A3" w:rsidRDefault="00874469">
            <w:pPr>
              <w:pStyle w:val="Appx"/>
              <w:rPr>
                <w:ins w:id="9964" w:author="aas" w:date="2013-10-14T02:06:00Z"/>
                <w:del w:id="9965" w:author="Anees Shaikh" w:date="2013-10-19T02:16:00Z"/>
              </w:rPr>
              <w:pPrChange w:id="9966" w:author="Anees Shaikh" w:date="2013-10-19T02:16:00Z">
                <w:pPr>
                  <w:pStyle w:val="XML1"/>
                </w:pPr>
              </w:pPrChange>
            </w:pPr>
            <w:ins w:id="9967" w:author="aas" w:date="2013-10-14T02:06:00Z">
              <w:del w:id="9968" w:author="Anees Shaikh" w:date="2013-10-19T02:16:00Z">
                <w:r w:rsidDel="00E067A3">
                  <w:delText xml:space="preserve">                                  &lt;xs:annotation&gt;</w:delText>
                </w:r>
              </w:del>
            </w:ins>
          </w:p>
          <w:p w14:paraId="288070BB" w14:textId="70F0822C" w:rsidR="00874469" w:rsidDel="00E067A3" w:rsidRDefault="00874469">
            <w:pPr>
              <w:pStyle w:val="Appx"/>
              <w:rPr>
                <w:ins w:id="9969" w:author="aas" w:date="2013-10-14T02:06:00Z"/>
                <w:del w:id="9970" w:author="Anees Shaikh" w:date="2013-10-19T02:16:00Z"/>
              </w:rPr>
              <w:pPrChange w:id="9971" w:author="Anees Shaikh" w:date="2013-10-19T02:16:00Z">
                <w:pPr>
                  <w:pStyle w:val="XML1"/>
                </w:pPr>
              </w:pPrChange>
            </w:pPr>
            <w:ins w:id="9972" w:author="aas" w:date="2013-10-14T02:06:00Z">
              <w:del w:id="9973" w:author="Anees Shaikh" w:date="2013-10-19T02:16:00Z">
                <w:r w:rsidDel="00E067A3">
                  <w:delText xml:space="preserve">                                    &lt;xs:documentation&gt;</w:delText>
                </w:r>
              </w:del>
            </w:ins>
          </w:p>
          <w:p w14:paraId="62718402" w14:textId="55BEB63D" w:rsidR="00874469" w:rsidDel="00E067A3" w:rsidRDefault="00874469">
            <w:pPr>
              <w:pStyle w:val="Appx"/>
              <w:rPr>
                <w:ins w:id="9974" w:author="aas" w:date="2013-10-14T02:06:00Z"/>
                <w:del w:id="9975" w:author="Anees Shaikh" w:date="2013-10-19T02:16:00Z"/>
              </w:rPr>
              <w:pPrChange w:id="9976" w:author="Anees Shaikh" w:date="2013-10-19T02:16:00Z">
                <w:pPr>
                  <w:pStyle w:val="XML1"/>
                </w:pPr>
              </w:pPrChange>
            </w:pPr>
            <w:ins w:id="9977" w:author="aas" w:date="2013-10-14T02:06:00Z">
              <w:del w:id="9978" w:author="Anees Shaikh" w:date="2013-10-19T02:16:00Z">
                <w:r w:rsidDel="00E067A3">
                  <w:delText xml:space="preserve">                                      Specifies if pausing of transmission is supported at all and if yes if</w:delText>
                </w:r>
              </w:del>
            </w:ins>
          </w:p>
          <w:p w14:paraId="37E224E8" w14:textId="10621D80" w:rsidR="00874469" w:rsidDel="00E067A3" w:rsidRDefault="00874469">
            <w:pPr>
              <w:pStyle w:val="Appx"/>
              <w:rPr>
                <w:ins w:id="9979" w:author="aas" w:date="2013-10-14T02:06:00Z"/>
                <w:del w:id="9980" w:author="Anees Shaikh" w:date="2013-10-19T02:16:00Z"/>
              </w:rPr>
              <w:pPrChange w:id="9981" w:author="Anees Shaikh" w:date="2013-10-19T02:16:00Z">
                <w:pPr>
                  <w:pStyle w:val="XML1"/>
                </w:pPr>
              </w:pPrChange>
            </w:pPr>
            <w:ins w:id="9982" w:author="aas" w:date="2013-10-14T02:06:00Z">
              <w:del w:id="9983" w:author="Anees Shaikh" w:date="2013-10-19T02:16:00Z">
                <w:r w:rsidDel="00E067A3">
                  <w:delText xml:space="preserve">                                             it is asymmetric or symmetric.</w:delText>
                </w:r>
              </w:del>
            </w:ins>
          </w:p>
          <w:p w14:paraId="79AEAC7F" w14:textId="1F127B16" w:rsidR="00874469" w:rsidDel="00E067A3" w:rsidRDefault="00874469">
            <w:pPr>
              <w:pStyle w:val="Appx"/>
              <w:rPr>
                <w:ins w:id="9984" w:author="aas" w:date="2013-10-14T02:06:00Z"/>
                <w:del w:id="9985" w:author="Anees Shaikh" w:date="2013-10-19T02:16:00Z"/>
              </w:rPr>
              <w:pPrChange w:id="9986" w:author="Anees Shaikh" w:date="2013-10-19T02:16:00Z">
                <w:pPr>
                  <w:pStyle w:val="XML1"/>
                </w:pPr>
              </w:pPrChange>
            </w:pPr>
            <w:ins w:id="9987" w:author="aas" w:date="2013-10-14T02:06:00Z">
              <w:del w:id="9988" w:author="Anees Shaikh" w:date="2013-10-19T02:16:00Z">
                <w:r w:rsidDel="00E067A3">
                  <w:delText xml:space="preserve">                                    &lt;/xs:documentation&gt;</w:delText>
                </w:r>
              </w:del>
            </w:ins>
          </w:p>
          <w:p w14:paraId="3D1C8AA2" w14:textId="23EE0BA8" w:rsidR="00874469" w:rsidDel="00E067A3" w:rsidRDefault="00874469">
            <w:pPr>
              <w:pStyle w:val="Appx"/>
              <w:rPr>
                <w:ins w:id="9989" w:author="aas" w:date="2013-10-14T02:06:00Z"/>
                <w:del w:id="9990" w:author="Anees Shaikh" w:date="2013-10-19T02:16:00Z"/>
              </w:rPr>
              <w:pPrChange w:id="9991" w:author="Anees Shaikh" w:date="2013-10-19T02:16:00Z">
                <w:pPr>
                  <w:pStyle w:val="XML1"/>
                </w:pPr>
              </w:pPrChange>
            </w:pPr>
            <w:ins w:id="9992" w:author="aas" w:date="2013-10-14T02:06:00Z">
              <w:del w:id="9993" w:author="Anees Shaikh" w:date="2013-10-19T02:16:00Z">
                <w:r w:rsidDel="00E067A3">
                  <w:delText xml:space="preserve">                                  &lt;/xs:annotation&gt;</w:delText>
                </w:r>
              </w:del>
            </w:ins>
          </w:p>
          <w:p w14:paraId="0AFF447E" w14:textId="7E41FE13" w:rsidR="00874469" w:rsidDel="00E067A3" w:rsidRDefault="00874469">
            <w:pPr>
              <w:pStyle w:val="Appx"/>
              <w:rPr>
                <w:ins w:id="9994" w:author="aas" w:date="2013-10-14T02:06:00Z"/>
                <w:del w:id="9995" w:author="Anees Shaikh" w:date="2013-10-19T02:16:00Z"/>
              </w:rPr>
              <w:pPrChange w:id="9996" w:author="Anees Shaikh" w:date="2013-10-19T02:16:00Z">
                <w:pPr>
                  <w:pStyle w:val="XML1"/>
                </w:pPr>
              </w:pPrChange>
            </w:pPr>
            <w:ins w:id="9997" w:author="aas" w:date="2013-10-14T02:06:00Z">
              <w:del w:id="9998" w:author="Anees Shaikh" w:date="2013-10-19T02:16:00Z">
                <w:r w:rsidDel="00E067A3">
                  <w:delText xml:space="preserve">                                  &lt;xs:simpleType&gt;</w:delText>
                </w:r>
              </w:del>
            </w:ins>
          </w:p>
          <w:p w14:paraId="7DF34EDE" w14:textId="44BD1B22" w:rsidR="00874469" w:rsidDel="00E067A3" w:rsidRDefault="00874469">
            <w:pPr>
              <w:pStyle w:val="Appx"/>
              <w:rPr>
                <w:ins w:id="9999" w:author="aas" w:date="2013-10-14T02:06:00Z"/>
                <w:del w:id="10000" w:author="Anees Shaikh" w:date="2013-10-19T02:16:00Z"/>
              </w:rPr>
              <w:pPrChange w:id="10001" w:author="Anees Shaikh" w:date="2013-10-19T02:16:00Z">
                <w:pPr>
                  <w:pStyle w:val="XML1"/>
                </w:pPr>
              </w:pPrChange>
            </w:pPr>
            <w:ins w:id="10002" w:author="aas" w:date="2013-10-14T02:06:00Z">
              <w:del w:id="10003" w:author="Anees Shaikh" w:date="2013-10-19T02:16:00Z">
                <w:r w:rsidDel="00E067A3">
                  <w:delText xml:space="preserve">                                    &lt;xs:restriction base="xs:string"&gt;</w:delText>
                </w:r>
              </w:del>
            </w:ins>
          </w:p>
          <w:p w14:paraId="7A258438" w14:textId="25C6C77D" w:rsidR="00874469" w:rsidDel="00E067A3" w:rsidRDefault="00874469">
            <w:pPr>
              <w:pStyle w:val="Appx"/>
              <w:rPr>
                <w:ins w:id="10004" w:author="aas" w:date="2013-10-14T02:06:00Z"/>
                <w:del w:id="10005" w:author="Anees Shaikh" w:date="2013-10-19T02:16:00Z"/>
              </w:rPr>
              <w:pPrChange w:id="10006" w:author="Anees Shaikh" w:date="2013-10-19T02:16:00Z">
                <w:pPr>
                  <w:pStyle w:val="XML1"/>
                </w:pPr>
              </w:pPrChange>
            </w:pPr>
            <w:ins w:id="10007" w:author="aas" w:date="2013-10-14T02:06:00Z">
              <w:del w:id="10008" w:author="Anees Shaikh" w:date="2013-10-19T02:16:00Z">
                <w:r w:rsidDel="00E067A3">
                  <w:delText xml:space="preserve">                                      &lt;xs:enumeration value="unsupported"/&gt;</w:delText>
                </w:r>
              </w:del>
            </w:ins>
          </w:p>
          <w:p w14:paraId="0C4E5601" w14:textId="032D282B" w:rsidR="00874469" w:rsidDel="00E067A3" w:rsidRDefault="00874469">
            <w:pPr>
              <w:pStyle w:val="Appx"/>
              <w:rPr>
                <w:ins w:id="10009" w:author="aas" w:date="2013-10-14T02:06:00Z"/>
                <w:del w:id="10010" w:author="Anees Shaikh" w:date="2013-10-19T02:16:00Z"/>
              </w:rPr>
              <w:pPrChange w:id="10011" w:author="Anees Shaikh" w:date="2013-10-19T02:16:00Z">
                <w:pPr>
                  <w:pStyle w:val="XML1"/>
                </w:pPr>
              </w:pPrChange>
            </w:pPr>
            <w:ins w:id="10012" w:author="aas" w:date="2013-10-14T02:06:00Z">
              <w:del w:id="10013" w:author="Anees Shaikh" w:date="2013-10-19T02:16:00Z">
                <w:r w:rsidDel="00E067A3">
                  <w:delText xml:space="preserve">                                      &lt;xs:enumeration value="symmetric"/&gt;</w:delText>
                </w:r>
              </w:del>
            </w:ins>
          </w:p>
          <w:p w14:paraId="34460901" w14:textId="766A9A96" w:rsidR="00874469" w:rsidDel="00E067A3" w:rsidRDefault="00874469">
            <w:pPr>
              <w:pStyle w:val="Appx"/>
              <w:rPr>
                <w:ins w:id="10014" w:author="aas" w:date="2013-10-14T02:06:00Z"/>
                <w:del w:id="10015" w:author="Anees Shaikh" w:date="2013-10-19T02:16:00Z"/>
              </w:rPr>
              <w:pPrChange w:id="10016" w:author="Anees Shaikh" w:date="2013-10-19T02:16:00Z">
                <w:pPr>
                  <w:pStyle w:val="XML1"/>
                </w:pPr>
              </w:pPrChange>
            </w:pPr>
            <w:ins w:id="10017" w:author="aas" w:date="2013-10-14T02:06:00Z">
              <w:del w:id="10018" w:author="Anees Shaikh" w:date="2013-10-19T02:16:00Z">
                <w:r w:rsidDel="00E067A3">
                  <w:delText xml:space="preserve">                                      &lt;xs:enumeration value="asymmetric"/&gt;</w:delText>
                </w:r>
              </w:del>
            </w:ins>
          </w:p>
          <w:p w14:paraId="7DD43E61" w14:textId="72B969B2" w:rsidR="00874469" w:rsidDel="00E067A3" w:rsidRDefault="00874469">
            <w:pPr>
              <w:pStyle w:val="Appx"/>
              <w:rPr>
                <w:ins w:id="10019" w:author="aas" w:date="2013-10-14T02:06:00Z"/>
                <w:del w:id="10020" w:author="Anees Shaikh" w:date="2013-10-19T02:16:00Z"/>
              </w:rPr>
              <w:pPrChange w:id="10021" w:author="Anees Shaikh" w:date="2013-10-19T02:16:00Z">
                <w:pPr>
                  <w:pStyle w:val="XML1"/>
                </w:pPr>
              </w:pPrChange>
            </w:pPr>
            <w:ins w:id="10022" w:author="aas" w:date="2013-10-14T02:06:00Z">
              <w:del w:id="10023" w:author="Anees Shaikh" w:date="2013-10-19T02:16:00Z">
                <w:r w:rsidDel="00E067A3">
                  <w:delText xml:space="preserve">                                    &lt;/xs:restriction&gt;</w:delText>
                </w:r>
              </w:del>
            </w:ins>
          </w:p>
          <w:p w14:paraId="526A1955" w14:textId="4E18D683" w:rsidR="00874469" w:rsidDel="00E067A3" w:rsidRDefault="00874469">
            <w:pPr>
              <w:pStyle w:val="Appx"/>
              <w:rPr>
                <w:ins w:id="10024" w:author="aas" w:date="2013-10-14T02:06:00Z"/>
                <w:del w:id="10025" w:author="Anees Shaikh" w:date="2013-10-19T02:16:00Z"/>
              </w:rPr>
              <w:pPrChange w:id="10026" w:author="Anees Shaikh" w:date="2013-10-19T02:16:00Z">
                <w:pPr>
                  <w:pStyle w:val="XML1"/>
                </w:pPr>
              </w:pPrChange>
            </w:pPr>
            <w:ins w:id="10027" w:author="aas" w:date="2013-10-14T02:06:00Z">
              <w:del w:id="10028" w:author="Anees Shaikh" w:date="2013-10-19T02:16:00Z">
                <w:r w:rsidDel="00E067A3">
                  <w:delText xml:space="preserve">                                  &lt;/xs:simpleType&gt;</w:delText>
                </w:r>
              </w:del>
            </w:ins>
          </w:p>
          <w:p w14:paraId="4B5AA2BA" w14:textId="19F4BF46" w:rsidR="00874469" w:rsidDel="00E067A3" w:rsidRDefault="00874469">
            <w:pPr>
              <w:pStyle w:val="Appx"/>
              <w:rPr>
                <w:ins w:id="10029" w:author="aas" w:date="2013-10-14T02:06:00Z"/>
                <w:del w:id="10030" w:author="Anees Shaikh" w:date="2013-10-19T02:16:00Z"/>
              </w:rPr>
              <w:pPrChange w:id="10031" w:author="Anees Shaikh" w:date="2013-10-19T02:16:00Z">
                <w:pPr>
                  <w:pStyle w:val="XML1"/>
                </w:pPr>
              </w:pPrChange>
            </w:pPr>
            <w:ins w:id="10032" w:author="aas" w:date="2013-10-14T02:06:00Z">
              <w:del w:id="10033" w:author="Anees Shaikh" w:date="2013-10-19T02:16:00Z">
                <w:r w:rsidDel="00E067A3">
                  <w:delText xml:space="preserve">                                &lt;/xs:element&gt;</w:delText>
                </w:r>
              </w:del>
            </w:ins>
          </w:p>
          <w:p w14:paraId="6F219308" w14:textId="5D5A9B66" w:rsidR="00874469" w:rsidDel="00E067A3" w:rsidRDefault="00874469">
            <w:pPr>
              <w:pStyle w:val="Appx"/>
              <w:rPr>
                <w:ins w:id="10034" w:author="aas" w:date="2013-10-14T02:06:00Z"/>
                <w:del w:id="10035" w:author="Anees Shaikh" w:date="2013-10-19T02:16:00Z"/>
              </w:rPr>
              <w:pPrChange w:id="10036" w:author="Anees Shaikh" w:date="2013-10-19T02:16:00Z">
                <w:pPr>
                  <w:pStyle w:val="XML1"/>
                </w:pPr>
              </w:pPrChange>
            </w:pPr>
            <w:ins w:id="10037" w:author="aas" w:date="2013-10-14T02:06:00Z">
              <w:del w:id="10038" w:author="Anees Shaikh" w:date="2013-10-19T02:16:00Z">
                <w:r w:rsidDel="00E067A3">
                  <w:delText xml:space="preserve">                                &lt;xs:any minOccurs="0" maxOccurs="unbounded"</w:delText>
                </w:r>
              </w:del>
            </w:ins>
          </w:p>
          <w:p w14:paraId="76129576" w14:textId="78087004" w:rsidR="00874469" w:rsidDel="00E067A3" w:rsidRDefault="00874469">
            <w:pPr>
              <w:pStyle w:val="Appx"/>
              <w:rPr>
                <w:ins w:id="10039" w:author="aas" w:date="2013-10-14T02:06:00Z"/>
                <w:del w:id="10040" w:author="Anees Shaikh" w:date="2013-10-19T02:16:00Z"/>
              </w:rPr>
              <w:pPrChange w:id="10041" w:author="Anees Shaikh" w:date="2013-10-19T02:16:00Z">
                <w:pPr>
                  <w:pStyle w:val="XML1"/>
                </w:pPr>
              </w:pPrChange>
            </w:pPr>
            <w:ins w:id="10042" w:author="aas" w:date="2013-10-14T02:06:00Z">
              <w:del w:id="10043" w:author="Anees Shaikh" w:date="2013-10-19T02:16:00Z">
                <w:r w:rsidDel="00E067A3">
                  <w:delText xml:space="preserve">                                        namespace="##other" processContents="lax"/&gt;</w:delText>
                </w:r>
              </w:del>
            </w:ins>
          </w:p>
          <w:p w14:paraId="41FCBDF0" w14:textId="76BE5318" w:rsidR="00874469" w:rsidDel="00E067A3" w:rsidRDefault="00874469">
            <w:pPr>
              <w:pStyle w:val="Appx"/>
              <w:rPr>
                <w:ins w:id="10044" w:author="aas" w:date="2013-10-14T02:06:00Z"/>
                <w:del w:id="10045" w:author="Anees Shaikh" w:date="2013-10-19T02:16:00Z"/>
              </w:rPr>
              <w:pPrChange w:id="10046" w:author="Anees Shaikh" w:date="2013-10-19T02:16:00Z">
                <w:pPr>
                  <w:pStyle w:val="XML1"/>
                </w:pPr>
              </w:pPrChange>
            </w:pPr>
            <w:ins w:id="10047" w:author="aas" w:date="2013-10-14T02:06:00Z">
              <w:del w:id="10048" w:author="Anees Shaikh" w:date="2013-10-19T02:16:00Z">
                <w:r w:rsidDel="00E067A3">
                  <w:delText xml:space="preserve">                              &lt;/xs:sequence&gt;</w:delText>
                </w:r>
              </w:del>
            </w:ins>
          </w:p>
          <w:p w14:paraId="180F7396" w14:textId="10A067F4" w:rsidR="00874469" w:rsidDel="00E067A3" w:rsidRDefault="00874469">
            <w:pPr>
              <w:pStyle w:val="Appx"/>
              <w:rPr>
                <w:ins w:id="10049" w:author="aas" w:date="2013-10-14T02:06:00Z"/>
                <w:del w:id="10050" w:author="Anees Shaikh" w:date="2013-10-19T02:16:00Z"/>
              </w:rPr>
              <w:pPrChange w:id="10051" w:author="Anees Shaikh" w:date="2013-10-19T02:16:00Z">
                <w:pPr>
                  <w:pStyle w:val="XML1"/>
                </w:pPr>
              </w:pPrChange>
            </w:pPr>
            <w:ins w:id="10052" w:author="aas" w:date="2013-10-14T02:06:00Z">
              <w:del w:id="10053" w:author="Anees Shaikh" w:date="2013-10-19T02:16:00Z">
                <w:r w:rsidDel="00E067A3">
                  <w:delText xml:space="preserve">                            &lt;/xs:complexType&gt;</w:delText>
                </w:r>
              </w:del>
            </w:ins>
          </w:p>
          <w:p w14:paraId="23D1FB57" w14:textId="74C0AF43" w:rsidR="00874469" w:rsidDel="00E067A3" w:rsidRDefault="00874469">
            <w:pPr>
              <w:pStyle w:val="Appx"/>
              <w:rPr>
                <w:ins w:id="10054" w:author="aas" w:date="2013-10-14T02:06:00Z"/>
                <w:del w:id="10055" w:author="Anees Shaikh" w:date="2013-10-19T02:16:00Z"/>
              </w:rPr>
              <w:pPrChange w:id="10056" w:author="Anees Shaikh" w:date="2013-10-19T02:16:00Z">
                <w:pPr>
                  <w:pStyle w:val="XML1"/>
                </w:pPr>
              </w:pPrChange>
            </w:pPr>
            <w:ins w:id="10057" w:author="aas" w:date="2013-10-14T02:06:00Z">
              <w:del w:id="10058" w:author="Anees Shaikh" w:date="2013-10-19T02:16:00Z">
                <w:r w:rsidDel="00E067A3">
                  <w:delText xml:space="preserve">                          &lt;/xs:element&gt;</w:delText>
                </w:r>
              </w:del>
            </w:ins>
          </w:p>
          <w:p w14:paraId="49A3F4C6" w14:textId="1F10A350" w:rsidR="00874469" w:rsidDel="00E067A3" w:rsidRDefault="00874469">
            <w:pPr>
              <w:pStyle w:val="Appx"/>
              <w:rPr>
                <w:ins w:id="10059" w:author="aas" w:date="2013-10-14T02:06:00Z"/>
                <w:del w:id="10060" w:author="Anees Shaikh" w:date="2013-10-19T02:16:00Z"/>
              </w:rPr>
              <w:pPrChange w:id="10061" w:author="Anees Shaikh" w:date="2013-10-19T02:16:00Z">
                <w:pPr>
                  <w:pStyle w:val="XML1"/>
                </w:pPr>
              </w:pPrChange>
            </w:pPr>
            <w:ins w:id="10062" w:author="aas" w:date="2013-10-14T02:06:00Z">
              <w:del w:id="10063" w:author="Anees Shaikh" w:date="2013-10-19T02:16:00Z">
                <w:r w:rsidDel="00E067A3">
                  <w:delText xml:space="preserve">                          &lt;xs:element name="supported" minOccurs="0"&gt;</w:delText>
                </w:r>
              </w:del>
            </w:ins>
          </w:p>
          <w:p w14:paraId="31F2244D" w14:textId="5C560535" w:rsidR="00874469" w:rsidDel="00E067A3" w:rsidRDefault="00874469">
            <w:pPr>
              <w:pStyle w:val="Appx"/>
              <w:rPr>
                <w:ins w:id="10064" w:author="aas" w:date="2013-10-14T02:06:00Z"/>
                <w:del w:id="10065" w:author="Anees Shaikh" w:date="2013-10-19T02:16:00Z"/>
              </w:rPr>
              <w:pPrChange w:id="10066" w:author="Anees Shaikh" w:date="2013-10-19T02:16:00Z">
                <w:pPr>
                  <w:pStyle w:val="XML1"/>
                </w:pPr>
              </w:pPrChange>
            </w:pPr>
            <w:ins w:id="10067" w:author="aas" w:date="2013-10-14T02:06:00Z">
              <w:del w:id="10068" w:author="Anees Shaikh" w:date="2013-10-19T02:16:00Z">
                <w:r w:rsidDel="00E067A3">
                  <w:delText xml:space="preserve">                            &lt;xs:annotation&gt;</w:delText>
                </w:r>
              </w:del>
            </w:ins>
          </w:p>
          <w:p w14:paraId="316765AE" w14:textId="6B12B797" w:rsidR="00874469" w:rsidDel="00E067A3" w:rsidRDefault="00874469">
            <w:pPr>
              <w:pStyle w:val="Appx"/>
              <w:rPr>
                <w:ins w:id="10069" w:author="aas" w:date="2013-10-14T02:06:00Z"/>
                <w:del w:id="10070" w:author="Anees Shaikh" w:date="2013-10-19T02:16:00Z"/>
              </w:rPr>
              <w:pPrChange w:id="10071" w:author="Anees Shaikh" w:date="2013-10-19T02:16:00Z">
                <w:pPr>
                  <w:pStyle w:val="XML1"/>
                </w:pPr>
              </w:pPrChange>
            </w:pPr>
            <w:ins w:id="10072" w:author="aas" w:date="2013-10-14T02:06:00Z">
              <w:del w:id="10073" w:author="Anees Shaikh" w:date="2013-10-19T02:16:00Z">
                <w:r w:rsidDel="00E067A3">
                  <w:delText xml:space="preserve">                              &lt;xs:documentation&gt;</w:delText>
                </w:r>
              </w:del>
            </w:ins>
          </w:p>
          <w:p w14:paraId="66B49787" w14:textId="2988A1AB" w:rsidR="00874469" w:rsidDel="00E067A3" w:rsidRDefault="00874469">
            <w:pPr>
              <w:pStyle w:val="Appx"/>
              <w:rPr>
                <w:ins w:id="10074" w:author="aas" w:date="2013-10-14T02:06:00Z"/>
                <w:del w:id="10075" w:author="Anees Shaikh" w:date="2013-10-19T02:16:00Z"/>
              </w:rPr>
              <w:pPrChange w:id="10076" w:author="Anees Shaikh" w:date="2013-10-19T02:16:00Z">
                <w:pPr>
                  <w:pStyle w:val="XML1"/>
                </w:pPr>
              </w:pPrChange>
            </w:pPr>
            <w:ins w:id="10077" w:author="aas" w:date="2013-10-14T02:06:00Z">
              <w:del w:id="10078" w:author="Anees Shaikh" w:date="2013-10-19T02:16:00Z">
                <w:r w:rsidDel="00E067A3">
                  <w:delText xml:space="preserve">                                The features (rates, duplex, etc.) of the port, that are supported on</w:delText>
                </w:r>
              </w:del>
            </w:ins>
          </w:p>
          <w:p w14:paraId="392615A6" w14:textId="79AEE25A" w:rsidR="00874469" w:rsidDel="00E067A3" w:rsidRDefault="00874469">
            <w:pPr>
              <w:pStyle w:val="Appx"/>
              <w:rPr>
                <w:ins w:id="10079" w:author="aas" w:date="2013-10-14T02:06:00Z"/>
                <w:del w:id="10080" w:author="Anees Shaikh" w:date="2013-10-19T02:16:00Z"/>
              </w:rPr>
              <w:pPrChange w:id="10081" w:author="Anees Shaikh" w:date="2013-10-19T02:16:00Z">
                <w:pPr>
                  <w:pStyle w:val="XML1"/>
                </w:pPr>
              </w:pPrChange>
            </w:pPr>
            <w:ins w:id="10082" w:author="aas" w:date="2013-10-14T02:06:00Z">
              <w:del w:id="10083" w:author="Anees Shaikh" w:date="2013-10-19T02:16:00Z">
                <w:r w:rsidDel="00E067A3">
                  <w:delText xml:space="preserve">                                       the port.</w:delText>
                </w:r>
              </w:del>
            </w:ins>
          </w:p>
          <w:p w14:paraId="05194199" w14:textId="452E909B" w:rsidR="00874469" w:rsidDel="00E067A3" w:rsidRDefault="00874469">
            <w:pPr>
              <w:pStyle w:val="Appx"/>
              <w:rPr>
                <w:ins w:id="10084" w:author="aas" w:date="2013-10-14T02:06:00Z"/>
                <w:del w:id="10085" w:author="Anees Shaikh" w:date="2013-10-19T02:16:00Z"/>
              </w:rPr>
              <w:pPrChange w:id="10086" w:author="Anees Shaikh" w:date="2013-10-19T02:16:00Z">
                <w:pPr>
                  <w:pStyle w:val="XML1"/>
                </w:pPr>
              </w:pPrChange>
            </w:pPr>
            <w:ins w:id="10087" w:author="aas" w:date="2013-10-14T02:06:00Z">
              <w:del w:id="10088" w:author="Anees Shaikh" w:date="2013-10-19T02:16:00Z">
                <w:r w:rsidDel="00E067A3">
                  <w:delText xml:space="preserve">                              &lt;/xs:documentation&gt;</w:delText>
                </w:r>
              </w:del>
            </w:ins>
          </w:p>
          <w:p w14:paraId="34F63837" w14:textId="266E522B" w:rsidR="00874469" w:rsidDel="00E067A3" w:rsidRDefault="00874469">
            <w:pPr>
              <w:pStyle w:val="Appx"/>
              <w:rPr>
                <w:ins w:id="10089" w:author="aas" w:date="2013-10-14T02:06:00Z"/>
                <w:del w:id="10090" w:author="Anees Shaikh" w:date="2013-10-19T02:16:00Z"/>
              </w:rPr>
              <w:pPrChange w:id="10091" w:author="Anees Shaikh" w:date="2013-10-19T02:16:00Z">
                <w:pPr>
                  <w:pStyle w:val="XML1"/>
                </w:pPr>
              </w:pPrChange>
            </w:pPr>
            <w:ins w:id="10092" w:author="aas" w:date="2013-10-14T02:06:00Z">
              <w:del w:id="10093" w:author="Anees Shaikh" w:date="2013-10-19T02:16:00Z">
                <w:r w:rsidDel="00E067A3">
                  <w:delText xml:space="preserve">                            &lt;/xs:annotation&gt;</w:delText>
                </w:r>
              </w:del>
            </w:ins>
          </w:p>
          <w:p w14:paraId="64D76135" w14:textId="7152F683" w:rsidR="00874469" w:rsidDel="00E067A3" w:rsidRDefault="00874469">
            <w:pPr>
              <w:pStyle w:val="Appx"/>
              <w:rPr>
                <w:ins w:id="10094" w:author="aas" w:date="2013-10-14T02:06:00Z"/>
                <w:del w:id="10095" w:author="Anees Shaikh" w:date="2013-10-19T02:16:00Z"/>
              </w:rPr>
              <w:pPrChange w:id="10096" w:author="Anees Shaikh" w:date="2013-10-19T02:16:00Z">
                <w:pPr>
                  <w:pStyle w:val="XML1"/>
                </w:pPr>
              </w:pPrChange>
            </w:pPr>
            <w:ins w:id="10097" w:author="aas" w:date="2013-10-14T02:06:00Z">
              <w:del w:id="10098" w:author="Anees Shaikh" w:date="2013-10-19T02:16:00Z">
                <w:r w:rsidDel="00E067A3">
                  <w:delText xml:space="preserve">                            &lt;xs:complexType&gt;</w:delText>
                </w:r>
              </w:del>
            </w:ins>
          </w:p>
          <w:p w14:paraId="35B9162E" w14:textId="16C7F6F4" w:rsidR="00874469" w:rsidDel="00E067A3" w:rsidRDefault="00874469">
            <w:pPr>
              <w:pStyle w:val="Appx"/>
              <w:rPr>
                <w:ins w:id="10099" w:author="aas" w:date="2013-10-14T02:06:00Z"/>
                <w:del w:id="10100" w:author="Anees Shaikh" w:date="2013-10-19T02:16:00Z"/>
              </w:rPr>
              <w:pPrChange w:id="10101" w:author="Anees Shaikh" w:date="2013-10-19T02:16:00Z">
                <w:pPr>
                  <w:pStyle w:val="XML1"/>
                </w:pPr>
              </w:pPrChange>
            </w:pPr>
            <w:ins w:id="10102" w:author="aas" w:date="2013-10-14T02:06:00Z">
              <w:del w:id="10103" w:author="Anees Shaikh" w:date="2013-10-19T02:16:00Z">
                <w:r w:rsidDel="00E067A3">
                  <w:delText xml:space="preserve">                              &lt;xs:sequence&gt;</w:delText>
                </w:r>
              </w:del>
            </w:ins>
          </w:p>
          <w:p w14:paraId="1894BA14" w14:textId="1059AFC2" w:rsidR="00874469" w:rsidDel="00E067A3" w:rsidRDefault="00874469">
            <w:pPr>
              <w:pStyle w:val="Appx"/>
              <w:rPr>
                <w:ins w:id="10104" w:author="aas" w:date="2013-10-14T02:06:00Z"/>
                <w:del w:id="10105" w:author="Anees Shaikh" w:date="2013-10-19T02:16:00Z"/>
              </w:rPr>
              <w:pPrChange w:id="10106" w:author="Anees Shaikh" w:date="2013-10-19T02:16:00Z">
                <w:pPr>
                  <w:pStyle w:val="XML1"/>
                </w:pPr>
              </w:pPrChange>
            </w:pPr>
            <w:ins w:id="10107" w:author="aas" w:date="2013-10-14T02:06:00Z">
              <w:del w:id="10108" w:author="Anees Shaikh" w:date="2013-10-19T02:16:00Z">
                <w:r w:rsidDel="00E067A3">
                  <w:delText xml:space="preserve">                                &lt;xs:element name="rate" minOccurs="1" maxOccurs="unbounded"  type="OFPortRateType"&gt;</w:delText>
                </w:r>
              </w:del>
            </w:ins>
          </w:p>
          <w:p w14:paraId="1CB3632A" w14:textId="5BB85308" w:rsidR="00874469" w:rsidDel="00E067A3" w:rsidRDefault="00874469">
            <w:pPr>
              <w:pStyle w:val="Appx"/>
              <w:rPr>
                <w:ins w:id="10109" w:author="aas" w:date="2013-10-14T02:06:00Z"/>
                <w:del w:id="10110" w:author="Anees Shaikh" w:date="2013-10-19T02:16:00Z"/>
              </w:rPr>
              <w:pPrChange w:id="10111" w:author="Anees Shaikh" w:date="2013-10-19T02:16:00Z">
                <w:pPr>
                  <w:pStyle w:val="XML1"/>
                </w:pPr>
              </w:pPrChange>
            </w:pPr>
            <w:ins w:id="10112" w:author="aas" w:date="2013-10-14T02:06:00Z">
              <w:del w:id="10113" w:author="Anees Shaikh" w:date="2013-10-19T02:16:00Z">
                <w:r w:rsidDel="00E067A3">
                  <w:delText xml:space="preserve">                                  &lt;xs:annotation&gt;</w:delText>
                </w:r>
              </w:del>
            </w:ins>
          </w:p>
          <w:p w14:paraId="28F00A31" w14:textId="0D8FDB18" w:rsidR="00874469" w:rsidDel="00E067A3" w:rsidRDefault="00874469">
            <w:pPr>
              <w:pStyle w:val="Appx"/>
              <w:rPr>
                <w:ins w:id="10114" w:author="aas" w:date="2013-10-14T02:06:00Z"/>
                <w:del w:id="10115" w:author="Anees Shaikh" w:date="2013-10-19T02:16:00Z"/>
              </w:rPr>
              <w:pPrChange w:id="10116" w:author="Anees Shaikh" w:date="2013-10-19T02:16:00Z">
                <w:pPr>
                  <w:pStyle w:val="XML1"/>
                </w:pPr>
              </w:pPrChange>
            </w:pPr>
            <w:ins w:id="10117" w:author="aas" w:date="2013-10-14T02:06:00Z">
              <w:del w:id="10118" w:author="Anees Shaikh" w:date="2013-10-19T02:16:00Z">
                <w:r w:rsidDel="00E067A3">
                  <w:delText xml:space="preserve">                                    &lt;xs:documentation&gt;</w:delText>
                </w:r>
              </w:del>
            </w:ins>
          </w:p>
          <w:p w14:paraId="1BC3BBAA" w14:textId="62D4D858" w:rsidR="00874469" w:rsidDel="00E067A3" w:rsidRDefault="00874469">
            <w:pPr>
              <w:pStyle w:val="Appx"/>
              <w:rPr>
                <w:ins w:id="10119" w:author="aas" w:date="2013-10-14T02:06:00Z"/>
                <w:del w:id="10120" w:author="Anees Shaikh" w:date="2013-10-19T02:16:00Z"/>
              </w:rPr>
              <w:pPrChange w:id="10121" w:author="Anees Shaikh" w:date="2013-10-19T02:16:00Z">
                <w:pPr>
                  <w:pStyle w:val="XML1"/>
                </w:pPr>
              </w:pPrChange>
            </w:pPr>
            <w:ins w:id="10122" w:author="aas" w:date="2013-10-14T02:06:00Z">
              <w:del w:id="10123" w:author="Anees Shaikh" w:date="2013-10-19T02:16:00Z">
                <w:r w:rsidDel="00E067A3">
                  <w:delText xml:space="preserve">                                      The transmission rate that is supported or advertised. Multiple</w:delText>
                </w:r>
              </w:del>
            </w:ins>
          </w:p>
          <w:p w14:paraId="3F0335A2" w14:textId="1A7CA3C1" w:rsidR="00874469" w:rsidDel="00E067A3" w:rsidRDefault="00874469">
            <w:pPr>
              <w:pStyle w:val="Appx"/>
              <w:rPr>
                <w:ins w:id="10124" w:author="aas" w:date="2013-10-14T02:06:00Z"/>
                <w:del w:id="10125" w:author="Anees Shaikh" w:date="2013-10-19T02:16:00Z"/>
              </w:rPr>
              <w:pPrChange w:id="10126" w:author="Anees Shaikh" w:date="2013-10-19T02:16:00Z">
                <w:pPr>
                  <w:pStyle w:val="XML1"/>
                </w:pPr>
              </w:pPrChange>
            </w:pPr>
            <w:ins w:id="10127" w:author="aas" w:date="2013-10-14T02:06:00Z">
              <w:del w:id="10128" w:author="Anees Shaikh" w:date="2013-10-19T02:16:00Z">
                <w:r w:rsidDel="00E067A3">
                  <w:delText xml:space="preserve">                                             transmissions rates are allowed.</w:delText>
                </w:r>
              </w:del>
            </w:ins>
          </w:p>
          <w:p w14:paraId="792D6FA0" w14:textId="3AA2D949" w:rsidR="00874469" w:rsidDel="00E067A3" w:rsidRDefault="00874469">
            <w:pPr>
              <w:pStyle w:val="Appx"/>
              <w:rPr>
                <w:ins w:id="10129" w:author="aas" w:date="2013-10-14T02:06:00Z"/>
                <w:del w:id="10130" w:author="Anees Shaikh" w:date="2013-10-19T02:16:00Z"/>
              </w:rPr>
              <w:pPrChange w:id="10131" w:author="Anees Shaikh" w:date="2013-10-19T02:16:00Z">
                <w:pPr>
                  <w:pStyle w:val="XML1"/>
                </w:pPr>
              </w:pPrChange>
            </w:pPr>
            <w:ins w:id="10132" w:author="aas" w:date="2013-10-14T02:06:00Z">
              <w:del w:id="10133" w:author="Anees Shaikh" w:date="2013-10-19T02:16:00Z">
                <w:r w:rsidDel="00E067A3">
                  <w:delText xml:space="preserve">                                    &lt;/xs:documentation&gt;</w:delText>
                </w:r>
              </w:del>
            </w:ins>
          </w:p>
          <w:p w14:paraId="5F203CEB" w14:textId="27AC6880" w:rsidR="00874469" w:rsidDel="00E067A3" w:rsidRDefault="00874469">
            <w:pPr>
              <w:pStyle w:val="Appx"/>
              <w:rPr>
                <w:ins w:id="10134" w:author="aas" w:date="2013-10-14T02:06:00Z"/>
                <w:del w:id="10135" w:author="Anees Shaikh" w:date="2013-10-19T02:16:00Z"/>
              </w:rPr>
              <w:pPrChange w:id="10136" w:author="Anees Shaikh" w:date="2013-10-19T02:16:00Z">
                <w:pPr>
                  <w:pStyle w:val="XML1"/>
                </w:pPr>
              </w:pPrChange>
            </w:pPr>
            <w:ins w:id="10137" w:author="aas" w:date="2013-10-14T02:06:00Z">
              <w:del w:id="10138" w:author="Anees Shaikh" w:date="2013-10-19T02:16:00Z">
                <w:r w:rsidDel="00E067A3">
                  <w:delText xml:space="preserve">                                  &lt;/xs:annotation&gt;</w:delText>
                </w:r>
              </w:del>
            </w:ins>
          </w:p>
          <w:p w14:paraId="72CDDD82" w14:textId="1C31ABDA" w:rsidR="00874469" w:rsidDel="00E067A3" w:rsidRDefault="00874469">
            <w:pPr>
              <w:pStyle w:val="Appx"/>
              <w:rPr>
                <w:ins w:id="10139" w:author="aas" w:date="2013-10-14T02:06:00Z"/>
                <w:del w:id="10140" w:author="Anees Shaikh" w:date="2013-10-19T02:16:00Z"/>
              </w:rPr>
              <w:pPrChange w:id="10141" w:author="Anees Shaikh" w:date="2013-10-19T02:16:00Z">
                <w:pPr>
                  <w:pStyle w:val="XML1"/>
                </w:pPr>
              </w:pPrChange>
            </w:pPr>
            <w:ins w:id="10142" w:author="aas" w:date="2013-10-14T02:06:00Z">
              <w:del w:id="10143" w:author="Anees Shaikh" w:date="2013-10-19T02:16:00Z">
                <w:r w:rsidDel="00E067A3">
                  <w:delText xml:space="preserve">                                &lt;/xs:element&gt;</w:delText>
                </w:r>
              </w:del>
            </w:ins>
          </w:p>
          <w:p w14:paraId="5EB7B1C5" w14:textId="389A8A43" w:rsidR="00874469" w:rsidDel="00E067A3" w:rsidRDefault="00874469">
            <w:pPr>
              <w:pStyle w:val="Appx"/>
              <w:rPr>
                <w:ins w:id="10144" w:author="aas" w:date="2013-10-14T02:06:00Z"/>
                <w:del w:id="10145" w:author="Anees Shaikh" w:date="2013-10-19T02:16:00Z"/>
              </w:rPr>
              <w:pPrChange w:id="10146" w:author="Anees Shaikh" w:date="2013-10-19T02:16:00Z">
                <w:pPr>
                  <w:pStyle w:val="XML1"/>
                </w:pPr>
              </w:pPrChange>
            </w:pPr>
            <w:ins w:id="10147" w:author="aas" w:date="2013-10-14T02:06:00Z">
              <w:del w:id="10148" w:author="Anees Shaikh" w:date="2013-10-19T02:16:00Z">
                <w:r w:rsidDel="00E067A3">
                  <w:delText xml:space="preserve">                                &lt;xs:element name="auto-negotiate" minOccurs="0"  type="xs:boolean"&gt;</w:delText>
                </w:r>
              </w:del>
            </w:ins>
          </w:p>
          <w:p w14:paraId="482BC1FC" w14:textId="1BB6EB6F" w:rsidR="00874469" w:rsidDel="00E067A3" w:rsidRDefault="00874469">
            <w:pPr>
              <w:pStyle w:val="Appx"/>
              <w:rPr>
                <w:ins w:id="10149" w:author="aas" w:date="2013-10-14T02:06:00Z"/>
                <w:del w:id="10150" w:author="Anees Shaikh" w:date="2013-10-19T02:16:00Z"/>
              </w:rPr>
              <w:pPrChange w:id="10151" w:author="Anees Shaikh" w:date="2013-10-19T02:16:00Z">
                <w:pPr>
                  <w:pStyle w:val="XML1"/>
                </w:pPr>
              </w:pPrChange>
            </w:pPr>
            <w:ins w:id="10152" w:author="aas" w:date="2013-10-14T02:06:00Z">
              <w:del w:id="10153" w:author="Anees Shaikh" w:date="2013-10-19T02:16:00Z">
                <w:r w:rsidDel="00E067A3">
                  <w:delText xml:space="preserve">                                  &lt;xs:annotation&gt;</w:delText>
                </w:r>
              </w:del>
            </w:ins>
          </w:p>
          <w:p w14:paraId="51BDBE35" w14:textId="7238B206" w:rsidR="00874469" w:rsidDel="00E067A3" w:rsidRDefault="00874469">
            <w:pPr>
              <w:pStyle w:val="Appx"/>
              <w:rPr>
                <w:ins w:id="10154" w:author="aas" w:date="2013-10-14T02:06:00Z"/>
                <w:del w:id="10155" w:author="Anees Shaikh" w:date="2013-10-19T02:16:00Z"/>
              </w:rPr>
              <w:pPrChange w:id="10156" w:author="Anees Shaikh" w:date="2013-10-19T02:16:00Z">
                <w:pPr>
                  <w:pStyle w:val="XML1"/>
                </w:pPr>
              </w:pPrChange>
            </w:pPr>
            <w:ins w:id="10157" w:author="aas" w:date="2013-10-14T02:06:00Z">
              <w:del w:id="10158" w:author="Anees Shaikh" w:date="2013-10-19T02:16:00Z">
                <w:r w:rsidDel="00E067A3">
                  <w:delText xml:space="preserve">                                    &lt;xs:documentation&gt;</w:delText>
                </w:r>
              </w:del>
            </w:ins>
          </w:p>
          <w:p w14:paraId="7736D30A" w14:textId="0412721D" w:rsidR="00874469" w:rsidDel="00E067A3" w:rsidRDefault="00874469">
            <w:pPr>
              <w:pStyle w:val="Appx"/>
              <w:rPr>
                <w:ins w:id="10159" w:author="aas" w:date="2013-10-14T02:06:00Z"/>
                <w:del w:id="10160" w:author="Anees Shaikh" w:date="2013-10-19T02:16:00Z"/>
              </w:rPr>
              <w:pPrChange w:id="10161" w:author="Anees Shaikh" w:date="2013-10-19T02:16:00Z">
                <w:pPr>
                  <w:pStyle w:val="XML1"/>
                </w:pPr>
              </w:pPrChange>
            </w:pPr>
            <w:ins w:id="10162" w:author="aas" w:date="2013-10-14T02:06:00Z">
              <w:del w:id="10163" w:author="Anees Shaikh" w:date="2013-10-19T02:16:00Z">
                <w:r w:rsidDel="00E067A3">
                  <w:delText xml:space="preserve">                                      Specifies if auto-negotiation of transmission parameters is enabled for</w:delText>
                </w:r>
              </w:del>
            </w:ins>
          </w:p>
          <w:p w14:paraId="0D4B1408" w14:textId="52B08598" w:rsidR="00874469" w:rsidDel="00E067A3" w:rsidRDefault="00874469">
            <w:pPr>
              <w:pStyle w:val="Appx"/>
              <w:rPr>
                <w:ins w:id="10164" w:author="aas" w:date="2013-10-14T02:06:00Z"/>
                <w:del w:id="10165" w:author="Anees Shaikh" w:date="2013-10-19T02:16:00Z"/>
              </w:rPr>
              <w:pPrChange w:id="10166" w:author="Anees Shaikh" w:date="2013-10-19T02:16:00Z">
                <w:pPr>
                  <w:pStyle w:val="XML1"/>
                </w:pPr>
              </w:pPrChange>
            </w:pPr>
            <w:ins w:id="10167" w:author="aas" w:date="2013-10-14T02:06:00Z">
              <w:del w:id="10168" w:author="Anees Shaikh" w:date="2013-10-19T02:16:00Z">
                <w:r w:rsidDel="00E067A3">
                  <w:delText xml:space="preserve">                                             the port.</w:delText>
                </w:r>
              </w:del>
            </w:ins>
          </w:p>
          <w:p w14:paraId="144C31E1" w14:textId="590207DC" w:rsidR="00874469" w:rsidDel="00E067A3" w:rsidRDefault="00874469">
            <w:pPr>
              <w:pStyle w:val="Appx"/>
              <w:rPr>
                <w:ins w:id="10169" w:author="aas" w:date="2013-10-14T02:06:00Z"/>
                <w:del w:id="10170" w:author="Anees Shaikh" w:date="2013-10-19T02:16:00Z"/>
              </w:rPr>
              <w:pPrChange w:id="10171" w:author="Anees Shaikh" w:date="2013-10-19T02:16:00Z">
                <w:pPr>
                  <w:pStyle w:val="XML1"/>
                </w:pPr>
              </w:pPrChange>
            </w:pPr>
            <w:ins w:id="10172" w:author="aas" w:date="2013-10-14T02:06:00Z">
              <w:del w:id="10173" w:author="Anees Shaikh" w:date="2013-10-19T02:16:00Z">
                <w:r w:rsidDel="00E067A3">
                  <w:delText xml:space="preserve">                                    &lt;/xs:documentation&gt;</w:delText>
                </w:r>
              </w:del>
            </w:ins>
          </w:p>
          <w:p w14:paraId="4A223657" w14:textId="3DF4757D" w:rsidR="00874469" w:rsidDel="00E067A3" w:rsidRDefault="00874469">
            <w:pPr>
              <w:pStyle w:val="Appx"/>
              <w:rPr>
                <w:ins w:id="10174" w:author="aas" w:date="2013-10-14T02:06:00Z"/>
                <w:del w:id="10175" w:author="Anees Shaikh" w:date="2013-10-19T02:16:00Z"/>
              </w:rPr>
              <w:pPrChange w:id="10176" w:author="Anees Shaikh" w:date="2013-10-19T02:16:00Z">
                <w:pPr>
                  <w:pStyle w:val="XML1"/>
                </w:pPr>
              </w:pPrChange>
            </w:pPr>
            <w:ins w:id="10177" w:author="aas" w:date="2013-10-14T02:06:00Z">
              <w:del w:id="10178" w:author="Anees Shaikh" w:date="2013-10-19T02:16:00Z">
                <w:r w:rsidDel="00E067A3">
                  <w:delText xml:space="preserve">                                  &lt;/xs:annotation&gt;</w:delText>
                </w:r>
              </w:del>
            </w:ins>
          </w:p>
          <w:p w14:paraId="1D8B8AE3" w14:textId="664C0BD5" w:rsidR="00874469" w:rsidDel="00E067A3" w:rsidRDefault="00874469">
            <w:pPr>
              <w:pStyle w:val="Appx"/>
              <w:rPr>
                <w:ins w:id="10179" w:author="aas" w:date="2013-10-14T02:06:00Z"/>
                <w:del w:id="10180" w:author="Anees Shaikh" w:date="2013-10-19T02:16:00Z"/>
              </w:rPr>
              <w:pPrChange w:id="10181" w:author="Anees Shaikh" w:date="2013-10-19T02:16:00Z">
                <w:pPr>
                  <w:pStyle w:val="XML1"/>
                </w:pPr>
              </w:pPrChange>
            </w:pPr>
            <w:ins w:id="10182" w:author="aas" w:date="2013-10-14T02:06:00Z">
              <w:del w:id="10183" w:author="Anees Shaikh" w:date="2013-10-19T02:16:00Z">
                <w:r w:rsidDel="00E067A3">
                  <w:delText xml:space="preserve">                                &lt;/xs:element&gt;</w:delText>
                </w:r>
              </w:del>
            </w:ins>
          </w:p>
          <w:p w14:paraId="0D5BF3CB" w14:textId="0E6ED8E7" w:rsidR="00874469" w:rsidDel="00E067A3" w:rsidRDefault="00874469">
            <w:pPr>
              <w:pStyle w:val="Appx"/>
              <w:rPr>
                <w:ins w:id="10184" w:author="aas" w:date="2013-10-14T02:06:00Z"/>
                <w:del w:id="10185" w:author="Anees Shaikh" w:date="2013-10-19T02:16:00Z"/>
              </w:rPr>
              <w:pPrChange w:id="10186" w:author="Anees Shaikh" w:date="2013-10-19T02:16:00Z">
                <w:pPr>
                  <w:pStyle w:val="XML1"/>
                </w:pPr>
              </w:pPrChange>
            </w:pPr>
            <w:ins w:id="10187" w:author="aas" w:date="2013-10-14T02:06:00Z">
              <w:del w:id="10188" w:author="Anees Shaikh" w:date="2013-10-19T02:16:00Z">
                <w:r w:rsidDel="00E067A3">
                  <w:delText xml:space="preserve">                                &lt;xs:element name="medium" minOccurs="1" maxOccurs="unbounded"&gt;</w:delText>
                </w:r>
              </w:del>
            </w:ins>
          </w:p>
          <w:p w14:paraId="1BA4779C" w14:textId="4D83C652" w:rsidR="00874469" w:rsidDel="00E067A3" w:rsidRDefault="00874469">
            <w:pPr>
              <w:pStyle w:val="Appx"/>
              <w:rPr>
                <w:ins w:id="10189" w:author="aas" w:date="2013-10-14T02:06:00Z"/>
                <w:del w:id="10190" w:author="Anees Shaikh" w:date="2013-10-19T02:16:00Z"/>
              </w:rPr>
              <w:pPrChange w:id="10191" w:author="Anees Shaikh" w:date="2013-10-19T02:16:00Z">
                <w:pPr>
                  <w:pStyle w:val="XML1"/>
                </w:pPr>
              </w:pPrChange>
            </w:pPr>
            <w:ins w:id="10192" w:author="aas" w:date="2013-10-14T02:06:00Z">
              <w:del w:id="10193" w:author="Anees Shaikh" w:date="2013-10-19T02:16:00Z">
                <w:r w:rsidDel="00E067A3">
                  <w:delText xml:space="preserve">                                  &lt;xs:annotation&gt;</w:delText>
                </w:r>
              </w:del>
            </w:ins>
          </w:p>
          <w:p w14:paraId="0F8D4C61" w14:textId="101148A9" w:rsidR="00874469" w:rsidDel="00E067A3" w:rsidRDefault="00874469">
            <w:pPr>
              <w:pStyle w:val="Appx"/>
              <w:rPr>
                <w:ins w:id="10194" w:author="aas" w:date="2013-10-14T02:06:00Z"/>
                <w:del w:id="10195" w:author="Anees Shaikh" w:date="2013-10-19T02:16:00Z"/>
              </w:rPr>
              <w:pPrChange w:id="10196" w:author="Anees Shaikh" w:date="2013-10-19T02:16:00Z">
                <w:pPr>
                  <w:pStyle w:val="XML1"/>
                </w:pPr>
              </w:pPrChange>
            </w:pPr>
            <w:ins w:id="10197" w:author="aas" w:date="2013-10-14T02:06:00Z">
              <w:del w:id="10198" w:author="Anees Shaikh" w:date="2013-10-19T02:16:00Z">
                <w:r w:rsidDel="00E067A3">
                  <w:delText xml:space="preserve">                                    &lt;xs:documentation&gt;</w:delText>
                </w:r>
              </w:del>
            </w:ins>
          </w:p>
          <w:p w14:paraId="3AB7DB43" w14:textId="021D3A43" w:rsidR="00874469" w:rsidDel="00E067A3" w:rsidRDefault="00874469">
            <w:pPr>
              <w:pStyle w:val="Appx"/>
              <w:rPr>
                <w:ins w:id="10199" w:author="aas" w:date="2013-10-14T02:06:00Z"/>
                <w:del w:id="10200" w:author="Anees Shaikh" w:date="2013-10-19T02:16:00Z"/>
              </w:rPr>
              <w:pPrChange w:id="10201" w:author="Anees Shaikh" w:date="2013-10-19T02:16:00Z">
                <w:pPr>
                  <w:pStyle w:val="XML1"/>
                </w:pPr>
              </w:pPrChange>
            </w:pPr>
            <w:ins w:id="10202" w:author="aas" w:date="2013-10-14T02:06:00Z">
              <w:del w:id="10203" w:author="Anees Shaikh" w:date="2013-10-19T02:16:00Z">
                <w:r w:rsidDel="00E067A3">
                  <w:delText xml:space="preserve">                                      The transmission medium used by the port. Multiple media are allowed.</w:delText>
                </w:r>
              </w:del>
            </w:ins>
          </w:p>
          <w:p w14:paraId="3A6371C2" w14:textId="3650DF07" w:rsidR="00874469" w:rsidDel="00E067A3" w:rsidRDefault="00874469">
            <w:pPr>
              <w:pStyle w:val="Appx"/>
              <w:rPr>
                <w:ins w:id="10204" w:author="aas" w:date="2013-10-14T02:06:00Z"/>
                <w:del w:id="10205" w:author="Anees Shaikh" w:date="2013-10-19T02:16:00Z"/>
              </w:rPr>
              <w:pPrChange w:id="10206" w:author="Anees Shaikh" w:date="2013-10-19T02:16:00Z">
                <w:pPr>
                  <w:pStyle w:val="XML1"/>
                </w:pPr>
              </w:pPrChange>
            </w:pPr>
            <w:ins w:id="10207" w:author="aas" w:date="2013-10-14T02:06:00Z">
              <w:del w:id="10208" w:author="Anees Shaikh" w:date="2013-10-19T02:16:00Z">
                <w:r w:rsidDel="00E067A3">
                  <w:delText xml:space="preserve">                                    &lt;/xs:documentation&gt;</w:delText>
                </w:r>
              </w:del>
            </w:ins>
          </w:p>
          <w:p w14:paraId="140FDFD8" w14:textId="5788DC58" w:rsidR="00874469" w:rsidDel="00E067A3" w:rsidRDefault="00874469">
            <w:pPr>
              <w:pStyle w:val="Appx"/>
              <w:rPr>
                <w:ins w:id="10209" w:author="aas" w:date="2013-10-14T02:06:00Z"/>
                <w:del w:id="10210" w:author="Anees Shaikh" w:date="2013-10-19T02:16:00Z"/>
              </w:rPr>
              <w:pPrChange w:id="10211" w:author="Anees Shaikh" w:date="2013-10-19T02:16:00Z">
                <w:pPr>
                  <w:pStyle w:val="XML1"/>
                </w:pPr>
              </w:pPrChange>
            </w:pPr>
            <w:ins w:id="10212" w:author="aas" w:date="2013-10-14T02:06:00Z">
              <w:del w:id="10213" w:author="Anees Shaikh" w:date="2013-10-19T02:16:00Z">
                <w:r w:rsidDel="00E067A3">
                  <w:delText xml:space="preserve">                                  &lt;/xs:annotation&gt;</w:delText>
                </w:r>
              </w:del>
            </w:ins>
          </w:p>
          <w:p w14:paraId="400B1612" w14:textId="387A13C8" w:rsidR="00874469" w:rsidDel="00E067A3" w:rsidRDefault="00874469">
            <w:pPr>
              <w:pStyle w:val="Appx"/>
              <w:rPr>
                <w:ins w:id="10214" w:author="aas" w:date="2013-10-14T02:06:00Z"/>
                <w:del w:id="10215" w:author="Anees Shaikh" w:date="2013-10-19T02:16:00Z"/>
              </w:rPr>
              <w:pPrChange w:id="10216" w:author="Anees Shaikh" w:date="2013-10-19T02:16:00Z">
                <w:pPr>
                  <w:pStyle w:val="XML1"/>
                </w:pPr>
              </w:pPrChange>
            </w:pPr>
            <w:ins w:id="10217" w:author="aas" w:date="2013-10-14T02:06:00Z">
              <w:del w:id="10218" w:author="Anees Shaikh" w:date="2013-10-19T02:16:00Z">
                <w:r w:rsidDel="00E067A3">
                  <w:delText xml:space="preserve">                                  &lt;xs:simpleType&gt;</w:delText>
                </w:r>
              </w:del>
            </w:ins>
          </w:p>
          <w:p w14:paraId="045A77A6" w14:textId="3E55A424" w:rsidR="00874469" w:rsidDel="00E067A3" w:rsidRDefault="00874469">
            <w:pPr>
              <w:pStyle w:val="Appx"/>
              <w:rPr>
                <w:ins w:id="10219" w:author="aas" w:date="2013-10-14T02:06:00Z"/>
                <w:del w:id="10220" w:author="Anees Shaikh" w:date="2013-10-19T02:16:00Z"/>
              </w:rPr>
              <w:pPrChange w:id="10221" w:author="Anees Shaikh" w:date="2013-10-19T02:16:00Z">
                <w:pPr>
                  <w:pStyle w:val="XML1"/>
                </w:pPr>
              </w:pPrChange>
            </w:pPr>
            <w:ins w:id="10222" w:author="aas" w:date="2013-10-14T02:06:00Z">
              <w:del w:id="10223" w:author="Anees Shaikh" w:date="2013-10-19T02:16:00Z">
                <w:r w:rsidDel="00E067A3">
                  <w:delText xml:space="preserve">                                    &lt;xs:restriction base="xs:string"&gt;</w:delText>
                </w:r>
              </w:del>
            </w:ins>
          </w:p>
          <w:p w14:paraId="1DACDD3E" w14:textId="7686D3AA" w:rsidR="00874469" w:rsidDel="00E067A3" w:rsidRDefault="00874469">
            <w:pPr>
              <w:pStyle w:val="Appx"/>
              <w:rPr>
                <w:ins w:id="10224" w:author="aas" w:date="2013-10-14T02:06:00Z"/>
                <w:del w:id="10225" w:author="Anees Shaikh" w:date="2013-10-19T02:16:00Z"/>
              </w:rPr>
              <w:pPrChange w:id="10226" w:author="Anees Shaikh" w:date="2013-10-19T02:16:00Z">
                <w:pPr>
                  <w:pStyle w:val="XML1"/>
                </w:pPr>
              </w:pPrChange>
            </w:pPr>
            <w:ins w:id="10227" w:author="aas" w:date="2013-10-14T02:06:00Z">
              <w:del w:id="10228" w:author="Anees Shaikh" w:date="2013-10-19T02:16:00Z">
                <w:r w:rsidDel="00E067A3">
                  <w:delText xml:space="preserve">                                      &lt;xs:enumeration value="copper"/&gt;</w:delText>
                </w:r>
              </w:del>
            </w:ins>
          </w:p>
          <w:p w14:paraId="0BB0675F" w14:textId="327CC94B" w:rsidR="00874469" w:rsidDel="00E067A3" w:rsidRDefault="00874469">
            <w:pPr>
              <w:pStyle w:val="Appx"/>
              <w:rPr>
                <w:ins w:id="10229" w:author="aas" w:date="2013-10-14T02:06:00Z"/>
                <w:del w:id="10230" w:author="Anees Shaikh" w:date="2013-10-19T02:16:00Z"/>
              </w:rPr>
              <w:pPrChange w:id="10231" w:author="Anees Shaikh" w:date="2013-10-19T02:16:00Z">
                <w:pPr>
                  <w:pStyle w:val="XML1"/>
                </w:pPr>
              </w:pPrChange>
            </w:pPr>
            <w:ins w:id="10232" w:author="aas" w:date="2013-10-14T02:06:00Z">
              <w:del w:id="10233" w:author="Anees Shaikh" w:date="2013-10-19T02:16:00Z">
                <w:r w:rsidDel="00E067A3">
                  <w:delText xml:space="preserve">                                      &lt;xs:enumeration value="fiber"/&gt;</w:delText>
                </w:r>
              </w:del>
            </w:ins>
          </w:p>
          <w:p w14:paraId="097A64CF" w14:textId="78431437" w:rsidR="00874469" w:rsidDel="00E067A3" w:rsidRDefault="00874469">
            <w:pPr>
              <w:pStyle w:val="Appx"/>
              <w:rPr>
                <w:ins w:id="10234" w:author="aas" w:date="2013-10-14T02:06:00Z"/>
                <w:del w:id="10235" w:author="Anees Shaikh" w:date="2013-10-19T02:16:00Z"/>
              </w:rPr>
              <w:pPrChange w:id="10236" w:author="Anees Shaikh" w:date="2013-10-19T02:16:00Z">
                <w:pPr>
                  <w:pStyle w:val="XML1"/>
                </w:pPr>
              </w:pPrChange>
            </w:pPr>
            <w:ins w:id="10237" w:author="aas" w:date="2013-10-14T02:06:00Z">
              <w:del w:id="10238" w:author="Anees Shaikh" w:date="2013-10-19T02:16:00Z">
                <w:r w:rsidDel="00E067A3">
                  <w:delText xml:space="preserve">                                    &lt;/xs:restriction&gt;</w:delText>
                </w:r>
              </w:del>
            </w:ins>
          </w:p>
          <w:p w14:paraId="3779FCA4" w14:textId="406B773E" w:rsidR="00874469" w:rsidDel="00E067A3" w:rsidRDefault="00874469">
            <w:pPr>
              <w:pStyle w:val="Appx"/>
              <w:rPr>
                <w:ins w:id="10239" w:author="aas" w:date="2013-10-14T02:06:00Z"/>
                <w:del w:id="10240" w:author="Anees Shaikh" w:date="2013-10-19T02:16:00Z"/>
              </w:rPr>
              <w:pPrChange w:id="10241" w:author="Anees Shaikh" w:date="2013-10-19T02:16:00Z">
                <w:pPr>
                  <w:pStyle w:val="XML1"/>
                </w:pPr>
              </w:pPrChange>
            </w:pPr>
            <w:ins w:id="10242" w:author="aas" w:date="2013-10-14T02:06:00Z">
              <w:del w:id="10243" w:author="Anees Shaikh" w:date="2013-10-19T02:16:00Z">
                <w:r w:rsidDel="00E067A3">
                  <w:delText xml:space="preserve">                                  &lt;/xs:simpleType&gt;</w:delText>
                </w:r>
              </w:del>
            </w:ins>
          </w:p>
          <w:p w14:paraId="5DDDF632" w14:textId="75CA69B3" w:rsidR="00874469" w:rsidDel="00E067A3" w:rsidRDefault="00874469">
            <w:pPr>
              <w:pStyle w:val="Appx"/>
              <w:rPr>
                <w:ins w:id="10244" w:author="aas" w:date="2013-10-14T02:06:00Z"/>
                <w:del w:id="10245" w:author="Anees Shaikh" w:date="2013-10-19T02:16:00Z"/>
              </w:rPr>
              <w:pPrChange w:id="10246" w:author="Anees Shaikh" w:date="2013-10-19T02:16:00Z">
                <w:pPr>
                  <w:pStyle w:val="XML1"/>
                </w:pPr>
              </w:pPrChange>
            </w:pPr>
            <w:ins w:id="10247" w:author="aas" w:date="2013-10-14T02:06:00Z">
              <w:del w:id="10248" w:author="Anees Shaikh" w:date="2013-10-19T02:16:00Z">
                <w:r w:rsidDel="00E067A3">
                  <w:delText xml:space="preserve">                                &lt;/xs:element&gt;</w:delText>
                </w:r>
              </w:del>
            </w:ins>
          </w:p>
          <w:p w14:paraId="273AB51B" w14:textId="7145F29B" w:rsidR="00874469" w:rsidDel="00E067A3" w:rsidRDefault="00874469">
            <w:pPr>
              <w:pStyle w:val="Appx"/>
              <w:rPr>
                <w:ins w:id="10249" w:author="aas" w:date="2013-10-14T02:06:00Z"/>
                <w:del w:id="10250" w:author="Anees Shaikh" w:date="2013-10-19T02:16:00Z"/>
              </w:rPr>
              <w:pPrChange w:id="10251" w:author="Anees Shaikh" w:date="2013-10-19T02:16:00Z">
                <w:pPr>
                  <w:pStyle w:val="XML1"/>
                </w:pPr>
              </w:pPrChange>
            </w:pPr>
            <w:ins w:id="10252" w:author="aas" w:date="2013-10-14T02:06:00Z">
              <w:del w:id="10253" w:author="Anees Shaikh" w:date="2013-10-19T02:16:00Z">
                <w:r w:rsidDel="00E067A3">
                  <w:delText xml:space="preserve">                                &lt;xs:element name="pause"&gt;</w:delText>
                </w:r>
              </w:del>
            </w:ins>
          </w:p>
          <w:p w14:paraId="12429797" w14:textId="7A6BFC78" w:rsidR="00874469" w:rsidDel="00E067A3" w:rsidRDefault="00874469">
            <w:pPr>
              <w:pStyle w:val="Appx"/>
              <w:rPr>
                <w:ins w:id="10254" w:author="aas" w:date="2013-10-14T02:06:00Z"/>
                <w:del w:id="10255" w:author="Anees Shaikh" w:date="2013-10-19T02:16:00Z"/>
              </w:rPr>
              <w:pPrChange w:id="10256" w:author="Anees Shaikh" w:date="2013-10-19T02:16:00Z">
                <w:pPr>
                  <w:pStyle w:val="XML1"/>
                </w:pPr>
              </w:pPrChange>
            </w:pPr>
            <w:ins w:id="10257" w:author="aas" w:date="2013-10-14T02:06:00Z">
              <w:del w:id="10258" w:author="Anees Shaikh" w:date="2013-10-19T02:16:00Z">
                <w:r w:rsidDel="00E067A3">
                  <w:delText xml:space="preserve">                                  &lt;xs:annotation&gt;</w:delText>
                </w:r>
              </w:del>
            </w:ins>
          </w:p>
          <w:p w14:paraId="1FBE39F9" w14:textId="1BC18D6B" w:rsidR="00874469" w:rsidDel="00E067A3" w:rsidRDefault="00874469">
            <w:pPr>
              <w:pStyle w:val="Appx"/>
              <w:rPr>
                <w:ins w:id="10259" w:author="aas" w:date="2013-10-14T02:06:00Z"/>
                <w:del w:id="10260" w:author="Anees Shaikh" w:date="2013-10-19T02:16:00Z"/>
              </w:rPr>
              <w:pPrChange w:id="10261" w:author="Anees Shaikh" w:date="2013-10-19T02:16:00Z">
                <w:pPr>
                  <w:pStyle w:val="XML1"/>
                </w:pPr>
              </w:pPrChange>
            </w:pPr>
            <w:ins w:id="10262" w:author="aas" w:date="2013-10-14T02:06:00Z">
              <w:del w:id="10263" w:author="Anees Shaikh" w:date="2013-10-19T02:16:00Z">
                <w:r w:rsidDel="00E067A3">
                  <w:delText xml:space="preserve">                                    &lt;xs:documentation&gt;</w:delText>
                </w:r>
              </w:del>
            </w:ins>
          </w:p>
          <w:p w14:paraId="5FC2CF2F" w14:textId="6B5B053B" w:rsidR="00874469" w:rsidDel="00E067A3" w:rsidRDefault="00874469">
            <w:pPr>
              <w:pStyle w:val="Appx"/>
              <w:rPr>
                <w:ins w:id="10264" w:author="aas" w:date="2013-10-14T02:06:00Z"/>
                <w:del w:id="10265" w:author="Anees Shaikh" w:date="2013-10-19T02:16:00Z"/>
              </w:rPr>
              <w:pPrChange w:id="10266" w:author="Anees Shaikh" w:date="2013-10-19T02:16:00Z">
                <w:pPr>
                  <w:pStyle w:val="XML1"/>
                </w:pPr>
              </w:pPrChange>
            </w:pPr>
            <w:ins w:id="10267" w:author="aas" w:date="2013-10-14T02:06:00Z">
              <w:del w:id="10268" w:author="Anees Shaikh" w:date="2013-10-19T02:16:00Z">
                <w:r w:rsidDel="00E067A3">
                  <w:delText xml:space="preserve">                                      Specifies if pausing of transmission is supported at all and if yes if</w:delText>
                </w:r>
              </w:del>
            </w:ins>
          </w:p>
          <w:p w14:paraId="4F933416" w14:textId="1DE48D97" w:rsidR="00874469" w:rsidDel="00E067A3" w:rsidRDefault="00874469">
            <w:pPr>
              <w:pStyle w:val="Appx"/>
              <w:rPr>
                <w:ins w:id="10269" w:author="aas" w:date="2013-10-14T02:06:00Z"/>
                <w:del w:id="10270" w:author="Anees Shaikh" w:date="2013-10-19T02:16:00Z"/>
              </w:rPr>
              <w:pPrChange w:id="10271" w:author="Anees Shaikh" w:date="2013-10-19T02:16:00Z">
                <w:pPr>
                  <w:pStyle w:val="XML1"/>
                </w:pPr>
              </w:pPrChange>
            </w:pPr>
            <w:ins w:id="10272" w:author="aas" w:date="2013-10-14T02:06:00Z">
              <w:del w:id="10273" w:author="Anees Shaikh" w:date="2013-10-19T02:16:00Z">
                <w:r w:rsidDel="00E067A3">
                  <w:delText xml:space="preserve">                                             it is asymmetric or symmetric.</w:delText>
                </w:r>
              </w:del>
            </w:ins>
          </w:p>
          <w:p w14:paraId="5D420D0D" w14:textId="1E34B912" w:rsidR="00874469" w:rsidDel="00E067A3" w:rsidRDefault="00874469">
            <w:pPr>
              <w:pStyle w:val="Appx"/>
              <w:rPr>
                <w:ins w:id="10274" w:author="aas" w:date="2013-10-14T02:06:00Z"/>
                <w:del w:id="10275" w:author="Anees Shaikh" w:date="2013-10-19T02:16:00Z"/>
              </w:rPr>
              <w:pPrChange w:id="10276" w:author="Anees Shaikh" w:date="2013-10-19T02:16:00Z">
                <w:pPr>
                  <w:pStyle w:val="XML1"/>
                </w:pPr>
              </w:pPrChange>
            </w:pPr>
            <w:ins w:id="10277" w:author="aas" w:date="2013-10-14T02:06:00Z">
              <w:del w:id="10278" w:author="Anees Shaikh" w:date="2013-10-19T02:16:00Z">
                <w:r w:rsidDel="00E067A3">
                  <w:delText xml:space="preserve">                                    &lt;/xs:documentation&gt;</w:delText>
                </w:r>
              </w:del>
            </w:ins>
          </w:p>
          <w:p w14:paraId="49FB9C7D" w14:textId="67AC995D" w:rsidR="00874469" w:rsidDel="00E067A3" w:rsidRDefault="00874469">
            <w:pPr>
              <w:pStyle w:val="Appx"/>
              <w:rPr>
                <w:ins w:id="10279" w:author="aas" w:date="2013-10-14T02:06:00Z"/>
                <w:del w:id="10280" w:author="Anees Shaikh" w:date="2013-10-19T02:16:00Z"/>
              </w:rPr>
              <w:pPrChange w:id="10281" w:author="Anees Shaikh" w:date="2013-10-19T02:16:00Z">
                <w:pPr>
                  <w:pStyle w:val="XML1"/>
                </w:pPr>
              </w:pPrChange>
            </w:pPr>
            <w:ins w:id="10282" w:author="aas" w:date="2013-10-14T02:06:00Z">
              <w:del w:id="10283" w:author="Anees Shaikh" w:date="2013-10-19T02:16:00Z">
                <w:r w:rsidDel="00E067A3">
                  <w:delText xml:space="preserve">                                  &lt;/xs:annotation&gt;</w:delText>
                </w:r>
              </w:del>
            </w:ins>
          </w:p>
          <w:p w14:paraId="54AF4F69" w14:textId="63847CF8" w:rsidR="00874469" w:rsidDel="00E067A3" w:rsidRDefault="00874469">
            <w:pPr>
              <w:pStyle w:val="Appx"/>
              <w:rPr>
                <w:ins w:id="10284" w:author="aas" w:date="2013-10-14T02:06:00Z"/>
                <w:del w:id="10285" w:author="Anees Shaikh" w:date="2013-10-19T02:16:00Z"/>
              </w:rPr>
              <w:pPrChange w:id="10286" w:author="Anees Shaikh" w:date="2013-10-19T02:16:00Z">
                <w:pPr>
                  <w:pStyle w:val="XML1"/>
                </w:pPr>
              </w:pPrChange>
            </w:pPr>
            <w:ins w:id="10287" w:author="aas" w:date="2013-10-14T02:06:00Z">
              <w:del w:id="10288" w:author="Anees Shaikh" w:date="2013-10-19T02:16:00Z">
                <w:r w:rsidDel="00E067A3">
                  <w:delText xml:space="preserve">                                  &lt;xs:simpleType&gt;</w:delText>
                </w:r>
              </w:del>
            </w:ins>
          </w:p>
          <w:p w14:paraId="64864D7A" w14:textId="6CBB1D6B" w:rsidR="00874469" w:rsidDel="00E067A3" w:rsidRDefault="00874469">
            <w:pPr>
              <w:pStyle w:val="Appx"/>
              <w:rPr>
                <w:ins w:id="10289" w:author="aas" w:date="2013-10-14T02:06:00Z"/>
                <w:del w:id="10290" w:author="Anees Shaikh" w:date="2013-10-19T02:16:00Z"/>
              </w:rPr>
              <w:pPrChange w:id="10291" w:author="Anees Shaikh" w:date="2013-10-19T02:16:00Z">
                <w:pPr>
                  <w:pStyle w:val="XML1"/>
                </w:pPr>
              </w:pPrChange>
            </w:pPr>
            <w:ins w:id="10292" w:author="aas" w:date="2013-10-14T02:06:00Z">
              <w:del w:id="10293" w:author="Anees Shaikh" w:date="2013-10-19T02:16:00Z">
                <w:r w:rsidDel="00E067A3">
                  <w:delText xml:space="preserve">                                    &lt;xs:restriction base="xs:string"&gt;</w:delText>
                </w:r>
              </w:del>
            </w:ins>
          </w:p>
          <w:p w14:paraId="0F573576" w14:textId="674AF6FE" w:rsidR="00874469" w:rsidDel="00E067A3" w:rsidRDefault="00874469">
            <w:pPr>
              <w:pStyle w:val="Appx"/>
              <w:rPr>
                <w:ins w:id="10294" w:author="aas" w:date="2013-10-14T02:06:00Z"/>
                <w:del w:id="10295" w:author="Anees Shaikh" w:date="2013-10-19T02:16:00Z"/>
              </w:rPr>
              <w:pPrChange w:id="10296" w:author="Anees Shaikh" w:date="2013-10-19T02:16:00Z">
                <w:pPr>
                  <w:pStyle w:val="XML1"/>
                </w:pPr>
              </w:pPrChange>
            </w:pPr>
            <w:ins w:id="10297" w:author="aas" w:date="2013-10-14T02:06:00Z">
              <w:del w:id="10298" w:author="Anees Shaikh" w:date="2013-10-19T02:16:00Z">
                <w:r w:rsidDel="00E067A3">
                  <w:delText xml:space="preserve">                                      &lt;xs:enumeration value="unsupported"/&gt;</w:delText>
                </w:r>
              </w:del>
            </w:ins>
          </w:p>
          <w:p w14:paraId="1FAAB82D" w14:textId="41F26782" w:rsidR="00874469" w:rsidDel="00E067A3" w:rsidRDefault="00874469">
            <w:pPr>
              <w:pStyle w:val="Appx"/>
              <w:rPr>
                <w:ins w:id="10299" w:author="aas" w:date="2013-10-14T02:06:00Z"/>
                <w:del w:id="10300" w:author="Anees Shaikh" w:date="2013-10-19T02:16:00Z"/>
              </w:rPr>
              <w:pPrChange w:id="10301" w:author="Anees Shaikh" w:date="2013-10-19T02:16:00Z">
                <w:pPr>
                  <w:pStyle w:val="XML1"/>
                </w:pPr>
              </w:pPrChange>
            </w:pPr>
            <w:ins w:id="10302" w:author="aas" w:date="2013-10-14T02:06:00Z">
              <w:del w:id="10303" w:author="Anees Shaikh" w:date="2013-10-19T02:16:00Z">
                <w:r w:rsidDel="00E067A3">
                  <w:delText xml:space="preserve">                                      &lt;xs:enumeration value="symmetric"/&gt;</w:delText>
                </w:r>
              </w:del>
            </w:ins>
          </w:p>
          <w:p w14:paraId="736854AF" w14:textId="0B79BC06" w:rsidR="00874469" w:rsidDel="00E067A3" w:rsidRDefault="00874469">
            <w:pPr>
              <w:pStyle w:val="Appx"/>
              <w:rPr>
                <w:ins w:id="10304" w:author="aas" w:date="2013-10-14T02:06:00Z"/>
                <w:del w:id="10305" w:author="Anees Shaikh" w:date="2013-10-19T02:16:00Z"/>
              </w:rPr>
              <w:pPrChange w:id="10306" w:author="Anees Shaikh" w:date="2013-10-19T02:16:00Z">
                <w:pPr>
                  <w:pStyle w:val="XML1"/>
                </w:pPr>
              </w:pPrChange>
            </w:pPr>
            <w:ins w:id="10307" w:author="aas" w:date="2013-10-14T02:06:00Z">
              <w:del w:id="10308" w:author="Anees Shaikh" w:date="2013-10-19T02:16:00Z">
                <w:r w:rsidDel="00E067A3">
                  <w:delText xml:space="preserve">                                      &lt;xs:enumeration value="asymmetric"/&gt;</w:delText>
                </w:r>
              </w:del>
            </w:ins>
          </w:p>
          <w:p w14:paraId="0485C293" w14:textId="582EE4D4" w:rsidR="00874469" w:rsidDel="00E067A3" w:rsidRDefault="00874469">
            <w:pPr>
              <w:pStyle w:val="Appx"/>
              <w:rPr>
                <w:ins w:id="10309" w:author="aas" w:date="2013-10-14T02:06:00Z"/>
                <w:del w:id="10310" w:author="Anees Shaikh" w:date="2013-10-19T02:16:00Z"/>
              </w:rPr>
              <w:pPrChange w:id="10311" w:author="Anees Shaikh" w:date="2013-10-19T02:16:00Z">
                <w:pPr>
                  <w:pStyle w:val="XML1"/>
                </w:pPr>
              </w:pPrChange>
            </w:pPr>
            <w:ins w:id="10312" w:author="aas" w:date="2013-10-14T02:06:00Z">
              <w:del w:id="10313" w:author="Anees Shaikh" w:date="2013-10-19T02:16:00Z">
                <w:r w:rsidDel="00E067A3">
                  <w:delText xml:space="preserve">                                    &lt;/xs:restriction&gt;</w:delText>
                </w:r>
              </w:del>
            </w:ins>
          </w:p>
          <w:p w14:paraId="1A8644C4" w14:textId="158558FC" w:rsidR="00874469" w:rsidDel="00E067A3" w:rsidRDefault="00874469">
            <w:pPr>
              <w:pStyle w:val="Appx"/>
              <w:rPr>
                <w:ins w:id="10314" w:author="aas" w:date="2013-10-14T02:06:00Z"/>
                <w:del w:id="10315" w:author="Anees Shaikh" w:date="2013-10-19T02:16:00Z"/>
              </w:rPr>
              <w:pPrChange w:id="10316" w:author="Anees Shaikh" w:date="2013-10-19T02:16:00Z">
                <w:pPr>
                  <w:pStyle w:val="XML1"/>
                </w:pPr>
              </w:pPrChange>
            </w:pPr>
            <w:ins w:id="10317" w:author="aas" w:date="2013-10-14T02:06:00Z">
              <w:del w:id="10318" w:author="Anees Shaikh" w:date="2013-10-19T02:16:00Z">
                <w:r w:rsidDel="00E067A3">
                  <w:delText xml:space="preserve">                                  &lt;/xs:simpleType&gt;</w:delText>
                </w:r>
              </w:del>
            </w:ins>
          </w:p>
          <w:p w14:paraId="2C08D1FF" w14:textId="37B385A7" w:rsidR="00874469" w:rsidDel="00E067A3" w:rsidRDefault="00874469">
            <w:pPr>
              <w:pStyle w:val="Appx"/>
              <w:rPr>
                <w:ins w:id="10319" w:author="aas" w:date="2013-10-14T02:06:00Z"/>
                <w:del w:id="10320" w:author="Anees Shaikh" w:date="2013-10-19T02:16:00Z"/>
              </w:rPr>
              <w:pPrChange w:id="10321" w:author="Anees Shaikh" w:date="2013-10-19T02:16:00Z">
                <w:pPr>
                  <w:pStyle w:val="XML1"/>
                </w:pPr>
              </w:pPrChange>
            </w:pPr>
            <w:ins w:id="10322" w:author="aas" w:date="2013-10-14T02:06:00Z">
              <w:del w:id="10323" w:author="Anees Shaikh" w:date="2013-10-19T02:16:00Z">
                <w:r w:rsidDel="00E067A3">
                  <w:delText xml:space="preserve">                                &lt;/xs:element&gt;</w:delText>
                </w:r>
              </w:del>
            </w:ins>
          </w:p>
          <w:p w14:paraId="696CDF5A" w14:textId="7D1B23CB" w:rsidR="00874469" w:rsidDel="00E067A3" w:rsidRDefault="00874469">
            <w:pPr>
              <w:pStyle w:val="Appx"/>
              <w:rPr>
                <w:ins w:id="10324" w:author="aas" w:date="2013-10-14T02:06:00Z"/>
                <w:del w:id="10325" w:author="Anees Shaikh" w:date="2013-10-19T02:16:00Z"/>
              </w:rPr>
              <w:pPrChange w:id="10326" w:author="Anees Shaikh" w:date="2013-10-19T02:16:00Z">
                <w:pPr>
                  <w:pStyle w:val="XML1"/>
                </w:pPr>
              </w:pPrChange>
            </w:pPr>
            <w:ins w:id="10327" w:author="aas" w:date="2013-10-14T02:06:00Z">
              <w:del w:id="10328" w:author="Anees Shaikh" w:date="2013-10-19T02:16:00Z">
                <w:r w:rsidDel="00E067A3">
                  <w:delText xml:space="preserve">                                &lt;xs:any minOccurs="0" maxOccurs="unbounded"</w:delText>
                </w:r>
              </w:del>
            </w:ins>
          </w:p>
          <w:p w14:paraId="10C176FC" w14:textId="15391191" w:rsidR="00874469" w:rsidDel="00E067A3" w:rsidRDefault="00874469">
            <w:pPr>
              <w:pStyle w:val="Appx"/>
              <w:rPr>
                <w:ins w:id="10329" w:author="aas" w:date="2013-10-14T02:06:00Z"/>
                <w:del w:id="10330" w:author="Anees Shaikh" w:date="2013-10-19T02:16:00Z"/>
              </w:rPr>
              <w:pPrChange w:id="10331" w:author="Anees Shaikh" w:date="2013-10-19T02:16:00Z">
                <w:pPr>
                  <w:pStyle w:val="XML1"/>
                </w:pPr>
              </w:pPrChange>
            </w:pPr>
            <w:ins w:id="10332" w:author="aas" w:date="2013-10-14T02:06:00Z">
              <w:del w:id="10333" w:author="Anees Shaikh" w:date="2013-10-19T02:16:00Z">
                <w:r w:rsidDel="00E067A3">
                  <w:delText xml:space="preserve">                                        namespace="##other" processContents="lax"/&gt;</w:delText>
                </w:r>
              </w:del>
            </w:ins>
          </w:p>
          <w:p w14:paraId="68FE5B9D" w14:textId="10FE4DE8" w:rsidR="00874469" w:rsidDel="00E067A3" w:rsidRDefault="00874469">
            <w:pPr>
              <w:pStyle w:val="Appx"/>
              <w:rPr>
                <w:ins w:id="10334" w:author="aas" w:date="2013-10-14T02:06:00Z"/>
                <w:del w:id="10335" w:author="Anees Shaikh" w:date="2013-10-19T02:16:00Z"/>
              </w:rPr>
              <w:pPrChange w:id="10336" w:author="Anees Shaikh" w:date="2013-10-19T02:16:00Z">
                <w:pPr>
                  <w:pStyle w:val="XML1"/>
                </w:pPr>
              </w:pPrChange>
            </w:pPr>
            <w:ins w:id="10337" w:author="aas" w:date="2013-10-14T02:06:00Z">
              <w:del w:id="10338" w:author="Anees Shaikh" w:date="2013-10-19T02:16:00Z">
                <w:r w:rsidDel="00E067A3">
                  <w:delText xml:space="preserve">                              &lt;/xs:sequence&gt;</w:delText>
                </w:r>
              </w:del>
            </w:ins>
          </w:p>
          <w:p w14:paraId="010D8D7A" w14:textId="06FF7D33" w:rsidR="00874469" w:rsidDel="00E067A3" w:rsidRDefault="00874469">
            <w:pPr>
              <w:pStyle w:val="Appx"/>
              <w:rPr>
                <w:ins w:id="10339" w:author="aas" w:date="2013-10-14T02:06:00Z"/>
                <w:del w:id="10340" w:author="Anees Shaikh" w:date="2013-10-19T02:16:00Z"/>
              </w:rPr>
              <w:pPrChange w:id="10341" w:author="Anees Shaikh" w:date="2013-10-19T02:16:00Z">
                <w:pPr>
                  <w:pStyle w:val="XML1"/>
                </w:pPr>
              </w:pPrChange>
            </w:pPr>
            <w:ins w:id="10342" w:author="aas" w:date="2013-10-14T02:06:00Z">
              <w:del w:id="10343" w:author="Anees Shaikh" w:date="2013-10-19T02:16:00Z">
                <w:r w:rsidDel="00E067A3">
                  <w:delText xml:space="preserve">                            &lt;/xs:complexType&gt;</w:delText>
                </w:r>
              </w:del>
            </w:ins>
          </w:p>
          <w:p w14:paraId="7FF922F6" w14:textId="1272BEAF" w:rsidR="00874469" w:rsidDel="00E067A3" w:rsidRDefault="00874469">
            <w:pPr>
              <w:pStyle w:val="Appx"/>
              <w:rPr>
                <w:ins w:id="10344" w:author="aas" w:date="2013-10-14T02:06:00Z"/>
                <w:del w:id="10345" w:author="Anees Shaikh" w:date="2013-10-19T02:16:00Z"/>
              </w:rPr>
              <w:pPrChange w:id="10346" w:author="Anees Shaikh" w:date="2013-10-19T02:16:00Z">
                <w:pPr>
                  <w:pStyle w:val="XML1"/>
                </w:pPr>
              </w:pPrChange>
            </w:pPr>
            <w:ins w:id="10347" w:author="aas" w:date="2013-10-14T02:06:00Z">
              <w:del w:id="10348" w:author="Anees Shaikh" w:date="2013-10-19T02:16:00Z">
                <w:r w:rsidDel="00E067A3">
                  <w:delText xml:space="preserve">                          &lt;/xs:element&gt;</w:delText>
                </w:r>
              </w:del>
            </w:ins>
          </w:p>
          <w:p w14:paraId="13BF2691" w14:textId="5709F90B" w:rsidR="00874469" w:rsidDel="00E067A3" w:rsidRDefault="00874469">
            <w:pPr>
              <w:pStyle w:val="Appx"/>
              <w:rPr>
                <w:ins w:id="10349" w:author="aas" w:date="2013-10-14T02:06:00Z"/>
                <w:del w:id="10350" w:author="Anees Shaikh" w:date="2013-10-19T02:16:00Z"/>
              </w:rPr>
              <w:pPrChange w:id="10351" w:author="Anees Shaikh" w:date="2013-10-19T02:16:00Z">
                <w:pPr>
                  <w:pStyle w:val="XML1"/>
                </w:pPr>
              </w:pPrChange>
            </w:pPr>
            <w:ins w:id="10352" w:author="aas" w:date="2013-10-14T02:06:00Z">
              <w:del w:id="10353" w:author="Anees Shaikh" w:date="2013-10-19T02:16:00Z">
                <w:r w:rsidDel="00E067A3">
                  <w:delText xml:space="preserve">                          &lt;xs:element name="advertised-peer" minOccurs="0"&gt;</w:delText>
                </w:r>
              </w:del>
            </w:ins>
          </w:p>
          <w:p w14:paraId="2737369C" w14:textId="34A4010D" w:rsidR="00874469" w:rsidDel="00E067A3" w:rsidRDefault="00874469">
            <w:pPr>
              <w:pStyle w:val="Appx"/>
              <w:rPr>
                <w:ins w:id="10354" w:author="aas" w:date="2013-10-14T02:06:00Z"/>
                <w:del w:id="10355" w:author="Anees Shaikh" w:date="2013-10-19T02:16:00Z"/>
              </w:rPr>
              <w:pPrChange w:id="10356" w:author="Anees Shaikh" w:date="2013-10-19T02:16:00Z">
                <w:pPr>
                  <w:pStyle w:val="XML1"/>
                </w:pPr>
              </w:pPrChange>
            </w:pPr>
            <w:ins w:id="10357" w:author="aas" w:date="2013-10-14T02:06:00Z">
              <w:del w:id="10358" w:author="Anees Shaikh" w:date="2013-10-19T02:16:00Z">
                <w:r w:rsidDel="00E067A3">
                  <w:delText xml:space="preserve">                            &lt;xs:annotation&gt;</w:delText>
                </w:r>
              </w:del>
            </w:ins>
          </w:p>
          <w:p w14:paraId="0C36BF6A" w14:textId="46D13313" w:rsidR="00874469" w:rsidDel="00E067A3" w:rsidRDefault="00874469">
            <w:pPr>
              <w:pStyle w:val="Appx"/>
              <w:rPr>
                <w:ins w:id="10359" w:author="aas" w:date="2013-10-14T02:06:00Z"/>
                <w:del w:id="10360" w:author="Anees Shaikh" w:date="2013-10-19T02:16:00Z"/>
              </w:rPr>
              <w:pPrChange w:id="10361" w:author="Anees Shaikh" w:date="2013-10-19T02:16:00Z">
                <w:pPr>
                  <w:pStyle w:val="XML1"/>
                </w:pPr>
              </w:pPrChange>
            </w:pPr>
            <w:ins w:id="10362" w:author="aas" w:date="2013-10-14T02:06:00Z">
              <w:del w:id="10363" w:author="Anees Shaikh" w:date="2013-10-19T02:16:00Z">
                <w:r w:rsidDel="00E067A3">
                  <w:delText xml:space="preserve">                              &lt;xs:documentation&gt;</w:delText>
                </w:r>
              </w:del>
            </w:ins>
          </w:p>
          <w:p w14:paraId="2B59F696" w14:textId="62A144D4" w:rsidR="00874469" w:rsidDel="00E067A3" w:rsidRDefault="00874469">
            <w:pPr>
              <w:pStyle w:val="Appx"/>
              <w:rPr>
                <w:ins w:id="10364" w:author="aas" w:date="2013-10-14T02:06:00Z"/>
                <w:del w:id="10365" w:author="Anees Shaikh" w:date="2013-10-19T02:16:00Z"/>
              </w:rPr>
              <w:pPrChange w:id="10366" w:author="Anees Shaikh" w:date="2013-10-19T02:16:00Z">
                <w:pPr>
                  <w:pStyle w:val="XML1"/>
                </w:pPr>
              </w:pPrChange>
            </w:pPr>
            <w:ins w:id="10367" w:author="aas" w:date="2013-10-14T02:06:00Z">
              <w:del w:id="10368" w:author="Anees Shaikh" w:date="2013-10-19T02:16:00Z">
                <w:r w:rsidDel="00E067A3">
                  <w:delText xml:space="preserve">                                The features (rates, duplex, etc.) that are currently advertised by the</w:delText>
                </w:r>
              </w:del>
            </w:ins>
          </w:p>
          <w:p w14:paraId="3555B15C" w14:textId="5FDA6C8E" w:rsidR="00874469" w:rsidDel="00E067A3" w:rsidRDefault="00874469">
            <w:pPr>
              <w:pStyle w:val="Appx"/>
              <w:rPr>
                <w:ins w:id="10369" w:author="aas" w:date="2013-10-14T02:06:00Z"/>
                <w:del w:id="10370" w:author="Anees Shaikh" w:date="2013-10-19T02:16:00Z"/>
              </w:rPr>
              <w:pPrChange w:id="10371" w:author="Anees Shaikh" w:date="2013-10-19T02:16:00Z">
                <w:pPr>
                  <w:pStyle w:val="XML1"/>
                </w:pPr>
              </w:pPrChange>
            </w:pPr>
            <w:ins w:id="10372" w:author="aas" w:date="2013-10-14T02:06:00Z">
              <w:del w:id="10373" w:author="Anees Shaikh" w:date="2013-10-19T02:16:00Z">
                <w:r w:rsidDel="00E067A3">
                  <w:delText xml:space="preserve">                                       peer port.</w:delText>
                </w:r>
              </w:del>
            </w:ins>
          </w:p>
          <w:p w14:paraId="3381DA3C" w14:textId="598360DF" w:rsidR="00874469" w:rsidDel="00E067A3" w:rsidRDefault="00874469">
            <w:pPr>
              <w:pStyle w:val="Appx"/>
              <w:rPr>
                <w:ins w:id="10374" w:author="aas" w:date="2013-10-14T02:06:00Z"/>
                <w:del w:id="10375" w:author="Anees Shaikh" w:date="2013-10-19T02:16:00Z"/>
              </w:rPr>
              <w:pPrChange w:id="10376" w:author="Anees Shaikh" w:date="2013-10-19T02:16:00Z">
                <w:pPr>
                  <w:pStyle w:val="XML1"/>
                </w:pPr>
              </w:pPrChange>
            </w:pPr>
            <w:ins w:id="10377" w:author="aas" w:date="2013-10-14T02:06:00Z">
              <w:del w:id="10378" w:author="Anees Shaikh" w:date="2013-10-19T02:16:00Z">
                <w:r w:rsidDel="00E067A3">
                  <w:delText xml:space="preserve">                              &lt;/xs:documentation&gt;</w:delText>
                </w:r>
              </w:del>
            </w:ins>
          </w:p>
          <w:p w14:paraId="179DF209" w14:textId="3FEC676D" w:rsidR="00874469" w:rsidDel="00E067A3" w:rsidRDefault="00874469">
            <w:pPr>
              <w:pStyle w:val="Appx"/>
              <w:rPr>
                <w:ins w:id="10379" w:author="aas" w:date="2013-10-14T02:06:00Z"/>
                <w:del w:id="10380" w:author="Anees Shaikh" w:date="2013-10-19T02:16:00Z"/>
              </w:rPr>
              <w:pPrChange w:id="10381" w:author="Anees Shaikh" w:date="2013-10-19T02:16:00Z">
                <w:pPr>
                  <w:pStyle w:val="XML1"/>
                </w:pPr>
              </w:pPrChange>
            </w:pPr>
            <w:ins w:id="10382" w:author="aas" w:date="2013-10-14T02:06:00Z">
              <w:del w:id="10383" w:author="Anees Shaikh" w:date="2013-10-19T02:16:00Z">
                <w:r w:rsidDel="00E067A3">
                  <w:delText xml:space="preserve">                            &lt;/xs:annotation&gt;</w:delText>
                </w:r>
              </w:del>
            </w:ins>
          </w:p>
          <w:p w14:paraId="215B0CA0" w14:textId="6B48A00E" w:rsidR="00874469" w:rsidDel="00E067A3" w:rsidRDefault="00874469">
            <w:pPr>
              <w:pStyle w:val="Appx"/>
              <w:rPr>
                <w:ins w:id="10384" w:author="aas" w:date="2013-10-14T02:06:00Z"/>
                <w:del w:id="10385" w:author="Anees Shaikh" w:date="2013-10-19T02:16:00Z"/>
              </w:rPr>
              <w:pPrChange w:id="10386" w:author="Anees Shaikh" w:date="2013-10-19T02:16:00Z">
                <w:pPr>
                  <w:pStyle w:val="XML1"/>
                </w:pPr>
              </w:pPrChange>
            </w:pPr>
            <w:ins w:id="10387" w:author="aas" w:date="2013-10-14T02:06:00Z">
              <w:del w:id="10388" w:author="Anees Shaikh" w:date="2013-10-19T02:16:00Z">
                <w:r w:rsidDel="00E067A3">
                  <w:delText xml:space="preserve">                            &lt;xs:complexType&gt;</w:delText>
                </w:r>
              </w:del>
            </w:ins>
          </w:p>
          <w:p w14:paraId="3D00294C" w14:textId="5C3122A9" w:rsidR="00874469" w:rsidDel="00E067A3" w:rsidRDefault="00874469">
            <w:pPr>
              <w:pStyle w:val="Appx"/>
              <w:rPr>
                <w:ins w:id="10389" w:author="aas" w:date="2013-10-14T02:06:00Z"/>
                <w:del w:id="10390" w:author="Anees Shaikh" w:date="2013-10-19T02:16:00Z"/>
              </w:rPr>
              <w:pPrChange w:id="10391" w:author="Anees Shaikh" w:date="2013-10-19T02:16:00Z">
                <w:pPr>
                  <w:pStyle w:val="XML1"/>
                </w:pPr>
              </w:pPrChange>
            </w:pPr>
            <w:ins w:id="10392" w:author="aas" w:date="2013-10-14T02:06:00Z">
              <w:del w:id="10393" w:author="Anees Shaikh" w:date="2013-10-19T02:16:00Z">
                <w:r w:rsidDel="00E067A3">
                  <w:delText xml:space="preserve">                              &lt;xs:sequence&gt;</w:delText>
                </w:r>
              </w:del>
            </w:ins>
          </w:p>
          <w:p w14:paraId="4A3D13E9" w14:textId="640B84AF" w:rsidR="00874469" w:rsidDel="00E067A3" w:rsidRDefault="00874469">
            <w:pPr>
              <w:pStyle w:val="Appx"/>
              <w:rPr>
                <w:ins w:id="10394" w:author="aas" w:date="2013-10-14T02:06:00Z"/>
                <w:del w:id="10395" w:author="Anees Shaikh" w:date="2013-10-19T02:16:00Z"/>
              </w:rPr>
              <w:pPrChange w:id="10396" w:author="Anees Shaikh" w:date="2013-10-19T02:16:00Z">
                <w:pPr>
                  <w:pStyle w:val="XML1"/>
                </w:pPr>
              </w:pPrChange>
            </w:pPr>
            <w:ins w:id="10397" w:author="aas" w:date="2013-10-14T02:06:00Z">
              <w:del w:id="10398" w:author="Anees Shaikh" w:date="2013-10-19T02:16:00Z">
                <w:r w:rsidDel="00E067A3">
                  <w:delText xml:space="preserve">                                &lt;xs:element name="rate" minOccurs="1" maxOccurs="unbounded"  type="OFPortRateType"&gt;</w:delText>
                </w:r>
              </w:del>
            </w:ins>
          </w:p>
          <w:p w14:paraId="2431C08A" w14:textId="5222F6B3" w:rsidR="00874469" w:rsidDel="00E067A3" w:rsidRDefault="00874469">
            <w:pPr>
              <w:pStyle w:val="Appx"/>
              <w:rPr>
                <w:ins w:id="10399" w:author="aas" w:date="2013-10-14T02:06:00Z"/>
                <w:del w:id="10400" w:author="Anees Shaikh" w:date="2013-10-19T02:16:00Z"/>
              </w:rPr>
              <w:pPrChange w:id="10401" w:author="Anees Shaikh" w:date="2013-10-19T02:16:00Z">
                <w:pPr>
                  <w:pStyle w:val="XML1"/>
                </w:pPr>
              </w:pPrChange>
            </w:pPr>
            <w:ins w:id="10402" w:author="aas" w:date="2013-10-14T02:06:00Z">
              <w:del w:id="10403" w:author="Anees Shaikh" w:date="2013-10-19T02:16:00Z">
                <w:r w:rsidDel="00E067A3">
                  <w:delText xml:space="preserve">                                  &lt;xs:annotation&gt;</w:delText>
                </w:r>
              </w:del>
            </w:ins>
          </w:p>
          <w:p w14:paraId="23B44161" w14:textId="225F18E1" w:rsidR="00874469" w:rsidDel="00E067A3" w:rsidRDefault="00874469">
            <w:pPr>
              <w:pStyle w:val="Appx"/>
              <w:rPr>
                <w:ins w:id="10404" w:author="aas" w:date="2013-10-14T02:06:00Z"/>
                <w:del w:id="10405" w:author="Anees Shaikh" w:date="2013-10-19T02:16:00Z"/>
              </w:rPr>
              <w:pPrChange w:id="10406" w:author="Anees Shaikh" w:date="2013-10-19T02:16:00Z">
                <w:pPr>
                  <w:pStyle w:val="XML1"/>
                </w:pPr>
              </w:pPrChange>
            </w:pPr>
            <w:ins w:id="10407" w:author="aas" w:date="2013-10-14T02:06:00Z">
              <w:del w:id="10408" w:author="Anees Shaikh" w:date="2013-10-19T02:16:00Z">
                <w:r w:rsidDel="00E067A3">
                  <w:delText xml:space="preserve">                                    &lt;xs:documentation&gt;</w:delText>
                </w:r>
              </w:del>
            </w:ins>
          </w:p>
          <w:p w14:paraId="553CF882" w14:textId="354A4023" w:rsidR="00874469" w:rsidDel="00E067A3" w:rsidRDefault="00874469">
            <w:pPr>
              <w:pStyle w:val="Appx"/>
              <w:rPr>
                <w:ins w:id="10409" w:author="aas" w:date="2013-10-14T02:06:00Z"/>
                <w:del w:id="10410" w:author="Anees Shaikh" w:date="2013-10-19T02:16:00Z"/>
              </w:rPr>
              <w:pPrChange w:id="10411" w:author="Anees Shaikh" w:date="2013-10-19T02:16:00Z">
                <w:pPr>
                  <w:pStyle w:val="XML1"/>
                </w:pPr>
              </w:pPrChange>
            </w:pPr>
            <w:ins w:id="10412" w:author="aas" w:date="2013-10-14T02:06:00Z">
              <w:del w:id="10413" w:author="Anees Shaikh" w:date="2013-10-19T02:16:00Z">
                <w:r w:rsidDel="00E067A3">
                  <w:delText xml:space="preserve">                                      The transmission rate that is supported or advertised. Multiple</w:delText>
                </w:r>
              </w:del>
            </w:ins>
          </w:p>
          <w:p w14:paraId="1F167E00" w14:textId="083E77DB" w:rsidR="00874469" w:rsidDel="00E067A3" w:rsidRDefault="00874469">
            <w:pPr>
              <w:pStyle w:val="Appx"/>
              <w:rPr>
                <w:ins w:id="10414" w:author="aas" w:date="2013-10-14T02:06:00Z"/>
                <w:del w:id="10415" w:author="Anees Shaikh" w:date="2013-10-19T02:16:00Z"/>
              </w:rPr>
              <w:pPrChange w:id="10416" w:author="Anees Shaikh" w:date="2013-10-19T02:16:00Z">
                <w:pPr>
                  <w:pStyle w:val="XML1"/>
                </w:pPr>
              </w:pPrChange>
            </w:pPr>
            <w:ins w:id="10417" w:author="aas" w:date="2013-10-14T02:06:00Z">
              <w:del w:id="10418" w:author="Anees Shaikh" w:date="2013-10-19T02:16:00Z">
                <w:r w:rsidDel="00E067A3">
                  <w:delText xml:space="preserve">                                             transmissions rates are allowed.</w:delText>
                </w:r>
              </w:del>
            </w:ins>
          </w:p>
          <w:p w14:paraId="3CEC999F" w14:textId="5F88D204" w:rsidR="00874469" w:rsidDel="00E067A3" w:rsidRDefault="00874469">
            <w:pPr>
              <w:pStyle w:val="Appx"/>
              <w:rPr>
                <w:ins w:id="10419" w:author="aas" w:date="2013-10-14T02:06:00Z"/>
                <w:del w:id="10420" w:author="Anees Shaikh" w:date="2013-10-19T02:16:00Z"/>
              </w:rPr>
              <w:pPrChange w:id="10421" w:author="Anees Shaikh" w:date="2013-10-19T02:16:00Z">
                <w:pPr>
                  <w:pStyle w:val="XML1"/>
                </w:pPr>
              </w:pPrChange>
            </w:pPr>
            <w:ins w:id="10422" w:author="aas" w:date="2013-10-14T02:06:00Z">
              <w:del w:id="10423" w:author="Anees Shaikh" w:date="2013-10-19T02:16:00Z">
                <w:r w:rsidDel="00E067A3">
                  <w:delText xml:space="preserve">                                    &lt;/xs:documentation&gt;</w:delText>
                </w:r>
              </w:del>
            </w:ins>
          </w:p>
          <w:p w14:paraId="5BCE3783" w14:textId="1EEDCBE8" w:rsidR="00874469" w:rsidDel="00E067A3" w:rsidRDefault="00874469">
            <w:pPr>
              <w:pStyle w:val="Appx"/>
              <w:rPr>
                <w:ins w:id="10424" w:author="aas" w:date="2013-10-14T02:06:00Z"/>
                <w:del w:id="10425" w:author="Anees Shaikh" w:date="2013-10-19T02:16:00Z"/>
              </w:rPr>
              <w:pPrChange w:id="10426" w:author="Anees Shaikh" w:date="2013-10-19T02:16:00Z">
                <w:pPr>
                  <w:pStyle w:val="XML1"/>
                </w:pPr>
              </w:pPrChange>
            </w:pPr>
            <w:ins w:id="10427" w:author="aas" w:date="2013-10-14T02:06:00Z">
              <w:del w:id="10428" w:author="Anees Shaikh" w:date="2013-10-19T02:16:00Z">
                <w:r w:rsidDel="00E067A3">
                  <w:delText xml:space="preserve">                                  &lt;/xs:annotation&gt;</w:delText>
                </w:r>
              </w:del>
            </w:ins>
          </w:p>
          <w:p w14:paraId="113472C3" w14:textId="23B43EB4" w:rsidR="00874469" w:rsidDel="00E067A3" w:rsidRDefault="00874469">
            <w:pPr>
              <w:pStyle w:val="Appx"/>
              <w:rPr>
                <w:ins w:id="10429" w:author="aas" w:date="2013-10-14T02:06:00Z"/>
                <w:del w:id="10430" w:author="Anees Shaikh" w:date="2013-10-19T02:16:00Z"/>
              </w:rPr>
              <w:pPrChange w:id="10431" w:author="Anees Shaikh" w:date="2013-10-19T02:16:00Z">
                <w:pPr>
                  <w:pStyle w:val="XML1"/>
                </w:pPr>
              </w:pPrChange>
            </w:pPr>
            <w:ins w:id="10432" w:author="aas" w:date="2013-10-14T02:06:00Z">
              <w:del w:id="10433" w:author="Anees Shaikh" w:date="2013-10-19T02:16:00Z">
                <w:r w:rsidDel="00E067A3">
                  <w:delText xml:space="preserve">                                &lt;/xs:element&gt;</w:delText>
                </w:r>
              </w:del>
            </w:ins>
          </w:p>
          <w:p w14:paraId="242351F9" w14:textId="54D63470" w:rsidR="00874469" w:rsidDel="00E067A3" w:rsidRDefault="00874469">
            <w:pPr>
              <w:pStyle w:val="Appx"/>
              <w:rPr>
                <w:ins w:id="10434" w:author="aas" w:date="2013-10-14T02:06:00Z"/>
                <w:del w:id="10435" w:author="Anees Shaikh" w:date="2013-10-19T02:16:00Z"/>
              </w:rPr>
              <w:pPrChange w:id="10436" w:author="Anees Shaikh" w:date="2013-10-19T02:16:00Z">
                <w:pPr>
                  <w:pStyle w:val="XML1"/>
                </w:pPr>
              </w:pPrChange>
            </w:pPr>
            <w:ins w:id="10437" w:author="aas" w:date="2013-10-14T02:06:00Z">
              <w:del w:id="10438" w:author="Anees Shaikh" w:date="2013-10-19T02:16:00Z">
                <w:r w:rsidDel="00E067A3">
                  <w:delText xml:space="preserve">                                &lt;xs:element name="auto-negotiate" minOccurs="0"  type="xs:boolean"&gt;</w:delText>
                </w:r>
              </w:del>
            </w:ins>
          </w:p>
          <w:p w14:paraId="7A0C7A98" w14:textId="6AF912E1" w:rsidR="00874469" w:rsidDel="00E067A3" w:rsidRDefault="00874469">
            <w:pPr>
              <w:pStyle w:val="Appx"/>
              <w:rPr>
                <w:ins w:id="10439" w:author="aas" w:date="2013-10-14T02:06:00Z"/>
                <w:del w:id="10440" w:author="Anees Shaikh" w:date="2013-10-19T02:16:00Z"/>
              </w:rPr>
              <w:pPrChange w:id="10441" w:author="Anees Shaikh" w:date="2013-10-19T02:16:00Z">
                <w:pPr>
                  <w:pStyle w:val="XML1"/>
                </w:pPr>
              </w:pPrChange>
            </w:pPr>
            <w:ins w:id="10442" w:author="aas" w:date="2013-10-14T02:06:00Z">
              <w:del w:id="10443" w:author="Anees Shaikh" w:date="2013-10-19T02:16:00Z">
                <w:r w:rsidDel="00E067A3">
                  <w:delText xml:space="preserve">                                  &lt;xs:annotation&gt;</w:delText>
                </w:r>
              </w:del>
            </w:ins>
          </w:p>
          <w:p w14:paraId="4BC821D0" w14:textId="70563E31" w:rsidR="00874469" w:rsidDel="00E067A3" w:rsidRDefault="00874469">
            <w:pPr>
              <w:pStyle w:val="Appx"/>
              <w:rPr>
                <w:ins w:id="10444" w:author="aas" w:date="2013-10-14T02:06:00Z"/>
                <w:del w:id="10445" w:author="Anees Shaikh" w:date="2013-10-19T02:16:00Z"/>
              </w:rPr>
              <w:pPrChange w:id="10446" w:author="Anees Shaikh" w:date="2013-10-19T02:16:00Z">
                <w:pPr>
                  <w:pStyle w:val="XML1"/>
                </w:pPr>
              </w:pPrChange>
            </w:pPr>
            <w:ins w:id="10447" w:author="aas" w:date="2013-10-14T02:06:00Z">
              <w:del w:id="10448" w:author="Anees Shaikh" w:date="2013-10-19T02:16:00Z">
                <w:r w:rsidDel="00E067A3">
                  <w:delText xml:space="preserve">                                    &lt;xs:documentation&gt;</w:delText>
                </w:r>
              </w:del>
            </w:ins>
          </w:p>
          <w:p w14:paraId="57C6077F" w14:textId="379CD2C4" w:rsidR="00874469" w:rsidDel="00E067A3" w:rsidRDefault="00874469">
            <w:pPr>
              <w:pStyle w:val="Appx"/>
              <w:rPr>
                <w:ins w:id="10449" w:author="aas" w:date="2013-10-14T02:06:00Z"/>
                <w:del w:id="10450" w:author="Anees Shaikh" w:date="2013-10-19T02:16:00Z"/>
              </w:rPr>
              <w:pPrChange w:id="10451" w:author="Anees Shaikh" w:date="2013-10-19T02:16:00Z">
                <w:pPr>
                  <w:pStyle w:val="XML1"/>
                </w:pPr>
              </w:pPrChange>
            </w:pPr>
            <w:ins w:id="10452" w:author="aas" w:date="2013-10-14T02:06:00Z">
              <w:del w:id="10453" w:author="Anees Shaikh" w:date="2013-10-19T02:16:00Z">
                <w:r w:rsidDel="00E067A3">
                  <w:delText xml:space="preserve">                                      Specifies if auto-negotiation of transmission parameters is enabled for</w:delText>
                </w:r>
              </w:del>
            </w:ins>
          </w:p>
          <w:p w14:paraId="631A724B" w14:textId="5A656CEE" w:rsidR="00874469" w:rsidDel="00E067A3" w:rsidRDefault="00874469">
            <w:pPr>
              <w:pStyle w:val="Appx"/>
              <w:rPr>
                <w:ins w:id="10454" w:author="aas" w:date="2013-10-14T02:06:00Z"/>
                <w:del w:id="10455" w:author="Anees Shaikh" w:date="2013-10-19T02:16:00Z"/>
              </w:rPr>
              <w:pPrChange w:id="10456" w:author="Anees Shaikh" w:date="2013-10-19T02:16:00Z">
                <w:pPr>
                  <w:pStyle w:val="XML1"/>
                </w:pPr>
              </w:pPrChange>
            </w:pPr>
            <w:ins w:id="10457" w:author="aas" w:date="2013-10-14T02:06:00Z">
              <w:del w:id="10458" w:author="Anees Shaikh" w:date="2013-10-19T02:16:00Z">
                <w:r w:rsidDel="00E067A3">
                  <w:delText xml:space="preserve">                                             the port.</w:delText>
                </w:r>
              </w:del>
            </w:ins>
          </w:p>
          <w:p w14:paraId="089F9B50" w14:textId="0010C519" w:rsidR="00874469" w:rsidDel="00E067A3" w:rsidRDefault="00874469">
            <w:pPr>
              <w:pStyle w:val="Appx"/>
              <w:rPr>
                <w:ins w:id="10459" w:author="aas" w:date="2013-10-14T02:06:00Z"/>
                <w:del w:id="10460" w:author="Anees Shaikh" w:date="2013-10-19T02:16:00Z"/>
              </w:rPr>
              <w:pPrChange w:id="10461" w:author="Anees Shaikh" w:date="2013-10-19T02:16:00Z">
                <w:pPr>
                  <w:pStyle w:val="XML1"/>
                </w:pPr>
              </w:pPrChange>
            </w:pPr>
            <w:ins w:id="10462" w:author="aas" w:date="2013-10-14T02:06:00Z">
              <w:del w:id="10463" w:author="Anees Shaikh" w:date="2013-10-19T02:16:00Z">
                <w:r w:rsidDel="00E067A3">
                  <w:delText xml:space="preserve">                                    &lt;/xs:documentation&gt;</w:delText>
                </w:r>
              </w:del>
            </w:ins>
          </w:p>
          <w:p w14:paraId="6E160D66" w14:textId="1E66135F" w:rsidR="00874469" w:rsidDel="00E067A3" w:rsidRDefault="00874469">
            <w:pPr>
              <w:pStyle w:val="Appx"/>
              <w:rPr>
                <w:ins w:id="10464" w:author="aas" w:date="2013-10-14T02:06:00Z"/>
                <w:del w:id="10465" w:author="Anees Shaikh" w:date="2013-10-19T02:16:00Z"/>
              </w:rPr>
              <w:pPrChange w:id="10466" w:author="Anees Shaikh" w:date="2013-10-19T02:16:00Z">
                <w:pPr>
                  <w:pStyle w:val="XML1"/>
                </w:pPr>
              </w:pPrChange>
            </w:pPr>
            <w:ins w:id="10467" w:author="aas" w:date="2013-10-14T02:06:00Z">
              <w:del w:id="10468" w:author="Anees Shaikh" w:date="2013-10-19T02:16:00Z">
                <w:r w:rsidDel="00E067A3">
                  <w:delText xml:space="preserve">                                  &lt;/xs:annotation&gt;</w:delText>
                </w:r>
              </w:del>
            </w:ins>
          </w:p>
          <w:p w14:paraId="5F0CEAE1" w14:textId="4D01DB56" w:rsidR="00874469" w:rsidDel="00E067A3" w:rsidRDefault="00874469">
            <w:pPr>
              <w:pStyle w:val="Appx"/>
              <w:rPr>
                <w:ins w:id="10469" w:author="aas" w:date="2013-10-14T02:06:00Z"/>
                <w:del w:id="10470" w:author="Anees Shaikh" w:date="2013-10-19T02:16:00Z"/>
              </w:rPr>
              <w:pPrChange w:id="10471" w:author="Anees Shaikh" w:date="2013-10-19T02:16:00Z">
                <w:pPr>
                  <w:pStyle w:val="XML1"/>
                </w:pPr>
              </w:pPrChange>
            </w:pPr>
            <w:ins w:id="10472" w:author="aas" w:date="2013-10-14T02:06:00Z">
              <w:del w:id="10473" w:author="Anees Shaikh" w:date="2013-10-19T02:16:00Z">
                <w:r w:rsidDel="00E067A3">
                  <w:delText xml:space="preserve">                                &lt;/xs:element&gt;</w:delText>
                </w:r>
              </w:del>
            </w:ins>
          </w:p>
          <w:p w14:paraId="0D9B9814" w14:textId="7DC148A3" w:rsidR="00874469" w:rsidDel="00E067A3" w:rsidRDefault="00874469">
            <w:pPr>
              <w:pStyle w:val="Appx"/>
              <w:rPr>
                <w:ins w:id="10474" w:author="aas" w:date="2013-10-14T02:06:00Z"/>
                <w:del w:id="10475" w:author="Anees Shaikh" w:date="2013-10-19T02:16:00Z"/>
              </w:rPr>
              <w:pPrChange w:id="10476" w:author="Anees Shaikh" w:date="2013-10-19T02:16:00Z">
                <w:pPr>
                  <w:pStyle w:val="XML1"/>
                </w:pPr>
              </w:pPrChange>
            </w:pPr>
            <w:ins w:id="10477" w:author="aas" w:date="2013-10-14T02:06:00Z">
              <w:del w:id="10478" w:author="Anees Shaikh" w:date="2013-10-19T02:16:00Z">
                <w:r w:rsidDel="00E067A3">
                  <w:delText xml:space="preserve">                                &lt;xs:element name="medium" minOccurs="1" maxOccurs="unbounded"&gt;</w:delText>
                </w:r>
              </w:del>
            </w:ins>
          </w:p>
          <w:p w14:paraId="2525DEAE" w14:textId="7B0C8A66" w:rsidR="00874469" w:rsidDel="00E067A3" w:rsidRDefault="00874469">
            <w:pPr>
              <w:pStyle w:val="Appx"/>
              <w:rPr>
                <w:ins w:id="10479" w:author="aas" w:date="2013-10-14T02:06:00Z"/>
                <w:del w:id="10480" w:author="Anees Shaikh" w:date="2013-10-19T02:16:00Z"/>
              </w:rPr>
              <w:pPrChange w:id="10481" w:author="Anees Shaikh" w:date="2013-10-19T02:16:00Z">
                <w:pPr>
                  <w:pStyle w:val="XML1"/>
                </w:pPr>
              </w:pPrChange>
            </w:pPr>
            <w:ins w:id="10482" w:author="aas" w:date="2013-10-14T02:06:00Z">
              <w:del w:id="10483" w:author="Anees Shaikh" w:date="2013-10-19T02:16:00Z">
                <w:r w:rsidDel="00E067A3">
                  <w:delText xml:space="preserve">                                  &lt;xs:annotation&gt;</w:delText>
                </w:r>
              </w:del>
            </w:ins>
          </w:p>
          <w:p w14:paraId="38DC8184" w14:textId="2B266E8E" w:rsidR="00874469" w:rsidDel="00E067A3" w:rsidRDefault="00874469">
            <w:pPr>
              <w:pStyle w:val="Appx"/>
              <w:rPr>
                <w:ins w:id="10484" w:author="aas" w:date="2013-10-14T02:06:00Z"/>
                <w:del w:id="10485" w:author="Anees Shaikh" w:date="2013-10-19T02:16:00Z"/>
              </w:rPr>
              <w:pPrChange w:id="10486" w:author="Anees Shaikh" w:date="2013-10-19T02:16:00Z">
                <w:pPr>
                  <w:pStyle w:val="XML1"/>
                </w:pPr>
              </w:pPrChange>
            </w:pPr>
            <w:ins w:id="10487" w:author="aas" w:date="2013-10-14T02:06:00Z">
              <w:del w:id="10488" w:author="Anees Shaikh" w:date="2013-10-19T02:16:00Z">
                <w:r w:rsidDel="00E067A3">
                  <w:delText xml:space="preserve">                                    &lt;xs:documentation&gt;</w:delText>
                </w:r>
              </w:del>
            </w:ins>
          </w:p>
          <w:p w14:paraId="7E6189A7" w14:textId="7C6C0F08" w:rsidR="00874469" w:rsidDel="00E067A3" w:rsidRDefault="00874469">
            <w:pPr>
              <w:pStyle w:val="Appx"/>
              <w:rPr>
                <w:ins w:id="10489" w:author="aas" w:date="2013-10-14T02:06:00Z"/>
                <w:del w:id="10490" w:author="Anees Shaikh" w:date="2013-10-19T02:16:00Z"/>
              </w:rPr>
              <w:pPrChange w:id="10491" w:author="Anees Shaikh" w:date="2013-10-19T02:16:00Z">
                <w:pPr>
                  <w:pStyle w:val="XML1"/>
                </w:pPr>
              </w:pPrChange>
            </w:pPr>
            <w:ins w:id="10492" w:author="aas" w:date="2013-10-14T02:06:00Z">
              <w:del w:id="10493" w:author="Anees Shaikh" w:date="2013-10-19T02:16:00Z">
                <w:r w:rsidDel="00E067A3">
                  <w:delText xml:space="preserve">                                      The transmission medium used by the port. Multiple media are allowed.</w:delText>
                </w:r>
              </w:del>
            </w:ins>
          </w:p>
          <w:p w14:paraId="7EEAD0AA" w14:textId="308316DA" w:rsidR="00874469" w:rsidDel="00E067A3" w:rsidRDefault="00874469">
            <w:pPr>
              <w:pStyle w:val="Appx"/>
              <w:rPr>
                <w:ins w:id="10494" w:author="aas" w:date="2013-10-14T02:06:00Z"/>
                <w:del w:id="10495" w:author="Anees Shaikh" w:date="2013-10-19T02:16:00Z"/>
              </w:rPr>
              <w:pPrChange w:id="10496" w:author="Anees Shaikh" w:date="2013-10-19T02:16:00Z">
                <w:pPr>
                  <w:pStyle w:val="XML1"/>
                </w:pPr>
              </w:pPrChange>
            </w:pPr>
            <w:ins w:id="10497" w:author="aas" w:date="2013-10-14T02:06:00Z">
              <w:del w:id="10498" w:author="Anees Shaikh" w:date="2013-10-19T02:16:00Z">
                <w:r w:rsidDel="00E067A3">
                  <w:delText xml:space="preserve">                                    &lt;/xs:documentation&gt;</w:delText>
                </w:r>
              </w:del>
            </w:ins>
          </w:p>
          <w:p w14:paraId="1153F37C" w14:textId="301081C3" w:rsidR="00874469" w:rsidDel="00E067A3" w:rsidRDefault="00874469">
            <w:pPr>
              <w:pStyle w:val="Appx"/>
              <w:rPr>
                <w:ins w:id="10499" w:author="aas" w:date="2013-10-14T02:06:00Z"/>
                <w:del w:id="10500" w:author="Anees Shaikh" w:date="2013-10-19T02:16:00Z"/>
              </w:rPr>
              <w:pPrChange w:id="10501" w:author="Anees Shaikh" w:date="2013-10-19T02:16:00Z">
                <w:pPr>
                  <w:pStyle w:val="XML1"/>
                </w:pPr>
              </w:pPrChange>
            </w:pPr>
            <w:ins w:id="10502" w:author="aas" w:date="2013-10-14T02:06:00Z">
              <w:del w:id="10503" w:author="Anees Shaikh" w:date="2013-10-19T02:16:00Z">
                <w:r w:rsidDel="00E067A3">
                  <w:delText xml:space="preserve">                                  &lt;/xs:annotation&gt;</w:delText>
                </w:r>
              </w:del>
            </w:ins>
          </w:p>
          <w:p w14:paraId="5CB09AE9" w14:textId="044EE425" w:rsidR="00874469" w:rsidDel="00E067A3" w:rsidRDefault="00874469">
            <w:pPr>
              <w:pStyle w:val="Appx"/>
              <w:rPr>
                <w:ins w:id="10504" w:author="aas" w:date="2013-10-14T02:06:00Z"/>
                <w:del w:id="10505" w:author="Anees Shaikh" w:date="2013-10-19T02:16:00Z"/>
              </w:rPr>
              <w:pPrChange w:id="10506" w:author="Anees Shaikh" w:date="2013-10-19T02:16:00Z">
                <w:pPr>
                  <w:pStyle w:val="XML1"/>
                </w:pPr>
              </w:pPrChange>
            </w:pPr>
            <w:ins w:id="10507" w:author="aas" w:date="2013-10-14T02:06:00Z">
              <w:del w:id="10508" w:author="Anees Shaikh" w:date="2013-10-19T02:16:00Z">
                <w:r w:rsidDel="00E067A3">
                  <w:delText xml:space="preserve">                                  &lt;xs:simpleType&gt;</w:delText>
                </w:r>
              </w:del>
            </w:ins>
          </w:p>
          <w:p w14:paraId="7E33C5B1" w14:textId="61930BCC" w:rsidR="00874469" w:rsidDel="00E067A3" w:rsidRDefault="00874469">
            <w:pPr>
              <w:pStyle w:val="Appx"/>
              <w:rPr>
                <w:ins w:id="10509" w:author="aas" w:date="2013-10-14T02:06:00Z"/>
                <w:del w:id="10510" w:author="Anees Shaikh" w:date="2013-10-19T02:16:00Z"/>
              </w:rPr>
              <w:pPrChange w:id="10511" w:author="Anees Shaikh" w:date="2013-10-19T02:16:00Z">
                <w:pPr>
                  <w:pStyle w:val="XML1"/>
                </w:pPr>
              </w:pPrChange>
            </w:pPr>
            <w:ins w:id="10512" w:author="aas" w:date="2013-10-14T02:06:00Z">
              <w:del w:id="10513" w:author="Anees Shaikh" w:date="2013-10-19T02:16:00Z">
                <w:r w:rsidDel="00E067A3">
                  <w:delText xml:space="preserve">                                    &lt;xs:restriction base="xs:string"&gt;</w:delText>
                </w:r>
              </w:del>
            </w:ins>
          </w:p>
          <w:p w14:paraId="23340A78" w14:textId="4F799AC6" w:rsidR="00874469" w:rsidDel="00E067A3" w:rsidRDefault="00874469">
            <w:pPr>
              <w:pStyle w:val="Appx"/>
              <w:rPr>
                <w:ins w:id="10514" w:author="aas" w:date="2013-10-14T02:06:00Z"/>
                <w:del w:id="10515" w:author="Anees Shaikh" w:date="2013-10-19T02:16:00Z"/>
              </w:rPr>
              <w:pPrChange w:id="10516" w:author="Anees Shaikh" w:date="2013-10-19T02:16:00Z">
                <w:pPr>
                  <w:pStyle w:val="XML1"/>
                </w:pPr>
              </w:pPrChange>
            </w:pPr>
            <w:ins w:id="10517" w:author="aas" w:date="2013-10-14T02:06:00Z">
              <w:del w:id="10518" w:author="Anees Shaikh" w:date="2013-10-19T02:16:00Z">
                <w:r w:rsidDel="00E067A3">
                  <w:delText xml:space="preserve">                                      &lt;xs:enumeration value="copper"/&gt;</w:delText>
                </w:r>
              </w:del>
            </w:ins>
          </w:p>
          <w:p w14:paraId="1E82581D" w14:textId="07336EEE" w:rsidR="00874469" w:rsidDel="00E067A3" w:rsidRDefault="00874469">
            <w:pPr>
              <w:pStyle w:val="Appx"/>
              <w:rPr>
                <w:ins w:id="10519" w:author="aas" w:date="2013-10-14T02:06:00Z"/>
                <w:del w:id="10520" w:author="Anees Shaikh" w:date="2013-10-19T02:16:00Z"/>
              </w:rPr>
              <w:pPrChange w:id="10521" w:author="Anees Shaikh" w:date="2013-10-19T02:16:00Z">
                <w:pPr>
                  <w:pStyle w:val="XML1"/>
                </w:pPr>
              </w:pPrChange>
            </w:pPr>
            <w:ins w:id="10522" w:author="aas" w:date="2013-10-14T02:06:00Z">
              <w:del w:id="10523" w:author="Anees Shaikh" w:date="2013-10-19T02:16:00Z">
                <w:r w:rsidDel="00E067A3">
                  <w:delText xml:space="preserve">                                      &lt;xs:enumeration value="fiber"/&gt;</w:delText>
                </w:r>
              </w:del>
            </w:ins>
          </w:p>
          <w:p w14:paraId="097B250F" w14:textId="5B33617F" w:rsidR="00874469" w:rsidDel="00E067A3" w:rsidRDefault="00874469">
            <w:pPr>
              <w:pStyle w:val="Appx"/>
              <w:rPr>
                <w:ins w:id="10524" w:author="aas" w:date="2013-10-14T02:06:00Z"/>
                <w:del w:id="10525" w:author="Anees Shaikh" w:date="2013-10-19T02:16:00Z"/>
              </w:rPr>
              <w:pPrChange w:id="10526" w:author="Anees Shaikh" w:date="2013-10-19T02:16:00Z">
                <w:pPr>
                  <w:pStyle w:val="XML1"/>
                </w:pPr>
              </w:pPrChange>
            </w:pPr>
            <w:ins w:id="10527" w:author="aas" w:date="2013-10-14T02:06:00Z">
              <w:del w:id="10528" w:author="Anees Shaikh" w:date="2013-10-19T02:16:00Z">
                <w:r w:rsidDel="00E067A3">
                  <w:delText xml:space="preserve">                                    &lt;/xs:restriction&gt;</w:delText>
                </w:r>
              </w:del>
            </w:ins>
          </w:p>
          <w:p w14:paraId="54495FBA" w14:textId="5D303873" w:rsidR="00874469" w:rsidDel="00E067A3" w:rsidRDefault="00874469">
            <w:pPr>
              <w:pStyle w:val="Appx"/>
              <w:rPr>
                <w:ins w:id="10529" w:author="aas" w:date="2013-10-14T02:06:00Z"/>
                <w:del w:id="10530" w:author="Anees Shaikh" w:date="2013-10-19T02:16:00Z"/>
              </w:rPr>
              <w:pPrChange w:id="10531" w:author="Anees Shaikh" w:date="2013-10-19T02:16:00Z">
                <w:pPr>
                  <w:pStyle w:val="XML1"/>
                </w:pPr>
              </w:pPrChange>
            </w:pPr>
            <w:ins w:id="10532" w:author="aas" w:date="2013-10-14T02:06:00Z">
              <w:del w:id="10533" w:author="Anees Shaikh" w:date="2013-10-19T02:16:00Z">
                <w:r w:rsidDel="00E067A3">
                  <w:delText xml:space="preserve">                                  &lt;/xs:simpleType&gt;</w:delText>
                </w:r>
              </w:del>
            </w:ins>
          </w:p>
          <w:p w14:paraId="1DEA5404" w14:textId="1DF28286" w:rsidR="00874469" w:rsidDel="00E067A3" w:rsidRDefault="00874469">
            <w:pPr>
              <w:pStyle w:val="Appx"/>
              <w:rPr>
                <w:ins w:id="10534" w:author="aas" w:date="2013-10-14T02:06:00Z"/>
                <w:del w:id="10535" w:author="Anees Shaikh" w:date="2013-10-19T02:16:00Z"/>
              </w:rPr>
              <w:pPrChange w:id="10536" w:author="Anees Shaikh" w:date="2013-10-19T02:16:00Z">
                <w:pPr>
                  <w:pStyle w:val="XML1"/>
                </w:pPr>
              </w:pPrChange>
            </w:pPr>
            <w:ins w:id="10537" w:author="aas" w:date="2013-10-14T02:06:00Z">
              <w:del w:id="10538" w:author="Anees Shaikh" w:date="2013-10-19T02:16:00Z">
                <w:r w:rsidDel="00E067A3">
                  <w:delText xml:space="preserve">                                &lt;/xs:element&gt;</w:delText>
                </w:r>
              </w:del>
            </w:ins>
          </w:p>
          <w:p w14:paraId="41A5D114" w14:textId="61B9AB6C" w:rsidR="00874469" w:rsidDel="00E067A3" w:rsidRDefault="00874469">
            <w:pPr>
              <w:pStyle w:val="Appx"/>
              <w:rPr>
                <w:ins w:id="10539" w:author="aas" w:date="2013-10-14T02:06:00Z"/>
                <w:del w:id="10540" w:author="Anees Shaikh" w:date="2013-10-19T02:16:00Z"/>
              </w:rPr>
              <w:pPrChange w:id="10541" w:author="Anees Shaikh" w:date="2013-10-19T02:16:00Z">
                <w:pPr>
                  <w:pStyle w:val="XML1"/>
                </w:pPr>
              </w:pPrChange>
            </w:pPr>
            <w:ins w:id="10542" w:author="aas" w:date="2013-10-14T02:06:00Z">
              <w:del w:id="10543" w:author="Anees Shaikh" w:date="2013-10-19T02:16:00Z">
                <w:r w:rsidDel="00E067A3">
                  <w:delText xml:space="preserve">                                &lt;xs:element name="pause"&gt;</w:delText>
                </w:r>
              </w:del>
            </w:ins>
          </w:p>
          <w:p w14:paraId="1152CBE1" w14:textId="2AF23842" w:rsidR="00874469" w:rsidDel="00E067A3" w:rsidRDefault="00874469">
            <w:pPr>
              <w:pStyle w:val="Appx"/>
              <w:rPr>
                <w:ins w:id="10544" w:author="aas" w:date="2013-10-14T02:06:00Z"/>
                <w:del w:id="10545" w:author="Anees Shaikh" w:date="2013-10-19T02:16:00Z"/>
              </w:rPr>
              <w:pPrChange w:id="10546" w:author="Anees Shaikh" w:date="2013-10-19T02:16:00Z">
                <w:pPr>
                  <w:pStyle w:val="XML1"/>
                </w:pPr>
              </w:pPrChange>
            </w:pPr>
            <w:ins w:id="10547" w:author="aas" w:date="2013-10-14T02:06:00Z">
              <w:del w:id="10548" w:author="Anees Shaikh" w:date="2013-10-19T02:16:00Z">
                <w:r w:rsidDel="00E067A3">
                  <w:delText xml:space="preserve">                                  &lt;xs:annotation&gt;</w:delText>
                </w:r>
              </w:del>
            </w:ins>
          </w:p>
          <w:p w14:paraId="30642186" w14:textId="296516A4" w:rsidR="00874469" w:rsidDel="00E067A3" w:rsidRDefault="00874469">
            <w:pPr>
              <w:pStyle w:val="Appx"/>
              <w:rPr>
                <w:ins w:id="10549" w:author="aas" w:date="2013-10-14T02:06:00Z"/>
                <w:del w:id="10550" w:author="Anees Shaikh" w:date="2013-10-19T02:16:00Z"/>
              </w:rPr>
              <w:pPrChange w:id="10551" w:author="Anees Shaikh" w:date="2013-10-19T02:16:00Z">
                <w:pPr>
                  <w:pStyle w:val="XML1"/>
                </w:pPr>
              </w:pPrChange>
            </w:pPr>
            <w:ins w:id="10552" w:author="aas" w:date="2013-10-14T02:06:00Z">
              <w:del w:id="10553" w:author="Anees Shaikh" w:date="2013-10-19T02:16:00Z">
                <w:r w:rsidDel="00E067A3">
                  <w:delText xml:space="preserve">                                    &lt;xs:documentation&gt;</w:delText>
                </w:r>
              </w:del>
            </w:ins>
          </w:p>
          <w:p w14:paraId="0C66E0A8" w14:textId="2622632D" w:rsidR="00874469" w:rsidDel="00E067A3" w:rsidRDefault="00874469">
            <w:pPr>
              <w:pStyle w:val="Appx"/>
              <w:rPr>
                <w:ins w:id="10554" w:author="aas" w:date="2013-10-14T02:06:00Z"/>
                <w:del w:id="10555" w:author="Anees Shaikh" w:date="2013-10-19T02:16:00Z"/>
              </w:rPr>
              <w:pPrChange w:id="10556" w:author="Anees Shaikh" w:date="2013-10-19T02:16:00Z">
                <w:pPr>
                  <w:pStyle w:val="XML1"/>
                </w:pPr>
              </w:pPrChange>
            </w:pPr>
            <w:ins w:id="10557" w:author="aas" w:date="2013-10-14T02:06:00Z">
              <w:del w:id="10558" w:author="Anees Shaikh" w:date="2013-10-19T02:16:00Z">
                <w:r w:rsidDel="00E067A3">
                  <w:delText xml:space="preserve">                                      Specifies if pausing of transmission is supported at all and if yes if</w:delText>
                </w:r>
              </w:del>
            </w:ins>
          </w:p>
          <w:p w14:paraId="61C551BD" w14:textId="09BC62EB" w:rsidR="00874469" w:rsidDel="00E067A3" w:rsidRDefault="00874469">
            <w:pPr>
              <w:pStyle w:val="Appx"/>
              <w:rPr>
                <w:ins w:id="10559" w:author="aas" w:date="2013-10-14T02:06:00Z"/>
                <w:del w:id="10560" w:author="Anees Shaikh" w:date="2013-10-19T02:16:00Z"/>
              </w:rPr>
              <w:pPrChange w:id="10561" w:author="Anees Shaikh" w:date="2013-10-19T02:16:00Z">
                <w:pPr>
                  <w:pStyle w:val="XML1"/>
                </w:pPr>
              </w:pPrChange>
            </w:pPr>
            <w:ins w:id="10562" w:author="aas" w:date="2013-10-14T02:06:00Z">
              <w:del w:id="10563" w:author="Anees Shaikh" w:date="2013-10-19T02:16:00Z">
                <w:r w:rsidDel="00E067A3">
                  <w:delText xml:space="preserve">                                             it is asymmetric or symmetric.</w:delText>
                </w:r>
              </w:del>
            </w:ins>
          </w:p>
          <w:p w14:paraId="69DDAF27" w14:textId="1B2B7663" w:rsidR="00874469" w:rsidDel="00E067A3" w:rsidRDefault="00874469">
            <w:pPr>
              <w:pStyle w:val="Appx"/>
              <w:rPr>
                <w:ins w:id="10564" w:author="aas" w:date="2013-10-14T02:06:00Z"/>
                <w:del w:id="10565" w:author="Anees Shaikh" w:date="2013-10-19T02:16:00Z"/>
              </w:rPr>
              <w:pPrChange w:id="10566" w:author="Anees Shaikh" w:date="2013-10-19T02:16:00Z">
                <w:pPr>
                  <w:pStyle w:val="XML1"/>
                </w:pPr>
              </w:pPrChange>
            </w:pPr>
            <w:ins w:id="10567" w:author="aas" w:date="2013-10-14T02:06:00Z">
              <w:del w:id="10568" w:author="Anees Shaikh" w:date="2013-10-19T02:16:00Z">
                <w:r w:rsidDel="00E067A3">
                  <w:delText xml:space="preserve">                                    &lt;/xs:documentation&gt;</w:delText>
                </w:r>
              </w:del>
            </w:ins>
          </w:p>
          <w:p w14:paraId="78954FCB" w14:textId="6D698376" w:rsidR="00874469" w:rsidDel="00E067A3" w:rsidRDefault="00874469">
            <w:pPr>
              <w:pStyle w:val="Appx"/>
              <w:rPr>
                <w:ins w:id="10569" w:author="aas" w:date="2013-10-14T02:06:00Z"/>
                <w:del w:id="10570" w:author="Anees Shaikh" w:date="2013-10-19T02:16:00Z"/>
              </w:rPr>
              <w:pPrChange w:id="10571" w:author="Anees Shaikh" w:date="2013-10-19T02:16:00Z">
                <w:pPr>
                  <w:pStyle w:val="XML1"/>
                </w:pPr>
              </w:pPrChange>
            </w:pPr>
            <w:ins w:id="10572" w:author="aas" w:date="2013-10-14T02:06:00Z">
              <w:del w:id="10573" w:author="Anees Shaikh" w:date="2013-10-19T02:16:00Z">
                <w:r w:rsidDel="00E067A3">
                  <w:delText xml:space="preserve">                                  &lt;/xs:annotation&gt;</w:delText>
                </w:r>
              </w:del>
            </w:ins>
          </w:p>
          <w:p w14:paraId="13231CC7" w14:textId="03E53B5C" w:rsidR="00874469" w:rsidDel="00E067A3" w:rsidRDefault="00874469">
            <w:pPr>
              <w:pStyle w:val="Appx"/>
              <w:rPr>
                <w:ins w:id="10574" w:author="aas" w:date="2013-10-14T02:06:00Z"/>
                <w:del w:id="10575" w:author="Anees Shaikh" w:date="2013-10-19T02:16:00Z"/>
              </w:rPr>
              <w:pPrChange w:id="10576" w:author="Anees Shaikh" w:date="2013-10-19T02:16:00Z">
                <w:pPr>
                  <w:pStyle w:val="XML1"/>
                </w:pPr>
              </w:pPrChange>
            </w:pPr>
            <w:ins w:id="10577" w:author="aas" w:date="2013-10-14T02:06:00Z">
              <w:del w:id="10578" w:author="Anees Shaikh" w:date="2013-10-19T02:16:00Z">
                <w:r w:rsidDel="00E067A3">
                  <w:delText xml:space="preserve">                                  &lt;xs:simpleType&gt;</w:delText>
                </w:r>
              </w:del>
            </w:ins>
          </w:p>
          <w:p w14:paraId="4513C5D9" w14:textId="31ACB4A5" w:rsidR="00874469" w:rsidDel="00E067A3" w:rsidRDefault="00874469">
            <w:pPr>
              <w:pStyle w:val="Appx"/>
              <w:rPr>
                <w:ins w:id="10579" w:author="aas" w:date="2013-10-14T02:06:00Z"/>
                <w:del w:id="10580" w:author="Anees Shaikh" w:date="2013-10-19T02:16:00Z"/>
              </w:rPr>
              <w:pPrChange w:id="10581" w:author="Anees Shaikh" w:date="2013-10-19T02:16:00Z">
                <w:pPr>
                  <w:pStyle w:val="XML1"/>
                </w:pPr>
              </w:pPrChange>
            </w:pPr>
            <w:ins w:id="10582" w:author="aas" w:date="2013-10-14T02:06:00Z">
              <w:del w:id="10583" w:author="Anees Shaikh" w:date="2013-10-19T02:16:00Z">
                <w:r w:rsidDel="00E067A3">
                  <w:delText xml:space="preserve">                                    &lt;xs:restriction base="xs:string"&gt;</w:delText>
                </w:r>
              </w:del>
            </w:ins>
          </w:p>
          <w:p w14:paraId="229A0195" w14:textId="499ADCF5" w:rsidR="00874469" w:rsidDel="00E067A3" w:rsidRDefault="00874469">
            <w:pPr>
              <w:pStyle w:val="Appx"/>
              <w:rPr>
                <w:ins w:id="10584" w:author="aas" w:date="2013-10-14T02:06:00Z"/>
                <w:del w:id="10585" w:author="Anees Shaikh" w:date="2013-10-19T02:16:00Z"/>
              </w:rPr>
              <w:pPrChange w:id="10586" w:author="Anees Shaikh" w:date="2013-10-19T02:16:00Z">
                <w:pPr>
                  <w:pStyle w:val="XML1"/>
                </w:pPr>
              </w:pPrChange>
            </w:pPr>
            <w:ins w:id="10587" w:author="aas" w:date="2013-10-14T02:06:00Z">
              <w:del w:id="10588" w:author="Anees Shaikh" w:date="2013-10-19T02:16:00Z">
                <w:r w:rsidDel="00E067A3">
                  <w:delText xml:space="preserve">                                      &lt;xs:enumeration value="unsupported"/&gt;</w:delText>
                </w:r>
              </w:del>
            </w:ins>
          </w:p>
          <w:p w14:paraId="093B6C40" w14:textId="551B73A0" w:rsidR="00874469" w:rsidDel="00E067A3" w:rsidRDefault="00874469">
            <w:pPr>
              <w:pStyle w:val="Appx"/>
              <w:rPr>
                <w:ins w:id="10589" w:author="aas" w:date="2013-10-14T02:06:00Z"/>
                <w:del w:id="10590" w:author="Anees Shaikh" w:date="2013-10-19T02:16:00Z"/>
              </w:rPr>
              <w:pPrChange w:id="10591" w:author="Anees Shaikh" w:date="2013-10-19T02:16:00Z">
                <w:pPr>
                  <w:pStyle w:val="XML1"/>
                </w:pPr>
              </w:pPrChange>
            </w:pPr>
            <w:ins w:id="10592" w:author="aas" w:date="2013-10-14T02:06:00Z">
              <w:del w:id="10593" w:author="Anees Shaikh" w:date="2013-10-19T02:16:00Z">
                <w:r w:rsidDel="00E067A3">
                  <w:delText xml:space="preserve">                                      &lt;xs:enumeration value="symmetric"/&gt;</w:delText>
                </w:r>
              </w:del>
            </w:ins>
          </w:p>
          <w:p w14:paraId="47B492CA" w14:textId="54E829EA" w:rsidR="00874469" w:rsidDel="00E067A3" w:rsidRDefault="00874469">
            <w:pPr>
              <w:pStyle w:val="Appx"/>
              <w:rPr>
                <w:ins w:id="10594" w:author="aas" w:date="2013-10-14T02:06:00Z"/>
                <w:del w:id="10595" w:author="Anees Shaikh" w:date="2013-10-19T02:16:00Z"/>
              </w:rPr>
              <w:pPrChange w:id="10596" w:author="Anees Shaikh" w:date="2013-10-19T02:16:00Z">
                <w:pPr>
                  <w:pStyle w:val="XML1"/>
                </w:pPr>
              </w:pPrChange>
            </w:pPr>
            <w:ins w:id="10597" w:author="aas" w:date="2013-10-14T02:06:00Z">
              <w:del w:id="10598" w:author="Anees Shaikh" w:date="2013-10-19T02:16:00Z">
                <w:r w:rsidDel="00E067A3">
                  <w:delText xml:space="preserve">                                      &lt;xs:enumeration value="asymmetric"/&gt;</w:delText>
                </w:r>
              </w:del>
            </w:ins>
          </w:p>
          <w:p w14:paraId="75702A6B" w14:textId="699CE2E0" w:rsidR="00874469" w:rsidDel="00E067A3" w:rsidRDefault="00874469">
            <w:pPr>
              <w:pStyle w:val="Appx"/>
              <w:rPr>
                <w:ins w:id="10599" w:author="aas" w:date="2013-10-14T02:06:00Z"/>
                <w:del w:id="10600" w:author="Anees Shaikh" w:date="2013-10-19T02:16:00Z"/>
              </w:rPr>
              <w:pPrChange w:id="10601" w:author="Anees Shaikh" w:date="2013-10-19T02:16:00Z">
                <w:pPr>
                  <w:pStyle w:val="XML1"/>
                </w:pPr>
              </w:pPrChange>
            </w:pPr>
            <w:ins w:id="10602" w:author="aas" w:date="2013-10-14T02:06:00Z">
              <w:del w:id="10603" w:author="Anees Shaikh" w:date="2013-10-19T02:16:00Z">
                <w:r w:rsidDel="00E067A3">
                  <w:delText xml:space="preserve">                                    &lt;/xs:restriction&gt;</w:delText>
                </w:r>
              </w:del>
            </w:ins>
          </w:p>
          <w:p w14:paraId="6B183F4F" w14:textId="42B8A8A8" w:rsidR="00874469" w:rsidDel="00E067A3" w:rsidRDefault="00874469">
            <w:pPr>
              <w:pStyle w:val="Appx"/>
              <w:rPr>
                <w:ins w:id="10604" w:author="aas" w:date="2013-10-14T02:06:00Z"/>
                <w:del w:id="10605" w:author="Anees Shaikh" w:date="2013-10-19T02:16:00Z"/>
              </w:rPr>
              <w:pPrChange w:id="10606" w:author="Anees Shaikh" w:date="2013-10-19T02:16:00Z">
                <w:pPr>
                  <w:pStyle w:val="XML1"/>
                </w:pPr>
              </w:pPrChange>
            </w:pPr>
            <w:ins w:id="10607" w:author="aas" w:date="2013-10-14T02:06:00Z">
              <w:del w:id="10608" w:author="Anees Shaikh" w:date="2013-10-19T02:16:00Z">
                <w:r w:rsidDel="00E067A3">
                  <w:delText xml:space="preserve">                                  &lt;/xs:simpleType&gt;</w:delText>
                </w:r>
              </w:del>
            </w:ins>
          </w:p>
          <w:p w14:paraId="1C419E08" w14:textId="412B037B" w:rsidR="00874469" w:rsidDel="00E067A3" w:rsidRDefault="00874469">
            <w:pPr>
              <w:pStyle w:val="Appx"/>
              <w:rPr>
                <w:ins w:id="10609" w:author="aas" w:date="2013-10-14T02:06:00Z"/>
                <w:del w:id="10610" w:author="Anees Shaikh" w:date="2013-10-19T02:16:00Z"/>
              </w:rPr>
              <w:pPrChange w:id="10611" w:author="Anees Shaikh" w:date="2013-10-19T02:16:00Z">
                <w:pPr>
                  <w:pStyle w:val="XML1"/>
                </w:pPr>
              </w:pPrChange>
            </w:pPr>
            <w:ins w:id="10612" w:author="aas" w:date="2013-10-14T02:06:00Z">
              <w:del w:id="10613" w:author="Anees Shaikh" w:date="2013-10-19T02:16:00Z">
                <w:r w:rsidDel="00E067A3">
                  <w:delText xml:space="preserve">                                &lt;/xs:element&gt;</w:delText>
                </w:r>
              </w:del>
            </w:ins>
          </w:p>
          <w:p w14:paraId="1C5854C7" w14:textId="2A316658" w:rsidR="00874469" w:rsidDel="00E067A3" w:rsidRDefault="00874469">
            <w:pPr>
              <w:pStyle w:val="Appx"/>
              <w:rPr>
                <w:ins w:id="10614" w:author="aas" w:date="2013-10-14T02:06:00Z"/>
                <w:del w:id="10615" w:author="Anees Shaikh" w:date="2013-10-19T02:16:00Z"/>
              </w:rPr>
              <w:pPrChange w:id="10616" w:author="Anees Shaikh" w:date="2013-10-19T02:16:00Z">
                <w:pPr>
                  <w:pStyle w:val="XML1"/>
                </w:pPr>
              </w:pPrChange>
            </w:pPr>
            <w:ins w:id="10617" w:author="aas" w:date="2013-10-14T02:06:00Z">
              <w:del w:id="10618" w:author="Anees Shaikh" w:date="2013-10-19T02:16:00Z">
                <w:r w:rsidDel="00E067A3">
                  <w:delText xml:space="preserve">                                &lt;xs:any minOccurs="0" maxOccurs="unbounded"</w:delText>
                </w:r>
              </w:del>
            </w:ins>
          </w:p>
          <w:p w14:paraId="03B90ECB" w14:textId="00201F24" w:rsidR="00874469" w:rsidDel="00E067A3" w:rsidRDefault="00874469">
            <w:pPr>
              <w:pStyle w:val="Appx"/>
              <w:rPr>
                <w:ins w:id="10619" w:author="aas" w:date="2013-10-14T02:06:00Z"/>
                <w:del w:id="10620" w:author="Anees Shaikh" w:date="2013-10-19T02:16:00Z"/>
              </w:rPr>
              <w:pPrChange w:id="10621" w:author="Anees Shaikh" w:date="2013-10-19T02:16:00Z">
                <w:pPr>
                  <w:pStyle w:val="XML1"/>
                </w:pPr>
              </w:pPrChange>
            </w:pPr>
            <w:ins w:id="10622" w:author="aas" w:date="2013-10-14T02:06:00Z">
              <w:del w:id="10623" w:author="Anees Shaikh" w:date="2013-10-19T02:16:00Z">
                <w:r w:rsidDel="00E067A3">
                  <w:delText xml:space="preserve">                                        namespace="##other" processContents="lax"/&gt;</w:delText>
                </w:r>
              </w:del>
            </w:ins>
          </w:p>
          <w:p w14:paraId="6D793392" w14:textId="6B574BAB" w:rsidR="00874469" w:rsidDel="00E067A3" w:rsidRDefault="00874469">
            <w:pPr>
              <w:pStyle w:val="Appx"/>
              <w:rPr>
                <w:ins w:id="10624" w:author="aas" w:date="2013-10-14T02:06:00Z"/>
                <w:del w:id="10625" w:author="Anees Shaikh" w:date="2013-10-19T02:16:00Z"/>
              </w:rPr>
              <w:pPrChange w:id="10626" w:author="Anees Shaikh" w:date="2013-10-19T02:16:00Z">
                <w:pPr>
                  <w:pStyle w:val="XML1"/>
                </w:pPr>
              </w:pPrChange>
            </w:pPr>
            <w:ins w:id="10627" w:author="aas" w:date="2013-10-14T02:06:00Z">
              <w:del w:id="10628" w:author="Anees Shaikh" w:date="2013-10-19T02:16:00Z">
                <w:r w:rsidDel="00E067A3">
                  <w:delText xml:space="preserve">                              &lt;/xs:sequence&gt;</w:delText>
                </w:r>
              </w:del>
            </w:ins>
          </w:p>
          <w:p w14:paraId="5DBC6039" w14:textId="0EFEC3AE" w:rsidR="00874469" w:rsidDel="00E067A3" w:rsidRDefault="00874469">
            <w:pPr>
              <w:pStyle w:val="Appx"/>
              <w:rPr>
                <w:ins w:id="10629" w:author="aas" w:date="2013-10-14T02:06:00Z"/>
                <w:del w:id="10630" w:author="Anees Shaikh" w:date="2013-10-19T02:16:00Z"/>
              </w:rPr>
              <w:pPrChange w:id="10631" w:author="Anees Shaikh" w:date="2013-10-19T02:16:00Z">
                <w:pPr>
                  <w:pStyle w:val="XML1"/>
                </w:pPr>
              </w:pPrChange>
            </w:pPr>
            <w:ins w:id="10632" w:author="aas" w:date="2013-10-14T02:06:00Z">
              <w:del w:id="10633" w:author="Anees Shaikh" w:date="2013-10-19T02:16:00Z">
                <w:r w:rsidDel="00E067A3">
                  <w:delText xml:space="preserve">                            &lt;/xs:complexType&gt;</w:delText>
                </w:r>
              </w:del>
            </w:ins>
          </w:p>
          <w:p w14:paraId="1EC45209" w14:textId="5EA5A2EE" w:rsidR="00874469" w:rsidDel="00E067A3" w:rsidRDefault="00874469">
            <w:pPr>
              <w:pStyle w:val="Appx"/>
              <w:rPr>
                <w:ins w:id="10634" w:author="aas" w:date="2013-10-14T02:06:00Z"/>
                <w:del w:id="10635" w:author="Anees Shaikh" w:date="2013-10-19T02:16:00Z"/>
              </w:rPr>
              <w:pPrChange w:id="10636" w:author="Anees Shaikh" w:date="2013-10-19T02:16:00Z">
                <w:pPr>
                  <w:pStyle w:val="XML1"/>
                </w:pPr>
              </w:pPrChange>
            </w:pPr>
            <w:ins w:id="10637" w:author="aas" w:date="2013-10-14T02:06:00Z">
              <w:del w:id="10638" w:author="Anees Shaikh" w:date="2013-10-19T02:16:00Z">
                <w:r w:rsidDel="00E067A3">
                  <w:delText xml:space="preserve">                          &lt;/xs:element&gt;</w:delText>
                </w:r>
              </w:del>
            </w:ins>
          </w:p>
          <w:p w14:paraId="6C8BE940" w14:textId="28D94069" w:rsidR="00874469" w:rsidDel="00E067A3" w:rsidRDefault="00874469">
            <w:pPr>
              <w:pStyle w:val="Appx"/>
              <w:rPr>
                <w:ins w:id="10639" w:author="aas" w:date="2013-10-14T02:06:00Z"/>
                <w:del w:id="10640" w:author="Anees Shaikh" w:date="2013-10-19T02:16:00Z"/>
              </w:rPr>
              <w:pPrChange w:id="10641" w:author="Anees Shaikh" w:date="2013-10-19T02:16:00Z">
                <w:pPr>
                  <w:pStyle w:val="XML1"/>
                </w:pPr>
              </w:pPrChange>
            </w:pPr>
            <w:ins w:id="10642" w:author="aas" w:date="2013-10-14T02:06:00Z">
              <w:del w:id="10643" w:author="Anees Shaikh" w:date="2013-10-19T02:16:00Z">
                <w:r w:rsidDel="00E067A3">
                  <w:delText xml:space="preserve">                          &lt;xs:any minOccurs="0" maxOccurs="unbounded"</w:delText>
                </w:r>
              </w:del>
            </w:ins>
          </w:p>
          <w:p w14:paraId="4E802F1D" w14:textId="3188BE3C" w:rsidR="00874469" w:rsidDel="00E067A3" w:rsidRDefault="00874469">
            <w:pPr>
              <w:pStyle w:val="Appx"/>
              <w:rPr>
                <w:ins w:id="10644" w:author="aas" w:date="2013-10-14T02:06:00Z"/>
                <w:del w:id="10645" w:author="Anees Shaikh" w:date="2013-10-19T02:16:00Z"/>
              </w:rPr>
              <w:pPrChange w:id="10646" w:author="Anees Shaikh" w:date="2013-10-19T02:16:00Z">
                <w:pPr>
                  <w:pStyle w:val="XML1"/>
                </w:pPr>
              </w:pPrChange>
            </w:pPr>
            <w:ins w:id="10647" w:author="aas" w:date="2013-10-14T02:06:00Z">
              <w:del w:id="10648" w:author="Anees Shaikh" w:date="2013-10-19T02:16:00Z">
                <w:r w:rsidDel="00E067A3">
                  <w:delText xml:space="preserve">                                  namespace="##other" processContents="lax"/&gt;</w:delText>
                </w:r>
              </w:del>
            </w:ins>
          </w:p>
          <w:p w14:paraId="269C56E9" w14:textId="65F6BF37" w:rsidR="00874469" w:rsidDel="00E067A3" w:rsidRDefault="00874469">
            <w:pPr>
              <w:pStyle w:val="Appx"/>
              <w:rPr>
                <w:ins w:id="10649" w:author="aas" w:date="2013-10-14T02:06:00Z"/>
                <w:del w:id="10650" w:author="Anees Shaikh" w:date="2013-10-19T02:16:00Z"/>
              </w:rPr>
              <w:pPrChange w:id="10651" w:author="Anees Shaikh" w:date="2013-10-19T02:16:00Z">
                <w:pPr>
                  <w:pStyle w:val="XML1"/>
                </w:pPr>
              </w:pPrChange>
            </w:pPr>
            <w:ins w:id="10652" w:author="aas" w:date="2013-10-14T02:06:00Z">
              <w:del w:id="10653" w:author="Anees Shaikh" w:date="2013-10-19T02:16:00Z">
                <w:r w:rsidDel="00E067A3">
                  <w:delText xml:space="preserve">                        &lt;/xs:sequence&gt;</w:delText>
                </w:r>
              </w:del>
            </w:ins>
          </w:p>
          <w:p w14:paraId="56BEE749" w14:textId="46127C65" w:rsidR="00874469" w:rsidDel="00E067A3" w:rsidRDefault="00874469">
            <w:pPr>
              <w:pStyle w:val="Appx"/>
              <w:rPr>
                <w:ins w:id="10654" w:author="aas" w:date="2013-10-14T02:06:00Z"/>
                <w:del w:id="10655" w:author="Anees Shaikh" w:date="2013-10-19T02:16:00Z"/>
              </w:rPr>
              <w:pPrChange w:id="10656" w:author="Anees Shaikh" w:date="2013-10-19T02:16:00Z">
                <w:pPr>
                  <w:pStyle w:val="XML1"/>
                </w:pPr>
              </w:pPrChange>
            </w:pPr>
            <w:ins w:id="10657" w:author="aas" w:date="2013-10-14T02:06:00Z">
              <w:del w:id="10658" w:author="Anees Shaikh" w:date="2013-10-19T02:16:00Z">
                <w:r w:rsidDel="00E067A3">
                  <w:delText xml:space="preserve">                      &lt;/xs:complexType&gt;</w:delText>
                </w:r>
              </w:del>
            </w:ins>
          </w:p>
          <w:p w14:paraId="74BBAFA9" w14:textId="4E3AF93F" w:rsidR="00874469" w:rsidDel="00E067A3" w:rsidRDefault="00874469">
            <w:pPr>
              <w:pStyle w:val="Appx"/>
              <w:rPr>
                <w:ins w:id="10659" w:author="aas" w:date="2013-10-14T02:06:00Z"/>
                <w:del w:id="10660" w:author="Anees Shaikh" w:date="2013-10-19T02:16:00Z"/>
              </w:rPr>
              <w:pPrChange w:id="10661" w:author="Anees Shaikh" w:date="2013-10-19T02:16:00Z">
                <w:pPr>
                  <w:pStyle w:val="XML1"/>
                </w:pPr>
              </w:pPrChange>
            </w:pPr>
            <w:ins w:id="10662" w:author="aas" w:date="2013-10-14T02:06:00Z">
              <w:del w:id="10663" w:author="Anees Shaikh" w:date="2013-10-19T02:16:00Z">
                <w:r w:rsidDel="00E067A3">
                  <w:delText xml:space="preserve">                    &lt;/xs:element&gt;</w:delText>
                </w:r>
              </w:del>
            </w:ins>
          </w:p>
          <w:p w14:paraId="5F4EE5EC" w14:textId="4778B576" w:rsidR="00874469" w:rsidDel="00E067A3" w:rsidRDefault="00874469">
            <w:pPr>
              <w:pStyle w:val="Appx"/>
              <w:rPr>
                <w:ins w:id="10664" w:author="aas" w:date="2013-10-14T02:06:00Z"/>
                <w:del w:id="10665" w:author="Anees Shaikh" w:date="2013-10-19T02:16:00Z"/>
              </w:rPr>
              <w:pPrChange w:id="10666" w:author="Anees Shaikh" w:date="2013-10-19T02:16:00Z">
                <w:pPr>
                  <w:pStyle w:val="XML1"/>
                </w:pPr>
              </w:pPrChange>
            </w:pPr>
            <w:ins w:id="10667" w:author="aas" w:date="2013-10-14T02:06:00Z">
              <w:del w:id="10668" w:author="Anees Shaikh" w:date="2013-10-19T02:16:00Z">
                <w:r w:rsidDel="00E067A3">
                  <w:delText xml:space="preserve">                    &lt;xs:choice&gt;</w:delText>
                </w:r>
              </w:del>
            </w:ins>
          </w:p>
          <w:p w14:paraId="70D76E91" w14:textId="4346BCE4" w:rsidR="00874469" w:rsidDel="00E067A3" w:rsidRDefault="00874469">
            <w:pPr>
              <w:pStyle w:val="Appx"/>
              <w:rPr>
                <w:ins w:id="10669" w:author="aas" w:date="2013-10-14T02:06:00Z"/>
                <w:del w:id="10670" w:author="Anees Shaikh" w:date="2013-10-19T02:16:00Z"/>
              </w:rPr>
              <w:pPrChange w:id="10671" w:author="Anees Shaikh" w:date="2013-10-19T02:16:00Z">
                <w:pPr>
                  <w:pStyle w:val="XML1"/>
                </w:pPr>
              </w:pPrChange>
            </w:pPr>
            <w:ins w:id="10672" w:author="aas" w:date="2013-10-14T02:06:00Z">
              <w:del w:id="10673" w:author="Anees Shaikh" w:date="2013-10-19T02:16:00Z">
                <w:r w:rsidDel="00E067A3">
                  <w:delText xml:space="preserve">                      &lt;xs:annotation&gt;</w:delText>
                </w:r>
              </w:del>
            </w:ins>
          </w:p>
          <w:p w14:paraId="13B996BB" w14:textId="0BC95E75" w:rsidR="00874469" w:rsidDel="00E067A3" w:rsidRDefault="00874469">
            <w:pPr>
              <w:pStyle w:val="Appx"/>
              <w:rPr>
                <w:ins w:id="10674" w:author="aas" w:date="2013-10-14T02:06:00Z"/>
                <w:del w:id="10675" w:author="Anees Shaikh" w:date="2013-10-19T02:16:00Z"/>
              </w:rPr>
              <w:pPrChange w:id="10676" w:author="Anees Shaikh" w:date="2013-10-19T02:16:00Z">
                <w:pPr>
                  <w:pStyle w:val="XML1"/>
                </w:pPr>
              </w:pPrChange>
            </w:pPr>
            <w:ins w:id="10677" w:author="aas" w:date="2013-10-14T02:06:00Z">
              <w:del w:id="10678" w:author="Anees Shaikh" w:date="2013-10-19T02:16:00Z">
                <w:r w:rsidDel="00E067A3">
                  <w:delText xml:space="preserve">                        &lt;xs:documentation&gt;</w:delText>
                </w:r>
              </w:del>
            </w:ins>
          </w:p>
          <w:p w14:paraId="51D846B2" w14:textId="473969FF" w:rsidR="00874469" w:rsidDel="00E067A3" w:rsidRDefault="00874469">
            <w:pPr>
              <w:pStyle w:val="Appx"/>
              <w:rPr>
                <w:ins w:id="10679" w:author="aas" w:date="2013-10-14T02:06:00Z"/>
                <w:del w:id="10680" w:author="Anees Shaikh" w:date="2013-10-19T02:16:00Z"/>
              </w:rPr>
              <w:pPrChange w:id="10681" w:author="Anees Shaikh" w:date="2013-10-19T02:16:00Z">
                <w:pPr>
                  <w:pStyle w:val="XML1"/>
                </w:pPr>
              </w:pPrChange>
            </w:pPr>
            <w:ins w:id="10682" w:author="aas" w:date="2013-10-14T02:06:00Z">
              <w:del w:id="10683" w:author="Anees Shaikh" w:date="2013-10-19T02:16:00Z">
                <w:r w:rsidDel="00E067A3">
                  <w:delText xml:space="preserve">                          Tunnels are modeled as logical ports.</w:delText>
                </w:r>
              </w:del>
            </w:ins>
          </w:p>
          <w:p w14:paraId="711CEE6E" w14:textId="00A43E06" w:rsidR="00874469" w:rsidDel="00E067A3" w:rsidRDefault="00874469">
            <w:pPr>
              <w:pStyle w:val="Appx"/>
              <w:rPr>
                <w:ins w:id="10684" w:author="aas" w:date="2013-10-14T02:06:00Z"/>
                <w:del w:id="10685" w:author="Anees Shaikh" w:date="2013-10-19T02:16:00Z"/>
              </w:rPr>
              <w:pPrChange w:id="10686" w:author="Anees Shaikh" w:date="2013-10-19T02:16:00Z">
                <w:pPr>
                  <w:pStyle w:val="XML1"/>
                </w:pPr>
              </w:pPrChange>
            </w:pPr>
            <w:ins w:id="10687" w:author="aas" w:date="2013-10-14T02:06:00Z">
              <w:del w:id="10688" w:author="Anees Shaikh" w:date="2013-10-19T02:16:00Z">
                <w:r w:rsidDel="00E067A3">
                  <w:delText xml:space="preserve">                        &lt;/xs:documentation&gt;</w:delText>
                </w:r>
              </w:del>
            </w:ins>
          </w:p>
          <w:p w14:paraId="7DF3F502" w14:textId="37EC0C40" w:rsidR="00874469" w:rsidDel="00E067A3" w:rsidRDefault="00874469">
            <w:pPr>
              <w:pStyle w:val="Appx"/>
              <w:rPr>
                <w:ins w:id="10689" w:author="aas" w:date="2013-10-14T02:06:00Z"/>
                <w:del w:id="10690" w:author="Anees Shaikh" w:date="2013-10-19T02:16:00Z"/>
              </w:rPr>
              <w:pPrChange w:id="10691" w:author="Anees Shaikh" w:date="2013-10-19T02:16:00Z">
                <w:pPr>
                  <w:pStyle w:val="XML1"/>
                </w:pPr>
              </w:pPrChange>
            </w:pPr>
            <w:ins w:id="10692" w:author="aas" w:date="2013-10-14T02:06:00Z">
              <w:del w:id="10693" w:author="Anees Shaikh" w:date="2013-10-19T02:16:00Z">
                <w:r w:rsidDel="00E067A3">
                  <w:delText xml:space="preserve">                      &lt;/xs:annotation&gt;</w:delText>
                </w:r>
              </w:del>
            </w:ins>
          </w:p>
          <w:p w14:paraId="130B4218" w14:textId="759EC332" w:rsidR="00874469" w:rsidDel="00E067A3" w:rsidRDefault="00874469">
            <w:pPr>
              <w:pStyle w:val="Appx"/>
              <w:rPr>
                <w:ins w:id="10694" w:author="aas" w:date="2013-10-14T02:06:00Z"/>
                <w:del w:id="10695" w:author="Anees Shaikh" w:date="2013-10-19T02:16:00Z"/>
              </w:rPr>
              <w:pPrChange w:id="10696" w:author="Anees Shaikh" w:date="2013-10-19T02:16:00Z">
                <w:pPr>
                  <w:pStyle w:val="XML1"/>
                </w:pPr>
              </w:pPrChange>
            </w:pPr>
          </w:p>
          <w:p w14:paraId="31F349A4" w14:textId="66B3598F" w:rsidR="00874469" w:rsidDel="00E067A3" w:rsidRDefault="00874469">
            <w:pPr>
              <w:pStyle w:val="Appx"/>
              <w:rPr>
                <w:ins w:id="10697" w:author="aas" w:date="2013-10-14T02:06:00Z"/>
                <w:del w:id="10698" w:author="Anees Shaikh" w:date="2013-10-19T02:16:00Z"/>
              </w:rPr>
              <w:pPrChange w:id="10699" w:author="Anees Shaikh" w:date="2013-10-19T02:16:00Z">
                <w:pPr>
                  <w:pStyle w:val="XML1"/>
                </w:pPr>
              </w:pPrChange>
            </w:pPr>
            <w:ins w:id="10700" w:author="aas" w:date="2013-10-14T02:06:00Z">
              <w:del w:id="10701" w:author="Anees Shaikh" w:date="2013-10-19T02:16:00Z">
                <w:r w:rsidDel="00E067A3">
                  <w:delText xml:space="preserve">                      &lt;xs:sequence&gt;</w:delText>
                </w:r>
              </w:del>
            </w:ins>
          </w:p>
          <w:p w14:paraId="5D5CF7E3" w14:textId="0535036E" w:rsidR="00874469" w:rsidDel="00E067A3" w:rsidRDefault="00874469">
            <w:pPr>
              <w:pStyle w:val="Appx"/>
              <w:rPr>
                <w:ins w:id="10702" w:author="aas" w:date="2013-10-14T02:06:00Z"/>
                <w:del w:id="10703" w:author="Anees Shaikh" w:date="2013-10-19T02:16:00Z"/>
              </w:rPr>
              <w:pPrChange w:id="10704" w:author="Anees Shaikh" w:date="2013-10-19T02:16:00Z">
                <w:pPr>
                  <w:pStyle w:val="XML1"/>
                </w:pPr>
              </w:pPrChange>
            </w:pPr>
            <w:ins w:id="10705" w:author="aas" w:date="2013-10-14T02:06:00Z">
              <w:del w:id="10706" w:author="Anees Shaikh" w:date="2013-10-19T02:16:00Z">
                <w:r w:rsidDel="00E067A3">
                  <w:delText xml:space="preserve">                        &lt;xs:element name="tunnel" minOccurs="0"&gt;</w:delText>
                </w:r>
              </w:del>
            </w:ins>
          </w:p>
          <w:p w14:paraId="529E9B1A" w14:textId="5DD14BAE" w:rsidR="00874469" w:rsidDel="00E067A3" w:rsidRDefault="00874469">
            <w:pPr>
              <w:pStyle w:val="Appx"/>
              <w:rPr>
                <w:ins w:id="10707" w:author="aas" w:date="2013-10-14T02:06:00Z"/>
                <w:del w:id="10708" w:author="Anees Shaikh" w:date="2013-10-19T02:16:00Z"/>
              </w:rPr>
              <w:pPrChange w:id="10709" w:author="Anees Shaikh" w:date="2013-10-19T02:16:00Z">
                <w:pPr>
                  <w:pStyle w:val="XML1"/>
                </w:pPr>
              </w:pPrChange>
            </w:pPr>
            <w:ins w:id="10710" w:author="aas" w:date="2013-10-14T02:06:00Z">
              <w:del w:id="10711" w:author="Anees Shaikh" w:date="2013-10-19T02:16:00Z">
                <w:r w:rsidDel="00E067A3">
                  <w:delText xml:space="preserve">                          &lt;xs:annotation&gt;</w:delText>
                </w:r>
              </w:del>
            </w:ins>
          </w:p>
          <w:p w14:paraId="29B113E8" w14:textId="41513F4F" w:rsidR="00874469" w:rsidDel="00E067A3" w:rsidRDefault="00874469">
            <w:pPr>
              <w:pStyle w:val="Appx"/>
              <w:rPr>
                <w:ins w:id="10712" w:author="aas" w:date="2013-10-14T02:06:00Z"/>
                <w:del w:id="10713" w:author="Anees Shaikh" w:date="2013-10-19T02:16:00Z"/>
              </w:rPr>
              <w:pPrChange w:id="10714" w:author="Anees Shaikh" w:date="2013-10-19T02:16:00Z">
                <w:pPr>
                  <w:pStyle w:val="XML1"/>
                </w:pPr>
              </w:pPrChange>
            </w:pPr>
            <w:ins w:id="10715" w:author="aas" w:date="2013-10-14T02:06:00Z">
              <w:del w:id="10716" w:author="Anees Shaikh" w:date="2013-10-19T02:16:00Z">
                <w:r w:rsidDel="00E067A3">
                  <w:delText xml:space="preserve">                            &lt;xs:documentation&gt;</w:delText>
                </w:r>
              </w:del>
            </w:ins>
          </w:p>
          <w:p w14:paraId="09556E7F" w14:textId="64F67F28" w:rsidR="00874469" w:rsidDel="00E067A3" w:rsidRDefault="00874469">
            <w:pPr>
              <w:pStyle w:val="Appx"/>
              <w:rPr>
                <w:ins w:id="10717" w:author="aas" w:date="2013-10-14T02:06:00Z"/>
                <w:del w:id="10718" w:author="Anees Shaikh" w:date="2013-10-19T02:16:00Z"/>
              </w:rPr>
              <w:pPrChange w:id="10719" w:author="Anees Shaikh" w:date="2013-10-19T02:16:00Z">
                <w:pPr>
                  <w:pStyle w:val="XML1"/>
                </w:pPr>
              </w:pPrChange>
            </w:pPr>
            <w:ins w:id="10720" w:author="aas" w:date="2013-10-14T02:06:00Z">
              <w:del w:id="10721" w:author="Anees Shaikh" w:date="2013-10-19T02:16:00Z">
                <w:r w:rsidDel="00E067A3">
                  <w:delText xml:space="preserve">                              Properties of a basic IP-in-GRE tunnel.</w:delText>
                </w:r>
              </w:del>
            </w:ins>
          </w:p>
          <w:p w14:paraId="2D7CAEFE" w14:textId="5F7909FB" w:rsidR="00874469" w:rsidDel="00E067A3" w:rsidRDefault="00874469">
            <w:pPr>
              <w:pStyle w:val="Appx"/>
              <w:rPr>
                <w:ins w:id="10722" w:author="aas" w:date="2013-10-14T02:06:00Z"/>
                <w:del w:id="10723" w:author="Anees Shaikh" w:date="2013-10-19T02:16:00Z"/>
              </w:rPr>
              <w:pPrChange w:id="10724" w:author="Anees Shaikh" w:date="2013-10-19T02:16:00Z">
                <w:pPr>
                  <w:pStyle w:val="XML1"/>
                </w:pPr>
              </w:pPrChange>
            </w:pPr>
            <w:ins w:id="10725" w:author="aas" w:date="2013-10-14T02:06:00Z">
              <w:del w:id="10726" w:author="Anees Shaikh" w:date="2013-10-19T02:16:00Z">
                <w:r w:rsidDel="00E067A3">
                  <w:delText xml:space="preserve">                            &lt;/xs:documentation&gt;</w:delText>
                </w:r>
              </w:del>
            </w:ins>
          </w:p>
          <w:p w14:paraId="23520A3C" w14:textId="03EAB626" w:rsidR="00874469" w:rsidDel="00E067A3" w:rsidRDefault="00874469">
            <w:pPr>
              <w:pStyle w:val="Appx"/>
              <w:rPr>
                <w:ins w:id="10727" w:author="aas" w:date="2013-10-14T02:06:00Z"/>
                <w:del w:id="10728" w:author="Anees Shaikh" w:date="2013-10-19T02:16:00Z"/>
              </w:rPr>
              <w:pPrChange w:id="10729" w:author="Anees Shaikh" w:date="2013-10-19T02:16:00Z">
                <w:pPr>
                  <w:pStyle w:val="XML1"/>
                </w:pPr>
              </w:pPrChange>
            </w:pPr>
            <w:ins w:id="10730" w:author="aas" w:date="2013-10-14T02:06:00Z">
              <w:del w:id="10731" w:author="Anees Shaikh" w:date="2013-10-19T02:16:00Z">
                <w:r w:rsidDel="00E067A3">
                  <w:delText xml:space="preserve">                          &lt;/xs:annotation&gt;</w:delText>
                </w:r>
              </w:del>
            </w:ins>
          </w:p>
          <w:p w14:paraId="1D5F6FF9" w14:textId="5E5A73FE" w:rsidR="00874469" w:rsidDel="00E067A3" w:rsidRDefault="00874469">
            <w:pPr>
              <w:pStyle w:val="Appx"/>
              <w:rPr>
                <w:ins w:id="10732" w:author="aas" w:date="2013-10-14T02:06:00Z"/>
                <w:del w:id="10733" w:author="Anees Shaikh" w:date="2013-10-19T02:16:00Z"/>
              </w:rPr>
              <w:pPrChange w:id="10734" w:author="Anees Shaikh" w:date="2013-10-19T02:16:00Z">
                <w:pPr>
                  <w:pStyle w:val="XML1"/>
                </w:pPr>
              </w:pPrChange>
            </w:pPr>
            <w:ins w:id="10735" w:author="aas" w:date="2013-10-14T02:06:00Z">
              <w:del w:id="10736" w:author="Anees Shaikh" w:date="2013-10-19T02:16:00Z">
                <w:r w:rsidDel="00E067A3">
                  <w:delText xml:space="preserve">                          &lt;xs:complexType&gt;</w:delText>
                </w:r>
              </w:del>
            </w:ins>
          </w:p>
          <w:p w14:paraId="71576491" w14:textId="4F20CD36" w:rsidR="00874469" w:rsidDel="00E067A3" w:rsidRDefault="00874469">
            <w:pPr>
              <w:pStyle w:val="Appx"/>
              <w:rPr>
                <w:ins w:id="10737" w:author="aas" w:date="2013-10-14T02:06:00Z"/>
                <w:del w:id="10738" w:author="Anees Shaikh" w:date="2013-10-19T02:16:00Z"/>
              </w:rPr>
              <w:pPrChange w:id="10739" w:author="Anees Shaikh" w:date="2013-10-19T02:16:00Z">
                <w:pPr>
                  <w:pStyle w:val="XML1"/>
                </w:pPr>
              </w:pPrChange>
            </w:pPr>
            <w:ins w:id="10740" w:author="aas" w:date="2013-10-14T02:06:00Z">
              <w:del w:id="10741" w:author="Anees Shaikh" w:date="2013-10-19T02:16:00Z">
                <w:r w:rsidDel="00E067A3">
                  <w:delText xml:space="preserve">                            &lt;xs:sequence&gt;</w:delText>
                </w:r>
              </w:del>
            </w:ins>
          </w:p>
          <w:p w14:paraId="40BA08F6" w14:textId="386D66B6" w:rsidR="00874469" w:rsidDel="00E067A3" w:rsidRDefault="00874469">
            <w:pPr>
              <w:pStyle w:val="Appx"/>
              <w:rPr>
                <w:ins w:id="10742" w:author="aas" w:date="2013-10-14T02:06:00Z"/>
                <w:del w:id="10743" w:author="Anees Shaikh" w:date="2013-10-19T02:16:00Z"/>
              </w:rPr>
              <w:pPrChange w:id="10744" w:author="Anees Shaikh" w:date="2013-10-19T02:16:00Z">
                <w:pPr>
                  <w:pStyle w:val="XML1"/>
                </w:pPr>
              </w:pPrChange>
            </w:pPr>
            <w:ins w:id="10745" w:author="aas" w:date="2013-10-14T02:06:00Z">
              <w:del w:id="10746" w:author="Anees Shaikh" w:date="2013-10-19T02:16:00Z">
                <w:r w:rsidDel="00E067A3">
                  <w:delText xml:space="preserve">                              &lt;xs:choice&gt;</w:delText>
                </w:r>
              </w:del>
            </w:ins>
          </w:p>
          <w:p w14:paraId="3BF689A1" w14:textId="580A22A4" w:rsidR="00874469" w:rsidDel="00E067A3" w:rsidRDefault="00874469">
            <w:pPr>
              <w:pStyle w:val="Appx"/>
              <w:rPr>
                <w:ins w:id="10747" w:author="aas" w:date="2013-10-14T02:06:00Z"/>
                <w:del w:id="10748" w:author="Anees Shaikh" w:date="2013-10-19T02:16:00Z"/>
              </w:rPr>
              <w:pPrChange w:id="10749" w:author="Anees Shaikh" w:date="2013-10-19T02:16:00Z">
                <w:pPr>
                  <w:pStyle w:val="XML1"/>
                </w:pPr>
              </w:pPrChange>
            </w:pPr>
            <w:ins w:id="10750" w:author="aas" w:date="2013-10-14T02:06:00Z">
              <w:del w:id="10751" w:author="Anees Shaikh" w:date="2013-10-19T02:16:00Z">
                <w:r w:rsidDel="00E067A3">
                  <w:delText xml:space="preserve">                                &lt;xs:sequence&gt;</w:delText>
                </w:r>
              </w:del>
            </w:ins>
          </w:p>
          <w:p w14:paraId="7C0AAB2B" w14:textId="01030DC0" w:rsidR="00874469" w:rsidDel="00E067A3" w:rsidRDefault="00874469">
            <w:pPr>
              <w:pStyle w:val="Appx"/>
              <w:rPr>
                <w:ins w:id="10752" w:author="aas" w:date="2013-10-14T02:06:00Z"/>
                <w:del w:id="10753" w:author="Anees Shaikh" w:date="2013-10-19T02:16:00Z"/>
              </w:rPr>
              <w:pPrChange w:id="10754" w:author="Anees Shaikh" w:date="2013-10-19T02:16:00Z">
                <w:pPr>
                  <w:pStyle w:val="XML1"/>
                </w:pPr>
              </w:pPrChange>
            </w:pPr>
            <w:ins w:id="10755" w:author="aas" w:date="2013-10-14T02:06:00Z">
              <w:del w:id="10756" w:author="Anees Shaikh" w:date="2013-10-19T02:16:00Z">
                <w:r w:rsidDel="00E067A3">
                  <w:delText xml:space="preserve">                                  &lt;xs:element name="local-endpoint-ipv4-adress" minOccurs="0"  type="inet:ipv4-address"&gt;</w:delText>
                </w:r>
              </w:del>
            </w:ins>
          </w:p>
          <w:p w14:paraId="40558DFA" w14:textId="6D333AC4" w:rsidR="00874469" w:rsidDel="00E067A3" w:rsidRDefault="00874469">
            <w:pPr>
              <w:pStyle w:val="Appx"/>
              <w:rPr>
                <w:ins w:id="10757" w:author="aas" w:date="2013-10-14T02:06:00Z"/>
                <w:del w:id="10758" w:author="Anees Shaikh" w:date="2013-10-19T02:16:00Z"/>
              </w:rPr>
              <w:pPrChange w:id="10759" w:author="Anees Shaikh" w:date="2013-10-19T02:16:00Z">
                <w:pPr>
                  <w:pStyle w:val="XML1"/>
                </w:pPr>
              </w:pPrChange>
            </w:pPr>
            <w:ins w:id="10760" w:author="aas" w:date="2013-10-14T02:06:00Z">
              <w:del w:id="10761" w:author="Anees Shaikh" w:date="2013-10-19T02:16:00Z">
                <w:r w:rsidDel="00E067A3">
                  <w:delText xml:space="preserve">                                    &lt;xs:annotation&gt;</w:delText>
                </w:r>
              </w:del>
            </w:ins>
          </w:p>
          <w:p w14:paraId="2D348551" w14:textId="61625E00" w:rsidR="00874469" w:rsidDel="00E067A3" w:rsidRDefault="00874469">
            <w:pPr>
              <w:pStyle w:val="Appx"/>
              <w:rPr>
                <w:ins w:id="10762" w:author="aas" w:date="2013-10-14T02:06:00Z"/>
                <w:del w:id="10763" w:author="Anees Shaikh" w:date="2013-10-19T02:16:00Z"/>
              </w:rPr>
              <w:pPrChange w:id="10764" w:author="Anees Shaikh" w:date="2013-10-19T02:16:00Z">
                <w:pPr>
                  <w:pStyle w:val="XML1"/>
                </w:pPr>
              </w:pPrChange>
            </w:pPr>
            <w:ins w:id="10765" w:author="aas" w:date="2013-10-14T02:06:00Z">
              <w:del w:id="10766" w:author="Anees Shaikh" w:date="2013-10-19T02:16:00Z">
                <w:r w:rsidDel="00E067A3">
                  <w:delText xml:space="preserve">                                      &lt;xs:documentation&gt;</w:delText>
                </w:r>
              </w:del>
            </w:ins>
          </w:p>
          <w:p w14:paraId="52EB3191" w14:textId="0EEEE9EF" w:rsidR="00874469" w:rsidDel="00E067A3" w:rsidRDefault="00874469">
            <w:pPr>
              <w:pStyle w:val="Appx"/>
              <w:rPr>
                <w:ins w:id="10767" w:author="aas" w:date="2013-10-14T02:06:00Z"/>
                <w:del w:id="10768" w:author="Anees Shaikh" w:date="2013-10-19T02:16:00Z"/>
              </w:rPr>
              <w:pPrChange w:id="10769" w:author="Anees Shaikh" w:date="2013-10-19T02:16:00Z">
                <w:pPr>
                  <w:pStyle w:val="XML1"/>
                </w:pPr>
              </w:pPrChange>
            </w:pPr>
            <w:ins w:id="10770" w:author="aas" w:date="2013-10-14T02:06:00Z">
              <w:del w:id="10771" w:author="Anees Shaikh" w:date="2013-10-19T02:16:00Z">
                <w:r w:rsidDel="00E067A3">
                  <w:delText xml:space="preserve">                                        The IPv4 address of the local tunnel endpoint.</w:delText>
                </w:r>
              </w:del>
            </w:ins>
          </w:p>
          <w:p w14:paraId="23D969E9" w14:textId="7E914146" w:rsidR="00874469" w:rsidDel="00E067A3" w:rsidRDefault="00874469">
            <w:pPr>
              <w:pStyle w:val="Appx"/>
              <w:rPr>
                <w:ins w:id="10772" w:author="aas" w:date="2013-10-14T02:06:00Z"/>
                <w:del w:id="10773" w:author="Anees Shaikh" w:date="2013-10-19T02:16:00Z"/>
              </w:rPr>
              <w:pPrChange w:id="10774" w:author="Anees Shaikh" w:date="2013-10-19T02:16:00Z">
                <w:pPr>
                  <w:pStyle w:val="XML1"/>
                </w:pPr>
              </w:pPrChange>
            </w:pPr>
            <w:ins w:id="10775" w:author="aas" w:date="2013-10-14T02:06:00Z">
              <w:del w:id="10776" w:author="Anees Shaikh" w:date="2013-10-19T02:16:00Z">
                <w:r w:rsidDel="00E067A3">
                  <w:delText xml:space="preserve">                                      &lt;/xs:documentation&gt;</w:delText>
                </w:r>
              </w:del>
            </w:ins>
          </w:p>
          <w:p w14:paraId="66C0C823" w14:textId="25821743" w:rsidR="00874469" w:rsidDel="00E067A3" w:rsidRDefault="00874469">
            <w:pPr>
              <w:pStyle w:val="Appx"/>
              <w:rPr>
                <w:ins w:id="10777" w:author="aas" w:date="2013-10-14T02:06:00Z"/>
                <w:del w:id="10778" w:author="Anees Shaikh" w:date="2013-10-19T02:16:00Z"/>
              </w:rPr>
              <w:pPrChange w:id="10779" w:author="Anees Shaikh" w:date="2013-10-19T02:16:00Z">
                <w:pPr>
                  <w:pStyle w:val="XML1"/>
                </w:pPr>
              </w:pPrChange>
            </w:pPr>
            <w:ins w:id="10780" w:author="aas" w:date="2013-10-14T02:06:00Z">
              <w:del w:id="10781" w:author="Anees Shaikh" w:date="2013-10-19T02:16:00Z">
                <w:r w:rsidDel="00E067A3">
                  <w:delText xml:space="preserve">                                    &lt;/xs:annotation&gt;</w:delText>
                </w:r>
              </w:del>
            </w:ins>
          </w:p>
          <w:p w14:paraId="0CCAE546" w14:textId="0AC3307F" w:rsidR="00874469" w:rsidDel="00E067A3" w:rsidRDefault="00874469">
            <w:pPr>
              <w:pStyle w:val="Appx"/>
              <w:rPr>
                <w:ins w:id="10782" w:author="aas" w:date="2013-10-14T02:06:00Z"/>
                <w:del w:id="10783" w:author="Anees Shaikh" w:date="2013-10-19T02:16:00Z"/>
              </w:rPr>
              <w:pPrChange w:id="10784" w:author="Anees Shaikh" w:date="2013-10-19T02:16:00Z">
                <w:pPr>
                  <w:pStyle w:val="XML1"/>
                </w:pPr>
              </w:pPrChange>
            </w:pPr>
            <w:ins w:id="10785" w:author="aas" w:date="2013-10-14T02:06:00Z">
              <w:del w:id="10786" w:author="Anees Shaikh" w:date="2013-10-19T02:16:00Z">
                <w:r w:rsidDel="00E067A3">
                  <w:delText xml:space="preserve">                                  &lt;/xs:element&gt;</w:delText>
                </w:r>
              </w:del>
            </w:ins>
          </w:p>
          <w:p w14:paraId="5ECA59E3" w14:textId="0A2F0B6D" w:rsidR="00874469" w:rsidDel="00E067A3" w:rsidRDefault="00874469">
            <w:pPr>
              <w:pStyle w:val="Appx"/>
              <w:rPr>
                <w:ins w:id="10787" w:author="aas" w:date="2013-10-14T02:06:00Z"/>
                <w:del w:id="10788" w:author="Anees Shaikh" w:date="2013-10-19T02:16:00Z"/>
              </w:rPr>
              <w:pPrChange w:id="10789" w:author="Anees Shaikh" w:date="2013-10-19T02:16:00Z">
                <w:pPr>
                  <w:pStyle w:val="XML1"/>
                </w:pPr>
              </w:pPrChange>
            </w:pPr>
            <w:ins w:id="10790" w:author="aas" w:date="2013-10-14T02:06:00Z">
              <w:del w:id="10791" w:author="Anees Shaikh" w:date="2013-10-19T02:16:00Z">
                <w:r w:rsidDel="00E067A3">
                  <w:delText xml:space="preserve">                                  &lt;xs:element name="remote-endpoint-ipv4-adress" minOccurs="0"  type="inet:ipv4-address"&gt;</w:delText>
                </w:r>
              </w:del>
            </w:ins>
          </w:p>
          <w:p w14:paraId="13E740CB" w14:textId="49D5FFD5" w:rsidR="00874469" w:rsidDel="00E067A3" w:rsidRDefault="00874469">
            <w:pPr>
              <w:pStyle w:val="Appx"/>
              <w:rPr>
                <w:ins w:id="10792" w:author="aas" w:date="2013-10-14T02:06:00Z"/>
                <w:del w:id="10793" w:author="Anees Shaikh" w:date="2013-10-19T02:16:00Z"/>
              </w:rPr>
              <w:pPrChange w:id="10794" w:author="Anees Shaikh" w:date="2013-10-19T02:16:00Z">
                <w:pPr>
                  <w:pStyle w:val="XML1"/>
                </w:pPr>
              </w:pPrChange>
            </w:pPr>
            <w:ins w:id="10795" w:author="aas" w:date="2013-10-14T02:06:00Z">
              <w:del w:id="10796" w:author="Anees Shaikh" w:date="2013-10-19T02:16:00Z">
                <w:r w:rsidDel="00E067A3">
                  <w:delText xml:space="preserve">                                    &lt;xs:annotation&gt;</w:delText>
                </w:r>
              </w:del>
            </w:ins>
          </w:p>
          <w:p w14:paraId="29AD71BB" w14:textId="31C460CD" w:rsidR="00874469" w:rsidDel="00E067A3" w:rsidRDefault="00874469">
            <w:pPr>
              <w:pStyle w:val="Appx"/>
              <w:rPr>
                <w:ins w:id="10797" w:author="aas" w:date="2013-10-14T02:06:00Z"/>
                <w:del w:id="10798" w:author="Anees Shaikh" w:date="2013-10-19T02:16:00Z"/>
              </w:rPr>
              <w:pPrChange w:id="10799" w:author="Anees Shaikh" w:date="2013-10-19T02:16:00Z">
                <w:pPr>
                  <w:pStyle w:val="XML1"/>
                </w:pPr>
              </w:pPrChange>
            </w:pPr>
            <w:ins w:id="10800" w:author="aas" w:date="2013-10-14T02:06:00Z">
              <w:del w:id="10801" w:author="Anees Shaikh" w:date="2013-10-19T02:16:00Z">
                <w:r w:rsidDel="00E067A3">
                  <w:delText xml:space="preserve">                                      &lt;xs:documentation&gt;</w:delText>
                </w:r>
              </w:del>
            </w:ins>
          </w:p>
          <w:p w14:paraId="7DF0DF6F" w14:textId="55C26AD1" w:rsidR="00874469" w:rsidDel="00E067A3" w:rsidRDefault="00874469">
            <w:pPr>
              <w:pStyle w:val="Appx"/>
              <w:rPr>
                <w:ins w:id="10802" w:author="aas" w:date="2013-10-14T02:06:00Z"/>
                <w:del w:id="10803" w:author="Anees Shaikh" w:date="2013-10-19T02:16:00Z"/>
              </w:rPr>
              <w:pPrChange w:id="10804" w:author="Anees Shaikh" w:date="2013-10-19T02:16:00Z">
                <w:pPr>
                  <w:pStyle w:val="XML1"/>
                </w:pPr>
              </w:pPrChange>
            </w:pPr>
            <w:ins w:id="10805" w:author="aas" w:date="2013-10-14T02:06:00Z">
              <w:del w:id="10806" w:author="Anees Shaikh" w:date="2013-10-19T02:16:00Z">
                <w:r w:rsidDel="00E067A3">
                  <w:delText xml:space="preserve">                                        The IPv4 address of the remote tunnel endpoint.</w:delText>
                </w:r>
              </w:del>
            </w:ins>
          </w:p>
          <w:p w14:paraId="1CB890A0" w14:textId="001400A0" w:rsidR="00874469" w:rsidDel="00E067A3" w:rsidRDefault="00874469">
            <w:pPr>
              <w:pStyle w:val="Appx"/>
              <w:rPr>
                <w:ins w:id="10807" w:author="aas" w:date="2013-10-14T02:06:00Z"/>
                <w:del w:id="10808" w:author="Anees Shaikh" w:date="2013-10-19T02:16:00Z"/>
              </w:rPr>
              <w:pPrChange w:id="10809" w:author="Anees Shaikh" w:date="2013-10-19T02:16:00Z">
                <w:pPr>
                  <w:pStyle w:val="XML1"/>
                </w:pPr>
              </w:pPrChange>
            </w:pPr>
            <w:ins w:id="10810" w:author="aas" w:date="2013-10-14T02:06:00Z">
              <w:del w:id="10811" w:author="Anees Shaikh" w:date="2013-10-19T02:16:00Z">
                <w:r w:rsidDel="00E067A3">
                  <w:delText xml:space="preserve">                                      &lt;/xs:documentation&gt;</w:delText>
                </w:r>
              </w:del>
            </w:ins>
          </w:p>
          <w:p w14:paraId="6F9101CB" w14:textId="1A68A2E3" w:rsidR="00874469" w:rsidDel="00E067A3" w:rsidRDefault="00874469">
            <w:pPr>
              <w:pStyle w:val="Appx"/>
              <w:rPr>
                <w:ins w:id="10812" w:author="aas" w:date="2013-10-14T02:06:00Z"/>
                <w:del w:id="10813" w:author="Anees Shaikh" w:date="2013-10-19T02:16:00Z"/>
              </w:rPr>
              <w:pPrChange w:id="10814" w:author="Anees Shaikh" w:date="2013-10-19T02:16:00Z">
                <w:pPr>
                  <w:pStyle w:val="XML1"/>
                </w:pPr>
              </w:pPrChange>
            </w:pPr>
            <w:ins w:id="10815" w:author="aas" w:date="2013-10-14T02:06:00Z">
              <w:del w:id="10816" w:author="Anees Shaikh" w:date="2013-10-19T02:16:00Z">
                <w:r w:rsidDel="00E067A3">
                  <w:delText xml:space="preserve">                                    &lt;/xs:annotation&gt;</w:delText>
                </w:r>
              </w:del>
            </w:ins>
          </w:p>
          <w:p w14:paraId="28FEC760" w14:textId="3B3DB11D" w:rsidR="00874469" w:rsidDel="00E067A3" w:rsidRDefault="00874469">
            <w:pPr>
              <w:pStyle w:val="Appx"/>
              <w:rPr>
                <w:ins w:id="10817" w:author="aas" w:date="2013-10-14T02:06:00Z"/>
                <w:del w:id="10818" w:author="Anees Shaikh" w:date="2013-10-19T02:16:00Z"/>
              </w:rPr>
              <w:pPrChange w:id="10819" w:author="Anees Shaikh" w:date="2013-10-19T02:16:00Z">
                <w:pPr>
                  <w:pStyle w:val="XML1"/>
                </w:pPr>
              </w:pPrChange>
            </w:pPr>
            <w:ins w:id="10820" w:author="aas" w:date="2013-10-14T02:06:00Z">
              <w:del w:id="10821" w:author="Anees Shaikh" w:date="2013-10-19T02:16:00Z">
                <w:r w:rsidDel="00E067A3">
                  <w:delText xml:space="preserve">                                  &lt;/xs:element&gt;</w:delText>
                </w:r>
              </w:del>
            </w:ins>
          </w:p>
          <w:p w14:paraId="513386D0" w14:textId="48C07414" w:rsidR="00874469" w:rsidDel="00E067A3" w:rsidRDefault="00874469">
            <w:pPr>
              <w:pStyle w:val="Appx"/>
              <w:rPr>
                <w:ins w:id="10822" w:author="aas" w:date="2013-10-14T02:06:00Z"/>
                <w:del w:id="10823" w:author="Anees Shaikh" w:date="2013-10-19T02:16:00Z"/>
              </w:rPr>
              <w:pPrChange w:id="10824" w:author="Anees Shaikh" w:date="2013-10-19T02:16:00Z">
                <w:pPr>
                  <w:pStyle w:val="XML1"/>
                </w:pPr>
              </w:pPrChange>
            </w:pPr>
            <w:ins w:id="10825" w:author="aas" w:date="2013-10-14T02:06:00Z">
              <w:del w:id="10826" w:author="Anees Shaikh" w:date="2013-10-19T02:16:00Z">
                <w:r w:rsidDel="00E067A3">
                  <w:delText xml:space="preserve">                                  &lt;xs:any minOccurs="0" maxOccurs="unbounded"</w:delText>
                </w:r>
              </w:del>
            </w:ins>
          </w:p>
          <w:p w14:paraId="40C7CAB4" w14:textId="0BAADC44" w:rsidR="00874469" w:rsidDel="00E067A3" w:rsidRDefault="00874469">
            <w:pPr>
              <w:pStyle w:val="Appx"/>
              <w:rPr>
                <w:ins w:id="10827" w:author="aas" w:date="2013-10-14T02:06:00Z"/>
                <w:del w:id="10828" w:author="Anees Shaikh" w:date="2013-10-19T02:16:00Z"/>
              </w:rPr>
              <w:pPrChange w:id="10829" w:author="Anees Shaikh" w:date="2013-10-19T02:16:00Z">
                <w:pPr>
                  <w:pStyle w:val="XML1"/>
                </w:pPr>
              </w:pPrChange>
            </w:pPr>
            <w:ins w:id="10830" w:author="aas" w:date="2013-10-14T02:06:00Z">
              <w:del w:id="10831" w:author="Anees Shaikh" w:date="2013-10-19T02:16:00Z">
                <w:r w:rsidDel="00E067A3">
                  <w:delText xml:space="preserve">                                          namespace="##other" processContents="lax"/&gt;</w:delText>
                </w:r>
              </w:del>
            </w:ins>
          </w:p>
          <w:p w14:paraId="4BB83FDE" w14:textId="34D0E370" w:rsidR="00874469" w:rsidDel="00E067A3" w:rsidRDefault="00874469">
            <w:pPr>
              <w:pStyle w:val="Appx"/>
              <w:rPr>
                <w:ins w:id="10832" w:author="aas" w:date="2013-10-14T02:06:00Z"/>
                <w:del w:id="10833" w:author="Anees Shaikh" w:date="2013-10-19T02:16:00Z"/>
              </w:rPr>
              <w:pPrChange w:id="10834" w:author="Anees Shaikh" w:date="2013-10-19T02:16:00Z">
                <w:pPr>
                  <w:pStyle w:val="XML1"/>
                </w:pPr>
              </w:pPrChange>
            </w:pPr>
            <w:ins w:id="10835" w:author="aas" w:date="2013-10-14T02:06:00Z">
              <w:del w:id="10836" w:author="Anees Shaikh" w:date="2013-10-19T02:16:00Z">
                <w:r w:rsidDel="00E067A3">
                  <w:delText xml:space="preserve">                                &lt;/xs:sequence&gt;</w:delText>
                </w:r>
              </w:del>
            </w:ins>
          </w:p>
          <w:p w14:paraId="767717BD" w14:textId="4CB20525" w:rsidR="00874469" w:rsidDel="00E067A3" w:rsidRDefault="00874469">
            <w:pPr>
              <w:pStyle w:val="Appx"/>
              <w:rPr>
                <w:ins w:id="10837" w:author="aas" w:date="2013-10-14T02:06:00Z"/>
                <w:del w:id="10838" w:author="Anees Shaikh" w:date="2013-10-19T02:16:00Z"/>
              </w:rPr>
              <w:pPrChange w:id="10839" w:author="Anees Shaikh" w:date="2013-10-19T02:16:00Z">
                <w:pPr>
                  <w:pStyle w:val="XML1"/>
                </w:pPr>
              </w:pPrChange>
            </w:pPr>
            <w:ins w:id="10840" w:author="aas" w:date="2013-10-14T02:06:00Z">
              <w:del w:id="10841" w:author="Anees Shaikh" w:date="2013-10-19T02:16:00Z">
                <w:r w:rsidDel="00E067A3">
                  <w:delText xml:space="preserve">                                &lt;xs:sequence&gt;</w:delText>
                </w:r>
              </w:del>
            </w:ins>
          </w:p>
          <w:p w14:paraId="51D6A3AC" w14:textId="0E6BC09D" w:rsidR="00874469" w:rsidDel="00E067A3" w:rsidRDefault="00874469">
            <w:pPr>
              <w:pStyle w:val="Appx"/>
              <w:rPr>
                <w:ins w:id="10842" w:author="aas" w:date="2013-10-14T02:06:00Z"/>
                <w:del w:id="10843" w:author="Anees Shaikh" w:date="2013-10-19T02:16:00Z"/>
              </w:rPr>
              <w:pPrChange w:id="10844" w:author="Anees Shaikh" w:date="2013-10-19T02:16:00Z">
                <w:pPr>
                  <w:pStyle w:val="XML1"/>
                </w:pPr>
              </w:pPrChange>
            </w:pPr>
            <w:ins w:id="10845" w:author="aas" w:date="2013-10-14T02:06:00Z">
              <w:del w:id="10846" w:author="Anees Shaikh" w:date="2013-10-19T02:16:00Z">
                <w:r w:rsidDel="00E067A3">
                  <w:delText xml:space="preserve">                                  &lt;xs:element name="local-endpoint-ipv6-adress" minOccurs="0"  type="inet:ipv6-address"&gt;</w:delText>
                </w:r>
              </w:del>
            </w:ins>
          </w:p>
          <w:p w14:paraId="3251DA9F" w14:textId="56C8FC15" w:rsidR="00874469" w:rsidDel="00E067A3" w:rsidRDefault="00874469">
            <w:pPr>
              <w:pStyle w:val="Appx"/>
              <w:rPr>
                <w:ins w:id="10847" w:author="aas" w:date="2013-10-14T02:06:00Z"/>
                <w:del w:id="10848" w:author="Anees Shaikh" w:date="2013-10-19T02:16:00Z"/>
              </w:rPr>
              <w:pPrChange w:id="10849" w:author="Anees Shaikh" w:date="2013-10-19T02:16:00Z">
                <w:pPr>
                  <w:pStyle w:val="XML1"/>
                </w:pPr>
              </w:pPrChange>
            </w:pPr>
            <w:ins w:id="10850" w:author="aas" w:date="2013-10-14T02:06:00Z">
              <w:del w:id="10851" w:author="Anees Shaikh" w:date="2013-10-19T02:16:00Z">
                <w:r w:rsidDel="00E067A3">
                  <w:delText xml:space="preserve">                                    &lt;xs:annotation&gt;</w:delText>
                </w:r>
              </w:del>
            </w:ins>
          </w:p>
          <w:p w14:paraId="093CD723" w14:textId="777BA28B" w:rsidR="00874469" w:rsidDel="00E067A3" w:rsidRDefault="00874469">
            <w:pPr>
              <w:pStyle w:val="Appx"/>
              <w:rPr>
                <w:ins w:id="10852" w:author="aas" w:date="2013-10-14T02:06:00Z"/>
                <w:del w:id="10853" w:author="Anees Shaikh" w:date="2013-10-19T02:16:00Z"/>
              </w:rPr>
              <w:pPrChange w:id="10854" w:author="Anees Shaikh" w:date="2013-10-19T02:16:00Z">
                <w:pPr>
                  <w:pStyle w:val="XML1"/>
                </w:pPr>
              </w:pPrChange>
            </w:pPr>
            <w:ins w:id="10855" w:author="aas" w:date="2013-10-14T02:06:00Z">
              <w:del w:id="10856" w:author="Anees Shaikh" w:date="2013-10-19T02:16:00Z">
                <w:r w:rsidDel="00E067A3">
                  <w:delText xml:space="preserve">                                      &lt;xs:documentation&gt;</w:delText>
                </w:r>
              </w:del>
            </w:ins>
          </w:p>
          <w:p w14:paraId="7E16173A" w14:textId="5D17A46F" w:rsidR="00874469" w:rsidDel="00E067A3" w:rsidRDefault="00874469">
            <w:pPr>
              <w:pStyle w:val="Appx"/>
              <w:rPr>
                <w:ins w:id="10857" w:author="aas" w:date="2013-10-14T02:06:00Z"/>
                <w:del w:id="10858" w:author="Anees Shaikh" w:date="2013-10-19T02:16:00Z"/>
              </w:rPr>
              <w:pPrChange w:id="10859" w:author="Anees Shaikh" w:date="2013-10-19T02:16:00Z">
                <w:pPr>
                  <w:pStyle w:val="XML1"/>
                </w:pPr>
              </w:pPrChange>
            </w:pPr>
            <w:ins w:id="10860" w:author="aas" w:date="2013-10-14T02:06:00Z">
              <w:del w:id="10861" w:author="Anees Shaikh" w:date="2013-10-19T02:16:00Z">
                <w:r w:rsidDel="00E067A3">
                  <w:delText xml:space="preserve">                                        The IPv6 address of the local tunnel endpoint.</w:delText>
                </w:r>
              </w:del>
            </w:ins>
          </w:p>
          <w:p w14:paraId="30861125" w14:textId="3C4AF323" w:rsidR="00874469" w:rsidDel="00E067A3" w:rsidRDefault="00874469">
            <w:pPr>
              <w:pStyle w:val="Appx"/>
              <w:rPr>
                <w:ins w:id="10862" w:author="aas" w:date="2013-10-14T02:06:00Z"/>
                <w:del w:id="10863" w:author="Anees Shaikh" w:date="2013-10-19T02:16:00Z"/>
              </w:rPr>
              <w:pPrChange w:id="10864" w:author="Anees Shaikh" w:date="2013-10-19T02:16:00Z">
                <w:pPr>
                  <w:pStyle w:val="XML1"/>
                </w:pPr>
              </w:pPrChange>
            </w:pPr>
            <w:ins w:id="10865" w:author="aas" w:date="2013-10-14T02:06:00Z">
              <w:del w:id="10866" w:author="Anees Shaikh" w:date="2013-10-19T02:16:00Z">
                <w:r w:rsidDel="00E067A3">
                  <w:delText xml:space="preserve">                                      &lt;/xs:documentation&gt;</w:delText>
                </w:r>
              </w:del>
            </w:ins>
          </w:p>
          <w:p w14:paraId="224C82B3" w14:textId="225E6540" w:rsidR="00874469" w:rsidDel="00E067A3" w:rsidRDefault="00874469">
            <w:pPr>
              <w:pStyle w:val="Appx"/>
              <w:rPr>
                <w:ins w:id="10867" w:author="aas" w:date="2013-10-14T02:06:00Z"/>
                <w:del w:id="10868" w:author="Anees Shaikh" w:date="2013-10-19T02:16:00Z"/>
              </w:rPr>
              <w:pPrChange w:id="10869" w:author="Anees Shaikh" w:date="2013-10-19T02:16:00Z">
                <w:pPr>
                  <w:pStyle w:val="XML1"/>
                </w:pPr>
              </w:pPrChange>
            </w:pPr>
            <w:ins w:id="10870" w:author="aas" w:date="2013-10-14T02:06:00Z">
              <w:del w:id="10871" w:author="Anees Shaikh" w:date="2013-10-19T02:16:00Z">
                <w:r w:rsidDel="00E067A3">
                  <w:delText xml:space="preserve">                                    &lt;/xs:annotation&gt;</w:delText>
                </w:r>
              </w:del>
            </w:ins>
          </w:p>
          <w:p w14:paraId="6C3EC0BA" w14:textId="1A5F126E" w:rsidR="00874469" w:rsidDel="00E067A3" w:rsidRDefault="00874469">
            <w:pPr>
              <w:pStyle w:val="Appx"/>
              <w:rPr>
                <w:ins w:id="10872" w:author="aas" w:date="2013-10-14T02:06:00Z"/>
                <w:del w:id="10873" w:author="Anees Shaikh" w:date="2013-10-19T02:16:00Z"/>
              </w:rPr>
              <w:pPrChange w:id="10874" w:author="Anees Shaikh" w:date="2013-10-19T02:16:00Z">
                <w:pPr>
                  <w:pStyle w:val="XML1"/>
                </w:pPr>
              </w:pPrChange>
            </w:pPr>
            <w:ins w:id="10875" w:author="aas" w:date="2013-10-14T02:06:00Z">
              <w:del w:id="10876" w:author="Anees Shaikh" w:date="2013-10-19T02:16:00Z">
                <w:r w:rsidDel="00E067A3">
                  <w:delText xml:space="preserve">                                  &lt;/xs:element&gt;</w:delText>
                </w:r>
              </w:del>
            </w:ins>
          </w:p>
          <w:p w14:paraId="3E748626" w14:textId="4C52D90E" w:rsidR="00874469" w:rsidDel="00E067A3" w:rsidRDefault="00874469">
            <w:pPr>
              <w:pStyle w:val="Appx"/>
              <w:rPr>
                <w:ins w:id="10877" w:author="aas" w:date="2013-10-14T02:06:00Z"/>
                <w:del w:id="10878" w:author="Anees Shaikh" w:date="2013-10-19T02:16:00Z"/>
              </w:rPr>
              <w:pPrChange w:id="10879" w:author="Anees Shaikh" w:date="2013-10-19T02:16:00Z">
                <w:pPr>
                  <w:pStyle w:val="XML1"/>
                </w:pPr>
              </w:pPrChange>
            </w:pPr>
            <w:ins w:id="10880" w:author="aas" w:date="2013-10-14T02:06:00Z">
              <w:del w:id="10881" w:author="Anees Shaikh" w:date="2013-10-19T02:16:00Z">
                <w:r w:rsidDel="00E067A3">
                  <w:delText xml:space="preserve">                                  &lt;xs:element name="remote-endpoint-ipv6-adress" minOccurs="0"  type="inet:ipv6-address"&gt;</w:delText>
                </w:r>
              </w:del>
            </w:ins>
          </w:p>
          <w:p w14:paraId="174B2CE9" w14:textId="285263AC" w:rsidR="00874469" w:rsidDel="00E067A3" w:rsidRDefault="00874469">
            <w:pPr>
              <w:pStyle w:val="Appx"/>
              <w:rPr>
                <w:ins w:id="10882" w:author="aas" w:date="2013-10-14T02:06:00Z"/>
                <w:del w:id="10883" w:author="Anees Shaikh" w:date="2013-10-19T02:16:00Z"/>
              </w:rPr>
              <w:pPrChange w:id="10884" w:author="Anees Shaikh" w:date="2013-10-19T02:16:00Z">
                <w:pPr>
                  <w:pStyle w:val="XML1"/>
                </w:pPr>
              </w:pPrChange>
            </w:pPr>
            <w:ins w:id="10885" w:author="aas" w:date="2013-10-14T02:06:00Z">
              <w:del w:id="10886" w:author="Anees Shaikh" w:date="2013-10-19T02:16:00Z">
                <w:r w:rsidDel="00E067A3">
                  <w:delText xml:space="preserve">                                    &lt;xs:annotation&gt;</w:delText>
                </w:r>
              </w:del>
            </w:ins>
          </w:p>
          <w:p w14:paraId="3A069699" w14:textId="7BC6905A" w:rsidR="00874469" w:rsidDel="00E067A3" w:rsidRDefault="00874469">
            <w:pPr>
              <w:pStyle w:val="Appx"/>
              <w:rPr>
                <w:ins w:id="10887" w:author="aas" w:date="2013-10-14T02:06:00Z"/>
                <w:del w:id="10888" w:author="Anees Shaikh" w:date="2013-10-19T02:16:00Z"/>
              </w:rPr>
              <w:pPrChange w:id="10889" w:author="Anees Shaikh" w:date="2013-10-19T02:16:00Z">
                <w:pPr>
                  <w:pStyle w:val="XML1"/>
                </w:pPr>
              </w:pPrChange>
            </w:pPr>
            <w:ins w:id="10890" w:author="aas" w:date="2013-10-14T02:06:00Z">
              <w:del w:id="10891" w:author="Anees Shaikh" w:date="2013-10-19T02:16:00Z">
                <w:r w:rsidDel="00E067A3">
                  <w:delText xml:space="preserve">                                      &lt;xs:documentation&gt;</w:delText>
                </w:r>
              </w:del>
            </w:ins>
          </w:p>
          <w:p w14:paraId="29CC4F03" w14:textId="0B9CC8DB" w:rsidR="00874469" w:rsidDel="00E067A3" w:rsidRDefault="00874469">
            <w:pPr>
              <w:pStyle w:val="Appx"/>
              <w:rPr>
                <w:ins w:id="10892" w:author="aas" w:date="2013-10-14T02:06:00Z"/>
                <w:del w:id="10893" w:author="Anees Shaikh" w:date="2013-10-19T02:16:00Z"/>
              </w:rPr>
              <w:pPrChange w:id="10894" w:author="Anees Shaikh" w:date="2013-10-19T02:16:00Z">
                <w:pPr>
                  <w:pStyle w:val="XML1"/>
                </w:pPr>
              </w:pPrChange>
            </w:pPr>
            <w:ins w:id="10895" w:author="aas" w:date="2013-10-14T02:06:00Z">
              <w:del w:id="10896" w:author="Anees Shaikh" w:date="2013-10-19T02:16:00Z">
                <w:r w:rsidDel="00E067A3">
                  <w:delText xml:space="preserve">                                        The IPv6 address of the remote tunnel endpoint.</w:delText>
                </w:r>
              </w:del>
            </w:ins>
          </w:p>
          <w:p w14:paraId="1E00015B" w14:textId="18D22C4A" w:rsidR="00874469" w:rsidDel="00E067A3" w:rsidRDefault="00874469">
            <w:pPr>
              <w:pStyle w:val="Appx"/>
              <w:rPr>
                <w:ins w:id="10897" w:author="aas" w:date="2013-10-14T02:06:00Z"/>
                <w:del w:id="10898" w:author="Anees Shaikh" w:date="2013-10-19T02:16:00Z"/>
              </w:rPr>
              <w:pPrChange w:id="10899" w:author="Anees Shaikh" w:date="2013-10-19T02:16:00Z">
                <w:pPr>
                  <w:pStyle w:val="XML1"/>
                </w:pPr>
              </w:pPrChange>
            </w:pPr>
            <w:ins w:id="10900" w:author="aas" w:date="2013-10-14T02:06:00Z">
              <w:del w:id="10901" w:author="Anees Shaikh" w:date="2013-10-19T02:16:00Z">
                <w:r w:rsidDel="00E067A3">
                  <w:delText xml:space="preserve">                                      &lt;/xs:documentation&gt;</w:delText>
                </w:r>
              </w:del>
            </w:ins>
          </w:p>
          <w:p w14:paraId="0140BCAE" w14:textId="76106B08" w:rsidR="00874469" w:rsidDel="00E067A3" w:rsidRDefault="00874469">
            <w:pPr>
              <w:pStyle w:val="Appx"/>
              <w:rPr>
                <w:ins w:id="10902" w:author="aas" w:date="2013-10-14T02:06:00Z"/>
                <w:del w:id="10903" w:author="Anees Shaikh" w:date="2013-10-19T02:16:00Z"/>
              </w:rPr>
              <w:pPrChange w:id="10904" w:author="Anees Shaikh" w:date="2013-10-19T02:16:00Z">
                <w:pPr>
                  <w:pStyle w:val="XML1"/>
                </w:pPr>
              </w:pPrChange>
            </w:pPr>
            <w:ins w:id="10905" w:author="aas" w:date="2013-10-14T02:06:00Z">
              <w:del w:id="10906" w:author="Anees Shaikh" w:date="2013-10-19T02:16:00Z">
                <w:r w:rsidDel="00E067A3">
                  <w:delText xml:space="preserve">                                    &lt;/xs:annotation&gt;</w:delText>
                </w:r>
              </w:del>
            </w:ins>
          </w:p>
          <w:p w14:paraId="2B9310AA" w14:textId="6EE702BF" w:rsidR="00874469" w:rsidDel="00E067A3" w:rsidRDefault="00874469">
            <w:pPr>
              <w:pStyle w:val="Appx"/>
              <w:rPr>
                <w:ins w:id="10907" w:author="aas" w:date="2013-10-14T02:06:00Z"/>
                <w:del w:id="10908" w:author="Anees Shaikh" w:date="2013-10-19T02:16:00Z"/>
              </w:rPr>
              <w:pPrChange w:id="10909" w:author="Anees Shaikh" w:date="2013-10-19T02:16:00Z">
                <w:pPr>
                  <w:pStyle w:val="XML1"/>
                </w:pPr>
              </w:pPrChange>
            </w:pPr>
            <w:ins w:id="10910" w:author="aas" w:date="2013-10-14T02:06:00Z">
              <w:del w:id="10911" w:author="Anees Shaikh" w:date="2013-10-19T02:16:00Z">
                <w:r w:rsidDel="00E067A3">
                  <w:delText xml:space="preserve">                                  &lt;/xs:element&gt;</w:delText>
                </w:r>
              </w:del>
            </w:ins>
          </w:p>
          <w:p w14:paraId="43F31F1A" w14:textId="2F614882" w:rsidR="00874469" w:rsidDel="00E067A3" w:rsidRDefault="00874469">
            <w:pPr>
              <w:pStyle w:val="Appx"/>
              <w:rPr>
                <w:ins w:id="10912" w:author="aas" w:date="2013-10-14T02:06:00Z"/>
                <w:del w:id="10913" w:author="Anees Shaikh" w:date="2013-10-19T02:16:00Z"/>
              </w:rPr>
              <w:pPrChange w:id="10914" w:author="Anees Shaikh" w:date="2013-10-19T02:16:00Z">
                <w:pPr>
                  <w:pStyle w:val="XML1"/>
                </w:pPr>
              </w:pPrChange>
            </w:pPr>
            <w:ins w:id="10915" w:author="aas" w:date="2013-10-14T02:06:00Z">
              <w:del w:id="10916" w:author="Anees Shaikh" w:date="2013-10-19T02:16:00Z">
                <w:r w:rsidDel="00E067A3">
                  <w:delText xml:space="preserve">                                  &lt;xs:any minOccurs="0" maxOccurs="unbounded"</w:delText>
                </w:r>
              </w:del>
            </w:ins>
          </w:p>
          <w:p w14:paraId="60FD0983" w14:textId="42276517" w:rsidR="00874469" w:rsidDel="00E067A3" w:rsidRDefault="00874469">
            <w:pPr>
              <w:pStyle w:val="Appx"/>
              <w:rPr>
                <w:ins w:id="10917" w:author="aas" w:date="2013-10-14T02:06:00Z"/>
                <w:del w:id="10918" w:author="Anees Shaikh" w:date="2013-10-19T02:16:00Z"/>
              </w:rPr>
              <w:pPrChange w:id="10919" w:author="Anees Shaikh" w:date="2013-10-19T02:16:00Z">
                <w:pPr>
                  <w:pStyle w:val="XML1"/>
                </w:pPr>
              </w:pPrChange>
            </w:pPr>
            <w:ins w:id="10920" w:author="aas" w:date="2013-10-14T02:06:00Z">
              <w:del w:id="10921" w:author="Anees Shaikh" w:date="2013-10-19T02:16:00Z">
                <w:r w:rsidDel="00E067A3">
                  <w:delText xml:space="preserve">                                          namespace="##other" processContents="lax"/&gt;</w:delText>
                </w:r>
              </w:del>
            </w:ins>
          </w:p>
          <w:p w14:paraId="6662DFAC" w14:textId="3AD5EF36" w:rsidR="00874469" w:rsidDel="00E067A3" w:rsidRDefault="00874469">
            <w:pPr>
              <w:pStyle w:val="Appx"/>
              <w:rPr>
                <w:ins w:id="10922" w:author="aas" w:date="2013-10-14T02:06:00Z"/>
                <w:del w:id="10923" w:author="Anees Shaikh" w:date="2013-10-19T02:16:00Z"/>
              </w:rPr>
              <w:pPrChange w:id="10924" w:author="Anees Shaikh" w:date="2013-10-19T02:16:00Z">
                <w:pPr>
                  <w:pStyle w:val="XML1"/>
                </w:pPr>
              </w:pPrChange>
            </w:pPr>
            <w:ins w:id="10925" w:author="aas" w:date="2013-10-14T02:06:00Z">
              <w:del w:id="10926" w:author="Anees Shaikh" w:date="2013-10-19T02:16:00Z">
                <w:r w:rsidDel="00E067A3">
                  <w:delText xml:space="preserve">                                &lt;/xs:sequence&gt;</w:delText>
                </w:r>
              </w:del>
            </w:ins>
          </w:p>
          <w:p w14:paraId="7A2BB7B3" w14:textId="3C46B41F" w:rsidR="00874469" w:rsidDel="00E067A3" w:rsidRDefault="00874469">
            <w:pPr>
              <w:pStyle w:val="Appx"/>
              <w:rPr>
                <w:ins w:id="10927" w:author="aas" w:date="2013-10-14T02:06:00Z"/>
                <w:del w:id="10928" w:author="Anees Shaikh" w:date="2013-10-19T02:16:00Z"/>
              </w:rPr>
              <w:pPrChange w:id="10929" w:author="Anees Shaikh" w:date="2013-10-19T02:16:00Z">
                <w:pPr>
                  <w:pStyle w:val="XML1"/>
                </w:pPr>
              </w:pPrChange>
            </w:pPr>
            <w:ins w:id="10930" w:author="aas" w:date="2013-10-14T02:06:00Z">
              <w:del w:id="10931" w:author="Anees Shaikh" w:date="2013-10-19T02:16:00Z">
                <w:r w:rsidDel="00E067A3">
                  <w:delText xml:space="preserve">                                &lt;xs:sequence&gt;</w:delText>
                </w:r>
              </w:del>
            </w:ins>
          </w:p>
          <w:p w14:paraId="7A3355A5" w14:textId="7F78EA5E" w:rsidR="00874469" w:rsidDel="00E067A3" w:rsidRDefault="00874469">
            <w:pPr>
              <w:pStyle w:val="Appx"/>
              <w:rPr>
                <w:ins w:id="10932" w:author="aas" w:date="2013-10-14T02:06:00Z"/>
                <w:del w:id="10933" w:author="Anees Shaikh" w:date="2013-10-19T02:16:00Z"/>
              </w:rPr>
              <w:pPrChange w:id="10934" w:author="Anees Shaikh" w:date="2013-10-19T02:16:00Z">
                <w:pPr>
                  <w:pStyle w:val="XML1"/>
                </w:pPr>
              </w:pPrChange>
            </w:pPr>
            <w:ins w:id="10935" w:author="aas" w:date="2013-10-14T02:06:00Z">
              <w:del w:id="10936" w:author="Anees Shaikh" w:date="2013-10-19T02:16:00Z">
                <w:r w:rsidDel="00E067A3">
                  <w:delText xml:space="preserve">                                  &lt;xs:element name="local-endpoint-mac-adress" minOccurs="0"  type="yang:mac-address"&gt;</w:delText>
                </w:r>
              </w:del>
            </w:ins>
          </w:p>
          <w:p w14:paraId="1E699274" w14:textId="5CC40192" w:rsidR="00874469" w:rsidDel="00E067A3" w:rsidRDefault="00874469">
            <w:pPr>
              <w:pStyle w:val="Appx"/>
              <w:rPr>
                <w:ins w:id="10937" w:author="aas" w:date="2013-10-14T02:06:00Z"/>
                <w:del w:id="10938" w:author="Anees Shaikh" w:date="2013-10-19T02:16:00Z"/>
              </w:rPr>
              <w:pPrChange w:id="10939" w:author="Anees Shaikh" w:date="2013-10-19T02:16:00Z">
                <w:pPr>
                  <w:pStyle w:val="XML1"/>
                </w:pPr>
              </w:pPrChange>
            </w:pPr>
            <w:ins w:id="10940" w:author="aas" w:date="2013-10-14T02:06:00Z">
              <w:del w:id="10941" w:author="Anees Shaikh" w:date="2013-10-19T02:16:00Z">
                <w:r w:rsidDel="00E067A3">
                  <w:delText xml:space="preserve">                                    &lt;xs:annotation&gt;</w:delText>
                </w:r>
              </w:del>
            </w:ins>
          </w:p>
          <w:p w14:paraId="53243B30" w14:textId="6B513EA5" w:rsidR="00874469" w:rsidDel="00E067A3" w:rsidRDefault="00874469">
            <w:pPr>
              <w:pStyle w:val="Appx"/>
              <w:rPr>
                <w:ins w:id="10942" w:author="aas" w:date="2013-10-14T02:06:00Z"/>
                <w:del w:id="10943" w:author="Anees Shaikh" w:date="2013-10-19T02:16:00Z"/>
              </w:rPr>
              <w:pPrChange w:id="10944" w:author="Anees Shaikh" w:date="2013-10-19T02:16:00Z">
                <w:pPr>
                  <w:pStyle w:val="XML1"/>
                </w:pPr>
              </w:pPrChange>
            </w:pPr>
            <w:ins w:id="10945" w:author="aas" w:date="2013-10-14T02:06:00Z">
              <w:del w:id="10946" w:author="Anees Shaikh" w:date="2013-10-19T02:16:00Z">
                <w:r w:rsidDel="00E067A3">
                  <w:delText xml:space="preserve">                                      &lt;xs:documentation&gt;</w:delText>
                </w:r>
              </w:del>
            </w:ins>
          </w:p>
          <w:p w14:paraId="2FFF927B" w14:textId="26DD319C" w:rsidR="00874469" w:rsidDel="00E067A3" w:rsidRDefault="00874469">
            <w:pPr>
              <w:pStyle w:val="Appx"/>
              <w:rPr>
                <w:ins w:id="10947" w:author="aas" w:date="2013-10-14T02:06:00Z"/>
                <w:del w:id="10948" w:author="Anees Shaikh" w:date="2013-10-19T02:16:00Z"/>
              </w:rPr>
              <w:pPrChange w:id="10949" w:author="Anees Shaikh" w:date="2013-10-19T02:16:00Z">
                <w:pPr>
                  <w:pStyle w:val="XML1"/>
                </w:pPr>
              </w:pPrChange>
            </w:pPr>
            <w:ins w:id="10950" w:author="aas" w:date="2013-10-14T02:06:00Z">
              <w:del w:id="10951" w:author="Anees Shaikh" w:date="2013-10-19T02:16:00Z">
                <w:r w:rsidDel="00E067A3">
                  <w:delText xml:space="preserve">                                        The MAC address of the local tunnel endpoint.</w:delText>
                </w:r>
              </w:del>
            </w:ins>
          </w:p>
          <w:p w14:paraId="7AA33DB0" w14:textId="0EC4F648" w:rsidR="00874469" w:rsidDel="00E067A3" w:rsidRDefault="00874469">
            <w:pPr>
              <w:pStyle w:val="Appx"/>
              <w:rPr>
                <w:ins w:id="10952" w:author="aas" w:date="2013-10-14T02:06:00Z"/>
                <w:del w:id="10953" w:author="Anees Shaikh" w:date="2013-10-19T02:16:00Z"/>
              </w:rPr>
              <w:pPrChange w:id="10954" w:author="Anees Shaikh" w:date="2013-10-19T02:16:00Z">
                <w:pPr>
                  <w:pStyle w:val="XML1"/>
                </w:pPr>
              </w:pPrChange>
            </w:pPr>
            <w:ins w:id="10955" w:author="aas" w:date="2013-10-14T02:06:00Z">
              <w:del w:id="10956" w:author="Anees Shaikh" w:date="2013-10-19T02:16:00Z">
                <w:r w:rsidDel="00E067A3">
                  <w:delText xml:space="preserve">                                      &lt;/xs:documentation&gt;</w:delText>
                </w:r>
              </w:del>
            </w:ins>
          </w:p>
          <w:p w14:paraId="6382944D" w14:textId="3528DC02" w:rsidR="00874469" w:rsidDel="00E067A3" w:rsidRDefault="00874469">
            <w:pPr>
              <w:pStyle w:val="Appx"/>
              <w:rPr>
                <w:ins w:id="10957" w:author="aas" w:date="2013-10-14T02:06:00Z"/>
                <w:del w:id="10958" w:author="Anees Shaikh" w:date="2013-10-19T02:16:00Z"/>
              </w:rPr>
              <w:pPrChange w:id="10959" w:author="Anees Shaikh" w:date="2013-10-19T02:16:00Z">
                <w:pPr>
                  <w:pStyle w:val="XML1"/>
                </w:pPr>
              </w:pPrChange>
            </w:pPr>
            <w:ins w:id="10960" w:author="aas" w:date="2013-10-14T02:06:00Z">
              <w:del w:id="10961" w:author="Anees Shaikh" w:date="2013-10-19T02:16:00Z">
                <w:r w:rsidDel="00E067A3">
                  <w:delText xml:space="preserve">                                    &lt;/xs:annotation&gt;</w:delText>
                </w:r>
              </w:del>
            </w:ins>
          </w:p>
          <w:p w14:paraId="2380487C" w14:textId="6C4DAA85" w:rsidR="00874469" w:rsidDel="00E067A3" w:rsidRDefault="00874469">
            <w:pPr>
              <w:pStyle w:val="Appx"/>
              <w:rPr>
                <w:ins w:id="10962" w:author="aas" w:date="2013-10-14T02:06:00Z"/>
                <w:del w:id="10963" w:author="Anees Shaikh" w:date="2013-10-19T02:16:00Z"/>
              </w:rPr>
              <w:pPrChange w:id="10964" w:author="Anees Shaikh" w:date="2013-10-19T02:16:00Z">
                <w:pPr>
                  <w:pStyle w:val="XML1"/>
                </w:pPr>
              </w:pPrChange>
            </w:pPr>
            <w:ins w:id="10965" w:author="aas" w:date="2013-10-14T02:06:00Z">
              <w:del w:id="10966" w:author="Anees Shaikh" w:date="2013-10-19T02:16:00Z">
                <w:r w:rsidDel="00E067A3">
                  <w:delText xml:space="preserve">                                  &lt;/xs:element&gt;</w:delText>
                </w:r>
              </w:del>
            </w:ins>
          </w:p>
          <w:p w14:paraId="0B696FDA" w14:textId="7A93A6ED" w:rsidR="00874469" w:rsidDel="00E067A3" w:rsidRDefault="00874469">
            <w:pPr>
              <w:pStyle w:val="Appx"/>
              <w:rPr>
                <w:ins w:id="10967" w:author="aas" w:date="2013-10-14T02:06:00Z"/>
                <w:del w:id="10968" w:author="Anees Shaikh" w:date="2013-10-19T02:16:00Z"/>
              </w:rPr>
              <w:pPrChange w:id="10969" w:author="Anees Shaikh" w:date="2013-10-19T02:16:00Z">
                <w:pPr>
                  <w:pStyle w:val="XML1"/>
                </w:pPr>
              </w:pPrChange>
            </w:pPr>
            <w:ins w:id="10970" w:author="aas" w:date="2013-10-14T02:06:00Z">
              <w:del w:id="10971" w:author="Anees Shaikh" w:date="2013-10-19T02:16:00Z">
                <w:r w:rsidDel="00E067A3">
                  <w:delText xml:space="preserve">                                  &lt;xs:element name="remote-endpoint-mac-adress" minOccurs="0"  type="yang:mac-address"&gt;</w:delText>
                </w:r>
              </w:del>
            </w:ins>
          </w:p>
          <w:p w14:paraId="66F4B783" w14:textId="0D77C09F" w:rsidR="00874469" w:rsidDel="00E067A3" w:rsidRDefault="00874469">
            <w:pPr>
              <w:pStyle w:val="Appx"/>
              <w:rPr>
                <w:ins w:id="10972" w:author="aas" w:date="2013-10-14T02:06:00Z"/>
                <w:del w:id="10973" w:author="Anees Shaikh" w:date="2013-10-19T02:16:00Z"/>
              </w:rPr>
              <w:pPrChange w:id="10974" w:author="Anees Shaikh" w:date="2013-10-19T02:16:00Z">
                <w:pPr>
                  <w:pStyle w:val="XML1"/>
                </w:pPr>
              </w:pPrChange>
            </w:pPr>
            <w:ins w:id="10975" w:author="aas" w:date="2013-10-14T02:06:00Z">
              <w:del w:id="10976" w:author="Anees Shaikh" w:date="2013-10-19T02:16:00Z">
                <w:r w:rsidDel="00E067A3">
                  <w:delText xml:space="preserve">                                    &lt;xs:annotation&gt;</w:delText>
                </w:r>
              </w:del>
            </w:ins>
          </w:p>
          <w:p w14:paraId="55311B11" w14:textId="1EB7C602" w:rsidR="00874469" w:rsidDel="00E067A3" w:rsidRDefault="00874469">
            <w:pPr>
              <w:pStyle w:val="Appx"/>
              <w:rPr>
                <w:ins w:id="10977" w:author="aas" w:date="2013-10-14T02:06:00Z"/>
                <w:del w:id="10978" w:author="Anees Shaikh" w:date="2013-10-19T02:16:00Z"/>
              </w:rPr>
              <w:pPrChange w:id="10979" w:author="Anees Shaikh" w:date="2013-10-19T02:16:00Z">
                <w:pPr>
                  <w:pStyle w:val="XML1"/>
                </w:pPr>
              </w:pPrChange>
            </w:pPr>
            <w:ins w:id="10980" w:author="aas" w:date="2013-10-14T02:06:00Z">
              <w:del w:id="10981" w:author="Anees Shaikh" w:date="2013-10-19T02:16:00Z">
                <w:r w:rsidDel="00E067A3">
                  <w:delText xml:space="preserve">                                      &lt;xs:documentation&gt;</w:delText>
                </w:r>
              </w:del>
            </w:ins>
          </w:p>
          <w:p w14:paraId="57E84C64" w14:textId="0B33F925" w:rsidR="00874469" w:rsidDel="00E067A3" w:rsidRDefault="00874469">
            <w:pPr>
              <w:pStyle w:val="Appx"/>
              <w:rPr>
                <w:ins w:id="10982" w:author="aas" w:date="2013-10-14T02:06:00Z"/>
                <w:del w:id="10983" w:author="Anees Shaikh" w:date="2013-10-19T02:16:00Z"/>
              </w:rPr>
              <w:pPrChange w:id="10984" w:author="Anees Shaikh" w:date="2013-10-19T02:16:00Z">
                <w:pPr>
                  <w:pStyle w:val="XML1"/>
                </w:pPr>
              </w:pPrChange>
            </w:pPr>
            <w:ins w:id="10985" w:author="aas" w:date="2013-10-14T02:06:00Z">
              <w:del w:id="10986" w:author="Anees Shaikh" w:date="2013-10-19T02:16:00Z">
                <w:r w:rsidDel="00E067A3">
                  <w:delText xml:space="preserve">                                        The MAC address of the remote tunnel endpoint.</w:delText>
                </w:r>
              </w:del>
            </w:ins>
          </w:p>
          <w:p w14:paraId="05C783C7" w14:textId="63E9BFAE" w:rsidR="00874469" w:rsidDel="00E067A3" w:rsidRDefault="00874469">
            <w:pPr>
              <w:pStyle w:val="Appx"/>
              <w:rPr>
                <w:ins w:id="10987" w:author="aas" w:date="2013-10-14T02:06:00Z"/>
                <w:del w:id="10988" w:author="Anees Shaikh" w:date="2013-10-19T02:16:00Z"/>
              </w:rPr>
              <w:pPrChange w:id="10989" w:author="Anees Shaikh" w:date="2013-10-19T02:16:00Z">
                <w:pPr>
                  <w:pStyle w:val="XML1"/>
                </w:pPr>
              </w:pPrChange>
            </w:pPr>
            <w:ins w:id="10990" w:author="aas" w:date="2013-10-14T02:06:00Z">
              <w:del w:id="10991" w:author="Anees Shaikh" w:date="2013-10-19T02:16:00Z">
                <w:r w:rsidDel="00E067A3">
                  <w:delText xml:space="preserve">                                      &lt;/xs:documentation&gt;</w:delText>
                </w:r>
              </w:del>
            </w:ins>
          </w:p>
          <w:p w14:paraId="52172EE7" w14:textId="196B5BBE" w:rsidR="00874469" w:rsidDel="00E067A3" w:rsidRDefault="00874469">
            <w:pPr>
              <w:pStyle w:val="Appx"/>
              <w:rPr>
                <w:ins w:id="10992" w:author="aas" w:date="2013-10-14T02:06:00Z"/>
                <w:del w:id="10993" w:author="Anees Shaikh" w:date="2013-10-19T02:16:00Z"/>
              </w:rPr>
              <w:pPrChange w:id="10994" w:author="Anees Shaikh" w:date="2013-10-19T02:16:00Z">
                <w:pPr>
                  <w:pStyle w:val="XML1"/>
                </w:pPr>
              </w:pPrChange>
            </w:pPr>
            <w:ins w:id="10995" w:author="aas" w:date="2013-10-14T02:06:00Z">
              <w:del w:id="10996" w:author="Anees Shaikh" w:date="2013-10-19T02:16:00Z">
                <w:r w:rsidDel="00E067A3">
                  <w:delText xml:space="preserve">                                    &lt;/xs:annotation&gt;</w:delText>
                </w:r>
              </w:del>
            </w:ins>
          </w:p>
          <w:p w14:paraId="5E6F23F1" w14:textId="46AB4038" w:rsidR="00874469" w:rsidDel="00E067A3" w:rsidRDefault="00874469">
            <w:pPr>
              <w:pStyle w:val="Appx"/>
              <w:rPr>
                <w:ins w:id="10997" w:author="aas" w:date="2013-10-14T02:06:00Z"/>
                <w:del w:id="10998" w:author="Anees Shaikh" w:date="2013-10-19T02:16:00Z"/>
              </w:rPr>
              <w:pPrChange w:id="10999" w:author="Anees Shaikh" w:date="2013-10-19T02:16:00Z">
                <w:pPr>
                  <w:pStyle w:val="XML1"/>
                </w:pPr>
              </w:pPrChange>
            </w:pPr>
            <w:ins w:id="11000" w:author="aas" w:date="2013-10-14T02:06:00Z">
              <w:del w:id="11001" w:author="Anees Shaikh" w:date="2013-10-19T02:16:00Z">
                <w:r w:rsidDel="00E067A3">
                  <w:delText xml:space="preserve">                                  &lt;/xs:element&gt;</w:delText>
                </w:r>
              </w:del>
            </w:ins>
          </w:p>
          <w:p w14:paraId="68C2AE17" w14:textId="4507D37C" w:rsidR="00874469" w:rsidDel="00E067A3" w:rsidRDefault="00874469">
            <w:pPr>
              <w:pStyle w:val="Appx"/>
              <w:rPr>
                <w:ins w:id="11002" w:author="aas" w:date="2013-10-14T02:06:00Z"/>
                <w:del w:id="11003" w:author="Anees Shaikh" w:date="2013-10-19T02:16:00Z"/>
              </w:rPr>
              <w:pPrChange w:id="11004" w:author="Anees Shaikh" w:date="2013-10-19T02:16:00Z">
                <w:pPr>
                  <w:pStyle w:val="XML1"/>
                </w:pPr>
              </w:pPrChange>
            </w:pPr>
            <w:ins w:id="11005" w:author="aas" w:date="2013-10-14T02:06:00Z">
              <w:del w:id="11006" w:author="Anees Shaikh" w:date="2013-10-19T02:16:00Z">
                <w:r w:rsidDel="00E067A3">
                  <w:delText xml:space="preserve">                                  &lt;xs:any minOccurs="0" maxOccurs="unbounded"</w:delText>
                </w:r>
              </w:del>
            </w:ins>
          </w:p>
          <w:p w14:paraId="0F9D8485" w14:textId="584921E0" w:rsidR="00874469" w:rsidDel="00E067A3" w:rsidRDefault="00874469">
            <w:pPr>
              <w:pStyle w:val="Appx"/>
              <w:rPr>
                <w:ins w:id="11007" w:author="aas" w:date="2013-10-14T02:06:00Z"/>
                <w:del w:id="11008" w:author="Anees Shaikh" w:date="2013-10-19T02:16:00Z"/>
              </w:rPr>
              <w:pPrChange w:id="11009" w:author="Anees Shaikh" w:date="2013-10-19T02:16:00Z">
                <w:pPr>
                  <w:pStyle w:val="XML1"/>
                </w:pPr>
              </w:pPrChange>
            </w:pPr>
            <w:ins w:id="11010" w:author="aas" w:date="2013-10-14T02:06:00Z">
              <w:del w:id="11011" w:author="Anees Shaikh" w:date="2013-10-19T02:16:00Z">
                <w:r w:rsidDel="00E067A3">
                  <w:delText xml:space="preserve">                                          namespace="##other" processContents="lax"/&gt;</w:delText>
                </w:r>
              </w:del>
            </w:ins>
          </w:p>
          <w:p w14:paraId="28F1A5D4" w14:textId="08A56273" w:rsidR="00874469" w:rsidDel="00E067A3" w:rsidRDefault="00874469">
            <w:pPr>
              <w:pStyle w:val="Appx"/>
              <w:rPr>
                <w:ins w:id="11012" w:author="aas" w:date="2013-10-14T02:06:00Z"/>
                <w:del w:id="11013" w:author="Anees Shaikh" w:date="2013-10-19T02:16:00Z"/>
              </w:rPr>
              <w:pPrChange w:id="11014" w:author="Anees Shaikh" w:date="2013-10-19T02:16:00Z">
                <w:pPr>
                  <w:pStyle w:val="XML1"/>
                </w:pPr>
              </w:pPrChange>
            </w:pPr>
            <w:ins w:id="11015" w:author="aas" w:date="2013-10-14T02:06:00Z">
              <w:del w:id="11016" w:author="Anees Shaikh" w:date="2013-10-19T02:16:00Z">
                <w:r w:rsidDel="00E067A3">
                  <w:delText xml:space="preserve">                                &lt;/xs:sequence&gt;</w:delText>
                </w:r>
              </w:del>
            </w:ins>
          </w:p>
          <w:p w14:paraId="597382BE" w14:textId="667F2179" w:rsidR="00874469" w:rsidDel="00E067A3" w:rsidRDefault="00874469">
            <w:pPr>
              <w:pStyle w:val="Appx"/>
              <w:rPr>
                <w:ins w:id="11017" w:author="aas" w:date="2013-10-14T02:06:00Z"/>
                <w:del w:id="11018" w:author="Anees Shaikh" w:date="2013-10-19T02:16:00Z"/>
              </w:rPr>
              <w:pPrChange w:id="11019" w:author="Anees Shaikh" w:date="2013-10-19T02:16:00Z">
                <w:pPr>
                  <w:pStyle w:val="XML1"/>
                </w:pPr>
              </w:pPrChange>
            </w:pPr>
            <w:ins w:id="11020" w:author="aas" w:date="2013-10-14T02:06:00Z">
              <w:del w:id="11021" w:author="Anees Shaikh" w:date="2013-10-19T02:16:00Z">
                <w:r w:rsidDel="00E067A3">
                  <w:delText xml:space="preserve">                                &lt;xs:any minOccurs="0" maxOccurs="unbounded"</w:delText>
                </w:r>
              </w:del>
            </w:ins>
          </w:p>
          <w:p w14:paraId="3F6B8CDD" w14:textId="36341D10" w:rsidR="00874469" w:rsidDel="00E067A3" w:rsidRDefault="00874469">
            <w:pPr>
              <w:pStyle w:val="Appx"/>
              <w:rPr>
                <w:ins w:id="11022" w:author="aas" w:date="2013-10-14T02:06:00Z"/>
                <w:del w:id="11023" w:author="Anees Shaikh" w:date="2013-10-19T02:16:00Z"/>
              </w:rPr>
              <w:pPrChange w:id="11024" w:author="Anees Shaikh" w:date="2013-10-19T02:16:00Z">
                <w:pPr>
                  <w:pStyle w:val="XML1"/>
                </w:pPr>
              </w:pPrChange>
            </w:pPr>
            <w:ins w:id="11025" w:author="aas" w:date="2013-10-14T02:06:00Z">
              <w:del w:id="11026" w:author="Anees Shaikh" w:date="2013-10-19T02:16:00Z">
                <w:r w:rsidDel="00E067A3">
                  <w:delText xml:space="preserve">                                        namespace="##other" processContents="lax"/&gt;</w:delText>
                </w:r>
              </w:del>
            </w:ins>
          </w:p>
          <w:p w14:paraId="1C07CBF6" w14:textId="084BBD31" w:rsidR="00874469" w:rsidDel="00E067A3" w:rsidRDefault="00874469">
            <w:pPr>
              <w:pStyle w:val="Appx"/>
              <w:rPr>
                <w:ins w:id="11027" w:author="aas" w:date="2013-10-14T02:06:00Z"/>
                <w:del w:id="11028" w:author="Anees Shaikh" w:date="2013-10-19T02:16:00Z"/>
              </w:rPr>
              <w:pPrChange w:id="11029" w:author="Anees Shaikh" w:date="2013-10-19T02:16:00Z">
                <w:pPr>
                  <w:pStyle w:val="XML1"/>
                </w:pPr>
              </w:pPrChange>
            </w:pPr>
            <w:ins w:id="11030" w:author="aas" w:date="2013-10-14T02:06:00Z">
              <w:del w:id="11031" w:author="Anees Shaikh" w:date="2013-10-19T02:16:00Z">
                <w:r w:rsidDel="00E067A3">
                  <w:delText xml:space="preserve">                              &lt;/xs:choice&gt;</w:delText>
                </w:r>
              </w:del>
            </w:ins>
          </w:p>
          <w:p w14:paraId="72284F64" w14:textId="5CA5B420" w:rsidR="00874469" w:rsidDel="00E067A3" w:rsidRDefault="00874469">
            <w:pPr>
              <w:pStyle w:val="Appx"/>
              <w:rPr>
                <w:ins w:id="11032" w:author="aas" w:date="2013-10-14T02:06:00Z"/>
                <w:del w:id="11033" w:author="Anees Shaikh" w:date="2013-10-19T02:16:00Z"/>
              </w:rPr>
              <w:pPrChange w:id="11034" w:author="Anees Shaikh" w:date="2013-10-19T02:16:00Z">
                <w:pPr>
                  <w:pStyle w:val="XML1"/>
                </w:pPr>
              </w:pPrChange>
            </w:pPr>
            <w:ins w:id="11035" w:author="aas" w:date="2013-10-14T02:06:00Z">
              <w:del w:id="11036" w:author="Anees Shaikh" w:date="2013-10-19T02:16:00Z">
                <w:r w:rsidDel="00E067A3">
                  <w:delText xml:space="preserve">                              &lt;xs:any minOccurs="0" maxOccurs="unbounded"</w:delText>
                </w:r>
              </w:del>
            </w:ins>
          </w:p>
          <w:p w14:paraId="0F7AA3EB" w14:textId="7173AFD6" w:rsidR="00874469" w:rsidDel="00E067A3" w:rsidRDefault="00874469">
            <w:pPr>
              <w:pStyle w:val="Appx"/>
              <w:rPr>
                <w:ins w:id="11037" w:author="aas" w:date="2013-10-14T02:06:00Z"/>
                <w:del w:id="11038" w:author="Anees Shaikh" w:date="2013-10-19T02:16:00Z"/>
              </w:rPr>
              <w:pPrChange w:id="11039" w:author="Anees Shaikh" w:date="2013-10-19T02:16:00Z">
                <w:pPr>
                  <w:pStyle w:val="XML1"/>
                </w:pPr>
              </w:pPrChange>
            </w:pPr>
            <w:ins w:id="11040" w:author="aas" w:date="2013-10-14T02:06:00Z">
              <w:del w:id="11041" w:author="Anees Shaikh" w:date="2013-10-19T02:16:00Z">
                <w:r w:rsidDel="00E067A3">
                  <w:delText xml:space="preserve">                                      namespace="##other" processContents="lax"/&gt;</w:delText>
                </w:r>
              </w:del>
            </w:ins>
          </w:p>
          <w:p w14:paraId="6EEF3A1F" w14:textId="7E2D9894" w:rsidR="00874469" w:rsidDel="00E067A3" w:rsidRDefault="00874469">
            <w:pPr>
              <w:pStyle w:val="Appx"/>
              <w:rPr>
                <w:ins w:id="11042" w:author="aas" w:date="2013-10-14T02:06:00Z"/>
                <w:del w:id="11043" w:author="Anees Shaikh" w:date="2013-10-19T02:16:00Z"/>
              </w:rPr>
              <w:pPrChange w:id="11044" w:author="Anees Shaikh" w:date="2013-10-19T02:16:00Z">
                <w:pPr>
                  <w:pStyle w:val="XML1"/>
                </w:pPr>
              </w:pPrChange>
            </w:pPr>
            <w:ins w:id="11045" w:author="aas" w:date="2013-10-14T02:06:00Z">
              <w:del w:id="11046" w:author="Anees Shaikh" w:date="2013-10-19T02:16:00Z">
                <w:r w:rsidDel="00E067A3">
                  <w:delText xml:space="preserve">                            &lt;/xs:sequence&gt;</w:delText>
                </w:r>
              </w:del>
            </w:ins>
          </w:p>
          <w:p w14:paraId="6A95A99A" w14:textId="36435F13" w:rsidR="00874469" w:rsidDel="00E067A3" w:rsidRDefault="00874469">
            <w:pPr>
              <w:pStyle w:val="Appx"/>
              <w:rPr>
                <w:ins w:id="11047" w:author="aas" w:date="2013-10-14T02:06:00Z"/>
                <w:del w:id="11048" w:author="Anees Shaikh" w:date="2013-10-19T02:16:00Z"/>
              </w:rPr>
              <w:pPrChange w:id="11049" w:author="Anees Shaikh" w:date="2013-10-19T02:16:00Z">
                <w:pPr>
                  <w:pStyle w:val="XML1"/>
                </w:pPr>
              </w:pPrChange>
            </w:pPr>
            <w:ins w:id="11050" w:author="aas" w:date="2013-10-14T02:06:00Z">
              <w:del w:id="11051" w:author="Anees Shaikh" w:date="2013-10-19T02:16:00Z">
                <w:r w:rsidDel="00E067A3">
                  <w:delText xml:space="preserve">                          &lt;/xs:complexType&gt;</w:delText>
                </w:r>
              </w:del>
            </w:ins>
          </w:p>
          <w:p w14:paraId="0A9859FB" w14:textId="51A338BD" w:rsidR="00874469" w:rsidDel="00E067A3" w:rsidRDefault="00874469">
            <w:pPr>
              <w:pStyle w:val="Appx"/>
              <w:rPr>
                <w:ins w:id="11052" w:author="aas" w:date="2013-10-14T02:06:00Z"/>
                <w:del w:id="11053" w:author="Anees Shaikh" w:date="2013-10-19T02:16:00Z"/>
              </w:rPr>
              <w:pPrChange w:id="11054" w:author="Anees Shaikh" w:date="2013-10-19T02:16:00Z">
                <w:pPr>
                  <w:pStyle w:val="XML1"/>
                </w:pPr>
              </w:pPrChange>
            </w:pPr>
            <w:ins w:id="11055" w:author="aas" w:date="2013-10-14T02:06:00Z">
              <w:del w:id="11056" w:author="Anees Shaikh" w:date="2013-10-19T02:16:00Z">
                <w:r w:rsidDel="00E067A3">
                  <w:delText xml:space="preserve">                        &lt;/xs:element&gt;</w:delText>
                </w:r>
              </w:del>
            </w:ins>
          </w:p>
          <w:p w14:paraId="11C0AE47" w14:textId="7DC48685" w:rsidR="00874469" w:rsidDel="00E067A3" w:rsidRDefault="00874469">
            <w:pPr>
              <w:pStyle w:val="Appx"/>
              <w:rPr>
                <w:ins w:id="11057" w:author="aas" w:date="2013-10-14T02:06:00Z"/>
                <w:del w:id="11058" w:author="Anees Shaikh" w:date="2013-10-19T02:16:00Z"/>
              </w:rPr>
              <w:pPrChange w:id="11059" w:author="Anees Shaikh" w:date="2013-10-19T02:16:00Z">
                <w:pPr>
                  <w:pStyle w:val="XML1"/>
                </w:pPr>
              </w:pPrChange>
            </w:pPr>
            <w:ins w:id="11060" w:author="aas" w:date="2013-10-14T02:06:00Z">
              <w:del w:id="11061" w:author="Anees Shaikh" w:date="2013-10-19T02:16:00Z">
                <w:r w:rsidDel="00E067A3">
                  <w:delText xml:space="preserve">                        &lt;xs:any minOccurs="0" maxOccurs="unbounded"</w:delText>
                </w:r>
              </w:del>
            </w:ins>
          </w:p>
          <w:p w14:paraId="27EAA732" w14:textId="27E04080" w:rsidR="00874469" w:rsidDel="00E067A3" w:rsidRDefault="00874469">
            <w:pPr>
              <w:pStyle w:val="Appx"/>
              <w:rPr>
                <w:ins w:id="11062" w:author="aas" w:date="2013-10-14T02:06:00Z"/>
                <w:del w:id="11063" w:author="Anees Shaikh" w:date="2013-10-19T02:16:00Z"/>
              </w:rPr>
              <w:pPrChange w:id="11064" w:author="Anees Shaikh" w:date="2013-10-19T02:16:00Z">
                <w:pPr>
                  <w:pStyle w:val="XML1"/>
                </w:pPr>
              </w:pPrChange>
            </w:pPr>
            <w:ins w:id="11065" w:author="aas" w:date="2013-10-14T02:06:00Z">
              <w:del w:id="11066" w:author="Anees Shaikh" w:date="2013-10-19T02:16:00Z">
                <w:r w:rsidDel="00E067A3">
                  <w:delText xml:space="preserve">                                namespace="##other" processContents="lax"/&gt;</w:delText>
                </w:r>
              </w:del>
            </w:ins>
          </w:p>
          <w:p w14:paraId="701CF4FD" w14:textId="61172785" w:rsidR="00874469" w:rsidDel="00E067A3" w:rsidRDefault="00874469">
            <w:pPr>
              <w:pStyle w:val="Appx"/>
              <w:rPr>
                <w:ins w:id="11067" w:author="aas" w:date="2013-10-14T02:06:00Z"/>
                <w:del w:id="11068" w:author="Anees Shaikh" w:date="2013-10-19T02:16:00Z"/>
              </w:rPr>
              <w:pPrChange w:id="11069" w:author="Anees Shaikh" w:date="2013-10-19T02:16:00Z">
                <w:pPr>
                  <w:pStyle w:val="XML1"/>
                </w:pPr>
              </w:pPrChange>
            </w:pPr>
            <w:ins w:id="11070" w:author="aas" w:date="2013-10-14T02:06:00Z">
              <w:del w:id="11071" w:author="Anees Shaikh" w:date="2013-10-19T02:16:00Z">
                <w:r w:rsidDel="00E067A3">
                  <w:delText xml:space="preserve">                      &lt;/xs:sequence&gt;</w:delText>
                </w:r>
              </w:del>
            </w:ins>
          </w:p>
          <w:p w14:paraId="21EF8739" w14:textId="5053FBEC" w:rsidR="00874469" w:rsidDel="00E067A3" w:rsidRDefault="00874469">
            <w:pPr>
              <w:pStyle w:val="Appx"/>
              <w:rPr>
                <w:ins w:id="11072" w:author="aas" w:date="2013-10-14T02:06:00Z"/>
                <w:del w:id="11073" w:author="Anees Shaikh" w:date="2013-10-19T02:16:00Z"/>
              </w:rPr>
              <w:pPrChange w:id="11074" w:author="Anees Shaikh" w:date="2013-10-19T02:16:00Z">
                <w:pPr>
                  <w:pStyle w:val="XML1"/>
                </w:pPr>
              </w:pPrChange>
            </w:pPr>
            <w:ins w:id="11075" w:author="aas" w:date="2013-10-14T02:06:00Z">
              <w:del w:id="11076" w:author="Anees Shaikh" w:date="2013-10-19T02:16:00Z">
                <w:r w:rsidDel="00E067A3">
                  <w:delText xml:space="preserve">                      &lt;xs:sequence&gt;</w:delText>
                </w:r>
              </w:del>
            </w:ins>
          </w:p>
          <w:p w14:paraId="7D234C2D" w14:textId="40F46812" w:rsidR="00874469" w:rsidDel="00E067A3" w:rsidRDefault="00874469">
            <w:pPr>
              <w:pStyle w:val="Appx"/>
              <w:rPr>
                <w:ins w:id="11077" w:author="aas" w:date="2013-10-14T02:06:00Z"/>
                <w:del w:id="11078" w:author="Anees Shaikh" w:date="2013-10-19T02:16:00Z"/>
              </w:rPr>
              <w:pPrChange w:id="11079" w:author="Anees Shaikh" w:date="2013-10-19T02:16:00Z">
                <w:pPr>
                  <w:pStyle w:val="XML1"/>
                </w:pPr>
              </w:pPrChange>
            </w:pPr>
            <w:ins w:id="11080" w:author="aas" w:date="2013-10-14T02:06:00Z">
              <w:del w:id="11081" w:author="Anees Shaikh" w:date="2013-10-19T02:16:00Z">
                <w:r w:rsidDel="00E067A3">
                  <w:delText xml:space="preserve">                        &lt;xs:element name="ipgre-tunnel" minOccurs="0"&gt;</w:delText>
                </w:r>
              </w:del>
            </w:ins>
          </w:p>
          <w:p w14:paraId="4E2E5C93" w14:textId="7B49647C" w:rsidR="00874469" w:rsidDel="00E067A3" w:rsidRDefault="00874469">
            <w:pPr>
              <w:pStyle w:val="Appx"/>
              <w:rPr>
                <w:ins w:id="11082" w:author="aas" w:date="2013-10-14T02:06:00Z"/>
                <w:del w:id="11083" w:author="Anees Shaikh" w:date="2013-10-19T02:16:00Z"/>
              </w:rPr>
              <w:pPrChange w:id="11084" w:author="Anees Shaikh" w:date="2013-10-19T02:16:00Z">
                <w:pPr>
                  <w:pStyle w:val="XML1"/>
                </w:pPr>
              </w:pPrChange>
            </w:pPr>
            <w:ins w:id="11085" w:author="aas" w:date="2013-10-14T02:06:00Z">
              <w:del w:id="11086" w:author="Anees Shaikh" w:date="2013-10-19T02:16:00Z">
                <w:r w:rsidDel="00E067A3">
                  <w:delText xml:space="preserve">                          &lt;xs:annotation&gt;</w:delText>
                </w:r>
              </w:del>
            </w:ins>
          </w:p>
          <w:p w14:paraId="63A2418D" w14:textId="3C35589A" w:rsidR="00874469" w:rsidDel="00E067A3" w:rsidRDefault="00874469">
            <w:pPr>
              <w:pStyle w:val="Appx"/>
              <w:rPr>
                <w:ins w:id="11087" w:author="aas" w:date="2013-10-14T02:06:00Z"/>
                <w:del w:id="11088" w:author="Anees Shaikh" w:date="2013-10-19T02:16:00Z"/>
              </w:rPr>
              <w:pPrChange w:id="11089" w:author="Anees Shaikh" w:date="2013-10-19T02:16:00Z">
                <w:pPr>
                  <w:pStyle w:val="XML1"/>
                </w:pPr>
              </w:pPrChange>
            </w:pPr>
            <w:ins w:id="11090" w:author="aas" w:date="2013-10-14T02:06:00Z">
              <w:del w:id="11091" w:author="Anees Shaikh" w:date="2013-10-19T02:16:00Z">
                <w:r w:rsidDel="00E067A3">
                  <w:delText xml:space="preserve">                            &lt;xs:documentation&gt;</w:delText>
                </w:r>
              </w:del>
            </w:ins>
          </w:p>
          <w:p w14:paraId="62B9A95E" w14:textId="6594E4F5" w:rsidR="00874469" w:rsidDel="00E067A3" w:rsidRDefault="00874469">
            <w:pPr>
              <w:pStyle w:val="Appx"/>
              <w:rPr>
                <w:ins w:id="11092" w:author="aas" w:date="2013-10-14T02:06:00Z"/>
                <w:del w:id="11093" w:author="Anees Shaikh" w:date="2013-10-19T02:16:00Z"/>
              </w:rPr>
              <w:pPrChange w:id="11094" w:author="Anees Shaikh" w:date="2013-10-19T02:16:00Z">
                <w:pPr>
                  <w:pStyle w:val="XML1"/>
                </w:pPr>
              </w:pPrChange>
            </w:pPr>
            <w:ins w:id="11095" w:author="aas" w:date="2013-10-14T02:06:00Z">
              <w:del w:id="11096" w:author="Anees Shaikh" w:date="2013-10-19T02:16:00Z">
                <w:r w:rsidDel="00E067A3">
                  <w:delText xml:space="preserve">                              Properties of a IP-in-GRE tunnel.</w:delText>
                </w:r>
              </w:del>
            </w:ins>
          </w:p>
          <w:p w14:paraId="07A3719D" w14:textId="1C20831E" w:rsidR="00874469" w:rsidDel="00E067A3" w:rsidRDefault="00874469">
            <w:pPr>
              <w:pStyle w:val="Appx"/>
              <w:rPr>
                <w:ins w:id="11097" w:author="aas" w:date="2013-10-14T02:06:00Z"/>
                <w:del w:id="11098" w:author="Anees Shaikh" w:date="2013-10-19T02:16:00Z"/>
              </w:rPr>
              <w:pPrChange w:id="11099" w:author="Anees Shaikh" w:date="2013-10-19T02:16:00Z">
                <w:pPr>
                  <w:pStyle w:val="XML1"/>
                </w:pPr>
              </w:pPrChange>
            </w:pPr>
            <w:ins w:id="11100" w:author="aas" w:date="2013-10-14T02:06:00Z">
              <w:del w:id="11101" w:author="Anees Shaikh" w:date="2013-10-19T02:16:00Z">
                <w:r w:rsidDel="00E067A3">
                  <w:delText xml:space="preserve">                            &lt;/xs:documentation&gt;</w:delText>
                </w:r>
              </w:del>
            </w:ins>
          </w:p>
          <w:p w14:paraId="244A4E2E" w14:textId="2652CFE5" w:rsidR="00874469" w:rsidDel="00E067A3" w:rsidRDefault="00874469">
            <w:pPr>
              <w:pStyle w:val="Appx"/>
              <w:rPr>
                <w:ins w:id="11102" w:author="aas" w:date="2013-10-14T02:06:00Z"/>
                <w:del w:id="11103" w:author="Anees Shaikh" w:date="2013-10-19T02:16:00Z"/>
              </w:rPr>
              <w:pPrChange w:id="11104" w:author="Anees Shaikh" w:date="2013-10-19T02:16:00Z">
                <w:pPr>
                  <w:pStyle w:val="XML1"/>
                </w:pPr>
              </w:pPrChange>
            </w:pPr>
            <w:ins w:id="11105" w:author="aas" w:date="2013-10-14T02:06:00Z">
              <w:del w:id="11106" w:author="Anees Shaikh" w:date="2013-10-19T02:16:00Z">
                <w:r w:rsidDel="00E067A3">
                  <w:delText xml:space="preserve">                          &lt;/xs:annotation&gt;</w:delText>
                </w:r>
              </w:del>
            </w:ins>
          </w:p>
          <w:p w14:paraId="51A612C0" w14:textId="51FE4E4B" w:rsidR="00874469" w:rsidDel="00E067A3" w:rsidRDefault="00874469">
            <w:pPr>
              <w:pStyle w:val="Appx"/>
              <w:rPr>
                <w:ins w:id="11107" w:author="aas" w:date="2013-10-14T02:06:00Z"/>
                <w:del w:id="11108" w:author="Anees Shaikh" w:date="2013-10-19T02:16:00Z"/>
              </w:rPr>
              <w:pPrChange w:id="11109" w:author="Anees Shaikh" w:date="2013-10-19T02:16:00Z">
                <w:pPr>
                  <w:pStyle w:val="XML1"/>
                </w:pPr>
              </w:pPrChange>
            </w:pPr>
            <w:ins w:id="11110" w:author="aas" w:date="2013-10-14T02:06:00Z">
              <w:del w:id="11111" w:author="Anees Shaikh" w:date="2013-10-19T02:16:00Z">
                <w:r w:rsidDel="00E067A3">
                  <w:delText xml:space="preserve">                          &lt;xs:complexType&gt;</w:delText>
                </w:r>
              </w:del>
            </w:ins>
          </w:p>
          <w:p w14:paraId="6B2A39FF" w14:textId="5C2D6C1D" w:rsidR="00874469" w:rsidDel="00E067A3" w:rsidRDefault="00874469">
            <w:pPr>
              <w:pStyle w:val="Appx"/>
              <w:rPr>
                <w:ins w:id="11112" w:author="aas" w:date="2013-10-14T02:06:00Z"/>
                <w:del w:id="11113" w:author="Anees Shaikh" w:date="2013-10-19T02:16:00Z"/>
              </w:rPr>
              <w:pPrChange w:id="11114" w:author="Anees Shaikh" w:date="2013-10-19T02:16:00Z">
                <w:pPr>
                  <w:pStyle w:val="XML1"/>
                </w:pPr>
              </w:pPrChange>
            </w:pPr>
            <w:ins w:id="11115" w:author="aas" w:date="2013-10-14T02:06:00Z">
              <w:del w:id="11116" w:author="Anees Shaikh" w:date="2013-10-19T02:16:00Z">
                <w:r w:rsidDel="00E067A3">
                  <w:delText xml:space="preserve">                            &lt;xs:sequence&gt;</w:delText>
                </w:r>
              </w:del>
            </w:ins>
          </w:p>
          <w:p w14:paraId="4DFFDB34" w14:textId="5599872D" w:rsidR="00874469" w:rsidDel="00E067A3" w:rsidRDefault="00874469">
            <w:pPr>
              <w:pStyle w:val="Appx"/>
              <w:rPr>
                <w:ins w:id="11117" w:author="aas" w:date="2013-10-14T02:06:00Z"/>
                <w:del w:id="11118" w:author="Anees Shaikh" w:date="2013-10-19T02:16:00Z"/>
              </w:rPr>
              <w:pPrChange w:id="11119" w:author="Anees Shaikh" w:date="2013-10-19T02:16:00Z">
                <w:pPr>
                  <w:pStyle w:val="XML1"/>
                </w:pPr>
              </w:pPrChange>
            </w:pPr>
            <w:ins w:id="11120" w:author="aas" w:date="2013-10-14T02:06:00Z">
              <w:del w:id="11121" w:author="Anees Shaikh" w:date="2013-10-19T02:16:00Z">
                <w:r w:rsidDel="00E067A3">
                  <w:delText xml:space="preserve">                              &lt;xs:choice&gt;</w:delText>
                </w:r>
              </w:del>
            </w:ins>
          </w:p>
          <w:p w14:paraId="6B89458F" w14:textId="7DE39FBD" w:rsidR="00874469" w:rsidDel="00E067A3" w:rsidRDefault="00874469">
            <w:pPr>
              <w:pStyle w:val="Appx"/>
              <w:rPr>
                <w:ins w:id="11122" w:author="aas" w:date="2013-10-14T02:06:00Z"/>
                <w:del w:id="11123" w:author="Anees Shaikh" w:date="2013-10-19T02:16:00Z"/>
              </w:rPr>
              <w:pPrChange w:id="11124" w:author="Anees Shaikh" w:date="2013-10-19T02:16:00Z">
                <w:pPr>
                  <w:pStyle w:val="XML1"/>
                </w:pPr>
              </w:pPrChange>
            </w:pPr>
            <w:ins w:id="11125" w:author="aas" w:date="2013-10-14T02:06:00Z">
              <w:del w:id="11126" w:author="Anees Shaikh" w:date="2013-10-19T02:16:00Z">
                <w:r w:rsidDel="00E067A3">
                  <w:delText xml:space="preserve">                                &lt;xs:sequence&gt;</w:delText>
                </w:r>
              </w:del>
            </w:ins>
          </w:p>
          <w:p w14:paraId="0C3E7FD4" w14:textId="20740010" w:rsidR="00874469" w:rsidDel="00E067A3" w:rsidRDefault="00874469">
            <w:pPr>
              <w:pStyle w:val="Appx"/>
              <w:rPr>
                <w:ins w:id="11127" w:author="aas" w:date="2013-10-14T02:06:00Z"/>
                <w:del w:id="11128" w:author="Anees Shaikh" w:date="2013-10-19T02:16:00Z"/>
              </w:rPr>
              <w:pPrChange w:id="11129" w:author="Anees Shaikh" w:date="2013-10-19T02:16:00Z">
                <w:pPr>
                  <w:pStyle w:val="XML1"/>
                </w:pPr>
              </w:pPrChange>
            </w:pPr>
            <w:ins w:id="11130" w:author="aas" w:date="2013-10-14T02:06:00Z">
              <w:del w:id="11131" w:author="Anees Shaikh" w:date="2013-10-19T02:16:00Z">
                <w:r w:rsidDel="00E067A3">
                  <w:delText xml:space="preserve">                                  &lt;xs:element name="local-endpoint-ipv4-adress" minOccurs="0"  type="inet:ipv4-address"&gt;</w:delText>
                </w:r>
              </w:del>
            </w:ins>
          </w:p>
          <w:p w14:paraId="54BAABAD" w14:textId="4BF68236" w:rsidR="00874469" w:rsidDel="00E067A3" w:rsidRDefault="00874469">
            <w:pPr>
              <w:pStyle w:val="Appx"/>
              <w:rPr>
                <w:ins w:id="11132" w:author="aas" w:date="2013-10-14T02:06:00Z"/>
                <w:del w:id="11133" w:author="Anees Shaikh" w:date="2013-10-19T02:16:00Z"/>
              </w:rPr>
              <w:pPrChange w:id="11134" w:author="Anees Shaikh" w:date="2013-10-19T02:16:00Z">
                <w:pPr>
                  <w:pStyle w:val="XML1"/>
                </w:pPr>
              </w:pPrChange>
            </w:pPr>
            <w:ins w:id="11135" w:author="aas" w:date="2013-10-14T02:06:00Z">
              <w:del w:id="11136" w:author="Anees Shaikh" w:date="2013-10-19T02:16:00Z">
                <w:r w:rsidDel="00E067A3">
                  <w:delText xml:space="preserve">                                    &lt;xs:annotation&gt;</w:delText>
                </w:r>
              </w:del>
            </w:ins>
          </w:p>
          <w:p w14:paraId="1858E683" w14:textId="4AEE25E9" w:rsidR="00874469" w:rsidDel="00E067A3" w:rsidRDefault="00874469">
            <w:pPr>
              <w:pStyle w:val="Appx"/>
              <w:rPr>
                <w:ins w:id="11137" w:author="aas" w:date="2013-10-14T02:06:00Z"/>
                <w:del w:id="11138" w:author="Anees Shaikh" w:date="2013-10-19T02:16:00Z"/>
              </w:rPr>
              <w:pPrChange w:id="11139" w:author="Anees Shaikh" w:date="2013-10-19T02:16:00Z">
                <w:pPr>
                  <w:pStyle w:val="XML1"/>
                </w:pPr>
              </w:pPrChange>
            </w:pPr>
            <w:ins w:id="11140" w:author="aas" w:date="2013-10-14T02:06:00Z">
              <w:del w:id="11141" w:author="Anees Shaikh" w:date="2013-10-19T02:16:00Z">
                <w:r w:rsidDel="00E067A3">
                  <w:delText xml:space="preserve">                                      &lt;xs:documentation&gt;</w:delText>
                </w:r>
              </w:del>
            </w:ins>
          </w:p>
          <w:p w14:paraId="25900130" w14:textId="2D3142BF" w:rsidR="00874469" w:rsidDel="00E067A3" w:rsidRDefault="00874469">
            <w:pPr>
              <w:pStyle w:val="Appx"/>
              <w:rPr>
                <w:ins w:id="11142" w:author="aas" w:date="2013-10-14T02:06:00Z"/>
                <w:del w:id="11143" w:author="Anees Shaikh" w:date="2013-10-19T02:16:00Z"/>
              </w:rPr>
              <w:pPrChange w:id="11144" w:author="Anees Shaikh" w:date="2013-10-19T02:16:00Z">
                <w:pPr>
                  <w:pStyle w:val="XML1"/>
                </w:pPr>
              </w:pPrChange>
            </w:pPr>
            <w:ins w:id="11145" w:author="aas" w:date="2013-10-14T02:06:00Z">
              <w:del w:id="11146" w:author="Anees Shaikh" w:date="2013-10-19T02:16:00Z">
                <w:r w:rsidDel="00E067A3">
                  <w:delText xml:space="preserve">                                        The IPv4 address of the local tunnel endpoint.</w:delText>
                </w:r>
              </w:del>
            </w:ins>
          </w:p>
          <w:p w14:paraId="208A60DC" w14:textId="55DA70D4" w:rsidR="00874469" w:rsidDel="00E067A3" w:rsidRDefault="00874469">
            <w:pPr>
              <w:pStyle w:val="Appx"/>
              <w:rPr>
                <w:ins w:id="11147" w:author="aas" w:date="2013-10-14T02:06:00Z"/>
                <w:del w:id="11148" w:author="Anees Shaikh" w:date="2013-10-19T02:16:00Z"/>
              </w:rPr>
              <w:pPrChange w:id="11149" w:author="Anees Shaikh" w:date="2013-10-19T02:16:00Z">
                <w:pPr>
                  <w:pStyle w:val="XML1"/>
                </w:pPr>
              </w:pPrChange>
            </w:pPr>
            <w:ins w:id="11150" w:author="aas" w:date="2013-10-14T02:06:00Z">
              <w:del w:id="11151" w:author="Anees Shaikh" w:date="2013-10-19T02:16:00Z">
                <w:r w:rsidDel="00E067A3">
                  <w:delText xml:space="preserve">                                      &lt;/xs:documentation&gt;</w:delText>
                </w:r>
              </w:del>
            </w:ins>
          </w:p>
          <w:p w14:paraId="77B2AA44" w14:textId="56E39AE9" w:rsidR="00874469" w:rsidDel="00E067A3" w:rsidRDefault="00874469">
            <w:pPr>
              <w:pStyle w:val="Appx"/>
              <w:rPr>
                <w:ins w:id="11152" w:author="aas" w:date="2013-10-14T02:06:00Z"/>
                <w:del w:id="11153" w:author="Anees Shaikh" w:date="2013-10-19T02:16:00Z"/>
              </w:rPr>
              <w:pPrChange w:id="11154" w:author="Anees Shaikh" w:date="2013-10-19T02:16:00Z">
                <w:pPr>
                  <w:pStyle w:val="XML1"/>
                </w:pPr>
              </w:pPrChange>
            </w:pPr>
            <w:ins w:id="11155" w:author="aas" w:date="2013-10-14T02:06:00Z">
              <w:del w:id="11156" w:author="Anees Shaikh" w:date="2013-10-19T02:16:00Z">
                <w:r w:rsidDel="00E067A3">
                  <w:delText xml:space="preserve">                                    &lt;/xs:annotation&gt;</w:delText>
                </w:r>
              </w:del>
            </w:ins>
          </w:p>
          <w:p w14:paraId="1C3AE472" w14:textId="74BAC53E" w:rsidR="00874469" w:rsidDel="00E067A3" w:rsidRDefault="00874469">
            <w:pPr>
              <w:pStyle w:val="Appx"/>
              <w:rPr>
                <w:ins w:id="11157" w:author="aas" w:date="2013-10-14T02:06:00Z"/>
                <w:del w:id="11158" w:author="Anees Shaikh" w:date="2013-10-19T02:16:00Z"/>
              </w:rPr>
              <w:pPrChange w:id="11159" w:author="Anees Shaikh" w:date="2013-10-19T02:16:00Z">
                <w:pPr>
                  <w:pStyle w:val="XML1"/>
                </w:pPr>
              </w:pPrChange>
            </w:pPr>
            <w:ins w:id="11160" w:author="aas" w:date="2013-10-14T02:06:00Z">
              <w:del w:id="11161" w:author="Anees Shaikh" w:date="2013-10-19T02:16:00Z">
                <w:r w:rsidDel="00E067A3">
                  <w:delText xml:space="preserve">                                  &lt;/xs:element&gt;</w:delText>
                </w:r>
              </w:del>
            </w:ins>
          </w:p>
          <w:p w14:paraId="1A5AB911" w14:textId="3C2DCB3E" w:rsidR="00874469" w:rsidDel="00E067A3" w:rsidRDefault="00874469">
            <w:pPr>
              <w:pStyle w:val="Appx"/>
              <w:rPr>
                <w:ins w:id="11162" w:author="aas" w:date="2013-10-14T02:06:00Z"/>
                <w:del w:id="11163" w:author="Anees Shaikh" w:date="2013-10-19T02:16:00Z"/>
              </w:rPr>
              <w:pPrChange w:id="11164" w:author="Anees Shaikh" w:date="2013-10-19T02:16:00Z">
                <w:pPr>
                  <w:pStyle w:val="XML1"/>
                </w:pPr>
              </w:pPrChange>
            </w:pPr>
            <w:ins w:id="11165" w:author="aas" w:date="2013-10-14T02:06:00Z">
              <w:del w:id="11166" w:author="Anees Shaikh" w:date="2013-10-19T02:16:00Z">
                <w:r w:rsidDel="00E067A3">
                  <w:delText xml:space="preserve">                                  &lt;xs:element name="remote-endpoint-ipv4-adress" minOccurs="0"  type="inet:ipv4-address"&gt;</w:delText>
                </w:r>
              </w:del>
            </w:ins>
          </w:p>
          <w:p w14:paraId="257A77E0" w14:textId="43DADCC5" w:rsidR="00874469" w:rsidDel="00E067A3" w:rsidRDefault="00874469">
            <w:pPr>
              <w:pStyle w:val="Appx"/>
              <w:rPr>
                <w:ins w:id="11167" w:author="aas" w:date="2013-10-14T02:06:00Z"/>
                <w:del w:id="11168" w:author="Anees Shaikh" w:date="2013-10-19T02:16:00Z"/>
              </w:rPr>
              <w:pPrChange w:id="11169" w:author="Anees Shaikh" w:date="2013-10-19T02:16:00Z">
                <w:pPr>
                  <w:pStyle w:val="XML1"/>
                </w:pPr>
              </w:pPrChange>
            </w:pPr>
            <w:ins w:id="11170" w:author="aas" w:date="2013-10-14T02:06:00Z">
              <w:del w:id="11171" w:author="Anees Shaikh" w:date="2013-10-19T02:16:00Z">
                <w:r w:rsidDel="00E067A3">
                  <w:delText xml:space="preserve">                                    &lt;xs:annotation&gt;</w:delText>
                </w:r>
              </w:del>
            </w:ins>
          </w:p>
          <w:p w14:paraId="665596C7" w14:textId="41BB5384" w:rsidR="00874469" w:rsidDel="00E067A3" w:rsidRDefault="00874469">
            <w:pPr>
              <w:pStyle w:val="Appx"/>
              <w:rPr>
                <w:ins w:id="11172" w:author="aas" w:date="2013-10-14T02:06:00Z"/>
                <w:del w:id="11173" w:author="Anees Shaikh" w:date="2013-10-19T02:16:00Z"/>
              </w:rPr>
              <w:pPrChange w:id="11174" w:author="Anees Shaikh" w:date="2013-10-19T02:16:00Z">
                <w:pPr>
                  <w:pStyle w:val="XML1"/>
                </w:pPr>
              </w:pPrChange>
            </w:pPr>
            <w:ins w:id="11175" w:author="aas" w:date="2013-10-14T02:06:00Z">
              <w:del w:id="11176" w:author="Anees Shaikh" w:date="2013-10-19T02:16:00Z">
                <w:r w:rsidDel="00E067A3">
                  <w:delText xml:space="preserve">                                      &lt;xs:documentation&gt;</w:delText>
                </w:r>
              </w:del>
            </w:ins>
          </w:p>
          <w:p w14:paraId="7C86384A" w14:textId="4A7FC293" w:rsidR="00874469" w:rsidDel="00E067A3" w:rsidRDefault="00874469">
            <w:pPr>
              <w:pStyle w:val="Appx"/>
              <w:rPr>
                <w:ins w:id="11177" w:author="aas" w:date="2013-10-14T02:06:00Z"/>
                <w:del w:id="11178" w:author="Anees Shaikh" w:date="2013-10-19T02:16:00Z"/>
              </w:rPr>
              <w:pPrChange w:id="11179" w:author="Anees Shaikh" w:date="2013-10-19T02:16:00Z">
                <w:pPr>
                  <w:pStyle w:val="XML1"/>
                </w:pPr>
              </w:pPrChange>
            </w:pPr>
            <w:ins w:id="11180" w:author="aas" w:date="2013-10-14T02:06:00Z">
              <w:del w:id="11181" w:author="Anees Shaikh" w:date="2013-10-19T02:16:00Z">
                <w:r w:rsidDel="00E067A3">
                  <w:delText xml:space="preserve">                                        The IPv4 address of the remote tunnel endpoint.</w:delText>
                </w:r>
              </w:del>
            </w:ins>
          </w:p>
          <w:p w14:paraId="442A7395" w14:textId="22585027" w:rsidR="00874469" w:rsidDel="00E067A3" w:rsidRDefault="00874469">
            <w:pPr>
              <w:pStyle w:val="Appx"/>
              <w:rPr>
                <w:ins w:id="11182" w:author="aas" w:date="2013-10-14T02:06:00Z"/>
                <w:del w:id="11183" w:author="Anees Shaikh" w:date="2013-10-19T02:16:00Z"/>
              </w:rPr>
              <w:pPrChange w:id="11184" w:author="Anees Shaikh" w:date="2013-10-19T02:16:00Z">
                <w:pPr>
                  <w:pStyle w:val="XML1"/>
                </w:pPr>
              </w:pPrChange>
            </w:pPr>
            <w:ins w:id="11185" w:author="aas" w:date="2013-10-14T02:06:00Z">
              <w:del w:id="11186" w:author="Anees Shaikh" w:date="2013-10-19T02:16:00Z">
                <w:r w:rsidDel="00E067A3">
                  <w:delText xml:space="preserve">                                      &lt;/xs:documentation&gt;</w:delText>
                </w:r>
              </w:del>
            </w:ins>
          </w:p>
          <w:p w14:paraId="2BA0E8FB" w14:textId="3107BE56" w:rsidR="00874469" w:rsidDel="00E067A3" w:rsidRDefault="00874469">
            <w:pPr>
              <w:pStyle w:val="Appx"/>
              <w:rPr>
                <w:ins w:id="11187" w:author="aas" w:date="2013-10-14T02:06:00Z"/>
                <w:del w:id="11188" w:author="Anees Shaikh" w:date="2013-10-19T02:16:00Z"/>
              </w:rPr>
              <w:pPrChange w:id="11189" w:author="Anees Shaikh" w:date="2013-10-19T02:16:00Z">
                <w:pPr>
                  <w:pStyle w:val="XML1"/>
                </w:pPr>
              </w:pPrChange>
            </w:pPr>
            <w:ins w:id="11190" w:author="aas" w:date="2013-10-14T02:06:00Z">
              <w:del w:id="11191" w:author="Anees Shaikh" w:date="2013-10-19T02:16:00Z">
                <w:r w:rsidDel="00E067A3">
                  <w:delText xml:space="preserve">                                    &lt;/xs:annotation&gt;</w:delText>
                </w:r>
              </w:del>
            </w:ins>
          </w:p>
          <w:p w14:paraId="5716B475" w14:textId="3D2B15CD" w:rsidR="00874469" w:rsidDel="00E067A3" w:rsidRDefault="00874469">
            <w:pPr>
              <w:pStyle w:val="Appx"/>
              <w:rPr>
                <w:ins w:id="11192" w:author="aas" w:date="2013-10-14T02:06:00Z"/>
                <w:del w:id="11193" w:author="Anees Shaikh" w:date="2013-10-19T02:16:00Z"/>
              </w:rPr>
              <w:pPrChange w:id="11194" w:author="Anees Shaikh" w:date="2013-10-19T02:16:00Z">
                <w:pPr>
                  <w:pStyle w:val="XML1"/>
                </w:pPr>
              </w:pPrChange>
            </w:pPr>
            <w:ins w:id="11195" w:author="aas" w:date="2013-10-14T02:06:00Z">
              <w:del w:id="11196" w:author="Anees Shaikh" w:date="2013-10-19T02:16:00Z">
                <w:r w:rsidDel="00E067A3">
                  <w:delText xml:space="preserve">                                  &lt;/xs:element&gt;</w:delText>
                </w:r>
              </w:del>
            </w:ins>
          </w:p>
          <w:p w14:paraId="1D15CD17" w14:textId="38F03BB4" w:rsidR="00874469" w:rsidDel="00E067A3" w:rsidRDefault="00874469">
            <w:pPr>
              <w:pStyle w:val="Appx"/>
              <w:rPr>
                <w:ins w:id="11197" w:author="aas" w:date="2013-10-14T02:06:00Z"/>
                <w:del w:id="11198" w:author="Anees Shaikh" w:date="2013-10-19T02:16:00Z"/>
              </w:rPr>
              <w:pPrChange w:id="11199" w:author="Anees Shaikh" w:date="2013-10-19T02:16:00Z">
                <w:pPr>
                  <w:pStyle w:val="XML1"/>
                </w:pPr>
              </w:pPrChange>
            </w:pPr>
            <w:ins w:id="11200" w:author="aas" w:date="2013-10-14T02:06:00Z">
              <w:del w:id="11201" w:author="Anees Shaikh" w:date="2013-10-19T02:16:00Z">
                <w:r w:rsidDel="00E067A3">
                  <w:delText xml:space="preserve">                                  &lt;xs:any minOccurs="0" maxOccurs="unbounded"</w:delText>
                </w:r>
              </w:del>
            </w:ins>
          </w:p>
          <w:p w14:paraId="6869A400" w14:textId="732F473F" w:rsidR="00874469" w:rsidDel="00E067A3" w:rsidRDefault="00874469">
            <w:pPr>
              <w:pStyle w:val="Appx"/>
              <w:rPr>
                <w:ins w:id="11202" w:author="aas" w:date="2013-10-14T02:06:00Z"/>
                <w:del w:id="11203" w:author="Anees Shaikh" w:date="2013-10-19T02:16:00Z"/>
              </w:rPr>
              <w:pPrChange w:id="11204" w:author="Anees Shaikh" w:date="2013-10-19T02:16:00Z">
                <w:pPr>
                  <w:pStyle w:val="XML1"/>
                </w:pPr>
              </w:pPrChange>
            </w:pPr>
            <w:ins w:id="11205" w:author="aas" w:date="2013-10-14T02:06:00Z">
              <w:del w:id="11206" w:author="Anees Shaikh" w:date="2013-10-19T02:16:00Z">
                <w:r w:rsidDel="00E067A3">
                  <w:delText xml:space="preserve">                                          namespace="##other" processContents="lax"/&gt;</w:delText>
                </w:r>
              </w:del>
            </w:ins>
          </w:p>
          <w:p w14:paraId="37C57A21" w14:textId="77CD3A70" w:rsidR="00874469" w:rsidDel="00E067A3" w:rsidRDefault="00874469">
            <w:pPr>
              <w:pStyle w:val="Appx"/>
              <w:rPr>
                <w:ins w:id="11207" w:author="aas" w:date="2013-10-14T02:06:00Z"/>
                <w:del w:id="11208" w:author="Anees Shaikh" w:date="2013-10-19T02:16:00Z"/>
              </w:rPr>
              <w:pPrChange w:id="11209" w:author="Anees Shaikh" w:date="2013-10-19T02:16:00Z">
                <w:pPr>
                  <w:pStyle w:val="XML1"/>
                </w:pPr>
              </w:pPrChange>
            </w:pPr>
            <w:ins w:id="11210" w:author="aas" w:date="2013-10-14T02:06:00Z">
              <w:del w:id="11211" w:author="Anees Shaikh" w:date="2013-10-19T02:16:00Z">
                <w:r w:rsidDel="00E067A3">
                  <w:delText xml:space="preserve">                                &lt;/xs:sequence&gt;</w:delText>
                </w:r>
              </w:del>
            </w:ins>
          </w:p>
          <w:p w14:paraId="2DEB0D92" w14:textId="1747D2F3" w:rsidR="00874469" w:rsidDel="00E067A3" w:rsidRDefault="00874469">
            <w:pPr>
              <w:pStyle w:val="Appx"/>
              <w:rPr>
                <w:ins w:id="11212" w:author="aas" w:date="2013-10-14T02:06:00Z"/>
                <w:del w:id="11213" w:author="Anees Shaikh" w:date="2013-10-19T02:16:00Z"/>
              </w:rPr>
              <w:pPrChange w:id="11214" w:author="Anees Shaikh" w:date="2013-10-19T02:16:00Z">
                <w:pPr>
                  <w:pStyle w:val="XML1"/>
                </w:pPr>
              </w:pPrChange>
            </w:pPr>
            <w:ins w:id="11215" w:author="aas" w:date="2013-10-14T02:06:00Z">
              <w:del w:id="11216" w:author="Anees Shaikh" w:date="2013-10-19T02:16:00Z">
                <w:r w:rsidDel="00E067A3">
                  <w:delText xml:space="preserve">                                &lt;xs:sequence&gt;</w:delText>
                </w:r>
              </w:del>
            </w:ins>
          </w:p>
          <w:p w14:paraId="2D745BC1" w14:textId="39747C49" w:rsidR="00874469" w:rsidDel="00E067A3" w:rsidRDefault="00874469">
            <w:pPr>
              <w:pStyle w:val="Appx"/>
              <w:rPr>
                <w:ins w:id="11217" w:author="aas" w:date="2013-10-14T02:06:00Z"/>
                <w:del w:id="11218" w:author="Anees Shaikh" w:date="2013-10-19T02:16:00Z"/>
              </w:rPr>
              <w:pPrChange w:id="11219" w:author="Anees Shaikh" w:date="2013-10-19T02:16:00Z">
                <w:pPr>
                  <w:pStyle w:val="XML1"/>
                </w:pPr>
              </w:pPrChange>
            </w:pPr>
            <w:ins w:id="11220" w:author="aas" w:date="2013-10-14T02:06:00Z">
              <w:del w:id="11221" w:author="Anees Shaikh" w:date="2013-10-19T02:16:00Z">
                <w:r w:rsidDel="00E067A3">
                  <w:delText xml:space="preserve">                                  &lt;xs:element name="local-endpoint-ipv6-adress" minOccurs="0"  type="inet:ipv6-address"&gt;</w:delText>
                </w:r>
              </w:del>
            </w:ins>
          </w:p>
          <w:p w14:paraId="63F0BA0D" w14:textId="44D0C55A" w:rsidR="00874469" w:rsidDel="00E067A3" w:rsidRDefault="00874469">
            <w:pPr>
              <w:pStyle w:val="Appx"/>
              <w:rPr>
                <w:ins w:id="11222" w:author="aas" w:date="2013-10-14T02:06:00Z"/>
                <w:del w:id="11223" w:author="Anees Shaikh" w:date="2013-10-19T02:16:00Z"/>
              </w:rPr>
              <w:pPrChange w:id="11224" w:author="Anees Shaikh" w:date="2013-10-19T02:16:00Z">
                <w:pPr>
                  <w:pStyle w:val="XML1"/>
                </w:pPr>
              </w:pPrChange>
            </w:pPr>
            <w:ins w:id="11225" w:author="aas" w:date="2013-10-14T02:06:00Z">
              <w:del w:id="11226" w:author="Anees Shaikh" w:date="2013-10-19T02:16:00Z">
                <w:r w:rsidDel="00E067A3">
                  <w:delText xml:space="preserve">                                    &lt;xs:annotation&gt;</w:delText>
                </w:r>
              </w:del>
            </w:ins>
          </w:p>
          <w:p w14:paraId="251E74BE" w14:textId="7E42E1ED" w:rsidR="00874469" w:rsidDel="00E067A3" w:rsidRDefault="00874469">
            <w:pPr>
              <w:pStyle w:val="Appx"/>
              <w:rPr>
                <w:ins w:id="11227" w:author="aas" w:date="2013-10-14T02:06:00Z"/>
                <w:del w:id="11228" w:author="Anees Shaikh" w:date="2013-10-19T02:16:00Z"/>
              </w:rPr>
              <w:pPrChange w:id="11229" w:author="Anees Shaikh" w:date="2013-10-19T02:16:00Z">
                <w:pPr>
                  <w:pStyle w:val="XML1"/>
                </w:pPr>
              </w:pPrChange>
            </w:pPr>
            <w:ins w:id="11230" w:author="aas" w:date="2013-10-14T02:06:00Z">
              <w:del w:id="11231" w:author="Anees Shaikh" w:date="2013-10-19T02:16:00Z">
                <w:r w:rsidDel="00E067A3">
                  <w:delText xml:space="preserve">                                      &lt;xs:documentation&gt;</w:delText>
                </w:r>
              </w:del>
            </w:ins>
          </w:p>
          <w:p w14:paraId="1C7165B5" w14:textId="66E22D5E" w:rsidR="00874469" w:rsidDel="00E067A3" w:rsidRDefault="00874469">
            <w:pPr>
              <w:pStyle w:val="Appx"/>
              <w:rPr>
                <w:ins w:id="11232" w:author="aas" w:date="2013-10-14T02:06:00Z"/>
                <w:del w:id="11233" w:author="Anees Shaikh" w:date="2013-10-19T02:16:00Z"/>
              </w:rPr>
              <w:pPrChange w:id="11234" w:author="Anees Shaikh" w:date="2013-10-19T02:16:00Z">
                <w:pPr>
                  <w:pStyle w:val="XML1"/>
                </w:pPr>
              </w:pPrChange>
            </w:pPr>
            <w:ins w:id="11235" w:author="aas" w:date="2013-10-14T02:06:00Z">
              <w:del w:id="11236" w:author="Anees Shaikh" w:date="2013-10-19T02:16:00Z">
                <w:r w:rsidDel="00E067A3">
                  <w:delText xml:space="preserve">                                        The IPv6 address of the local tunnel endpoint.</w:delText>
                </w:r>
              </w:del>
            </w:ins>
          </w:p>
          <w:p w14:paraId="45578B93" w14:textId="0DF35B20" w:rsidR="00874469" w:rsidDel="00E067A3" w:rsidRDefault="00874469">
            <w:pPr>
              <w:pStyle w:val="Appx"/>
              <w:rPr>
                <w:ins w:id="11237" w:author="aas" w:date="2013-10-14T02:06:00Z"/>
                <w:del w:id="11238" w:author="Anees Shaikh" w:date="2013-10-19T02:16:00Z"/>
              </w:rPr>
              <w:pPrChange w:id="11239" w:author="Anees Shaikh" w:date="2013-10-19T02:16:00Z">
                <w:pPr>
                  <w:pStyle w:val="XML1"/>
                </w:pPr>
              </w:pPrChange>
            </w:pPr>
            <w:ins w:id="11240" w:author="aas" w:date="2013-10-14T02:06:00Z">
              <w:del w:id="11241" w:author="Anees Shaikh" w:date="2013-10-19T02:16:00Z">
                <w:r w:rsidDel="00E067A3">
                  <w:delText xml:space="preserve">                                      &lt;/xs:documentation&gt;</w:delText>
                </w:r>
              </w:del>
            </w:ins>
          </w:p>
          <w:p w14:paraId="4A92506E" w14:textId="4BFB8449" w:rsidR="00874469" w:rsidDel="00E067A3" w:rsidRDefault="00874469">
            <w:pPr>
              <w:pStyle w:val="Appx"/>
              <w:rPr>
                <w:ins w:id="11242" w:author="aas" w:date="2013-10-14T02:06:00Z"/>
                <w:del w:id="11243" w:author="Anees Shaikh" w:date="2013-10-19T02:16:00Z"/>
              </w:rPr>
              <w:pPrChange w:id="11244" w:author="Anees Shaikh" w:date="2013-10-19T02:16:00Z">
                <w:pPr>
                  <w:pStyle w:val="XML1"/>
                </w:pPr>
              </w:pPrChange>
            </w:pPr>
            <w:ins w:id="11245" w:author="aas" w:date="2013-10-14T02:06:00Z">
              <w:del w:id="11246" w:author="Anees Shaikh" w:date="2013-10-19T02:16:00Z">
                <w:r w:rsidDel="00E067A3">
                  <w:delText xml:space="preserve">                                    &lt;/xs:annotation&gt;</w:delText>
                </w:r>
              </w:del>
            </w:ins>
          </w:p>
          <w:p w14:paraId="6A24777B" w14:textId="4F9E219C" w:rsidR="00874469" w:rsidDel="00E067A3" w:rsidRDefault="00874469">
            <w:pPr>
              <w:pStyle w:val="Appx"/>
              <w:rPr>
                <w:ins w:id="11247" w:author="aas" w:date="2013-10-14T02:06:00Z"/>
                <w:del w:id="11248" w:author="Anees Shaikh" w:date="2013-10-19T02:16:00Z"/>
              </w:rPr>
              <w:pPrChange w:id="11249" w:author="Anees Shaikh" w:date="2013-10-19T02:16:00Z">
                <w:pPr>
                  <w:pStyle w:val="XML1"/>
                </w:pPr>
              </w:pPrChange>
            </w:pPr>
            <w:ins w:id="11250" w:author="aas" w:date="2013-10-14T02:06:00Z">
              <w:del w:id="11251" w:author="Anees Shaikh" w:date="2013-10-19T02:16:00Z">
                <w:r w:rsidDel="00E067A3">
                  <w:delText xml:space="preserve">                                  &lt;/xs:element&gt;</w:delText>
                </w:r>
              </w:del>
            </w:ins>
          </w:p>
          <w:p w14:paraId="14089CA0" w14:textId="007C478D" w:rsidR="00874469" w:rsidDel="00E067A3" w:rsidRDefault="00874469">
            <w:pPr>
              <w:pStyle w:val="Appx"/>
              <w:rPr>
                <w:ins w:id="11252" w:author="aas" w:date="2013-10-14T02:06:00Z"/>
                <w:del w:id="11253" w:author="Anees Shaikh" w:date="2013-10-19T02:16:00Z"/>
              </w:rPr>
              <w:pPrChange w:id="11254" w:author="Anees Shaikh" w:date="2013-10-19T02:16:00Z">
                <w:pPr>
                  <w:pStyle w:val="XML1"/>
                </w:pPr>
              </w:pPrChange>
            </w:pPr>
            <w:ins w:id="11255" w:author="aas" w:date="2013-10-14T02:06:00Z">
              <w:del w:id="11256" w:author="Anees Shaikh" w:date="2013-10-19T02:16:00Z">
                <w:r w:rsidDel="00E067A3">
                  <w:delText xml:space="preserve">                                  &lt;xs:element name="remote-endpoint-ipv6-adress" minOccurs="0"  type="inet:ipv6-address"&gt;</w:delText>
                </w:r>
              </w:del>
            </w:ins>
          </w:p>
          <w:p w14:paraId="296D7207" w14:textId="3AD19296" w:rsidR="00874469" w:rsidDel="00E067A3" w:rsidRDefault="00874469">
            <w:pPr>
              <w:pStyle w:val="Appx"/>
              <w:rPr>
                <w:ins w:id="11257" w:author="aas" w:date="2013-10-14T02:06:00Z"/>
                <w:del w:id="11258" w:author="Anees Shaikh" w:date="2013-10-19T02:16:00Z"/>
              </w:rPr>
              <w:pPrChange w:id="11259" w:author="Anees Shaikh" w:date="2013-10-19T02:16:00Z">
                <w:pPr>
                  <w:pStyle w:val="XML1"/>
                </w:pPr>
              </w:pPrChange>
            </w:pPr>
            <w:ins w:id="11260" w:author="aas" w:date="2013-10-14T02:06:00Z">
              <w:del w:id="11261" w:author="Anees Shaikh" w:date="2013-10-19T02:16:00Z">
                <w:r w:rsidDel="00E067A3">
                  <w:delText xml:space="preserve">                                    &lt;xs:annotation&gt;</w:delText>
                </w:r>
              </w:del>
            </w:ins>
          </w:p>
          <w:p w14:paraId="66BC5074" w14:textId="14F15E56" w:rsidR="00874469" w:rsidDel="00E067A3" w:rsidRDefault="00874469">
            <w:pPr>
              <w:pStyle w:val="Appx"/>
              <w:rPr>
                <w:ins w:id="11262" w:author="aas" w:date="2013-10-14T02:06:00Z"/>
                <w:del w:id="11263" w:author="Anees Shaikh" w:date="2013-10-19T02:16:00Z"/>
              </w:rPr>
              <w:pPrChange w:id="11264" w:author="Anees Shaikh" w:date="2013-10-19T02:16:00Z">
                <w:pPr>
                  <w:pStyle w:val="XML1"/>
                </w:pPr>
              </w:pPrChange>
            </w:pPr>
            <w:ins w:id="11265" w:author="aas" w:date="2013-10-14T02:06:00Z">
              <w:del w:id="11266" w:author="Anees Shaikh" w:date="2013-10-19T02:16:00Z">
                <w:r w:rsidDel="00E067A3">
                  <w:delText xml:space="preserve">                                      &lt;xs:documentation&gt;</w:delText>
                </w:r>
              </w:del>
            </w:ins>
          </w:p>
          <w:p w14:paraId="61677124" w14:textId="061F2AD4" w:rsidR="00874469" w:rsidDel="00E067A3" w:rsidRDefault="00874469">
            <w:pPr>
              <w:pStyle w:val="Appx"/>
              <w:rPr>
                <w:ins w:id="11267" w:author="aas" w:date="2013-10-14T02:06:00Z"/>
                <w:del w:id="11268" w:author="Anees Shaikh" w:date="2013-10-19T02:16:00Z"/>
              </w:rPr>
              <w:pPrChange w:id="11269" w:author="Anees Shaikh" w:date="2013-10-19T02:16:00Z">
                <w:pPr>
                  <w:pStyle w:val="XML1"/>
                </w:pPr>
              </w:pPrChange>
            </w:pPr>
            <w:ins w:id="11270" w:author="aas" w:date="2013-10-14T02:06:00Z">
              <w:del w:id="11271" w:author="Anees Shaikh" w:date="2013-10-19T02:16:00Z">
                <w:r w:rsidDel="00E067A3">
                  <w:delText xml:space="preserve">                                        The IPv6 address of the remote tunnel endpoint.</w:delText>
                </w:r>
              </w:del>
            </w:ins>
          </w:p>
          <w:p w14:paraId="586C6DB5" w14:textId="74BAC487" w:rsidR="00874469" w:rsidDel="00E067A3" w:rsidRDefault="00874469">
            <w:pPr>
              <w:pStyle w:val="Appx"/>
              <w:rPr>
                <w:ins w:id="11272" w:author="aas" w:date="2013-10-14T02:06:00Z"/>
                <w:del w:id="11273" w:author="Anees Shaikh" w:date="2013-10-19T02:16:00Z"/>
              </w:rPr>
              <w:pPrChange w:id="11274" w:author="Anees Shaikh" w:date="2013-10-19T02:16:00Z">
                <w:pPr>
                  <w:pStyle w:val="XML1"/>
                </w:pPr>
              </w:pPrChange>
            </w:pPr>
            <w:ins w:id="11275" w:author="aas" w:date="2013-10-14T02:06:00Z">
              <w:del w:id="11276" w:author="Anees Shaikh" w:date="2013-10-19T02:16:00Z">
                <w:r w:rsidDel="00E067A3">
                  <w:delText xml:space="preserve">                                      &lt;/xs:documentation&gt;</w:delText>
                </w:r>
              </w:del>
            </w:ins>
          </w:p>
          <w:p w14:paraId="52B9ADB7" w14:textId="3C12741E" w:rsidR="00874469" w:rsidDel="00E067A3" w:rsidRDefault="00874469">
            <w:pPr>
              <w:pStyle w:val="Appx"/>
              <w:rPr>
                <w:ins w:id="11277" w:author="aas" w:date="2013-10-14T02:06:00Z"/>
                <w:del w:id="11278" w:author="Anees Shaikh" w:date="2013-10-19T02:16:00Z"/>
              </w:rPr>
              <w:pPrChange w:id="11279" w:author="Anees Shaikh" w:date="2013-10-19T02:16:00Z">
                <w:pPr>
                  <w:pStyle w:val="XML1"/>
                </w:pPr>
              </w:pPrChange>
            </w:pPr>
            <w:ins w:id="11280" w:author="aas" w:date="2013-10-14T02:06:00Z">
              <w:del w:id="11281" w:author="Anees Shaikh" w:date="2013-10-19T02:16:00Z">
                <w:r w:rsidDel="00E067A3">
                  <w:delText xml:space="preserve">                                    &lt;/xs:annotation&gt;</w:delText>
                </w:r>
              </w:del>
            </w:ins>
          </w:p>
          <w:p w14:paraId="384A3413" w14:textId="2AFD6D27" w:rsidR="00874469" w:rsidDel="00E067A3" w:rsidRDefault="00874469">
            <w:pPr>
              <w:pStyle w:val="Appx"/>
              <w:rPr>
                <w:ins w:id="11282" w:author="aas" w:date="2013-10-14T02:06:00Z"/>
                <w:del w:id="11283" w:author="Anees Shaikh" w:date="2013-10-19T02:16:00Z"/>
              </w:rPr>
              <w:pPrChange w:id="11284" w:author="Anees Shaikh" w:date="2013-10-19T02:16:00Z">
                <w:pPr>
                  <w:pStyle w:val="XML1"/>
                </w:pPr>
              </w:pPrChange>
            </w:pPr>
            <w:ins w:id="11285" w:author="aas" w:date="2013-10-14T02:06:00Z">
              <w:del w:id="11286" w:author="Anees Shaikh" w:date="2013-10-19T02:16:00Z">
                <w:r w:rsidDel="00E067A3">
                  <w:delText xml:space="preserve">                                  &lt;/xs:element&gt;</w:delText>
                </w:r>
              </w:del>
            </w:ins>
          </w:p>
          <w:p w14:paraId="11BC9AA4" w14:textId="64BFFD02" w:rsidR="00874469" w:rsidDel="00E067A3" w:rsidRDefault="00874469">
            <w:pPr>
              <w:pStyle w:val="Appx"/>
              <w:rPr>
                <w:ins w:id="11287" w:author="aas" w:date="2013-10-14T02:06:00Z"/>
                <w:del w:id="11288" w:author="Anees Shaikh" w:date="2013-10-19T02:16:00Z"/>
              </w:rPr>
              <w:pPrChange w:id="11289" w:author="Anees Shaikh" w:date="2013-10-19T02:16:00Z">
                <w:pPr>
                  <w:pStyle w:val="XML1"/>
                </w:pPr>
              </w:pPrChange>
            </w:pPr>
            <w:ins w:id="11290" w:author="aas" w:date="2013-10-14T02:06:00Z">
              <w:del w:id="11291" w:author="Anees Shaikh" w:date="2013-10-19T02:16:00Z">
                <w:r w:rsidDel="00E067A3">
                  <w:delText xml:space="preserve">                                  &lt;xs:any minOccurs="0" maxOccurs="unbounded"</w:delText>
                </w:r>
              </w:del>
            </w:ins>
          </w:p>
          <w:p w14:paraId="0B8541F9" w14:textId="345A291E" w:rsidR="00874469" w:rsidDel="00E067A3" w:rsidRDefault="00874469">
            <w:pPr>
              <w:pStyle w:val="Appx"/>
              <w:rPr>
                <w:ins w:id="11292" w:author="aas" w:date="2013-10-14T02:06:00Z"/>
                <w:del w:id="11293" w:author="Anees Shaikh" w:date="2013-10-19T02:16:00Z"/>
              </w:rPr>
              <w:pPrChange w:id="11294" w:author="Anees Shaikh" w:date="2013-10-19T02:16:00Z">
                <w:pPr>
                  <w:pStyle w:val="XML1"/>
                </w:pPr>
              </w:pPrChange>
            </w:pPr>
            <w:ins w:id="11295" w:author="aas" w:date="2013-10-14T02:06:00Z">
              <w:del w:id="11296" w:author="Anees Shaikh" w:date="2013-10-19T02:16:00Z">
                <w:r w:rsidDel="00E067A3">
                  <w:delText xml:space="preserve">                                          namespace="##other" processContents="lax"/&gt;</w:delText>
                </w:r>
              </w:del>
            </w:ins>
          </w:p>
          <w:p w14:paraId="1240B05F" w14:textId="01E83340" w:rsidR="00874469" w:rsidDel="00E067A3" w:rsidRDefault="00874469">
            <w:pPr>
              <w:pStyle w:val="Appx"/>
              <w:rPr>
                <w:ins w:id="11297" w:author="aas" w:date="2013-10-14T02:06:00Z"/>
                <w:del w:id="11298" w:author="Anees Shaikh" w:date="2013-10-19T02:16:00Z"/>
              </w:rPr>
              <w:pPrChange w:id="11299" w:author="Anees Shaikh" w:date="2013-10-19T02:16:00Z">
                <w:pPr>
                  <w:pStyle w:val="XML1"/>
                </w:pPr>
              </w:pPrChange>
            </w:pPr>
            <w:ins w:id="11300" w:author="aas" w:date="2013-10-14T02:06:00Z">
              <w:del w:id="11301" w:author="Anees Shaikh" w:date="2013-10-19T02:16:00Z">
                <w:r w:rsidDel="00E067A3">
                  <w:delText xml:space="preserve">                                &lt;/xs:sequence&gt;</w:delText>
                </w:r>
              </w:del>
            </w:ins>
          </w:p>
          <w:p w14:paraId="56BAE7DB" w14:textId="4402DF70" w:rsidR="00874469" w:rsidDel="00E067A3" w:rsidRDefault="00874469">
            <w:pPr>
              <w:pStyle w:val="Appx"/>
              <w:rPr>
                <w:ins w:id="11302" w:author="aas" w:date="2013-10-14T02:06:00Z"/>
                <w:del w:id="11303" w:author="Anees Shaikh" w:date="2013-10-19T02:16:00Z"/>
              </w:rPr>
              <w:pPrChange w:id="11304" w:author="Anees Shaikh" w:date="2013-10-19T02:16:00Z">
                <w:pPr>
                  <w:pStyle w:val="XML1"/>
                </w:pPr>
              </w:pPrChange>
            </w:pPr>
            <w:ins w:id="11305" w:author="aas" w:date="2013-10-14T02:06:00Z">
              <w:del w:id="11306" w:author="Anees Shaikh" w:date="2013-10-19T02:16:00Z">
                <w:r w:rsidDel="00E067A3">
                  <w:delText xml:space="preserve">                                &lt;xs:sequence&gt;</w:delText>
                </w:r>
              </w:del>
            </w:ins>
          </w:p>
          <w:p w14:paraId="5B5D9100" w14:textId="40FD52E8" w:rsidR="00874469" w:rsidDel="00E067A3" w:rsidRDefault="00874469">
            <w:pPr>
              <w:pStyle w:val="Appx"/>
              <w:rPr>
                <w:ins w:id="11307" w:author="aas" w:date="2013-10-14T02:06:00Z"/>
                <w:del w:id="11308" w:author="Anees Shaikh" w:date="2013-10-19T02:16:00Z"/>
              </w:rPr>
              <w:pPrChange w:id="11309" w:author="Anees Shaikh" w:date="2013-10-19T02:16:00Z">
                <w:pPr>
                  <w:pStyle w:val="XML1"/>
                </w:pPr>
              </w:pPrChange>
            </w:pPr>
            <w:ins w:id="11310" w:author="aas" w:date="2013-10-14T02:06:00Z">
              <w:del w:id="11311" w:author="Anees Shaikh" w:date="2013-10-19T02:16:00Z">
                <w:r w:rsidDel="00E067A3">
                  <w:delText xml:space="preserve">                                  &lt;xs:element name="local-endpoint-mac-adress" minOccurs="0"  type="yang:mac-address"&gt;</w:delText>
                </w:r>
              </w:del>
            </w:ins>
          </w:p>
          <w:p w14:paraId="2F90A20A" w14:textId="516271A3" w:rsidR="00874469" w:rsidDel="00E067A3" w:rsidRDefault="00874469">
            <w:pPr>
              <w:pStyle w:val="Appx"/>
              <w:rPr>
                <w:ins w:id="11312" w:author="aas" w:date="2013-10-14T02:06:00Z"/>
                <w:del w:id="11313" w:author="Anees Shaikh" w:date="2013-10-19T02:16:00Z"/>
              </w:rPr>
              <w:pPrChange w:id="11314" w:author="Anees Shaikh" w:date="2013-10-19T02:16:00Z">
                <w:pPr>
                  <w:pStyle w:val="XML1"/>
                </w:pPr>
              </w:pPrChange>
            </w:pPr>
            <w:ins w:id="11315" w:author="aas" w:date="2013-10-14T02:06:00Z">
              <w:del w:id="11316" w:author="Anees Shaikh" w:date="2013-10-19T02:16:00Z">
                <w:r w:rsidDel="00E067A3">
                  <w:delText xml:space="preserve">                                    &lt;xs:annotation&gt;</w:delText>
                </w:r>
              </w:del>
            </w:ins>
          </w:p>
          <w:p w14:paraId="5AA528D5" w14:textId="48AE4E82" w:rsidR="00874469" w:rsidDel="00E067A3" w:rsidRDefault="00874469">
            <w:pPr>
              <w:pStyle w:val="Appx"/>
              <w:rPr>
                <w:ins w:id="11317" w:author="aas" w:date="2013-10-14T02:06:00Z"/>
                <w:del w:id="11318" w:author="Anees Shaikh" w:date="2013-10-19T02:16:00Z"/>
              </w:rPr>
              <w:pPrChange w:id="11319" w:author="Anees Shaikh" w:date="2013-10-19T02:16:00Z">
                <w:pPr>
                  <w:pStyle w:val="XML1"/>
                </w:pPr>
              </w:pPrChange>
            </w:pPr>
            <w:ins w:id="11320" w:author="aas" w:date="2013-10-14T02:06:00Z">
              <w:del w:id="11321" w:author="Anees Shaikh" w:date="2013-10-19T02:16:00Z">
                <w:r w:rsidDel="00E067A3">
                  <w:delText xml:space="preserve">                                      &lt;xs:documentation&gt;</w:delText>
                </w:r>
              </w:del>
            </w:ins>
          </w:p>
          <w:p w14:paraId="0D1C4CFF" w14:textId="36DA45F5" w:rsidR="00874469" w:rsidDel="00E067A3" w:rsidRDefault="00874469">
            <w:pPr>
              <w:pStyle w:val="Appx"/>
              <w:rPr>
                <w:ins w:id="11322" w:author="aas" w:date="2013-10-14T02:06:00Z"/>
                <w:del w:id="11323" w:author="Anees Shaikh" w:date="2013-10-19T02:16:00Z"/>
              </w:rPr>
              <w:pPrChange w:id="11324" w:author="Anees Shaikh" w:date="2013-10-19T02:16:00Z">
                <w:pPr>
                  <w:pStyle w:val="XML1"/>
                </w:pPr>
              </w:pPrChange>
            </w:pPr>
            <w:ins w:id="11325" w:author="aas" w:date="2013-10-14T02:06:00Z">
              <w:del w:id="11326" w:author="Anees Shaikh" w:date="2013-10-19T02:16:00Z">
                <w:r w:rsidDel="00E067A3">
                  <w:delText xml:space="preserve">                                        The MAC address of the local tunnel endpoint.</w:delText>
                </w:r>
              </w:del>
            </w:ins>
          </w:p>
          <w:p w14:paraId="11C28F68" w14:textId="6EBAA0DE" w:rsidR="00874469" w:rsidDel="00E067A3" w:rsidRDefault="00874469">
            <w:pPr>
              <w:pStyle w:val="Appx"/>
              <w:rPr>
                <w:ins w:id="11327" w:author="aas" w:date="2013-10-14T02:06:00Z"/>
                <w:del w:id="11328" w:author="Anees Shaikh" w:date="2013-10-19T02:16:00Z"/>
              </w:rPr>
              <w:pPrChange w:id="11329" w:author="Anees Shaikh" w:date="2013-10-19T02:16:00Z">
                <w:pPr>
                  <w:pStyle w:val="XML1"/>
                </w:pPr>
              </w:pPrChange>
            </w:pPr>
            <w:ins w:id="11330" w:author="aas" w:date="2013-10-14T02:06:00Z">
              <w:del w:id="11331" w:author="Anees Shaikh" w:date="2013-10-19T02:16:00Z">
                <w:r w:rsidDel="00E067A3">
                  <w:delText xml:space="preserve">                                      &lt;/xs:documentation&gt;</w:delText>
                </w:r>
              </w:del>
            </w:ins>
          </w:p>
          <w:p w14:paraId="7004482B" w14:textId="08BA4ED3" w:rsidR="00874469" w:rsidDel="00E067A3" w:rsidRDefault="00874469">
            <w:pPr>
              <w:pStyle w:val="Appx"/>
              <w:rPr>
                <w:ins w:id="11332" w:author="aas" w:date="2013-10-14T02:06:00Z"/>
                <w:del w:id="11333" w:author="Anees Shaikh" w:date="2013-10-19T02:16:00Z"/>
              </w:rPr>
              <w:pPrChange w:id="11334" w:author="Anees Shaikh" w:date="2013-10-19T02:16:00Z">
                <w:pPr>
                  <w:pStyle w:val="XML1"/>
                </w:pPr>
              </w:pPrChange>
            </w:pPr>
            <w:ins w:id="11335" w:author="aas" w:date="2013-10-14T02:06:00Z">
              <w:del w:id="11336" w:author="Anees Shaikh" w:date="2013-10-19T02:16:00Z">
                <w:r w:rsidDel="00E067A3">
                  <w:delText xml:space="preserve">                                    &lt;/xs:annotation&gt;</w:delText>
                </w:r>
              </w:del>
            </w:ins>
          </w:p>
          <w:p w14:paraId="6F518D15" w14:textId="6E6EB6F6" w:rsidR="00874469" w:rsidDel="00E067A3" w:rsidRDefault="00874469">
            <w:pPr>
              <w:pStyle w:val="Appx"/>
              <w:rPr>
                <w:ins w:id="11337" w:author="aas" w:date="2013-10-14T02:06:00Z"/>
                <w:del w:id="11338" w:author="Anees Shaikh" w:date="2013-10-19T02:16:00Z"/>
              </w:rPr>
              <w:pPrChange w:id="11339" w:author="Anees Shaikh" w:date="2013-10-19T02:16:00Z">
                <w:pPr>
                  <w:pStyle w:val="XML1"/>
                </w:pPr>
              </w:pPrChange>
            </w:pPr>
            <w:ins w:id="11340" w:author="aas" w:date="2013-10-14T02:06:00Z">
              <w:del w:id="11341" w:author="Anees Shaikh" w:date="2013-10-19T02:16:00Z">
                <w:r w:rsidDel="00E067A3">
                  <w:delText xml:space="preserve">                                  &lt;/xs:element&gt;</w:delText>
                </w:r>
              </w:del>
            </w:ins>
          </w:p>
          <w:p w14:paraId="269E5B63" w14:textId="1CEBD223" w:rsidR="00874469" w:rsidDel="00E067A3" w:rsidRDefault="00874469">
            <w:pPr>
              <w:pStyle w:val="Appx"/>
              <w:rPr>
                <w:ins w:id="11342" w:author="aas" w:date="2013-10-14T02:06:00Z"/>
                <w:del w:id="11343" w:author="Anees Shaikh" w:date="2013-10-19T02:16:00Z"/>
              </w:rPr>
              <w:pPrChange w:id="11344" w:author="Anees Shaikh" w:date="2013-10-19T02:16:00Z">
                <w:pPr>
                  <w:pStyle w:val="XML1"/>
                </w:pPr>
              </w:pPrChange>
            </w:pPr>
            <w:ins w:id="11345" w:author="aas" w:date="2013-10-14T02:06:00Z">
              <w:del w:id="11346" w:author="Anees Shaikh" w:date="2013-10-19T02:16:00Z">
                <w:r w:rsidDel="00E067A3">
                  <w:delText xml:space="preserve">                                  &lt;xs:element name="remote-endpoint-mac-adress" minOccurs="0"  type="yang:mac-address"&gt;</w:delText>
                </w:r>
              </w:del>
            </w:ins>
          </w:p>
          <w:p w14:paraId="2424A914" w14:textId="1DE95465" w:rsidR="00874469" w:rsidDel="00E067A3" w:rsidRDefault="00874469">
            <w:pPr>
              <w:pStyle w:val="Appx"/>
              <w:rPr>
                <w:ins w:id="11347" w:author="aas" w:date="2013-10-14T02:06:00Z"/>
                <w:del w:id="11348" w:author="Anees Shaikh" w:date="2013-10-19T02:16:00Z"/>
              </w:rPr>
              <w:pPrChange w:id="11349" w:author="Anees Shaikh" w:date="2013-10-19T02:16:00Z">
                <w:pPr>
                  <w:pStyle w:val="XML1"/>
                </w:pPr>
              </w:pPrChange>
            </w:pPr>
            <w:ins w:id="11350" w:author="aas" w:date="2013-10-14T02:06:00Z">
              <w:del w:id="11351" w:author="Anees Shaikh" w:date="2013-10-19T02:16:00Z">
                <w:r w:rsidDel="00E067A3">
                  <w:delText xml:space="preserve">                                    &lt;xs:annotation&gt;</w:delText>
                </w:r>
              </w:del>
            </w:ins>
          </w:p>
          <w:p w14:paraId="2D771C04" w14:textId="1B576BB4" w:rsidR="00874469" w:rsidDel="00E067A3" w:rsidRDefault="00874469">
            <w:pPr>
              <w:pStyle w:val="Appx"/>
              <w:rPr>
                <w:ins w:id="11352" w:author="aas" w:date="2013-10-14T02:06:00Z"/>
                <w:del w:id="11353" w:author="Anees Shaikh" w:date="2013-10-19T02:16:00Z"/>
              </w:rPr>
              <w:pPrChange w:id="11354" w:author="Anees Shaikh" w:date="2013-10-19T02:16:00Z">
                <w:pPr>
                  <w:pStyle w:val="XML1"/>
                </w:pPr>
              </w:pPrChange>
            </w:pPr>
            <w:ins w:id="11355" w:author="aas" w:date="2013-10-14T02:06:00Z">
              <w:del w:id="11356" w:author="Anees Shaikh" w:date="2013-10-19T02:16:00Z">
                <w:r w:rsidDel="00E067A3">
                  <w:delText xml:space="preserve">                                      &lt;xs:documentation&gt;</w:delText>
                </w:r>
              </w:del>
            </w:ins>
          </w:p>
          <w:p w14:paraId="4D7A7E53" w14:textId="03CB9709" w:rsidR="00874469" w:rsidDel="00E067A3" w:rsidRDefault="00874469">
            <w:pPr>
              <w:pStyle w:val="Appx"/>
              <w:rPr>
                <w:ins w:id="11357" w:author="aas" w:date="2013-10-14T02:06:00Z"/>
                <w:del w:id="11358" w:author="Anees Shaikh" w:date="2013-10-19T02:16:00Z"/>
              </w:rPr>
              <w:pPrChange w:id="11359" w:author="Anees Shaikh" w:date="2013-10-19T02:16:00Z">
                <w:pPr>
                  <w:pStyle w:val="XML1"/>
                </w:pPr>
              </w:pPrChange>
            </w:pPr>
            <w:ins w:id="11360" w:author="aas" w:date="2013-10-14T02:06:00Z">
              <w:del w:id="11361" w:author="Anees Shaikh" w:date="2013-10-19T02:16:00Z">
                <w:r w:rsidDel="00E067A3">
                  <w:delText xml:space="preserve">                                        The MAC address of the remote tunnel endpoint.</w:delText>
                </w:r>
              </w:del>
            </w:ins>
          </w:p>
          <w:p w14:paraId="6F4D0AD2" w14:textId="7685E5E2" w:rsidR="00874469" w:rsidDel="00E067A3" w:rsidRDefault="00874469">
            <w:pPr>
              <w:pStyle w:val="Appx"/>
              <w:rPr>
                <w:ins w:id="11362" w:author="aas" w:date="2013-10-14T02:06:00Z"/>
                <w:del w:id="11363" w:author="Anees Shaikh" w:date="2013-10-19T02:16:00Z"/>
              </w:rPr>
              <w:pPrChange w:id="11364" w:author="Anees Shaikh" w:date="2013-10-19T02:16:00Z">
                <w:pPr>
                  <w:pStyle w:val="XML1"/>
                </w:pPr>
              </w:pPrChange>
            </w:pPr>
            <w:ins w:id="11365" w:author="aas" w:date="2013-10-14T02:06:00Z">
              <w:del w:id="11366" w:author="Anees Shaikh" w:date="2013-10-19T02:16:00Z">
                <w:r w:rsidDel="00E067A3">
                  <w:delText xml:space="preserve">                                      &lt;/xs:documentation&gt;</w:delText>
                </w:r>
              </w:del>
            </w:ins>
          </w:p>
          <w:p w14:paraId="79A4FDDE" w14:textId="09D11527" w:rsidR="00874469" w:rsidDel="00E067A3" w:rsidRDefault="00874469">
            <w:pPr>
              <w:pStyle w:val="Appx"/>
              <w:rPr>
                <w:ins w:id="11367" w:author="aas" w:date="2013-10-14T02:06:00Z"/>
                <w:del w:id="11368" w:author="Anees Shaikh" w:date="2013-10-19T02:16:00Z"/>
              </w:rPr>
              <w:pPrChange w:id="11369" w:author="Anees Shaikh" w:date="2013-10-19T02:16:00Z">
                <w:pPr>
                  <w:pStyle w:val="XML1"/>
                </w:pPr>
              </w:pPrChange>
            </w:pPr>
            <w:ins w:id="11370" w:author="aas" w:date="2013-10-14T02:06:00Z">
              <w:del w:id="11371" w:author="Anees Shaikh" w:date="2013-10-19T02:16:00Z">
                <w:r w:rsidDel="00E067A3">
                  <w:delText xml:space="preserve">                                    &lt;/xs:annotation&gt;</w:delText>
                </w:r>
              </w:del>
            </w:ins>
          </w:p>
          <w:p w14:paraId="49AC16EC" w14:textId="35252AFF" w:rsidR="00874469" w:rsidDel="00E067A3" w:rsidRDefault="00874469">
            <w:pPr>
              <w:pStyle w:val="Appx"/>
              <w:rPr>
                <w:ins w:id="11372" w:author="aas" w:date="2013-10-14T02:06:00Z"/>
                <w:del w:id="11373" w:author="Anees Shaikh" w:date="2013-10-19T02:16:00Z"/>
              </w:rPr>
              <w:pPrChange w:id="11374" w:author="Anees Shaikh" w:date="2013-10-19T02:16:00Z">
                <w:pPr>
                  <w:pStyle w:val="XML1"/>
                </w:pPr>
              </w:pPrChange>
            </w:pPr>
            <w:ins w:id="11375" w:author="aas" w:date="2013-10-14T02:06:00Z">
              <w:del w:id="11376" w:author="Anees Shaikh" w:date="2013-10-19T02:16:00Z">
                <w:r w:rsidDel="00E067A3">
                  <w:delText xml:space="preserve">                                  &lt;/xs:element&gt;</w:delText>
                </w:r>
              </w:del>
            </w:ins>
          </w:p>
          <w:p w14:paraId="69F83D83" w14:textId="6DEF4A75" w:rsidR="00874469" w:rsidDel="00E067A3" w:rsidRDefault="00874469">
            <w:pPr>
              <w:pStyle w:val="Appx"/>
              <w:rPr>
                <w:ins w:id="11377" w:author="aas" w:date="2013-10-14T02:06:00Z"/>
                <w:del w:id="11378" w:author="Anees Shaikh" w:date="2013-10-19T02:16:00Z"/>
              </w:rPr>
              <w:pPrChange w:id="11379" w:author="Anees Shaikh" w:date="2013-10-19T02:16:00Z">
                <w:pPr>
                  <w:pStyle w:val="XML1"/>
                </w:pPr>
              </w:pPrChange>
            </w:pPr>
            <w:ins w:id="11380" w:author="aas" w:date="2013-10-14T02:06:00Z">
              <w:del w:id="11381" w:author="Anees Shaikh" w:date="2013-10-19T02:16:00Z">
                <w:r w:rsidDel="00E067A3">
                  <w:delText xml:space="preserve">                                  &lt;xs:any minOccurs="0" maxOccurs="unbounded"</w:delText>
                </w:r>
              </w:del>
            </w:ins>
          </w:p>
          <w:p w14:paraId="735CCC5D" w14:textId="2A381E70" w:rsidR="00874469" w:rsidDel="00E067A3" w:rsidRDefault="00874469">
            <w:pPr>
              <w:pStyle w:val="Appx"/>
              <w:rPr>
                <w:ins w:id="11382" w:author="aas" w:date="2013-10-14T02:06:00Z"/>
                <w:del w:id="11383" w:author="Anees Shaikh" w:date="2013-10-19T02:16:00Z"/>
              </w:rPr>
              <w:pPrChange w:id="11384" w:author="Anees Shaikh" w:date="2013-10-19T02:16:00Z">
                <w:pPr>
                  <w:pStyle w:val="XML1"/>
                </w:pPr>
              </w:pPrChange>
            </w:pPr>
            <w:ins w:id="11385" w:author="aas" w:date="2013-10-14T02:06:00Z">
              <w:del w:id="11386" w:author="Anees Shaikh" w:date="2013-10-19T02:16:00Z">
                <w:r w:rsidDel="00E067A3">
                  <w:delText xml:space="preserve">                                          namespace="##other" processContents="lax"/&gt;</w:delText>
                </w:r>
              </w:del>
            </w:ins>
          </w:p>
          <w:p w14:paraId="4A18FCB4" w14:textId="45F48228" w:rsidR="00874469" w:rsidDel="00E067A3" w:rsidRDefault="00874469">
            <w:pPr>
              <w:pStyle w:val="Appx"/>
              <w:rPr>
                <w:ins w:id="11387" w:author="aas" w:date="2013-10-14T02:06:00Z"/>
                <w:del w:id="11388" w:author="Anees Shaikh" w:date="2013-10-19T02:16:00Z"/>
              </w:rPr>
              <w:pPrChange w:id="11389" w:author="Anees Shaikh" w:date="2013-10-19T02:16:00Z">
                <w:pPr>
                  <w:pStyle w:val="XML1"/>
                </w:pPr>
              </w:pPrChange>
            </w:pPr>
            <w:ins w:id="11390" w:author="aas" w:date="2013-10-14T02:06:00Z">
              <w:del w:id="11391" w:author="Anees Shaikh" w:date="2013-10-19T02:16:00Z">
                <w:r w:rsidDel="00E067A3">
                  <w:delText xml:space="preserve">                                &lt;/xs:sequence&gt;</w:delText>
                </w:r>
              </w:del>
            </w:ins>
          </w:p>
          <w:p w14:paraId="3BA3550A" w14:textId="50321FB5" w:rsidR="00874469" w:rsidDel="00E067A3" w:rsidRDefault="00874469">
            <w:pPr>
              <w:pStyle w:val="Appx"/>
              <w:rPr>
                <w:ins w:id="11392" w:author="aas" w:date="2013-10-14T02:06:00Z"/>
                <w:del w:id="11393" w:author="Anees Shaikh" w:date="2013-10-19T02:16:00Z"/>
              </w:rPr>
              <w:pPrChange w:id="11394" w:author="Anees Shaikh" w:date="2013-10-19T02:16:00Z">
                <w:pPr>
                  <w:pStyle w:val="XML1"/>
                </w:pPr>
              </w:pPrChange>
            </w:pPr>
            <w:ins w:id="11395" w:author="aas" w:date="2013-10-14T02:06:00Z">
              <w:del w:id="11396" w:author="Anees Shaikh" w:date="2013-10-19T02:16:00Z">
                <w:r w:rsidDel="00E067A3">
                  <w:delText xml:space="preserve">                                &lt;xs:any minOccurs="0" maxOccurs="unbounded"</w:delText>
                </w:r>
              </w:del>
            </w:ins>
          </w:p>
          <w:p w14:paraId="04023DB3" w14:textId="018BBD01" w:rsidR="00874469" w:rsidDel="00E067A3" w:rsidRDefault="00874469">
            <w:pPr>
              <w:pStyle w:val="Appx"/>
              <w:rPr>
                <w:ins w:id="11397" w:author="aas" w:date="2013-10-14T02:06:00Z"/>
                <w:del w:id="11398" w:author="Anees Shaikh" w:date="2013-10-19T02:16:00Z"/>
              </w:rPr>
              <w:pPrChange w:id="11399" w:author="Anees Shaikh" w:date="2013-10-19T02:16:00Z">
                <w:pPr>
                  <w:pStyle w:val="XML1"/>
                </w:pPr>
              </w:pPrChange>
            </w:pPr>
            <w:ins w:id="11400" w:author="aas" w:date="2013-10-14T02:06:00Z">
              <w:del w:id="11401" w:author="Anees Shaikh" w:date="2013-10-19T02:16:00Z">
                <w:r w:rsidDel="00E067A3">
                  <w:delText xml:space="preserve">                                        namespace="##other" processContents="lax"/&gt;</w:delText>
                </w:r>
              </w:del>
            </w:ins>
          </w:p>
          <w:p w14:paraId="6505A011" w14:textId="68DE938C" w:rsidR="00874469" w:rsidDel="00E067A3" w:rsidRDefault="00874469">
            <w:pPr>
              <w:pStyle w:val="Appx"/>
              <w:rPr>
                <w:ins w:id="11402" w:author="aas" w:date="2013-10-14T02:06:00Z"/>
                <w:del w:id="11403" w:author="Anees Shaikh" w:date="2013-10-19T02:16:00Z"/>
              </w:rPr>
              <w:pPrChange w:id="11404" w:author="Anees Shaikh" w:date="2013-10-19T02:16:00Z">
                <w:pPr>
                  <w:pStyle w:val="XML1"/>
                </w:pPr>
              </w:pPrChange>
            </w:pPr>
            <w:ins w:id="11405" w:author="aas" w:date="2013-10-14T02:06:00Z">
              <w:del w:id="11406" w:author="Anees Shaikh" w:date="2013-10-19T02:16:00Z">
                <w:r w:rsidDel="00E067A3">
                  <w:delText xml:space="preserve">                              &lt;/xs:choice&gt;</w:delText>
                </w:r>
              </w:del>
            </w:ins>
          </w:p>
          <w:p w14:paraId="23DA942E" w14:textId="3DCF46F0" w:rsidR="00874469" w:rsidDel="00E067A3" w:rsidRDefault="00874469">
            <w:pPr>
              <w:pStyle w:val="Appx"/>
              <w:rPr>
                <w:ins w:id="11407" w:author="aas" w:date="2013-10-14T02:06:00Z"/>
                <w:del w:id="11408" w:author="Anees Shaikh" w:date="2013-10-19T02:16:00Z"/>
              </w:rPr>
              <w:pPrChange w:id="11409" w:author="Anees Shaikh" w:date="2013-10-19T02:16:00Z">
                <w:pPr>
                  <w:pStyle w:val="XML1"/>
                </w:pPr>
              </w:pPrChange>
            </w:pPr>
            <w:ins w:id="11410" w:author="aas" w:date="2013-10-14T02:06:00Z">
              <w:del w:id="11411" w:author="Anees Shaikh" w:date="2013-10-19T02:16:00Z">
                <w:r w:rsidDel="00E067A3">
                  <w:delText xml:space="preserve">                              &lt;xs:element name="checksum-present" minOccurs="0"  type="xs:boolean"&gt;</w:delText>
                </w:r>
              </w:del>
            </w:ins>
          </w:p>
          <w:p w14:paraId="137360AF" w14:textId="53E14BC3" w:rsidR="00874469" w:rsidDel="00E067A3" w:rsidRDefault="00874469">
            <w:pPr>
              <w:pStyle w:val="Appx"/>
              <w:rPr>
                <w:ins w:id="11412" w:author="aas" w:date="2013-10-14T02:06:00Z"/>
                <w:del w:id="11413" w:author="Anees Shaikh" w:date="2013-10-19T02:16:00Z"/>
              </w:rPr>
              <w:pPrChange w:id="11414" w:author="Anees Shaikh" w:date="2013-10-19T02:16:00Z">
                <w:pPr>
                  <w:pStyle w:val="XML1"/>
                </w:pPr>
              </w:pPrChange>
            </w:pPr>
            <w:ins w:id="11415" w:author="aas" w:date="2013-10-14T02:06:00Z">
              <w:del w:id="11416" w:author="Anees Shaikh" w:date="2013-10-19T02:16:00Z">
                <w:r w:rsidDel="00E067A3">
                  <w:delText xml:space="preserve">                                &lt;xs:annotation&gt;</w:delText>
                </w:r>
              </w:del>
            </w:ins>
          </w:p>
          <w:p w14:paraId="4C50E759" w14:textId="613285C8" w:rsidR="00874469" w:rsidDel="00E067A3" w:rsidRDefault="00874469">
            <w:pPr>
              <w:pStyle w:val="Appx"/>
              <w:rPr>
                <w:ins w:id="11417" w:author="aas" w:date="2013-10-14T02:06:00Z"/>
                <w:del w:id="11418" w:author="Anees Shaikh" w:date="2013-10-19T02:16:00Z"/>
              </w:rPr>
              <w:pPrChange w:id="11419" w:author="Anees Shaikh" w:date="2013-10-19T02:16:00Z">
                <w:pPr>
                  <w:pStyle w:val="XML1"/>
                </w:pPr>
              </w:pPrChange>
            </w:pPr>
            <w:ins w:id="11420" w:author="aas" w:date="2013-10-14T02:06:00Z">
              <w:del w:id="11421" w:author="Anees Shaikh" w:date="2013-10-19T02:16:00Z">
                <w:r w:rsidDel="00E067A3">
                  <w:delText xml:space="preserve">                                  &lt;xs:documentation&gt;</w:delText>
                </w:r>
              </w:del>
            </w:ins>
          </w:p>
          <w:p w14:paraId="56C83000" w14:textId="6A433134" w:rsidR="00874469" w:rsidDel="00E067A3" w:rsidRDefault="00874469">
            <w:pPr>
              <w:pStyle w:val="Appx"/>
              <w:rPr>
                <w:ins w:id="11422" w:author="aas" w:date="2013-10-14T02:06:00Z"/>
                <w:del w:id="11423" w:author="Anees Shaikh" w:date="2013-10-19T02:16:00Z"/>
              </w:rPr>
              <w:pPrChange w:id="11424" w:author="Anees Shaikh" w:date="2013-10-19T02:16:00Z">
                <w:pPr>
                  <w:pStyle w:val="XML1"/>
                </w:pPr>
              </w:pPrChange>
            </w:pPr>
            <w:ins w:id="11425" w:author="aas" w:date="2013-10-14T02:06:00Z">
              <w:del w:id="11426" w:author="Anees Shaikh" w:date="2013-10-19T02:16:00Z">
                <w:r w:rsidDel="00E067A3">
                  <w:delText xml:space="preserve">                                    Indicates presence of the GRE checksum.</w:delText>
                </w:r>
              </w:del>
            </w:ins>
          </w:p>
          <w:p w14:paraId="58E654B4" w14:textId="2EC39925" w:rsidR="00874469" w:rsidDel="00E067A3" w:rsidRDefault="00874469">
            <w:pPr>
              <w:pStyle w:val="Appx"/>
              <w:rPr>
                <w:ins w:id="11427" w:author="aas" w:date="2013-10-14T02:06:00Z"/>
                <w:del w:id="11428" w:author="Anees Shaikh" w:date="2013-10-19T02:16:00Z"/>
              </w:rPr>
              <w:pPrChange w:id="11429" w:author="Anees Shaikh" w:date="2013-10-19T02:16:00Z">
                <w:pPr>
                  <w:pStyle w:val="XML1"/>
                </w:pPr>
              </w:pPrChange>
            </w:pPr>
            <w:ins w:id="11430" w:author="aas" w:date="2013-10-14T02:06:00Z">
              <w:del w:id="11431" w:author="Anees Shaikh" w:date="2013-10-19T02:16:00Z">
                <w:r w:rsidDel="00E067A3">
                  <w:delText xml:space="preserve">                                  &lt;/xs:documentation&gt;</w:delText>
                </w:r>
              </w:del>
            </w:ins>
          </w:p>
          <w:p w14:paraId="174C5C07" w14:textId="20D6E095" w:rsidR="00874469" w:rsidDel="00E067A3" w:rsidRDefault="00874469">
            <w:pPr>
              <w:pStyle w:val="Appx"/>
              <w:rPr>
                <w:ins w:id="11432" w:author="aas" w:date="2013-10-14T02:06:00Z"/>
                <w:del w:id="11433" w:author="Anees Shaikh" w:date="2013-10-19T02:16:00Z"/>
              </w:rPr>
              <w:pPrChange w:id="11434" w:author="Anees Shaikh" w:date="2013-10-19T02:16:00Z">
                <w:pPr>
                  <w:pStyle w:val="XML1"/>
                </w:pPr>
              </w:pPrChange>
            </w:pPr>
            <w:ins w:id="11435" w:author="aas" w:date="2013-10-14T02:06:00Z">
              <w:del w:id="11436" w:author="Anees Shaikh" w:date="2013-10-19T02:16:00Z">
                <w:r w:rsidDel="00E067A3">
                  <w:delText xml:space="preserve">                                &lt;/xs:annotation&gt;</w:delText>
                </w:r>
              </w:del>
            </w:ins>
          </w:p>
          <w:p w14:paraId="67733BD4" w14:textId="6E727A2F" w:rsidR="00874469" w:rsidDel="00E067A3" w:rsidRDefault="00874469">
            <w:pPr>
              <w:pStyle w:val="Appx"/>
              <w:rPr>
                <w:ins w:id="11437" w:author="aas" w:date="2013-10-14T02:06:00Z"/>
                <w:del w:id="11438" w:author="Anees Shaikh" w:date="2013-10-19T02:16:00Z"/>
              </w:rPr>
              <w:pPrChange w:id="11439" w:author="Anees Shaikh" w:date="2013-10-19T02:16:00Z">
                <w:pPr>
                  <w:pStyle w:val="XML1"/>
                </w:pPr>
              </w:pPrChange>
            </w:pPr>
            <w:ins w:id="11440" w:author="aas" w:date="2013-10-14T02:06:00Z">
              <w:del w:id="11441" w:author="Anees Shaikh" w:date="2013-10-19T02:16:00Z">
                <w:r w:rsidDel="00E067A3">
                  <w:delText xml:space="preserve">                              &lt;/xs:element&gt;</w:delText>
                </w:r>
              </w:del>
            </w:ins>
          </w:p>
          <w:p w14:paraId="4ACB1233" w14:textId="2C00E99C" w:rsidR="00874469" w:rsidDel="00E067A3" w:rsidRDefault="00874469">
            <w:pPr>
              <w:pStyle w:val="Appx"/>
              <w:rPr>
                <w:ins w:id="11442" w:author="aas" w:date="2013-10-14T02:06:00Z"/>
                <w:del w:id="11443" w:author="Anees Shaikh" w:date="2013-10-19T02:16:00Z"/>
              </w:rPr>
              <w:pPrChange w:id="11444" w:author="Anees Shaikh" w:date="2013-10-19T02:16:00Z">
                <w:pPr>
                  <w:pStyle w:val="XML1"/>
                </w:pPr>
              </w:pPrChange>
            </w:pPr>
            <w:ins w:id="11445" w:author="aas" w:date="2013-10-14T02:06:00Z">
              <w:del w:id="11446" w:author="Anees Shaikh" w:date="2013-10-19T02:16:00Z">
                <w:r w:rsidDel="00E067A3">
                  <w:delText xml:space="preserve">                              &lt;xs:element name="key-present" minOccurs="0"  type="xs:boolean"&gt;</w:delText>
                </w:r>
              </w:del>
            </w:ins>
          </w:p>
          <w:p w14:paraId="6B8614BA" w14:textId="3A0ECBA8" w:rsidR="00874469" w:rsidDel="00E067A3" w:rsidRDefault="00874469">
            <w:pPr>
              <w:pStyle w:val="Appx"/>
              <w:rPr>
                <w:ins w:id="11447" w:author="aas" w:date="2013-10-14T02:06:00Z"/>
                <w:del w:id="11448" w:author="Anees Shaikh" w:date="2013-10-19T02:16:00Z"/>
              </w:rPr>
              <w:pPrChange w:id="11449" w:author="Anees Shaikh" w:date="2013-10-19T02:16:00Z">
                <w:pPr>
                  <w:pStyle w:val="XML1"/>
                </w:pPr>
              </w:pPrChange>
            </w:pPr>
            <w:ins w:id="11450" w:author="aas" w:date="2013-10-14T02:06:00Z">
              <w:del w:id="11451" w:author="Anees Shaikh" w:date="2013-10-19T02:16:00Z">
                <w:r w:rsidDel="00E067A3">
                  <w:delText xml:space="preserve">                                &lt;xs:annotation&gt;</w:delText>
                </w:r>
              </w:del>
            </w:ins>
          </w:p>
          <w:p w14:paraId="11D61A7C" w14:textId="64A7B888" w:rsidR="00874469" w:rsidDel="00E067A3" w:rsidRDefault="00874469">
            <w:pPr>
              <w:pStyle w:val="Appx"/>
              <w:rPr>
                <w:ins w:id="11452" w:author="aas" w:date="2013-10-14T02:06:00Z"/>
                <w:del w:id="11453" w:author="Anees Shaikh" w:date="2013-10-19T02:16:00Z"/>
              </w:rPr>
              <w:pPrChange w:id="11454" w:author="Anees Shaikh" w:date="2013-10-19T02:16:00Z">
                <w:pPr>
                  <w:pStyle w:val="XML1"/>
                </w:pPr>
              </w:pPrChange>
            </w:pPr>
            <w:ins w:id="11455" w:author="aas" w:date="2013-10-14T02:06:00Z">
              <w:del w:id="11456" w:author="Anees Shaikh" w:date="2013-10-19T02:16:00Z">
                <w:r w:rsidDel="00E067A3">
                  <w:delText xml:space="preserve">                                  &lt;xs:documentation&gt;</w:delText>
                </w:r>
              </w:del>
            </w:ins>
          </w:p>
          <w:p w14:paraId="5DC2C4B6" w14:textId="115F24B5" w:rsidR="00874469" w:rsidDel="00E067A3" w:rsidRDefault="00874469">
            <w:pPr>
              <w:pStyle w:val="Appx"/>
              <w:rPr>
                <w:ins w:id="11457" w:author="aas" w:date="2013-10-14T02:06:00Z"/>
                <w:del w:id="11458" w:author="Anees Shaikh" w:date="2013-10-19T02:16:00Z"/>
              </w:rPr>
              <w:pPrChange w:id="11459" w:author="Anees Shaikh" w:date="2013-10-19T02:16:00Z">
                <w:pPr>
                  <w:pStyle w:val="XML1"/>
                </w:pPr>
              </w:pPrChange>
            </w:pPr>
            <w:ins w:id="11460" w:author="aas" w:date="2013-10-14T02:06:00Z">
              <w:del w:id="11461" w:author="Anees Shaikh" w:date="2013-10-19T02:16:00Z">
                <w:r w:rsidDel="00E067A3">
                  <w:delText xml:space="preserve">                                    Indicates presence of the GRE key.</w:delText>
                </w:r>
              </w:del>
            </w:ins>
          </w:p>
          <w:p w14:paraId="140166C4" w14:textId="1FC78CDE" w:rsidR="00874469" w:rsidDel="00E067A3" w:rsidRDefault="00874469">
            <w:pPr>
              <w:pStyle w:val="Appx"/>
              <w:rPr>
                <w:ins w:id="11462" w:author="aas" w:date="2013-10-14T02:06:00Z"/>
                <w:del w:id="11463" w:author="Anees Shaikh" w:date="2013-10-19T02:16:00Z"/>
              </w:rPr>
              <w:pPrChange w:id="11464" w:author="Anees Shaikh" w:date="2013-10-19T02:16:00Z">
                <w:pPr>
                  <w:pStyle w:val="XML1"/>
                </w:pPr>
              </w:pPrChange>
            </w:pPr>
            <w:ins w:id="11465" w:author="aas" w:date="2013-10-14T02:06:00Z">
              <w:del w:id="11466" w:author="Anees Shaikh" w:date="2013-10-19T02:16:00Z">
                <w:r w:rsidDel="00E067A3">
                  <w:delText xml:space="preserve">                                  &lt;/xs:documentation&gt;</w:delText>
                </w:r>
              </w:del>
            </w:ins>
          </w:p>
          <w:p w14:paraId="14D02F38" w14:textId="4573D313" w:rsidR="00874469" w:rsidDel="00E067A3" w:rsidRDefault="00874469">
            <w:pPr>
              <w:pStyle w:val="Appx"/>
              <w:rPr>
                <w:ins w:id="11467" w:author="aas" w:date="2013-10-14T02:06:00Z"/>
                <w:del w:id="11468" w:author="Anees Shaikh" w:date="2013-10-19T02:16:00Z"/>
              </w:rPr>
              <w:pPrChange w:id="11469" w:author="Anees Shaikh" w:date="2013-10-19T02:16:00Z">
                <w:pPr>
                  <w:pStyle w:val="XML1"/>
                </w:pPr>
              </w:pPrChange>
            </w:pPr>
            <w:ins w:id="11470" w:author="aas" w:date="2013-10-14T02:06:00Z">
              <w:del w:id="11471" w:author="Anees Shaikh" w:date="2013-10-19T02:16:00Z">
                <w:r w:rsidDel="00E067A3">
                  <w:delText xml:space="preserve">                                &lt;/xs:annotation&gt;</w:delText>
                </w:r>
              </w:del>
            </w:ins>
          </w:p>
          <w:p w14:paraId="11B02BCC" w14:textId="0775631C" w:rsidR="00874469" w:rsidDel="00E067A3" w:rsidRDefault="00874469">
            <w:pPr>
              <w:pStyle w:val="Appx"/>
              <w:rPr>
                <w:ins w:id="11472" w:author="aas" w:date="2013-10-14T02:06:00Z"/>
                <w:del w:id="11473" w:author="Anees Shaikh" w:date="2013-10-19T02:16:00Z"/>
              </w:rPr>
              <w:pPrChange w:id="11474" w:author="Anees Shaikh" w:date="2013-10-19T02:16:00Z">
                <w:pPr>
                  <w:pStyle w:val="XML1"/>
                </w:pPr>
              </w:pPrChange>
            </w:pPr>
            <w:ins w:id="11475" w:author="aas" w:date="2013-10-14T02:06:00Z">
              <w:del w:id="11476" w:author="Anees Shaikh" w:date="2013-10-19T02:16:00Z">
                <w:r w:rsidDel="00E067A3">
                  <w:delText xml:space="preserve">                              &lt;/xs:element&gt;</w:delText>
                </w:r>
              </w:del>
            </w:ins>
          </w:p>
          <w:p w14:paraId="2E8CEA48" w14:textId="3D67EF88" w:rsidR="00874469" w:rsidDel="00E067A3" w:rsidRDefault="00874469">
            <w:pPr>
              <w:pStyle w:val="Appx"/>
              <w:rPr>
                <w:ins w:id="11477" w:author="aas" w:date="2013-10-14T02:06:00Z"/>
                <w:del w:id="11478" w:author="Anees Shaikh" w:date="2013-10-19T02:16:00Z"/>
              </w:rPr>
              <w:pPrChange w:id="11479" w:author="Anees Shaikh" w:date="2013-10-19T02:16:00Z">
                <w:pPr>
                  <w:pStyle w:val="XML1"/>
                </w:pPr>
              </w:pPrChange>
            </w:pPr>
            <w:ins w:id="11480" w:author="aas" w:date="2013-10-14T02:06:00Z">
              <w:del w:id="11481" w:author="Anees Shaikh" w:date="2013-10-19T02:16:00Z">
                <w:r w:rsidDel="00E067A3">
                  <w:delText xml:space="preserve">                              &lt;xs:element name="key"  type="xs:unsignedInt"&gt;</w:delText>
                </w:r>
              </w:del>
            </w:ins>
          </w:p>
          <w:p w14:paraId="6F049655" w14:textId="575CFD63" w:rsidR="00874469" w:rsidDel="00E067A3" w:rsidRDefault="00874469">
            <w:pPr>
              <w:pStyle w:val="Appx"/>
              <w:rPr>
                <w:ins w:id="11482" w:author="aas" w:date="2013-10-14T02:06:00Z"/>
                <w:del w:id="11483" w:author="Anees Shaikh" w:date="2013-10-19T02:16:00Z"/>
              </w:rPr>
              <w:pPrChange w:id="11484" w:author="Anees Shaikh" w:date="2013-10-19T02:16:00Z">
                <w:pPr>
                  <w:pStyle w:val="XML1"/>
                </w:pPr>
              </w:pPrChange>
            </w:pPr>
            <w:ins w:id="11485" w:author="aas" w:date="2013-10-14T02:06:00Z">
              <w:del w:id="11486" w:author="Anees Shaikh" w:date="2013-10-19T02:16:00Z">
                <w:r w:rsidDel="00E067A3">
                  <w:delText xml:space="preserve">                                &lt;xs:annotation&gt;</w:delText>
                </w:r>
              </w:del>
            </w:ins>
          </w:p>
          <w:p w14:paraId="1E083457" w14:textId="11872DF1" w:rsidR="00874469" w:rsidDel="00E067A3" w:rsidRDefault="00874469">
            <w:pPr>
              <w:pStyle w:val="Appx"/>
              <w:rPr>
                <w:ins w:id="11487" w:author="aas" w:date="2013-10-14T02:06:00Z"/>
                <w:del w:id="11488" w:author="Anees Shaikh" w:date="2013-10-19T02:16:00Z"/>
              </w:rPr>
              <w:pPrChange w:id="11489" w:author="Anees Shaikh" w:date="2013-10-19T02:16:00Z">
                <w:pPr>
                  <w:pStyle w:val="XML1"/>
                </w:pPr>
              </w:pPrChange>
            </w:pPr>
            <w:ins w:id="11490" w:author="aas" w:date="2013-10-14T02:06:00Z">
              <w:del w:id="11491" w:author="Anees Shaikh" w:date="2013-10-19T02:16:00Z">
                <w:r w:rsidDel="00E067A3">
                  <w:delText xml:space="preserve">                                  &lt;xs:documentation&gt;</w:delText>
                </w:r>
              </w:del>
            </w:ins>
          </w:p>
          <w:p w14:paraId="3BCCB204" w14:textId="09FA3D36" w:rsidR="00874469" w:rsidDel="00E067A3" w:rsidRDefault="00874469">
            <w:pPr>
              <w:pStyle w:val="Appx"/>
              <w:rPr>
                <w:ins w:id="11492" w:author="aas" w:date="2013-10-14T02:06:00Z"/>
                <w:del w:id="11493" w:author="Anees Shaikh" w:date="2013-10-19T02:16:00Z"/>
              </w:rPr>
              <w:pPrChange w:id="11494" w:author="Anees Shaikh" w:date="2013-10-19T02:16:00Z">
                <w:pPr>
                  <w:pStyle w:val="XML1"/>
                </w:pPr>
              </w:pPrChange>
            </w:pPr>
            <w:ins w:id="11495" w:author="aas" w:date="2013-10-14T02:06:00Z">
              <w:del w:id="11496" w:author="Anees Shaikh" w:date="2013-10-19T02:16:00Z">
                <w:r w:rsidDel="00E067A3">
                  <w:delText xml:space="preserve">                                    The (optional) key of the GRE tunnel.  It MAY be used to set the</w:delText>
                </w:r>
              </w:del>
            </w:ins>
          </w:p>
          <w:p w14:paraId="36D61713" w14:textId="20E99B62" w:rsidR="00874469" w:rsidDel="00E067A3" w:rsidRDefault="00874469">
            <w:pPr>
              <w:pStyle w:val="Appx"/>
              <w:rPr>
                <w:ins w:id="11497" w:author="aas" w:date="2013-10-14T02:06:00Z"/>
                <w:del w:id="11498" w:author="Anees Shaikh" w:date="2013-10-19T02:16:00Z"/>
              </w:rPr>
              <w:pPrChange w:id="11499" w:author="Anees Shaikh" w:date="2013-10-19T02:16:00Z">
                <w:pPr>
                  <w:pStyle w:val="XML1"/>
                </w:pPr>
              </w:pPrChange>
            </w:pPr>
            <w:ins w:id="11500" w:author="aas" w:date="2013-10-14T02:06:00Z">
              <w:del w:id="11501" w:author="Anees Shaikh" w:date="2013-10-19T02:16:00Z">
                <w:r w:rsidDel="00E067A3">
                  <w:delText xml:space="preserve">                                          OXM_OF_TUNNEL_ID match field metadata in the OpenFlow protocol</w:delText>
                </w:r>
              </w:del>
            </w:ins>
          </w:p>
          <w:p w14:paraId="4E4002A7" w14:textId="3CFAB9A5" w:rsidR="00874469" w:rsidDel="00E067A3" w:rsidRDefault="00874469">
            <w:pPr>
              <w:pStyle w:val="Appx"/>
              <w:rPr>
                <w:ins w:id="11502" w:author="aas" w:date="2013-10-14T02:06:00Z"/>
                <w:del w:id="11503" w:author="Anees Shaikh" w:date="2013-10-19T02:16:00Z"/>
              </w:rPr>
              <w:pPrChange w:id="11504" w:author="Anees Shaikh" w:date="2013-10-19T02:16:00Z">
                <w:pPr>
                  <w:pStyle w:val="XML1"/>
                </w:pPr>
              </w:pPrChange>
            </w:pPr>
            <w:ins w:id="11505" w:author="aas" w:date="2013-10-14T02:06:00Z">
              <w:del w:id="11506" w:author="Anees Shaikh" w:date="2013-10-19T02:16:00Z">
                <w:r w:rsidDel="00E067A3">
                  <w:delText xml:space="preserve">                                  &lt;/xs:documentation&gt;</w:delText>
                </w:r>
              </w:del>
            </w:ins>
          </w:p>
          <w:p w14:paraId="08B296D7" w14:textId="79B0CDDF" w:rsidR="00874469" w:rsidDel="00E067A3" w:rsidRDefault="00874469">
            <w:pPr>
              <w:pStyle w:val="Appx"/>
              <w:rPr>
                <w:ins w:id="11507" w:author="aas" w:date="2013-10-14T02:06:00Z"/>
                <w:del w:id="11508" w:author="Anees Shaikh" w:date="2013-10-19T02:16:00Z"/>
              </w:rPr>
              <w:pPrChange w:id="11509" w:author="Anees Shaikh" w:date="2013-10-19T02:16:00Z">
                <w:pPr>
                  <w:pStyle w:val="XML1"/>
                </w:pPr>
              </w:pPrChange>
            </w:pPr>
            <w:ins w:id="11510" w:author="aas" w:date="2013-10-14T02:06:00Z">
              <w:del w:id="11511" w:author="Anees Shaikh" w:date="2013-10-19T02:16:00Z">
                <w:r w:rsidDel="00E067A3">
                  <w:delText xml:space="preserve">                                &lt;/xs:annotation&gt;</w:delText>
                </w:r>
              </w:del>
            </w:ins>
          </w:p>
          <w:p w14:paraId="4651653C" w14:textId="0ED6E98A" w:rsidR="00874469" w:rsidDel="00E067A3" w:rsidRDefault="00874469">
            <w:pPr>
              <w:pStyle w:val="Appx"/>
              <w:rPr>
                <w:ins w:id="11512" w:author="aas" w:date="2013-10-14T02:06:00Z"/>
                <w:del w:id="11513" w:author="Anees Shaikh" w:date="2013-10-19T02:16:00Z"/>
              </w:rPr>
              <w:pPrChange w:id="11514" w:author="Anees Shaikh" w:date="2013-10-19T02:16:00Z">
                <w:pPr>
                  <w:pStyle w:val="XML1"/>
                </w:pPr>
              </w:pPrChange>
            </w:pPr>
            <w:ins w:id="11515" w:author="aas" w:date="2013-10-14T02:06:00Z">
              <w:del w:id="11516" w:author="Anees Shaikh" w:date="2013-10-19T02:16:00Z">
                <w:r w:rsidDel="00E067A3">
                  <w:delText xml:space="preserve">                              &lt;/xs:element&gt;</w:delText>
                </w:r>
              </w:del>
            </w:ins>
          </w:p>
          <w:p w14:paraId="3BA5924D" w14:textId="65C9FA9E" w:rsidR="00874469" w:rsidDel="00E067A3" w:rsidRDefault="00874469">
            <w:pPr>
              <w:pStyle w:val="Appx"/>
              <w:rPr>
                <w:ins w:id="11517" w:author="aas" w:date="2013-10-14T02:06:00Z"/>
                <w:del w:id="11518" w:author="Anees Shaikh" w:date="2013-10-19T02:16:00Z"/>
              </w:rPr>
              <w:pPrChange w:id="11519" w:author="Anees Shaikh" w:date="2013-10-19T02:16:00Z">
                <w:pPr>
                  <w:pStyle w:val="XML1"/>
                </w:pPr>
              </w:pPrChange>
            </w:pPr>
            <w:ins w:id="11520" w:author="aas" w:date="2013-10-14T02:06:00Z">
              <w:del w:id="11521" w:author="Anees Shaikh" w:date="2013-10-19T02:16:00Z">
                <w:r w:rsidDel="00E067A3">
                  <w:delText xml:space="preserve">                              &lt;xs:element name="sequence-number-present" minOccurs="0"  type="xs:boolean"&gt;</w:delText>
                </w:r>
              </w:del>
            </w:ins>
          </w:p>
          <w:p w14:paraId="59EA7634" w14:textId="76B6BAD9" w:rsidR="00874469" w:rsidDel="00E067A3" w:rsidRDefault="00874469">
            <w:pPr>
              <w:pStyle w:val="Appx"/>
              <w:rPr>
                <w:ins w:id="11522" w:author="aas" w:date="2013-10-14T02:06:00Z"/>
                <w:del w:id="11523" w:author="Anees Shaikh" w:date="2013-10-19T02:16:00Z"/>
              </w:rPr>
              <w:pPrChange w:id="11524" w:author="Anees Shaikh" w:date="2013-10-19T02:16:00Z">
                <w:pPr>
                  <w:pStyle w:val="XML1"/>
                </w:pPr>
              </w:pPrChange>
            </w:pPr>
            <w:ins w:id="11525" w:author="aas" w:date="2013-10-14T02:06:00Z">
              <w:del w:id="11526" w:author="Anees Shaikh" w:date="2013-10-19T02:16:00Z">
                <w:r w:rsidDel="00E067A3">
                  <w:delText xml:space="preserve">                                &lt;xs:annotation&gt;</w:delText>
                </w:r>
              </w:del>
            </w:ins>
          </w:p>
          <w:p w14:paraId="12C587C1" w14:textId="5B2B1C34" w:rsidR="00874469" w:rsidDel="00E067A3" w:rsidRDefault="00874469">
            <w:pPr>
              <w:pStyle w:val="Appx"/>
              <w:rPr>
                <w:ins w:id="11527" w:author="aas" w:date="2013-10-14T02:06:00Z"/>
                <w:del w:id="11528" w:author="Anees Shaikh" w:date="2013-10-19T02:16:00Z"/>
              </w:rPr>
              <w:pPrChange w:id="11529" w:author="Anees Shaikh" w:date="2013-10-19T02:16:00Z">
                <w:pPr>
                  <w:pStyle w:val="XML1"/>
                </w:pPr>
              </w:pPrChange>
            </w:pPr>
            <w:ins w:id="11530" w:author="aas" w:date="2013-10-14T02:06:00Z">
              <w:del w:id="11531" w:author="Anees Shaikh" w:date="2013-10-19T02:16:00Z">
                <w:r w:rsidDel="00E067A3">
                  <w:delText xml:space="preserve">                                  &lt;xs:documentation&gt;</w:delText>
                </w:r>
              </w:del>
            </w:ins>
          </w:p>
          <w:p w14:paraId="3EF5A8F1" w14:textId="1FE5DD05" w:rsidR="00874469" w:rsidDel="00E067A3" w:rsidRDefault="00874469">
            <w:pPr>
              <w:pStyle w:val="Appx"/>
              <w:rPr>
                <w:ins w:id="11532" w:author="aas" w:date="2013-10-14T02:06:00Z"/>
                <w:del w:id="11533" w:author="Anees Shaikh" w:date="2013-10-19T02:16:00Z"/>
              </w:rPr>
              <w:pPrChange w:id="11534" w:author="Anees Shaikh" w:date="2013-10-19T02:16:00Z">
                <w:pPr>
                  <w:pStyle w:val="XML1"/>
                </w:pPr>
              </w:pPrChange>
            </w:pPr>
            <w:ins w:id="11535" w:author="aas" w:date="2013-10-14T02:06:00Z">
              <w:del w:id="11536" w:author="Anees Shaikh" w:date="2013-10-19T02:16:00Z">
                <w:r w:rsidDel="00E067A3">
                  <w:delText xml:space="preserve">                                    Indicates presence of the GRE sequence number.</w:delText>
                </w:r>
              </w:del>
            </w:ins>
          </w:p>
          <w:p w14:paraId="715EF75F" w14:textId="505CD265" w:rsidR="00874469" w:rsidDel="00E067A3" w:rsidRDefault="00874469">
            <w:pPr>
              <w:pStyle w:val="Appx"/>
              <w:rPr>
                <w:ins w:id="11537" w:author="aas" w:date="2013-10-14T02:06:00Z"/>
                <w:del w:id="11538" w:author="Anees Shaikh" w:date="2013-10-19T02:16:00Z"/>
              </w:rPr>
              <w:pPrChange w:id="11539" w:author="Anees Shaikh" w:date="2013-10-19T02:16:00Z">
                <w:pPr>
                  <w:pStyle w:val="XML1"/>
                </w:pPr>
              </w:pPrChange>
            </w:pPr>
            <w:ins w:id="11540" w:author="aas" w:date="2013-10-14T02:06:00Z">
              <w:del w:id="11541" w:author="Anees Shaikh" w:date="2013-10-19T02:16:00Z">
                <w:r w:rsidDel="00E067A3">
                  <w:delText xml:space="preserve">                                  &lt;/xs:documentation&gt;</w:delText>
                </w:r>
              </w:del>
            </w:ins>
          </w:p>
          <w:p w14:paraId="6344DED6" w14:textId="6BC0C881" w:rsidR="00874469" w:rsidDel="00E067A3" w:rsidRDefault="00874469">
            <w:pPr>
              <w:pStyle w:val="Appx"/>
              <w:rPr>
                <w:ins w:id="11542" w:author="aas" w:date="2013-10-14T02:06:00Z"/>
                <w:del w:id="11543" w:author="Anees Shaikh" w:date="2013-10-19T02:16:00Z"/>
              </w:rPr>
              <w:pPrChange w:id="11544" w:author="Anees Shaikh" w:date="2013-10-19T02:16:00Z">
                <w:pPr>
                  <w:pStyle w:val="XML1"/>
                </w:pPr>
              </w:pPrChange>
            </w:pPr>
            <w:ins w:id="11545" w:author="aas" w:date="2013-10-14T02:06:00Z">
              <w:del w:id="11546" w:author="Anees Shaikh" w:date="2013-10-19T02:16:00Z">
                <w:r w:rsidDel="00E067A3">
                  <w:delText xml:space="preserve">                                &lt;/xs:annotation&gt;</w:delText>
                </w:r>
              </w:del>
            </w:ins>
          </w:p>
          <w:p w14:paraId="6425A429" w14:textId="5DD8ECE1" w:rsidR="00874469" w:rsidDel="00E067A3" w:rsidRDefault="00874469">
            <w:pPr>
              <w:pStyle w:val="Appx"/>
              <w:rPr>
                <w:ins w:id="11547" w:author="aas" w:date="2013-10-14T02:06:00Z"/>
                <w:del w:id="11548" w:author="Anees Shaikh" w:date="2013-10-19T02:16:00Z"/>
              </w:rPr>
              <w:pPrChange w:id="11549" w:author="Anees Shaikh" w:date="2013-10-19T02:16:00Z">
                <w:pPr>
                  <w:pStyle w:val="XML1"/>
                </w:pPr>
              </w:pPrChange>
            </w:pPr>
            <w:ins w:id="11550" w:author="aas" w:date="2013-10-14T02:06:00Z">
              <w:del w:id="11551" w:author="Anees Shaikh" w:date="2013-10-19T02:16:00Z">
                <w:r w:rsidDel="00E067A3">
                  <w:delText xml:space="preserve">                              &lt;/xs:element&gt;</w:delText>
                </w:r>
              </w:del>
            </w:ins>
          </w:p>
          <w:p w14:paraId="1317B2BB" w14:textId="660462DB" w:rsidR="00874469" w:rsidDel="00E067A3" w:rsidRDefault="00874469">
            <w:pPr>
              <w:pStyle w:val="Appx"/>
              <w:rPr>
                <w:ins w:id="11552" w:author="aas" w:date="2013-10-14T02:06:00Z"/>
                <w:del w:id="11553" w:author="Anees Shaikh" w:date="2013-10-19T02:16:00Z"/>
              </w:rPr>
              <w:pPrChange w:id="11554" w:author="Anees Shaikh" w:date="2013-10-19T02:16:00Z">
                <w:pPr>
                  <w:pStyle w:val="XML1"/>
                </w:pPr>
              </w:pPrChange>
            </w:pPr>
            <w:ins w:id="11555" w:author="aas" w:date="2013-10-14T02:06:00Z">
              <w:del w:id="11556" w:author="Anees Shaikh" w:date="2013-10-19T02:16:00Z">
                <w:r w:rsidDel="00E067A3">
                  <w:delText xml:space="preserve">                              &lt;xs:any minOccurs="0" maxOccurs="unbounded"</w:delText>
                </w:r>
              </w:del>
            </w:ins>
          </w:p>
          <w:p w14:paraId="0F3070C0" w14:textId="515153B5" w:rsidR="00874469" w:rsidDel="00E067A3" w:rsidRDefault="00874469">
            <w:pPr>
              <w:pStyle w:val="Appx"/>
              <w:rPr>
                <w:ins w:id="11557" w:author="aas" w:date="2013-10-14T02:06:00Z"/>
                <w:del w:id="11558" w:author="Anees Shaikh" w:date="2013-10-19T02:16:00Z"/>
              </w:rPr>
              <w:pPrChange w:id="11559" w:author="Anees Shaikh" w:date="2013-10-19T02:16:00Z">
                <w:pPr>
                  <w:pStyle w:val="XML1"/>
                </w:pPr>
              </w:pPrChange>
            </w:pPr>
            <w:ins w:id="11560" w:author="aas" w:date="2013-10-14T02:06:00Z">
              <w:del w:id="11561" w:author="Anees Shaikh" w:date="2013-10-19T02:16:00Z">
                <w:r w:rsidDel="00E067A3">
                  <w:delText xml:space="preserve">                                      namespace="##other" processContents="lax"/&gt;</w:delText>
                </w:r>
              </w:del>
            </w:ins>
          </w:p>
          <w:p w14:paraId="50622DCC" w14:textId="3A835914" w:rsidR="00874469" w:rsidDel="00E067A3" w:rsidRDefault="00874469">
            <w:pPr>
              <w:pStyle w:val="Appx"/>
              <w:rPr>
                <w:ins w:id="11562" w:author="aas" w:date="2013-10-14T02:06:00Z"/>
                <w:del w:id="11563" w:author="Anees Shaikh" w:date="2013-10-19T02:16:00Z"/>
              </w:rPr>
              <w:pPrChange w:id="11564" w:author="Anees Shaikh" w:date="2013-10-19T02:16:00Z">
                <w:pPr>
                  <w:pStyle w:val="XML1"/>
                </w:pPr>
              </w:pPrChange>
            </w:pPr>
            <w:ins w:id="11565" w:author="aas" w:date="2013-10-14T02:06:00Z">
              <w:del w:id="11566" w:author="Anees Shaikh" w:date="2013-10-19T02:16:00Z">
                <w:r w:rsidDel="00E067A3">
                  <w:delText xml:space="preserve">                            &lt;/xs:sequence&gt;</w:delText>
                </w:r>
              </w:del>
            </w:ins>
          </w:p>
          <w:p w14:paraId="6183BFDA" w14:textId="5BFD1D52" w:rsidR="00874469" w:rsidDel="00E067A3" w:rsidRDefault="00874469">
            <w:pPr>
              <w:pStyle w:val="Appx"/>
              <w:rPr>
                <w:ins w:id="11567" w:author="aas" w:date="2013-10-14T02:06:00Z"/>
                <w:del w:id="11568" w:author="Anees Shaikh" w:date="2013-10-19T02:16:00Z"/>
              </w:rPr>
              <w:pPrChange w:id="11569" w:author="Anees Shaikh" w:date="2013-10-19T02:16:00Z">
                <w:pPr>
                  <w:pStyle w:val="XML1"/>
                </w:pPr>
              </w:pPrChange>
            </w:pPr>
            <w:ins w:id="11570" w:author="aas" w:date="2013-10-14T02:06:00Z">
              <w:del w:id="11571" w:author="Anees Shaikh" w:date="2013-10-19T02:16:00Z">
                <w:r w:rsidDel="00E067A3">
                  <w:delText xml:space="preserve">                          &lt;/xs:complexType&gt;</w:delText>
                </w:r>
              </w:del>
            </w:ins>
          </w:p>
          <w:p w14:paraId="1663F8BF" w14:textId="185AB074" w:rsidR="00874469" w:rsidDel="00E067A3" w:rsidRDefault="00874469">
            <w:pPr>
              <w:pStyle w:val="Appx"/>
              <w:rPr>
                <w:ins w:id="11572" w:author="aas" w:date="2013-10-14T02:06:00Z"/>
                <w:del w:id="11573" w:author="Anees Shaikh" w:date="2013-10-19T02:16:00Z"/>
              </w:rPr>
              <w:pPrChange w:id="11574" w:author="Anees Shaikh" w:date="2013-10-19T02:16:00Z">
                <w:pPr>
                  <w:pStyle w:val="XML1"/>
                </w:pPr>
              </w:pPrChange>
            </w:pPr>
            <w:ins w:id="11575" w:author="aas" w:date="2013-10-14T02:06:00Z">
              <w:del w:id="11576" w:author="Anees Shaikh" w:date="2013-10-19T02:16:00Z">
                <w:r w:rsidDel="00E067A3">
                  <w:delText xml:space="preserve">                        &lt;/xs:element&gt;</w:delText>
                </w:r>
              </w:del>
            </w:ins>
          </w:p>
          <w:p w14:paraId="144A761B" w14:textId="6A300790" w:rsidR="00874469" w:rsidDel="00E067A3" w:rsidRDefault="00874469">
            <w:pPr>
              <w:pStyle w:val="Appx"/>
              <w:rPr>
                <w:ins w:id="11577" w:author="aas" w:date="2013-10-14T02:06:00Z"/>
                <w:del w:id="11578" w:author="Anees Shaikh" w:date="2013-10-19T02:16:00Z"/>
              </w:rPr>
              <w:pPrChange w:id="11579" w:author="Anees Shaikh" w:date="2013-10-19T02:16:00Z">
                <w:pPr>
                  <w:pStyle w:val="XML1"/>
                </w:pPr>
              </w:pPrChange>
            </w:pPr>
            <w:ins w:id="11580" w:author="aas" w:date="2013-10-14T02:06:00Z">
              <w:del w:id="11581" w:author="Anees Shaikh" w:date="2013-10-19T02:16:00Z">
                <w:r w:rsidDel="00E067A3">
                  <w:delText xml:space="preserve">                        &lt;xs:any minOccurs="0" maxOccurs="unbounded"</w:delText>
                </w:r>
              </w:del>
            </w:ins>
          </w:p>
          <w:p w14:paraId="07A19E90" w14:textId="4F9F0CB5" w:rsidR="00874469" w:rsidDel="00E067A3" w:rsidRDefault="00874469">
            <w:pPr>
              <w:pStyle w:val="Appx"/>
              <w:rPr>
                <w:ins w:id="11582" w:author="aas" w:date="2013-10-14T02:06:00Z"/>
                <w:del w:id="11583" w:author="Anees Shaikh" w:date="2013-10-19T02:16:00Z"/>
              </w:rPr>
              <w:pPrChange w:id="11584" w:author="Anees Shaikh" w:date="2013-10-19T02:16:00Z">
                <w:pPr>
                  <w:pStyle w:val="XML1"/>
                </w:pPr>
              </w:pPrChange>
            </w:pPr>
            <w:ins w:id="11585" w:author="aas" w:date="2013-10-14T02:06:00Z">
              <w:del w:id="11586" w:author="Anees Shaikh" w:date="2013-10-19T02:16:00Z">
                <w:r w:rsidDel="00E067A3">
                  <w:delText xml:space="preserve">                                namespace="##other" processContents="lax"/&gt;</w:delText>
                </w:r>
              </w:del>
            </w:ins>
          </w:p>
          <w:p w14:paraId="5E4CA8FE" w14:textId="4C7AECF5" w:rsidR="00874469" w:rsidDel="00E067A3" w:rsidRDefault="00874469">
            <w:pPr>
              <w:pStyle w:val="Appx"/>
              <w:rPr>
                <w:ins w:id="11587" w:author="aas" w:date="2013-10-14T02:06:00Z"/>
                <w:del w:id="11588" w:author="Anees Shaikh" w:date="2013-10-19T02:16:00Z"/>
              </w:rPr>
              <w:pPrChange w:id="11589" w:author="Anees Shaikh" w:date="2013-10-19T02:16:00Z">
                <w:pPr>
                  <w:pStyle w:val="XML1"/>
                </w:pPr>
              </w:pPrChange>
            </w:pPr>
            <w:ins w:id="11590" w:author="aas" w:date="2013-10-14T02:06:00Z">
              <w:del w:id="11591" w:author="Anees Shaikh" w:date="2013-10-19T02:16:00Z">
                <w:r w:rsidDel="00E067A3">
                  <w:delText xml:space="preserve">                      &lt;/xs:sequence&gt;</w:delText>
                </w:r>
              </w:del>
            </w:ins>
          </w:p>
          <w:p w14:paraId="3DFBF855" w14:textId="22E15649" w:rsidR="00874469" w:rsidDel="00E067A3" w:rsidRDefault="00874469">
            <w:pPr>
              <w:pStyle w:val="Appx"/>
              <w:rPr>
                <w:ins w:id="11592" w:author="aas" w:date="2013-10-14T02:06:00Z"/>
                <w:del w:id="11593" w:author="Anees Shaikh" w:date="2013-10-19T02:16:00Z"/>
              </w:rPr>
              <w:pPrChange w:id="11594" w:author="Anees Shaikh" w:date="2013-10-19T02:16:00Z">
                <w:pPr>
                  <w:pStyle w:val="XML1"/>
                </w:pPr>
              </w:pPrChange>
            </w:pPr>
            <w:ins w:id="11595" w:author="aas" w:date="2013-10-14T02:06:00Z">
              <w:del w:id="11596" w:author="Anees Shaikh" w:date="2013-10-19T02:16:00Z">
                <w:r w:rsidDel="00E067A3">
                  <w:delText xml:space="preserve">                      &lt;xs:sequence&gt;</w:delText>
                </w:r>
              </w:del>
            </w:ins>
          </w:p>
          <w:p w14:paraId="0672A97A" w14:textId="39B7FBD9" w:rsidR="00874469" w:rsidDel="00E067A3" w:rsidRDefault="00874469">
            <w:pPr>
              <w:pStyle w:val="Appx"/>
              <w:rPr>
                <w:ins w:id="11597" w:author="aas" w:date="2013-10-14T02:06:00Z"/>
                <w:del w:id="11598" w:author="Anees Shaikh" w:date="2013-10-19T02:16:00Z"/>
              </w:rPr>
              <w:pPrChange w:id="11599" w:author="Anees Shaikh" w:date="2013-10-19T02:16:00Z">
                <w:pPr>
                  <w:pStyle w:val="XML1"/>
                </w:pPr>
              </w:pPrChange>
            </w:pPr>
            <w:ins w:id="11600" w:author="aas" w:date="2013-10-14T02:06:00Z">
              <w:del w:id="11601" w:author="Anees Shaikh" w:date="2013-10-19T02:16:00Z">
                <w:r w:rsidDel="00E067A3">
                  <w:delText xml:space="preserve">                        &lt;xs:element name="vxlan-tunnel" minOccurs="0"&gt;</w:delText>
                </w:r>
              </w:del>
            </w:ins>
          </w:p>
          <w:p w14:paraId="77DC6391" w14:textId="624578B0" w:rsidR="00874469" w:rsidDel="00E067A3" w:rsidRDefault="00874469">
            <w:pPr>
              <w:pStyle w:val="Appx"/>
              <w:rPr>
                <w:ins w:id="11602" w:author="aas" w:date="2013-10-14T02:06:00Z"/>
                <w:del w:id="11603" w:author="Anees Shaikh" w:date="2013-10-19T02:16:00Z"/>
              </w:rPr>
              <w:pPrChange w:id="11604" w:author="Anees Shaikh" w:date="2013-10-19T02:16:00Z">
                <w:pPr>
                  <w:pStyle w:val="XML1"/>
                </w:pPr>
              </w:pPrChange>
            </w:pPr>
            <w:ins w:id="11605" w:author="aas" w:date="2013-10-14T02:06:00Z">
              <w:del w:id="11606" w:author="Anees Shaikh" w:date="2013-10-19T02:16:00Z">
                <w:r w:rsidDel="00E067A3">
                  <w:delText xml:space="preserve">                          &lt;xs:annotation&gt;</w:delText>
                </w:r>
              </w:del>
            </w:ins>
          </w:p>
          <w:p w14:paraId="5CE49EFF" w14:textId="1E33F55F" w:rsidR="00874469" w:rsidDel="00E067A3" w:rsidRDefault="00874469">
            <w:pPr>
              <w:pStyle w:val="Appx"/>
              <w:rPr>
                <w:ins w:id="11607" w:author="aas" w:date="2013-10-14T02:06:00Z"/>
                <w:del w:id="11608" w:author="Anees Shaikh" w:date="2013-10-19T02:16:00Z"/>
              </w:rPr>
              <w:pPrChange w:id="11609" w:author="Anees Shaikh" w:date="2013-10-19T02:16:00Z">
                <w:pPr>
                  <w:pStyle w:val="XML1"/>
                </w:pPr>
              </w:pPrChange>
            </w:pPr>
            <w:ins w:id="11610" w:author="aas" w:date="2013-10-14T02:06:00Z">
              <w:del w:id="11611" w:author="Anees Shaikh" w:date="2013-10-19T02:16:00Z">
                <w:r w:rsidDel="00E067A3">
                  <w:delText xml:space="preserve">                            &lt;xs:documentation&gt;</w:delText>
                </w:r>
              </w:del>
            </w:ins>
          </w:p>
          <w:p w14:paraId="49B47713" w14:textId="5183A72F" w:rsidR="00874469" w:rsidDel="00E067A3" w:rsidRDefault="00874469">
            <w:pPr>
              <w:pStyle w:val="Appx"/>
              <w:rPr>
                <w:ins w:id="11612" w:author="aas" w:date="2013-10-14T02:06:00Z"/>
                <w:del w:id="11613" w:author="Anees Shaikh" w:date="2013-10-19T02:16:00Z"/>
              </w:rPr>
              <w:pPrChange w:id="11614" w:author="Anees Shaikh" w:date="2013-10-19T02:16:00Z">
                <w:pPr>
                  <w:pStyle w:val="XML1"/>
                </w:pPr>
              </w:pPrChange>
            </w:pPr>
            <w:ins w:id="11615" w:author="aas" w:date="2013-10-14T02:06:00Z">
              <w:del w:id="11616" w:author="Anees Shaikh" w:date="2013-10-19T02:16:00Z">
                <w:r w:rsidDel="00E067A3">
                  <w:delText xml:space="preserve">                              Properties of a VxLAN tunnel.</w:delText>
                </w:r>
              </w:del>
            </w:ins>
          </w:p>
          <w:p w14:paraId="2B48F6F6" w14:textId="42B19CCD" w:rsidR="00874469" w:rsidDel="00E067A3" w:rsidRDefault="00874469">
            <w:pPr>
              <w:pStyle w:val="Appx"/>
              <w:rPr>
                <w:ins w:id="11617" w:author="aas" w:date="2013-10-14T02:06:00Z"/>
                <w:del w:id="11618" w:author="Anees Shaikh" w:date="2013-10-19T02:16:00Z"/>
              </w:rPr>
              <w:pPrChange w:id="11619" w:author="Anees Shaikh" w:date="2013-10-19T02:16:00Z">
                <w:pPr>
                  <w:pStyle w:val="XML1"/>
                </w:pPr>
              </w:pPrChange>
            </w:pPr>
            <w:ins w:id="11620" w:author="aas" w:date="2013-10-14T02:06:00Z">
              <w:del w:id="11621" w:author="Anees Shaikh" w:date="2013-10-19T02:16:00Z">
                <w:r w:rsidDel="00E067A3">
                  <w:delText xml:space="preserve">                            &lt;/xs:documentation&gt;</w:delText>
                </w:r>
              </w:del>
            </w:ins>
          </w:p>
          <w:p w14:paraId="2936F3CA" w14:textId="32D93F70" w:rsidR="00874469" w:rsidDel="00E067A3" w:rsidRDefault="00874469">
            <w:pPr>
              <w:pStyle w:val="Appx"/>
              <w:rPr>
                <w:ins w:id="11622" w:author="aas" w:date="2013-10-14T02:06:00Z"/>
                <w:del w:id="11623" w:author="Anees Shaikh" w:date="2013-10-19T02:16:00Z"/>
              </w:rPr>
              <w:pPrChange w:id="11624" w:author="Anees Shaikh" w:date="2013-10-19T02:16:00Z">
                <w:pPr>
                  <w:pStyle w:val="XML1"/>
                </w:pPr>
              </w:pPrChange>
            </w:pPr>
            <w:ins w:id="11625" w:author="aas" w:date="2013-10-14T02:06:00Z">
              <w:del w:id="11626" w:author="Anees Shaikh" w:date="2013-10-19T02:16:00Z">
                <w:r w:rsidDel="00E067A3">
                  <w:delText xml:space="preserve">                          &lt;/xs:annotation&gt;</w:delText>
                </w:r>
              </w:del>
            </w:ins>
          </w:p>
          <w:p w14:paraId="3C335D9B" w14:textId="536372CB" w:rsidR="00874469" w:rsidDel="00E067A3" w:rsidRDefault="00874469">
            <w:pPr>
              <w:pStyle w:val="Appx"/>
              <w:rPr>
                <w:ins w:id="11627" w:author="aas" w:date="2013-10-14T02:06:00Z"/>
                <w:del w:id="11628" w:author="Anees Shaikh" w:date="2013-10-19T02:16:00Z"/>
              </w:rPr>
              <w:pPrChange w:id="11629" w:author="Anees Shaikh" w:date="2013-10-19T02:16:00Z">
                <w:pPr>
                  <w:pStyle w:val="XML1"/>
                </w:pPr>
              </w:pPrChange>
            </w:pPr>
            <w:ins w:id="11630" w:author="aas" w:date="2013-10-14T02:06:00Z">
              <w:del w:id="11631" w:author="Anees Shaikh" w:date="2013-10-19T02:16:00Z">
                <w:r w:rsidDel="00E067A3">
                  <w:delText xml:space="preserve">                          &lt;xs:complexType&gt;</w:delText>
                </w:r>
              </w:del>
            </w:ins>
          </w:p>
          <w:p w14:paraId="199AD941" w14:textId="2937BE0C" w:rsidR="00874469" w:rsidDel="00E067A3" w:rsidRDefault="00874469">
            <w:pPr>
              <w:pStyle w:val="Appx"/>
              <w:rPr>
                <w:ins w:id="11632" w:author="aas" w:date="2013-10-14T02:06:00Z"/>
                <w:del w:id="11633" w:author="Anees Shaikh" w:date="2013-10-19T02:16:00Z"/>
              </w:rPr>
              <w:pPrChange w:id="11634" w:author="Anees Shaikh" w:date="2013-10-19T02:16:00Z">
                <w:pPr>
                  <w:pStyle w:val="XML1"/>
                </w:pPr>
              </w:pPrChange>
            </w:pPr>
            <w:ins w:id="11635" w:author="aas" w:date="2013-10-14T02:06:00Z">
              <w:del w:id="11636" w:author="Anees Shaikh" w:date="2013-10-19T02:16:00Z">
                <w:r w:rsidDel="00E067A3">
                  <w:delText xml:space="preserve">                            &lt;xs:sequence&gt;</w:delText>
                </w:r>
              </w:del>
            </w:ins>
          </w:p>
          <w:p w14:paraId="648D5333" w14:textId="5A82A634" w:rsidR="00874469" w:rsidDel="00E067A3" w:rsidRDefault="00874469">
            <w:pPr>
              <w:pStyle w:val="Appx"/>
              <w:rPr>
                <w:ins w:id="11637" w:author="aas" w:date="2013-10-14T02:06:00Z"/>
                <w:del w:id="11638" w:author="Anees Shaikh" w:date="2013-10-19T02:16:00Z"/>
              </w:rPr>
              <w:pPrChange w:id="11639" w:author="Anees Shaikh" w:date="2013-10-19T02:16:00Z">
                <w:pPr>
                  <w:pStyle w:val="XML1"/>
                </w:pPr>
              </w:pPrChange>
            </w:pPr>
            <w:ins w:id="11640" w:author="aas" w:date="2013-10-14T02:06:00Z">
              <w:del w:id="11641" w:author="Anees Shaikh" w:date="2013-10-19T02:16:00Z">
                <w:r w:rsidDel="00E067A3">
                  <w:delText xml:space="preserve">                              &lt;xs:choice&gt;</w:delText>
                </w:r>
              </w:del>
            </w:ins>
          </w:p>
          <w:p w14:paraId="1CBDBB66" w14:textId="629B50A9" w:rsidR="00874469" w:rsidDel="00E067A3" w:rsidRDefault="00874469">
            <w:pPr>
              <w:pStyle w:val="Appx"/>
              <w:rPr>
                <w:ins w:id="11642" w:author="aas" w:date="2013-10-14T02:06:00Z"/>
                <w:del w:id="11643" w:author="Anees Shaikh" w:date="2013-10-19T02:16:00Z"/>
              </w:rPr>
              <w:pPrChange w:id="11644" w:author="Anees Shaikh" w:date="2013-10-19T02:16:00Z">
                <w:pPr>
                  <w:pStyle w:val="XML1"/>
                </w:pPr>
              </w:pPrChange>
            </w:pPr>
            <w:ins w:id="11645" w:author="aas" w:date="2013-10-14T02:06:00Z">
              <w:del w:id="11646" w:author="Anees Shaikh" w:date="2013-10-19T02:16:00Z">
                <w:r w:rsidDel="00E067A3">
                  <w:delText xml:space="preserve">                                &lt;xs:sequence&gt;</w:delText>
                </w:r>
              </w:del>
            </w:ins>
          </w:p>
          <w:p w14:paraId="35CAF2CD" w14:textId="7B72605F" w:rsidR="00874469" w:rsidDel="00E067A3" w:rsidRDefault="00874469">
            <w:pPr>
              <w:pStyle w:val="Appx"/>
              <w:rPr>
                <w:ins w:id="11647" w:author="aas" w:date="2013-10-14T02:06:00Z"/>
                <w:del w:id="11648" w:author="Anees Shaikh" w:date="2013-10-19T02:16:00Z"/>
              </w:rPr>
              <w:pPrChange w:id="11649" w:author="Anees Shaikh" w:date="2013-10-19T02:16:00Z">
                <w:pPr>
                  <w:pStyle w:val="XML1"/>
                </w:pPr>
              </w:pPrChange>
            </w:pPr>
            <w:ins w:id="11650" w:author="aas" w:date="2013-10-14T02:06:00Z">
              <w:del w:id="11651" w:author="Anees Shaikh" w:date="2013-10-19T02:16:00Z">
                <w:r w:rsidDel="00E067A3">
                  <w:delText xml:space="preserve">                                  &lt;xs:element name="local-endpoint-ipv4-adress" minOccurs="0"  type="inet:ipv4-address"&gt;</w:delText>
                </w:r>
              </w:del>
            </w:ins>
          </w:p>
          <w:p w14:paraId="45D16589" w14:textId="6DE81BD0" w:rsidR="00874469" w:rsidDel="00E067A3" w:rsidRDefault="00874469">
            <w:pPr>
              <w:pStyle w:val="Appx"/>
              <w:rPr>
                <w:ins w:id="11652" w:author="aas" w:date="2013-10-14T02:06:00Z"/>
                <w:del w:id="11653" w:author="Anees Shaikh" w:date="2013-10-19T02:16:00Z"/>
              </w:rPr>
              <w:pPrChange w:id="11654" w:author="Anees Shaikh" w:date="2013-10-19T02:16:00Z">
                <w:pPr>
                  <w:pStyle w:val="XML1"/>
                </w:pPr>
              </w:pPrChange>
            </w:pPr>
            <w:ins w:id="11655" w:author="aas" w:date="2013-10-14T02:06:00Z">
              <w:del w:id="11656" w:author="Anees Shaikh" w:date="2013-10-19T02:16:00Z">
                <w:r w:rsidDel="00E067A3">
                  <w:delText xml:space="preserve">                                    &lt;xs:annotation&gt;</w:delText>
                </w:r>
              </w:del>
            </w:ins>
          </w:p>
          <w:p w14:paraId="0D31020E" w14:textId="52851CD0" w:rsidR="00874469" w:rsidDel="00E067A3" w:rsidRDefault="00874469">
            <w:pPr>
              <w:pStyle w:val="Appx"/>
              <w:rPr>
                <w:ins w:id="11657" w:author="aas" w:date="2013-10-14T02:06:00Z"/>
                <w:del w:id="11658" w:author="Anees Shaikh" w:date="2013-10-19T02:16:00Z"/>
              </w:rPr>
              <w:pPrChange w:id="11659" w:author="Anees Shaikh" w:date="2013-10-19T02:16:00Z">
                <w:pPr>
                  <w:pStyle w:val="XML1"/>
                </w:pPr>
              </w:pPrChange>
            </w:pPr>
            <w:ins w:id="11660" w:author="aas" w:date="2013-10-14T02:06:00Z">
              <w:del w:id="11661" w:author="Anees Shaikh" w:date="2013-10-19T02:16:00Z">
                <w:r w:rsidDel="00E067A3">
                  <w:delText xml:space="preserve">                                      &lt;xs:documentation&gt;</w:delText>
                </w:r>
              </w:del>
            </w:ins>
          </w:p>
          <w:p w14:paraId="2C2878ED" w14:textId="57AF4A94" w:rsidR="00874469" w:rsidDel="00E067A3" w:rsidRDefault="00874469">
            <w:pPr>
              <w:pStyle w:val="Appx"/>
              <w:rPr>
                <w:ins w:id="11662" w:author="aas" w:date="2013-10-14T02:06:00Z"/>
                <w:del w:id="11663" w:author="Anees Shaikh" w:date="2013-10-19T02:16:00Z"/>
              </w:rPr>
              <w:pPrChange w:id="11664" w:author="Anees Shaikh" w:date="2013-10-19T02:16:00Z">
                <w:pPr>
                  <w:pStyle w:val="XML1"/>
                </w:pPr>
              </w:pPrChange>
            </w:pPr>
            <w:ins w:id="11665" w:author="aas" w:date="2013-10-14T02:06:00Z">
              <w:del w:id="11666" w:author="Anees Shaikh" w:date="2013-10-19T02:16:00Z">
                <w:r w:rsidDel="00E067A3">
                  <w:delText xml:space="preserve">                                        The IPv4 address of the local tunnel endpoint.</w:delText>
                </w:r>
              </w:del>
            </w:ins>
          </w:p>
          <w:p w14:paraId="27B3EB86" w14:textId="7ACCE2A2" w:rsidR="00874469" w:rsidDel="00E067A3" w:rsidRDefault="00874469">
            <w:pPr>
              <w:pStyle w:val="Appx"/>
              <w:rPr>
                <w:ins w:id="11667" w:author="aas" w:date="2013-10-14T02:06:00Z"/>
                <w:del w:id="11668" w:author="Anees Shaikh" w:date="2013-10-19T02:16:00Z"/>
              </w:rPr>
              <w:pPrChange w:id="11669" w:author="Anees Shaikh" w:date="2013-10-19T02:16:00Z">
                <w:pPr>
                  <w:pStyle w:val="XML1"/>
                </w:pPr>
              </w:pPrChange>
            </w:pPr>
            <w:ins w:id="11670" w:author="aas" w:date="2013-10-14T02:06:00Z">
              <w:del w:id="11671" w:author="Anees Shaikh" w:date="2013-10-19T02:16:00Z">
                <w:r w:rsidDel="00E067A3">
                  <w:delText xml:space="preserve">                                      &lt;/xs:documentation&gt;</w:delText>
                </w:r>
              </w:del>
            </w:ins>
          </w:p>
          <w:p w14:paraId="3C5F3BD6" w14:textId="211F5D03" w:rsidR="00874469" w:rsidDel="00E067A3" w:rsidRDefault="00874469">
            <w:pPr>
              <w:pStyle w:val="Appx"/>
              <w:rPr>
                <w:ins w:id="11672" w:author="aas" w:date="2013-10-14T02:06:00Z"/>
                <w:del w:id="11673" w:author="Anees Shaikh" w:date="2013-10-19T02:16:00Z"/>
              </w:rPr>
              <w:pPrChange w:id="11674" w:author="Anees Shaikh" w:date="2013-10-19T02:16:00Z">
                <w:pPr>
                  <w:pStyle w:val="XML1"/>
                </w:pPr>
              </w:pPrChange>
            </w:pPr>
            <w:ins w:id="11675" w:author="aas" w:date="2013-10-14T02:06:00Z">
              <w:del w:id="11676" w:author="Anees Shaikh" w:date="2013-10-19T02:16:00Z">
                <w:r w:rsidDel="00E067A3">
                  <w:delText xml:space="preserve">                                    &lt;/xs:annotation&gt;</w:delText>
                </w:r>
              </w:del>
            </w:ins>
          </w:p>
          <w:p w14:paraId="2C875783" w14:textId="4B3FEED1" w:rsidR="00874469" w:rsidDel="00E067A3" w:rsidRDefault="00874469">
            <w:pPr>
              <w:pStyle w:val="Appx"/>
              <w:rPr>
                <w:ins w:id="11677" w:author="aas" w:date="2013-10-14T02:06:00Z"/>
                <w:del w:id="11678" w:author="Anees Shaikh" w:date="2013-10-19T02:16:00Z"/>
              </w:rPr>
              <w:pPrChange w:id="11679" w:author="Anees Shaikh" w:date="2013-10-19T02:16:00Z">
                <w:pPr>
                  <w:pStyle w:val="XML1"/>
                </w:pPr>
              </w:pPrChange>
            </w:pPr>
            <w:ins w:id="11680" w:author="aas" w:date="2013-10-14T02:06:00Z">
              <w:del w:id="11681" w:author="Anees Shaikh" w:date="2013-10-19T02:16:00Z">
                <w:r w:rsidDel="00E067A3">
                  <w:delText xml:space="preserve">                                  &lt;/xs:element&gt;</w:delText>
                </w:r>
              </w:del>
            </w:ins>
          </w:p>
          <w:p w14:paraId="5F34FD1A" w14:textId="62548FD0" w:rsidR="00874469" w:rsidDel="00E067A3" w:rsidRDefault="00874469">
            <w:pPr>
              <w:pStyle w:val="Appx"/>
              <w:rPr>
                <w:ins w:id="11682" w:author="aas" w:date="2013-10-14T02:06:00Z"/>
                <w:del w:id="11683" w:author="Anees Shaikh" w:date="2013-10-19T02:16:00Z"/>
              </w:rPr>
              <w:pPrChange w:id="11684" w:author="Anees Shaikh" w:date="2013-10-19T02:16:00Z">
                <w:pPr>
                  <w:pStyle w:val="XML1"/>
                </w:pPr>
              </w:pPrChange>
            </w:pPr>
            <w:ins w:id="11685" w:author="aas" w:date="2013-10-14T02:06:00Z">
              <w:del w:id="11686" w:author="Anees Shaikh" w:date="2013-10-19T02:16:00Z">
                <w:r w:rsidDel="00E067A3">
                  <w:delText xml:space="preserve">                                  &lt;xs:element name="remote-endpoint-ipv4-adress" minOccurs="0"  type="inet:ipv4-address"&gt;</w:delText>
                </w:r>
              </w:del>
            </w:ins>
          </w:p>
          <w:p w14:paraId="0EDEB759" w14:textId="611E0F7A" w:rsidR="00874469" w:rsidDel="00E067A3" w:rsidRDefault="00874469">
            <w:pPr>
              <w:pStyle w:val="Appx"/>
              <w:rPr>
                <w:ins w:id="11687" w:author="aas" w:date="2013-10-14T02:06:00Z"/>
                <w:del w:id="11688" w:author="Anees Shaikh" w:date="2013-10-19T02:16:00Z"/>
              </w:rPr>
              <w:pPrChange w:id="11689" w:author="Anees Shaikh" w:date="2013-10-19T02:16:00Z">
                <w:pPr>
                  <w:pStyle w:val="XML1"/>
                </w:pPr>
              </w:pPrChange>
            </w:pPr>
            <w:ins w:id="11690" w:author="aas" w:date="2013-10-14T02:06:00Z">
              <w:del w:id="11691" w:author="Anees Shaikh" w:date="2013-10-19T02:16:00Z">
                <w:r w:rsidDel="00E067A3">
                  <w:delText xml:space="preserve">                                    &lt;xs:annotation&gt;</w:delText>
                </w:r>
              </w:del>
            </w:ins>
          </w:p>
          <w:p w14:paraId="112C9033" w14:textId="5944B142" w:rsidR="00874469" w:rsidDel="00E067A3" w:rsidRDefault="00874469">
            <w:pPr>
              <w:pStyle w:val="Appx"/>
              <w:rPr>
                <w:ins w:id="11692" w:author="aas" w:date="2013-10-14T02:06:00Z"/>
                <w:del w:id="11693" w:author="Anees Shaikh" w:date="2013-10-19T02:16:00Z"/>
              </w:rPr>
              <w:pPrChange w:id="11694" w:author="Anees Shaikh" w:date="2013-10-19T02:16:00Z">
                <w:pPr>
                  <w:pStyle w:val="XML1"/>
                </w:pPr>
              </w:pPrChange>
            </w:pPr>
            <w:ins w:id="11695" w:author="aas" w:date="2013-10-14T02:06:00Z">
              <w:del w:id="11696" w:author="Anees Shaikh" w:date="2013-10-19T02:16:00Z">
                <w:r w:rsidDel="00E067A3">
                  <w:delText xml:space="preserve">                                      &lt;xs:documentation&gt;</w:delText>
                </w:r>
              </w:del>
            </w:ins>
          </w:p>
          <w:p w14:paraId="75A4B736" w14:textId="2E890C11" w:rsidR="00874469" w:rsidDel="00E067A3" w:rsidRDefault="00874469">
            <w:pPr>
              <w:pStyle w:val="Appx"/>
              <w:rPr>
                <w:ins w:id="11697" w:author="aas" w:date="2013-10-14T02:06:00Z"/>
                <w:del w:id="11698" w:author="Anees Shaikh" w:date="2013-10-19T02:16:00Z"/>
              </w:rPr>
              <w:pPrChange w:id="11699" w:author="Anees Shaikh" w:date="2013-10-19T02:16:00Z">
                <w:pPr>
                  <w:pStyle w:val="XML1"/>
                </w:pPr>
              </w:pPrChange>
            </w:pPr>
            <w:ins w:id="11700" w:author="aas" w:date="2013-10-14T02:06:00Z">
              <w:del w:id="11701" w:author="Anees Shaikh" w:date="2013-10-19T02:16:00Z">
                <w:r w:rsidDel="00E067A3">
                  <w:delText xml:space="preserve">                                        The IPv4 address of the remote tunnel endpoint.</w:delText>
                </w:r>
              </w:del>
            </w:ins>
          </w:p>
          <w:p w14:paraId="4B1585C8" w14:textId="5AA0A970" w:rsidR="00874469" w:rsidDel="00E067A3" w:rsidRDefault="00874469">
            <w:pPr>
              <w:pStyle w:val="Appx"/>
              <w:rPr>
                <w:ins w:id="11702" w:author="aas" w:date="2013-10-14T02:06:00Z"/>
                <w:del w:id="11703" w:author="Anees Shaikh" w:date="2013-10-19T02:16:00Z"/>
              </w:rPr>
              <w:pPrChange w:id="11704" w:author="Anees Shaikh" w:date="2013-10-19T02:16:00Z">
                <w:pPr>
                  <w:pStyle w:val="XML1"/>
                </w:pPr>
              </w:pPrChange>
            </w:pPr>
            <w:ins w:id="11705" w:author="aas" w:date="2013-10-14T02:06:00Z">
              <w:del w:id="11706" w:author="Anees Shaikh" w:date="2013-10-19T02:16:00Z">
                <w:r w:rsidDel="00E067A3">
                  <w:delText xml:space="preserve">                                      &lt;/xs:documentation&gt;</w:delText>
                </w:r>
              </w:del>
            </w:ins>
          </w:p>
          <w:p w14:paraId="13BA2A8B" w14:textId="60910F8B" w:rsidR="00874469" w:rsidDel="00E067A3" w:rsidRDefault="00874469">
            <w:pPr>
              <w:pStyle w:val="Appx"/>
              <w:rPr>
                <w:ins w:id="11707" w:author="aas" w:date="2013-10-14T02:06:00Z"/>
                <w:del w:id="11708" w:author="Anees Shaikh" w:date="2013-10-19T02:16:00Z"/>
              </w:rPr>
              <w:pPrChange w:id="11709" w:author="Anees Shaikh" w:date="2013-10-19T02:16:00Z">
                <w:pPr>
                  <w:pStyle w:val="XML1"/>
                </w:pPr>
              </w:pPrChange>
            </w:pPr>
            <w:ins w:id="11710" w:author="aas" w:date="2013-10-14T02:06:00Z">
              <w:del w:id="11711" w:author="Anees Shaikh" w:date="2013-10-19T02:16:00Z">
                <w:r w:rsidDel="00E067A3">
                  <w:delText xml:space="preserve">                                    &lt;/xs:annotation&gt;</w:delText>
                </w:r>
              </w:del>
            </w:ins>
          </w:p>
          <w:p w14:paraId="67FEC4A6" w14:textId="380E29E1" w:rsidR="00874469" w:rsidDel="00E067A3" w:rsidRDefault="00874469">
            <w:pPr>
              <w:pStyle w:val="Appx"/>
              <w:rPr>
                <w:ins w:id="11712" w:author="aas" w:date="2013-10-14T02:06:00Z"/>
                <w:del w:id="11713" w:author="Anees Shaikh" w:date="2013-10-19T02:16:00Z"/>
              </w:rPr>
              <w:pPrChange w:id="11714" w:author="Anees Shaikh" w:date="2013-10-19T02:16:00Z">
                <w:pPr>
                  <w:pStyle w:val="XML1"/>
                </w:pPr>
              </w:pPrChange>
            </w:pPr>
            <w:ins w:id="11715" w:author="aas" w:date="2013-10-14T02:06:00Z">
              <w:del w:id="11716" w:author="Anees Shaikh" w:date="2013-10-19T02:16:00Z">
                <w:r w:rsidDel="00E067A3">
                  <w:delText xml:space="preserve">                                  &lt;/xs:element&gt;</w:delText>
                </w:r>
              </w:del>
            </w:ins>
          </w:p>
          <w:p w14:paraId="33CB1050" w14:textId="700E5EEE" w:rsidR="00874469" w:rsidDel="00E067A3" w:rsidRDefault="00874469">
            <w:pPr>
              <w:pStyle w:val="Appx"/>
              <w:rPr>
                <w:ins w:id="11717" w:author="aas" w:date="2013-10-14T02:06:00Z"/>
                <w:del w:id="11718" w:author="Anees Shaikh" w:date="2013-10-19T02:16:00Z"/>
              </w:rPr>
              <w:pPrChange w:id="11719" w:author="Anees Shaikh" w:date="2013-10-19T02:16:00Z">
                <w:pPr>
                  <w:pStyle w:val="XML1"/>
                </w:pPr>
              </w:pPrChange>
            </w:pPr>
            <w:ins w:id="11720" w:author="aas" w:date="2013-10-14T02:06:00Z">
              <w:del w:id="11721" w:author="Anees Shaikh" w:date="2013-10-19T02:16:00Z">
                <w:r w:rsidDel="00E067A3">
                  <w:delText xml:space="preserve">                                  &lt;xs:any minOccurs="0" maxOccurs="unbounded"</w:delText>
                </w:r>
              </w:del>
            </w:ins>
          </w:p>
          <w:p w14:paraId="103D9825" w14:textId="725CC964" w:rsidR="00874469" w:rsidDel="00E067A3" w:rsidRDefault="00874469">
            <w:pPr>
              <w:pStyle w:val="Appx"/>
              <w:rPr>
                <w:ins w:id="11722" w:author="aas" w:date="2013-10-14T02:06:00Z"/>
                <w:del w:id="11723" w:author="Anees Shaikh" w:date="2013-10-19T02:16:00Z"/>
              </w:rPr>
              <w:pPrChange w:id="11724" w:author="Anees Shaikh" w:date="2013-10-19T02:16:00Z">
                <w:pPr>
                  <w:pStyle w:val="XML1"/>
                </w:pPr>
              </w:pPrChange>
            </w:pPr>
            <w:ins w:id="11725" w:author="aas" w:date="2013-10-14T02:06:00Z">
              <w:del w:id="11726" w:author="Anees Shaikh" w:date="2013-10-19T02:16:00Z">
                <w:r w:rsidDel="00E067A3">
                  <w:delText xml:space="preserve">                                          namespace="##other" processContents="lax"/&gt;</w:delText>
                </w:r>
              </w:del>
            </w:ins>
          </w:p>
          <w:p w14:paraId="26027712" w14:textId="6CA7081F" w:rsidR="00874469" w:rsidDel="00E067A3" w:rsidRDefault="00874469">
            <w:pPr>
              <w:pStyle w:val="Appx"/>
              <w:rPr>
                <w:ins w:id="11727" w:author="aas" w:date="2013-10-14T02:06:00Z"/>
                <w:del w:id="11728" w:author="Anees Shaikh" w:date="2013-10-19T02:16:00Z"/>
              </w:rPr>
              <w:pPrChange w:id="11729" w:author="Anees Shaikh" w:date="2013-10-19T02:16:00Z">
                <w:pPr>
                  <w:pStyle w:val="XML1"/>
                </w:pPr>
              </w:pPrChange>
            </w:pPr>
            <w:ins w:id="11730" w:author="aas" w:date="2013-10-14T02:06:00Z">
              <w:del w:id="11731" w:author="Anees Shaikh" w:date="2013-10-19T02:16:00Z">
                <w:r w:rsidDel="00E067A3">
                  <w:delText xml:space="preserve">                                &lt;/xs:sequence&gt;</w:delText>
                </w:r>
              </w:del>
            </w:ins>
          </w:p>
          <w:p w14:paraId="479EA6C9" w14:textId="5EEF84C5" w:rsidR="00874469" w:rsidDel="00E067A3" w:rsidRDefault="00874469">
            <w:pPr>
              <w:pStyle w:val="Appx"/>
              <w:rPr>
                <w:ins w:id="11732" w:author="aas" w:date="2013-10-14T02:06:00Z"/>
                <w:del w:id="11733" w:author="Anees Shaikh" w:date="2013-10-19T02:16:00Z"/>
              </w:rPr>
              <w:pPrChange w:id="11734" w:author="Anees Shaikh" w:date="2013-10-19T02:16:00Z">
                <w:pPr>
                  <w:pStyle w:val="XML1"/>
                </w:pPr>
              </w:pPrChange>
            </w:pPr>
            <w:ins w:id="11735" w:author="aas" w:date="2013-10-14T02:06:00Z">
              <w:del w:id="11736" w:author="Anees Shaikh" w:date="2013-10-19T02:16:00Z">
                <w:r w:rsidDel="00E067A3">
                  <w:delText xml:space="preserve">                                &lt;xs:sequence&gt;</w:delText>
                </w:r>
              </w:del>
            </w:ins>
          </w:p>
          <w:p w14:paraId="2C713E2B" w14:textId="223F5EDD" w:rsidR="00874469" w:rsidDel="00E067A3" w:rsidRDefault="00874469">
            <w:pPr>
              <w:pStyle w:val="Appx"/>
              <w:rPr>
                <w:ins w:id="11737" w:author="aas" w:date="2013-10-14T02:06:00Z"/>
                <w:del w:id="11738" w:author="Anees Shaikh" w:date="2013-10-19T02:16:00Z"/>
              </w:rPr>
              <w:pPrChange w:id="11739" w:author="Anees Shaikh" w:date="2013-10-19T02:16:00Z">
                <w:pPr>
                  <w:pStyle w:val="XML1"/>
                </w:pPr>
              </w:pPrChange>
            </w:pPr>
            <w:ins w:id="11740" w:author="aas" w:date="2013-10-14T02:06:00Z">
              <w:del w:id="11741" w:author="Anees Shaikh" w:date="2013-10-19T02:16:00Z">
                <w:r w:rsidDel="00E067A3">
                  <w:delText xml:space="preserve">                                  &lt;xs:element name="local-endpoint-ipv6-adress" minOccurs="0"  type="inet:ipv6-address"&gt;</w:delText>
                </w:r>
              </w:del>
            </w:ins>
          </w:p>
          <w:p w14:paraId="0F6AC699" w14:textId="7427094B" w:rsidR="00874469" w:rsidDel="00E067A3" w:rsidRDefault="00874469">
            <w:pPr>
              <w:pStyle w:val="Appx"/>
              <w:rPr>
                <w:ins w:id="11742" w:author="aas" w:date="2013-10-14T02:06:00Z"/>
                <w:del w:id="11743" w:author="Anees Shaikh" w:date="2013-10-19T02:16:00Z"/>
              </w:rPr>
              <w:pPrChange w:id="11744" w:author="Anees Shaikh" w:date="2013-10-19T02:16:00Z">
                <w:pPr>
                  <w:pStyle w:val="XML1"/>
                </w:pPr>
              </w:pPrChange>
            </w:pPr>
            <w:ins w:id="11745" w:author="aas" w:date="2013-10-14T02:06:00Z">
              <w:del w:id="11746" w:author="Anees Shaikh" w:date="2013-10-19T02:16:00Z">
                <w:r w:rsidDel="00E067A3">
                  <w:delText xml:space="preserve">                                    &lt;xs:annotation&gt;</w:delText>
                </w:r>
              </w:del>
            </w:ins>
          </w:p>
          <w:p w14:paraId="0E51A04B" w14:textId="189C6741" w:rsidR="00874469" w:rsidDel="00E067A3" w:rsidRDefault="00874469">
            <w:pPr>
              <w:pStyle w:val="Appx"/>
              <w:rPr>
                <w:ins w:id="11747" w:author="aas" w:date="2013-10-14T02:06:00Z"/>
                <w:del w:id="11748" w:author="Anees Shaikh" w:date="2013-10-19T02:16:00Z"/>
              </w:rPr>
              <w:pPrChange w:id="11749" w:author="Anees Shaikh" w:date="2013-10-19T02:16:00Z">
                <w:pPr>
                  <w:pStyle w:val="XML1"/>
                </w:pPr>
              </w:pPrChange>
            </w:pPr>
            <w:ins w:id="11750" w:author="aas" w:date="2013-10-14T02:06:00Z">
              <w:del w:id="11751" w:author="Anees Shaikh" w:date="2013-10-19T02:16:00Z">
                <w:r w:rsidDel="00E067A3">
                  <w:delText xml:space="preserve">                                      &lt;xs:documentation&gt;</w:delText>
                </w:r>
              </w:del>
            </w:ins>
          </w:p>
          <w:p w14:paraId="6C7F2660" w14:textId="69FAB9DB" w:rsidR="00874469" w:rsidDel="00E067A3" w:rsidRDefault="00874469">
            <w:pPr>
              <w:pStyle w:val="Appx"/>
              <w:rPr>
                <w:ins w:id="11752" w:author="aas" w:date="2013-10-14T02:06:00Z"/>
                <w:del w:id="11753" w:author="Anees Shaikh" w:date="2013-10-19T02:16:00Z"/>
              </w:rPr>
              <w:pPrChange w:id="11754" w:author="Anees Shaikh" w:date="2013-10-19T02:16:00Z">
                <w:pPr>
                  <w:pStyle w:val="XML1"/>
                </w:pPr>
              </w:pPrChange>
            </w:pPr>
            <w:ins w:id="11755" w:author="aas" w:date="2013-10-14T02:06:00Z">
              <w:del w:id="11756" w:author="Anees Shaikh" w:date="2013-10-19T02:16:00Z">
                <w:r w:rsidDel="00E067A3">
                  <w:delText xml:space="preserve">                                        The IPv6 address of the local tunnel endpoint.</w:delText>
                </w:r>
              </w:del>
            </w:ins>
          </w:p>
          <w:p w14:paraId="64F01580" w14:textId="52B8E63E" w:rsidR="00874469" w:rsidDel="00E067A3" w:rsidRDefault="00874469">
            <w:pPr>
              <w:pStyle w:val="Appx"/>
              <w:rPr>
                <w:ins w:id="11757" w:author="aas" w:date="2013-10-14T02:06:00Z"/>
                <w:del w:id="11758" w:author="Anees Shaikh" w:date="2013-10-19T02:16:00Z"/>
              </w:rPr>
              <w:pPrChange w:id="11759" w:author="Anees Shaikh" w:date="2013-10-19T02:16:00Z">
                <w:pPr>
                  <w:pStyle w:val="XML1"/>
                </w:pPr>
              </w:pPrChange>
            </w:pPr>
            <w:ins w:id="11760" w:author="aas" w:date="2013-10-14T02:06:00Z">
              <w:del w:id="11761" w:author="Anees Shaikh" w:date="2013-10-19T02:16:00Z">
                <w:r w:rsidDel="00E067A3">
                  <w:delText xml:space="preserve">                                      &lt;/xs:documentation&gt;</w:delText>
                </w:r>
              </w:del>
            </w:ins>
          </w:p>
          <w:p w14:paraId="6975CD9A" w14:textId="1A65B0A4" w:rsidR="00874469" w:rsidDel="00E067A3" w:rsidRDefault="00874469">
            <w:pPr>
              <w:pStyle w:val="Appx"/>
              <w:rPr>
                <w:ins w:id="11762" w:author="aas" w:date="2013-10-14T02:06:00Z"/>
                <w:del w:id="11763" w:author="Anees Shaikh" w:date="2013-10-19T02:16:00Z"/>
              </w:rPr>
              <w:pPrChange w:id="11764" w:author="Anees Shaikh" w:date="2013-10-19T02:16:00Z">
                <w:pPr>
                  <w:pStyle w:val="XML1"/>
                </w:pPr>
              </w:pPrChange>
            </w:pPr>
            <w:ins w:id="11765" w:author="aas" w:date="2013-10-14T02:06:00Z">
              <w:del w:id="11766" w:author="Anees Shaikh" w:date="2013-10-19T02:16:00Z">
                <w:r w:rsidDel="00E067A3">
                  <w:delText xml:space="preserve">                                    &lt;/xs:annotation&gt;</w:delText>
                </w:r>
              </w:del>
            </w:ins>
          </w:p>
          <w:p w14:paraId="675D81AE" w14:textId="4A364E6E" w:rsidR="00874469" w:rsidDel="00E067A3" w:rsidRDefault="00874469">
            <w:pPr>
              <w:pStyle w:val="Appx"/>
              <w:rPr>
                <w:ins w:id="11767" w:author="aas" w:date="2013-10-14T02:06:00Z"/>
                <w:del w:id="11768" w:author="Anees Shaikh" w:date="2013-10-19T02:16:00Z"/>
              </w:rPr>
              <w:pPrChange w:id="11769" w:author="Anees Shaikh" w:date="2013-10-19T02:16:00Z">
                <w:pPr>
                  <w:pStyle w:val="XML1"/>
                </w:pPr>
              </w:pPrChange>
            </w:pPr>
            <w:ins w:id="11770" w:author="aas" w:date="2013-10-14T02:06:00Z">
              <w:del w:id="11771" w:author="Anees Shaikh" w:date="2013-10-19T02:16:00Z">
                <w:r w:rsidDel="00E067A3">
                  <w:delText xml:space="preserve">                                  &lt;/xs:element&gt;</w:delText>
                </w:r>
              </w:del>
            </w:ins>
          </w:p>
          <w:p w14:paraId="0944F044" w14:textId="604E2AC0" w:rsidR="00874469" w:rsidDel="00E067A3" w:rsidRDefault="00874469">
            <w:pPr>
              <w:pStyle w:val="Appx"/>
              <w:rPr>
                <w:ins w:id="11772" w:author="aas" w:date="2013-10-14T02:06:00Z"/>
                <w:del w:id="11773" w:author="Anees Shaikh" w:date="2013-10-19T02:16:00Z"/>
              </w:rPr>
              <w:pPrChange w:id="11774" w:author="Anees Shaikh" w:date="2013-10-19T02:16:00Z">
                <w:pPr>
                  <w:pStyle w:val="XML1"/>
                </w:pPr>
              </w:pPrChange>
            </w:pPr>
            <w:ins w:id="11775" w:author="aas" w:date="2013-10-14T02:06:00Z">
              <w:del w:id="11776" w:author="Anees Shaikh" w:date="2013-10-19T02:16:00Z">
                <w:r w:rsidDel="00E067A3">
                  <w:delText xml:space="preserve">                                  &lt;xs:element name="remote-endpoint-ipv6-adress" minOccurs="0"  type="inet:ipv6-address"&gt;</w:delText>
                </w:r>
              </w:del>
            </w:ins>
          </w:p>
          <w:p w14:paraId="34C22470" w14:textId="31CAFE23" w:rsidR="00874469" w:rsidDel="00E067A3" w:rsidRDefault="00874469">
            <w:pPr>
              <w:pStyle w:val="Appx"/>
              <w:rPr>
                <w:ins w:id="11777" w:author="aas" w:date="2013-10-14T02:06:00Z"/>
                <w:del w:id="11778" w:author="Anees Shaikh" w:date="2013-10-19T02:16:00Z"/>
              </w:rPr>
              <w:pPrChange w:id="11779" w:author="Anees Shaikh" w:date="2013-10-19T02:16:00Z">
                <w:pPr>
                  <w:pStyle w:val="XML1"/>
                </w:pPr>
              </w:pPrChange>
            </w:pPr>
            <w:ins w:id="11780" w:author="aas" w:date="2013-10-14T02:06:00Z">
              <w:del w:id="11781" w:author="Anees Shaikh" w:date="2013-10-19T02:16:00Z">
                <w:r w:rsidDel="00E067A3">
                  <w:delText xml:space="preserve">                                    &lt;xs:annotation&gt;</w:delText>
                </w:r>
              </w:del>
            </w:ins>
          </w:p>
          <w:p w14:paraId="16FCBE52" w14:textId="53845E41" w:rsidR="00874469" w:rsidDel="00E067A3" w:rsidRDefault="00874469">
            <w:pPr>
              <w:pStyle w:val="Appx"/>
              <w:rPr>
                <w:ins w:id="11782" w:author="aas" w:date="2013-10-14T02:06:00Z"/>
                <w:del w:id="11783" w:author="Anees Shaikh" w:date="2013-10-19T02:16:00Z"/>
              </w:rPr>
              <w:pPrChange w:id="11784" w:author="Anees Shaikh" w:date="2013-10-19T02:16:00Z">
                <w:pPr>
                  <w:pStyle w:val="XML1"/>
                </w:pPr>
              </w:pPrChange>
            </w:pPr>
            <w:ins w:id="11785" w:author="aas" w:date="2013-10-14T02:06:00Z">
              <w:del w:id="11786" w:author="Anees Shaikh" w:date="2013-10-19T02:16:00Z">
                <w:r w:rsidDel="00E067A3">
                  <w:delText xml:space="preserve">                                      &lt;xs:documentation&gt;</w:delText>
                </w:r>
              </w:del>
            </w:ins>
          </w:p>
          <w:p w14:paraId="791E1D43" w14:textId="1820BFC7" w:rsidR="00874469" w:rsidDel="00E067A3" w:rsidRDefault="00874469">
            <w:pPr>
              <w:pStyle w:val="Appx"/>
              <w:rPr>
                <w:ins w:id="11787" w:author="aas" w:date="2013-10-14T02:06:00Z"/>
                <w:del w:id="11788" w:author="Anees Shaikh" w:date="2013-10-19T02:16:00Z"/>
              </w:rPr>
              <w:pPrChange w:id="11789" w:author="Anees Shaikh" w:date="2013-10-19T02:16:00Z">
                <w:pPr>
                  <w:pStyle w:val="XML1"/>
                </w:pPr>
              </w:pPrChange>
            </w:pPr>
            <w:ins w:id="11790" w:author="aas" w:date="2013-10-14T02:06:00Z">
              <w:del w:id="11791" w:author="Anees Shaikh" w:date="2013-10-19T02:16:00Z">
                <w:r w:rsidDel="00E067A3">
                  <w:delText xml:space="preserve">                                        The IPv6 address of the remote tunnel endpoint.</w:delText>
                </w:r>
              </w:del>
            </w:ins>
          </w:p>
          <w:p w14:paraId="13558C80" w14:textId="6B7AC38F" w:rsidR="00874469" w:rsidDel="00E067A3" w:rsidRDefault="00874469">
            <w:pPr>
              <w:pStyle w:val="Appx"/>
              <w:rPr>
                <w:ins w:id="11792" w:author="aas" w:date="2013-10-14T02:06:00Z"/>
                <w:del w:id="11793" w:author="Anees Shaikh" w:date="2013-10-19T02:16:00Z"/>
              </w:rPr>
              <w:pPrChange w:id="11794" w:author="Anees Shaikh" w:date="2013-10-19T02:16:00Z">
                <w:pPr>
                  <w:pStyle w:val="XML1"/>
                </w:pPr>
              </w:pPrChange>
            </w:pPr>
            <w:ins w:id="11795" w:author="aas" w:date="2013-10-14T02:06:00Z">
              <w:del w:id="11796" w:author="Anees Shaikh" w:date="2013-10-19T02:16:00Z">
                <w:r w:rsidDel="00E067A3">
                  <w:delText xml:space="preserve">                                      &lt;/xs:documentation&gt;</w:delText>
                </w:r>
              </w:del>
            </w:ins>
          </w:p>
          <w:p w14:paraId="53FBD966" w14:textId="5FAD4526" w:rsidR="00874469" w:rsidDel="00E067A3" w:rsidRDefault="00874469">
            <w:pPr>
              <w:pStyle w:val="Appx"/>
              <w:rPr>
                <w:ins w:id="11797" w:author="aas" w:date="2013-10-14T02:06:00Z"/>
                <w:del w:id="11798" w:author="Anees Shaikh" w:date="2013-10-19T02:16:00Z"/>
              </w:rPr>
              <w:pPrChange w:id="11799" w:author="Anees Shaikh" w:date="2013-10-19T02:16:00Z">
                <w:pPr>
                  <w:pStyle w:val="XML1"/>
                </w:pPr>
              </w:pPrChange>
            </w:pPr>
            <w:ins w:id="11800" w:author="aas" w:date="2013-10-14T02:06:00Z">
              <w:del w:id="11801" w:author="Anees Shaikh" w:date="2013-10-19T02:16:00Z">
                <w:r w:rsidDel="00E067A3">
                  <w:delText xml:space="preserve">                                    &lt;/xs:annotation&gt;</w:delText>
                </w:r>
              </w:del>
            </w:ins>
          </w:p>
          <w:p w14:paraId="7FD00228" w14:textId="1542BAEB" w:rsidR="00874469" w:rsidDel="00E067A3" w:rsidRDefault="00874469">
            <w:pPr>
              <w:pStyle w:val="Appx"/>
              <w:rPr>
                <w:ins w:id="11802" w:author="aas" w:date="2013-10-14T02:06:00Z"/>
                <w:del w:id="11803" w:author="Anees Shaikh" w:date="2013-10-19T02:16:00Z"/>
              </w:rPr>
              <w:pPrChange w:id="11804" w:author="Anees Shaikh" w:date="2013-10-19T02:16:00Z">
                <w:pPr>
                  <w:pStyle w:val="XML1"/>
                </w:pPr>
              </w:pPrChange>
            </w:pPr>
            <w:ins w:id="11805" w:author="aas" w:date="2013-10-14T02:06:00Z">
              <w:del w:id="11806" w:author="Anees Shaikh" w:date="2013-10-19T02:16:00Z">
                <w:r w:rsidDel="00E067A3">
                  <w:delText xml:space="preserve">                                  &lt;/xs:element&gt;</w:delText>
                </w:r>
              </w:del>
            </w:ins>
          </w:p>
          <w:p w14:paraId="69EFAC25" w14:textId="3C09835E" w:rsidR="00874469" w:rsidDel="00E067A3" w:rsidRDefault="00874469">
            <w:pPr>
              <w:pStyle w:val="Appx"/>
              <w:rPr>
                <w:ins w:id="11807" w:author="aas" w:date="2013-10-14T02:06:00Z"/>
                <w:del w:id="11808" w:author="Anees Shaikh" w:date="2013-10-19T02:16:00Z"/>
              </w:rPr>
              <w:pPrChange w:id="11809" w:author="Anees Shaikh" w:date="2013-10-19T02:16:00Z">
                <w:pPr>
                  <w:pStyle w:val="XML1"/>
                </w:pPr>
              </w:pPrChange>
            </w:pPr>
            <w:ins w:id="11810" w:author="aas" w:date="2013-10-14T02:06:00Z">
              <w:del w:id="11811" w:author="Anees Shaikh" w:date="2013-10-19T02:16:00Z">
                <w:r w:rsidDel="00E067A3">
                  <w:delText xml:space="preserve">                                  &lt;xs:any minOccurs="0" maxOccurs="unbounded"</w:delText>
                </w:r>
              </w:del>
            </w:ins>
          </w:p>
          <w:p w14:paraId="2AABEBC6" w14:textId="5748C4BD" w:rsidR="00874469" w:rsidDel="00E067A3" w:rsidRDefault="00874469">
            <w:pPr>
              <w:pStyle w:val="Appx"/>
              <w:rPr>
                <w:ins w:id="11812" w:author="aas" w:date="2013-10-14T02:06:00Z"/>
                <w:del w:id="11813" w:author="Anees Shaikh" w:date="2013-10-19T02:16:00Z"/>
              </w:rPr>
              <w:pPrChange w:id="11814" w:author="Anees Shaikh" w:date="2013-10-19T02:16:00Z">
                <w:pPr>
                  <w:pStyle w:val="XML1"/>
                </w:pPr>
              </w:pPrChange>
            </w:pPr>
            <w:ins w:id="11815" w:author="aas" w:date="2013-10-14T02:06:00Z">
              <w:del w:id="11816" w:author="Anees Shaikh" w:date="2013-10-19T02:16:00Z">
                <w:r w:rsidDel="00E067A3">
                  <w:delText xml:space="preserve">                                          namespace="##other" processContents="lax"/&gt;</w:delText>
                </w:r>
              </w:del>
            </w:ins>
          </w:p>
          <w:p w14:paraId="2080C6BA" w14:textId="1DB0757B" w:rsidR="00874469" w:rsidDel="00E067A3" w:rsidRDefault="00874469">
            <w:pPr>
              <w:pStyle w:val="Appx"/>
              <w:rPr>
                <w:ins w:id="11817" w:author="aas" w:date="2013-10-14T02:06:00Z"/>
                <w:del w:id="11818" w:author="Anees Shaikh" w:date="2013-10-19T02:16:00Z"/>
              </w:rPr>
              <w:pPrChange w:id="11819" w:author="Anees Shaikh" w:date="2013-10-19T02:16:00Z">
                <w:pPr>
                  <w:pStyle w:val="XML1"/>
                </w:pPr>
              </w:pPrChange>
            </w:pPr>
            <w:ins w:id="11820" w:author="aas" w:date="2013-10-14T02:06:00Z">
              <w:del w:id="11821" w:author="Anees Shaikh" w:date="2013-10-19T02:16:00Z">
                <w:r w:rsidDel="00E067A3">
                  <w:delText xml:space="preserve">                                &lt;/xs:sequence&gt;</w:delText>
                </w:r>
              </w:del>
            </w:ins>
          </w:p>
          <w:p w14:paraId="07547F1A" w14:textId="1597BBF7" w:rsidR="00874469" w:rsidDel="00E067A3" w:rsidRDefault="00874469">
            <w:pPr>
              <w:pStyle w:val="Appx"/>
              <w:rPr>
                <w:ins w:id="11822" w:author="aas" w:date="2013-10-14T02:06:00Z"/>
                <w:del w:id="11823" w:author="Anees Shaikh" w:date="2013-10-19T02:16:00Z"/>
              </w:rPr>
              <w:pPrChange w:id="11824" w:author="Anees Shaikh" w:date="2013-10-19T02:16:00Z">
                <w:pPr>
                  <w:pStyle w:val="XML1"/>
                </w:pPr>
              </w:pPrChange>
            </w:pPr>
            <w:ins w:id="11825" w:author="aas" w:date="2013-10-14T02:06:00Z">
              <w:del w:id="11826" w:author="Anees Shaikh" w:date="2013-10-19T02:16:00Z">
                <w:r w:rsidDel="00E067A3">
                  <w:delText xml:space="preserve">                                &lt;xs:sequence&gt;</w:delText>
                </w:r>
              </w:del>
            </w:ins>
          </w:p>
          <w:p w14:paraId="4F9CBE65" w14:textId="5AFAD6E0" w:rsidR="00874469" w:rsidDel="00E067A3" w:rsidRDefault="00874469">
            <w:pPr>
              <w:pStyle w:val="Appx"/>
              <w:rPr>
                <w:ins w:id="11827" w:author="aas" w:date="2013-10-14T02:06:00Z"/>
                <w:del w:id="11828" w:author="Anees Shaikh" w:date="2013-10-19T02:16:00Z"/>
              </w:rPr>
              <w:pPrChange w:id="11829" w:author="Anees Shaikh" w:date="2013-10-19T02:16:00Z">
                <w:pPr>
                  <w:pStyle w:val="XML1"/>
                </w:pPr>
              </w:pPrChange>
            </w:pPr>
            <w:ins w:id="11830" w:author="aas" w:date="2013-10-14T02:06:00Z">
              <w:del w:id="11831" w:author="Anees Shaikh" w:date="2013-10-19T02:16:00Z">
                <w:r w:rsidDel="00E067A3">
                  <w:delText xml:space="preserve">                                  &lt;xs:element name="local-endpoint-mac-adress" minOccurs="0"  type="yang:mac-address"&gt;</w:delText>
                </w:r>
              </w:del>
            </w:ins>
          </w:p>
          <w:p w14:paraId="4B40FA23" w14:textId="64122684" w:rsidR="00874469" w:rsidDel="00E067A3" w:rsidRDefault="00874469">
            <w:pPr>
              <w:pStyle w:val="Appx"/>
              <w:rPr>
                <w:ins w:id="11832" w:author="aas" w:date="2013-10-14T02:06:00Z"/>
                <w:del w:id="11833" w:author="Anees Shaikh" w:date="2013-10-19T02:16:00Z"/>
              </w:rPr>
              <w:pPrChange w:id="11834" w:author="Anees Shaikh" w:date="2013-10-19T02:16:00Z">
                <w:pPr>
                  <w:pStyle w:val="XML1"/>
                </w:pPr>
              </w:pPrChange>
            </w:pPr>
            <w:ins w:id="11835" w:author="aas" w:date="2013-10-14T02:06:00Z">
              <w:del w:id="11836" w:author="Anees Shaikh" w:date="2013-10-19T02:16:00Z">
                <w:r w:rsidDel="00E067A3">
                  <w:delText xml:space="preserve">                                    &lt;xs:annotation&gt;</w:delText>
                </w:r>
              </w:del>
            </w:ins>
          </w:p>
          <w:p w14:paraId="16C8FB91" w14:textId="275C794F" w:rsidR="00874469" w:rsidDel="00E067A3" w:rsidRDefault="00874469">
            <w:pPr>
              <w:pStyle w:val="Appx"/>
              <w:rPr>
                <w:ins w:id="11837" w:author="aas" w:date="2013-10-14T02:06:00Z"/>
                <w:del w:id="11838" w:author="Anees Shaikh" w:date="2013-10-19T02:16:00Z"/>
              </w:rPr>
              <w:pPrChange w:id="11839" w:author="Anees Shaikh" w:date="2013-10-19T02:16:00Z">
                <w:pPr>
                  <w:pStyle w:val="XML1"/>
                </w:pPr>
              </w:pPrChange>
            </w:pPr>
            <w:ins w:id="11840" w:author="aas" w:date="2013-10-14T02:06:00Z">
              <w:del w:id="11841" w:author="Anees Shaikh" w:date="2013-10-19T02:16:00Z">
                <w:r w:rsidDel="00E067A3">
                  <w:delText xml:space="preserve">                                      &lt;xs:documentation&gt;</w:delText>
                </w:r>
              </w:del>
            </w:ins>
          </w:p>
          <w:p w14:paraId="37679DE7" w14:textId="21A69FFF" w:rsidR="00874469" w:rsidDel="00E067A3" w:rsidRDefault="00874469">
            <w:pPr>
              <w:pStyle w:val="Appx"/>
              <w:rPr>
                <w:ins w:id="11842" w:author="aas" w:date="2013-10-14T02:06:00Z"/>
                <w:del w:id="11843" w:author="Anees Shaikh" w:date="2013-10-19T02:16:00Z"/>
              </w:rPr>
              <w:pPrChange w:id="11844" w:author="Anees Shaikh" w:date="2013-10-19T02:16:00Z">
                <w:pPr>
                  <w:pStyle w:val="XML1"/>
                </w:pPr>
              </w:pPrChange>
            </w:pPr>
            <w:ins w:id="11845" w:author="aas" w:date="2013-10-14T02:06:00Z">
              <w:del w:id="11846" w:author="Anees Shaikh" w:date="2013-10-19T02:16:00Z">
                <w:r w:rsidDel="00E067A3">
                  <w:delText xml:space="preserve">                                        The MAC address of the local tunnel endpoint.</w:delText>
                </w:r>
              </w:del>
            </w:ins>
          </w:p>
          <w:p w14:paraId="1D21718D" w14:textId="1D7ECC52" w:rsidR="00874469" w:rsidDel="00E067A3" w:rsidRDefault="00874469">
            <w:pPr>
              <w:pStyle w:val="Appx"/>
              <w:rPr>
                <w:ins w:id="11847" w:author="aas" w:date="2013-10-14T02:06:00Z"/>
                <w:del w:id="11848" w:author="Anees Shaikh" w:date="2013-10-19T02:16:00Z"/>
              </w:rPr>
              <w:pPrChange w:id="11849" w:author="Anees Shaikh" w:date="2013-10-19T02:16:00Z">
                <w:pPr>
                  <w:pStyle w:val="XML1"/>
                </w:pPr>
              </w:pPrChange>
            </w:pPr>
            <w:ins w:id="11850" w:author="aas" w:date="2013-10-14T02:06:00Z">
              <w:del w:id="11851" w:author="Anees Shaikh" w:date="2013-10-19T02:16:00Z">
                <w:r w:rsidDel="00E067A3">
                  <w:delText xml:space="preserve">                                      &lt;/xs:documentation&gt;</w:delText>
                </w:r>
              </w:del>
            </w:ins>
          </w:p>
          <w:p w14:paraId="270DDE67" w14:textId="2471184B" w:rsidR="00874469" w:rsidDel="00E067A3" w:rsidRDefault="00874469">
            <w:pPr>
              <w:pStyle w:val="Appx"/>
              <w:rPr>
                <w:ins w:id="11852" w:author="aas" w:date="2013-10-14T02:06:00Z"/>
                <w:del w:id="11853" w:author="Anees Shaikh" w:date="2013-10-19T02:16:00Z"/>
              </w:rPr>
              <w:pPrChange w:id="11854" w:author="Anees Shaikh" w:date="2013-10-19T02:16:00Z">
                <w:pPr>
                  <w:pStyle w:val="XML1"/>
                </w:pPr>
              </w:pPrChange>
            </w:pPr>
            <w:ins w:id="11855" w:author="aas" w:date="2013-10-14T02:06:00Z">
              <w:del w:id="11856" w:author="Anees Shaikh" w:date="2013-10-19T02:16:00Z">
                <w:r w:rsidDel="00E067A3">
                  <w:delText xml:space="preserve">                                    &lt;/xs:annotation&gt;</w:delText>
                </w:r>
              </w:del>
            </w:ins>
          </w:p>
          <w:p w14:paraId="5A19E763" w14:textId="21BDB90F" w:rsidR="00874469" w:rsidDel="00E067A3" w:rsidRDefault="00874469">
            <w:pPr>
              <w:pStyle w:val="Appx"/>
              <w:rPr>
                <w:ins w:id="11857" w:author="aas" w:date="2013-10-14T02:06:00Z"/>
                <w:del w:id="11858" w:author="Anees Shaikh" w:date="2013-10-19T02:16:00Z"/>
              </w:rPr>
              <w:pPrChange w:id="11859" w:author="Anees Shaikh" w:date="2013-10-19T02:16:00Z">
                <w:pPr>
                  <w:pStyle w:val="XML1"/>
                </w:pPr>
              </w:pPrChange>
            </w:pPr>
            <w:ins w:id="11860" w:author="aas" w:date="2013-10-14T02:06:00Z">
              <w:del w:id="11861" w:author="Anees Shaikh" w:date="2013-10-19T02:16:00Z">
                <w:r w:rsidDel="00E067A3">
                  <w:delText xml:space="preserve">                                  &lt;/xs:element&gt;</w:delText>
                </w:r>
              </w:del>
            </w:ins>
          </w:p>
          <w:p w14:paraId="2ECEB63B" w14:textId="067136B1" w:rsidR="00874469" w:rsidDel="00E067A3" w:rsidRDefault="00874469">
            <w:pPr>
              <w:pStyle w:val="Appx"/>
              <w:rPr>
                <w:ins w:id="11862" w:author="aas" w:date="2013-10-14T02:06:00Z"/>
                <w:del w:id="11863" w:author="Anees Shaikh" w:date="2013-10-19T02:16:00Z"/>
              </w:rPr>
              <w:pPrChange w:id="11864" w:author="Anees Shaikh" w:date="2013-10-19T02:16:00Z">
                <w:pPr>
                  <w:pStyle w:val="XML1"/>
                </w:pPr>
              </w:pPrChange>
            </w:pPr>
            <w:ins w:id="11865" w:author="aas" w:date="2013-10-14T02:06:00Z">
              <w:del w:id="11866" w:author="Anees Shaikh" w:date="2013-10-19T02:16:00Z">
                <w:r w:rsidDel="00E067A3">
                  <w:delText xml:space="preserve">                                  &lt;xs:element name="remote-endpoint-mac-adress" minOccurs="0"  type="yang:mac-address"&gt;</w:delText>
                </w:r>
              </w:del>
            </w:ins>
          </w:p>
          <w:p w14:paraId="4B31B32D" w14:textId="36295B6B" w:rsidR="00874469" w:rsidDel="00E067A3" w:rsidRDefault="00874469">
            <w:pPr>
              <w:pStyle w:val="Appx"/>
              <w:rPr>
                <w:ins w:id="11867" w:author="aas" w:date="2013-10-14T02:06:00Z"/>
                <w:del w:id="11868" w:author="Anees Shaikh" w:date="2013-10-19T02:16:00Z"/>
              </w:rPr>
              <w:pPrChange w:id="11869" w:author="Anees Shaikh" w:date="2013-10-19T02:16:00Z">
                <w:pPr>
                  <w:pStyle w:val="XML1"/>
                </w:pPr>
              </w:pPrChange>
            </w:pPr>
            <w:ins w:id="11870" w:author="aas" w:date="2013-10-14T02:06:00Z">
              <w:del w:id="11871" w:author="Anees Shaikh" w:date="2013-10-19T02:16:00Z">
                <w:r w:rsidDel="00E067A3">
                  <w:delText xml:space="preserve">                                    &lt;xs:annotation&gt;</w:delText>
                </w:r>
              </w:del>
            </w:ins>
          </w:p>
          <w:p w14:paraId="4CB39299" w14:textId="6BA4E32C" w:rsidR="00874469" w:rsidDel="00E067A3" w:rsidRDefault="00874469">
            <w:pPr>
              <w:pStyle w:val="Appx"/>
              <w:rPr>
                <w:ins w:id="11872" w:author="aas" w:date="2013-10-14T02:06:00Z"/>
                <w:del w:id="11873" w:author="Anees Shaikh" w:date="2013-10-19T02:16:00Z"/>
              </w:rPr>
              <w:pPrChange w:id="11874" w:author="Anees Shaikh" w:date="2013-10-19T02:16:00Z">
                <w:pPr>
                  <w:pStyle w:val="XML1"/>
                </w:pPr>
              </w:pPrChange>
            </w:pPr>
            <w:ins w:id="11875" w:author="aas" w:date="2013-10-14T02:06:00Z">
              <w:del w:id="11876" w:author="Anees Shaikh" w:date="2013-10-19T02:16:00Z">
                <w:r w:rsidDel="00E067A3">
                  <w:delText xml:space="preserve">                                      &lt;xs:documentation&gt;</w:delText>
                </w:r>
              </w:del>
            </w:ins>
          </w:p>
          <w:p w14:paraId="200BDBD7" w14:textId="2FABFDE1" w:rsidR="00874469" w:rsidDel="00E067A3" w:rsidRDefault="00874469">
            <w:pPr>
              <w:pStyle w:val="Appx"/>
              <w:rPr>
                <w:ins w:id="11877" w:author="aas" w:date="2013-10-14T02:06:00Z"/>
                <w:del w:id="11878" w:author="Anees Shaikh" w:date="2013-10-19T02:16:00Z"/>
              </w:rPr>
              <w:pPrChange w:id="11879" w:author="Anees Shaikh" w:date="2013-10-19T02:16:00Z">
                <w:pPr>
                  <w:pStyle w:val="XML1"/>
                </w:pPr>
              </w:pPrChange>
            </w:pPr>
            <w:ins w:id="11880" w:author="aas" w:date="2013-10-14T02:06:00Z">
              <w:del w:id="11881" w:author="Anees Shaikh" w:date="2013-10-19T02:16:00Z">
                <w:r w:rsidDel="00E067A3">
                  <w:delText xml:space="preserve">                                        The MAC address of the remote tunnel endpoint.</w:delText>
                </w:r>
              </w:del>
            </w:ins>
          </w:p>
          <w:p w14:paraId="01FD7BEF" w14:textId="743773FB" w:rsidR="00874469" w:rsidDel="00E067A3" w:rsidRDefault="00874469">
            <w:pPr>
              <w:pStyle w:val="Appx"/>
              <w:rPr>
                <w:ins w:id="11882" w:author="aas" w:date="2013-10-14T02:06:00Z"/>
                <w:del w:id="11883" w:author="Anees Shaikh" w:date="2013-10-19T02:16:00Z"/>
              </w:rPr>
              <w:pPrChange w:id="11884" w:author="Anees Shaikh" w:date="2013-10-19T02:16:00Z">
                <w:pPr>
                  <w:pStyle w:val="XML1"/>
                </w:pPr>
              </w:pPrChange>
            </w:pPr>
            <w:ins w:id="11885" w:author="aas" w:date="2013-10-14T02:06:00Z">
              <w:del w:id="11886" w:author="Anees Shaikh" w:date="2013-10-19T02:16:00Z">
                <w:r w:rsidDel="00E067A3">
                  <w:delText xml:space="preserve">                                      &lt;/xs:documentation&gt;</w:delText>
                </w:r>
              </w:del>
            </w:ins>
          </w:p>
          <w:p w14:paraId="74883578" w14:textId="7B1AA8D8" w:rsidR="00874469" w:rsidDel="00E067A3" w:rsidRDefault="00874469">
            <w:pPr>
              <w:pStyle w:val="Appx"/>
              <w:rPr>
                <w:ins w:id="11887" w:author="aas" w:date="2013-10-14T02:06:00Z"/>
                <w:del w:id="11888" w:author="Anees Shaikh" w:date="2013-10-19T02:16:00Z"/>
              </w:rPr>
              <w:pPrChange w:id="11889" w:author="Anees Shaikh" w:date="2013-10-19T02:16:00Z">
                <w:pPr>
                  <w:pStyle w:val="XML1"/>
                </w:pPr>
              </w:pPrChange>
            </w:pPr>
            <w:ins w:id="11890" w:author="aas" w:date="2013-10-14T02:06:00Z">
              <w:del w:id="11891" w:author="Anees Shaikh" w:date="2013-10-19T02:16:00Z">
                <w:r w:rsidDel="00E067A3">
                  <w:delText xml:space="preserve">                                    &lt;/xs:annotation&gt;</w:delText>
                </w:r>
              </w:del>
            </w:ins>
          </w:p>
          <w:p w14:paraId="28783EE6" w14:textId="48CC6E63" w:rsidR="00874469" w:rsidDel="00E067A3" w:rsidRDefault="00874469">
            <w:pPr>
              <w:pStyle w:val="Appx"/>
              <w:rPr>
                <w:ins w:id="11892" w:author="aas" w:date="2013-10-14T02:06:00Z"/>
                <w:del w:id="11893" w:author="Anees Shaikh" w:date="2013-10-19T02:16:00Z"/>
              </w:rPr>
              <w:pPrChange w:id="11894" w:author="Anees Shaikh" w:date="2013-10-19T02:16:00Z">
                <w:pPr>
                  <w:pStyle w:val="XML1"/>
                </w:pPr>
              </w:pPrChange>
            </w:pPr>
            <w:ins w:id="11895" w:author="aas" w:date="2013-10-14T02:06:00Z">
              <w:del w:id="11896" w:author="Anees Shaikh" w:date="2013-10-19T02:16:00Z">
                <w:r w:rsidDel="00E067A3">
                  <w:delText xml:space="preserve">                                  &lt;/xs:element&gt;</w:delText>
                </w:r>
              </w:del>
            </w:ins>
          </w:p>
          <w:p w14:paraId="2811C32A" w14:textId="65B3B8FC" w:rsidR="00874469" w:rsidDel="00E067A3" w:rsidRDefault="00874469">
            <w:pPr>
              <w:pStyle w:val="Appx"/>
              <w:rPr>
                <w:ins w:id="11897" w:author="aas" w:date="2013-10-14T02:06:00Z"/>
                <w:del w:id="11898" w:author="Anees Shaikh" w:date="2013-10-19T02:16:00Z"/>
              </w:rPr>
              <w:pPrChange w:id="11899" w:author="Anees Shaikh" w:date="2013-10-19T02:16:00Z">
                <w:pPr>
                  <w:pStyle w:val="XML1"/>
                </w:pPr>
              </w:pPrChange>
            </w:pPr>
            <w:ins w:id="11900" w:author="aas" w:date="2013-10-14T02:06:00Z">
              <w:del w:id="11901" w:author="Anees Shaikh" w:date="2013-10-19T02:16:00Z">
                <w:r w:rsidDel="00E067A3">
                  <w:delText xml:space="preserve">                                  &lt;xs:any minOccurs="0" maxOccurs="unbounded"</w:delText>
                </w:r>
              </w:del>
            </w:ins>
          </w:p>
          <w:p w14:paraId="4C78F248" w14:textId="3ACC8067" w:rsidR="00874469" w:rsidDel="00E067A3" w:rsidRDefault="00874469">
            <w:pPr>
              <w:pStyle w:val="Appx"/>
              <w:rPr>
                <w:ins w:id="11902" w:author="aas" w:date="2013-10-14T02:06:00Z"/>
                <w:del w:id="11903" w:author="Anees Shaikh" w:date="2013-10-19T02:16:00Z"/>
              </w:rPr>
              <w:pPrChange w:id="11904" w:author="Anees Shaikh" w:date="2013-10-19T02:16:00Z">
                <w:pPr>
                  <w:pStyle w:val="XML1"/>
                </w:pPr>
              </w:pPrChange>
            </w:pPr>
            <w:ins w:id="11905" w:author="aas" w:date="2013-10-14T02:06:00Z">
              <w:del w:id="11906" w:author="Anees Shaikh" w:date="2013-10-19T02:16:00Z">
                <w:r w:rsidDel="00E067A3">
                  <w:delText xml:space="preserve">                                          namespace="##other" processContents="lax"/&gt;</w:delText>
                </w:r>
              </w:del>
            </w:ins>
          </w:p>
          <w:p w14:paraId="56F38DB2" w14:textId="49529C88" w:rsidR="00874469" w:rsidDel="00E067A3" w:rsidRDefault="00874469">
            <w:pPr>
              <w:pStyle w:val="Appx"/>
              <w:rPr>
                <w:ins w:id="11907" w:author="aas" w:date="2013-10-14T02:06:00Z"/>
                <w:del w:id="11908" w:author="Anees Shaikh" w:date="2013-10-19T02:16:00Z"/>
              </w:rPr>
              <w:pPrChange w:id="11909" w:author="Anees Shaikh" w:date="2013-10-19T02:16:00Z">
                <w:pPr>
                  <w:pStyle w:val="XML1"/>
                </w:pPr>
              </w:pPrChange>
            </w:pPr>
            <w:ins w:id="11910" w:author="aas" w:date="2013-10-14T02:06:00Z">
              <w:del w:id="11911" w:author="Anees Shaikh" w:date="2013-10-19T02:16:00Z">
                <w:r w:rsidDel="00E067A3">
                  <w:delText xml:space="preserve">                                &lt;/xs:sequence&gt;</w:delText>
                </w:r>
              </w:del>
            </w:ins>
          </w:p>
          <w:p w14:paraId="588FC1D3" w14:textId="014BEC58" w:rsidR="00874469" w:rsidDel="00E067A3" w:rsidRDefault="00874469">
            <w:pPr>
              <w:pStyle w:val="Appx"/>
              <w:rPr>
                <w:ins w:id="11912" w:author="aas" w:date="2013-10-14T02:06:00Z"/>
                <w:del w:id="11913" w:author="Anees Shaikh" w:date="2013-10-19T02:16:00Z"/>
              </w:rPr>
              <w:pPrChange w:id="11914" w:author="Anees Shaikh" w:date="2013-10-19T02:16:00Z">
                <w:pPr>
                  <w:pStyle w:val="XML1"/>
                </w:pPr>
              </w:pPrChange>
            </w:pPr>
            <w:ins w:id="11915" w:author="aas" w:date="2013-10-14T02:06:00Z">
              <w:del w:id="11916" w:author="Anees Shaikh" w:date="2013-10-19T02:16:00Z">
                <w:r w:rsidDel="00E067A3">
                  <w:delText xml:space="preserve">                                &lt;xs:any minOccurs="0" maxOccurs="unbounded"</w:delText>
                </w:r>
              </w:del>
            </w:ins>
          </w:p>
          <w:p w14:paraId="1E0BA587" w14:textId="58B6A4C3" w:rsidR="00874469" w:rsidDel="00E067A3" w:rsidRDefault="00874469">
            <w:pPr>
              <w:pStyle w:val="Appx"/>
              <w:rPr>
                <w:ins w:id="11917" w:author="aas" w:date="2013-10-14T02:06:00Z"/>
                <w:del w:id="11918" w:author="Anees Shaikh" w:date="2013-10-19T02:16:00Z"/>
              </w:rPr>
              <w:pPrChange w:id="11919" w:author="Anees Shaikh" w:date="2013-10-19T02:16:00Z">
                <w:pPr>
                  <w:pStyle w:val="XML1"/>
                </w:pPr>
              </w:pPrChange>
            </w:pPr>
            <w:ins w:id="11920" w:author="aas" w:date="2013-10-14T02:06:00Z">
              <w:del w:id="11921" w:author="Anees Shaikh" w:date="2013-10-19T02:16:00Z">
                <w:r w:rsidDel="00E067A3">
                  <w:delText xml:space="preserve">                                        namespace="##other" processContents="lax"/&gt;</w:delText>
                </w:r>
              </w:del>
            </w:ins>
          </w:p>
          <w:p w14:paraId="3FD9F8C5" w14:textId="71DBC0E7" w:rsidR="00874469" w:rsidDel="00E067A3" w:rsidRDefault="00874469">
            <w:pPr>
              <w:pStyle w:val="Appx"/>
              <w:rPr>
                <w:ins w:id="11922" w:author="aas" w:date="2013-10-14T02:06:00Z"/>
                <w:del w:id="11923" w:author="Anees Shaikh" w:date="2013-10-19T02:16:00Z"/>
              </w:rPr>
              <w:pPrChange w:id="11924" w:author="Anees Shaikh" w:date="2013-10-19T02:16:00Z">
                <w:pPr>
                  <w:pStyle w:val="XML1"/>
                </w:pPr>
              </w:pPrChange>
            </w:pPr>
            <w:ins w:id="11925" w:author="aas" w:date="2013-10-14T02:06:00Z">
              <w:del w:id="11926" w:author="Anees Shaikh" w:date="2013-10-19T02:16:00Z">
                <w:r w:rsidDel="00E067A3">
                  <w:delText xml:space="preserve">                              &lt;/xs:choice&gt;</w:delText>
                </w:r>
              </w:del>
            </w:ins>
          </w:p>
          <w:p w14:paraId="28297768" w14:textId="6D277382" w:rsidR="00874469" w:rsidDel="00E067A3" w:rsidRDefault="00874469">
            <w:pPr>
              <w:pStyle w:val="Appx"/>
              <w:rPr>
                <w:ins w:id="11927" w:author="aas" w:date="2013-10-14T02:06:00Z"/>
                <w:del w:id="11928" w:author="Anees Shaikh" w:date="2013-10-19T02:16:00Z"/>
              </w:rPr>
              <w:pPrChange w:id="11929" w:author="Anees Shaikh" w:date="2013-10-19T02:16:00Z">
                <w:pPr>
                  <w:pStyle w:val="XML1"/>
                </w:pPr>
              </w:pPrChange>
            </w:pPr>
            <w:ins w:id="11930" w:author="aas" w:date="2013-10-14T02:06:00Z">
              <w:del w:id="11931" w:author="Anees Shaikh" w:date="2013-10-19T02:16:00Z">
                <w:r w:rsidDel="00E067A3">
                  <w:delText xml:space="preserve">                              &lt;xs:element name="vni-valid" minOccurs="0"  type="xs:boolean"&gt;</w:delText>
                </w:r>
              </w:del>
            </w:ins>
          </w:p>
          <w:p w14:paraId="59D6A274" w14:textId="1D873D1D" w:rsidR="00874469" w:rsidDel="00E067A3" w:rsidRDefault="00874469">
            <w:pPr>
              <w:pStyle w:val="Appx"/>
              <w:rPr>
                <w:ins w:id="11932" w:author="aas" w:date="2013-10-14T02:06:00Z"/>
                <w:del w:id="11933" w:author="Anees Shaikh" w:date="2013-10-19T02:16:00Z"/>
              </w:rPr>
              <w:pPrChange w:id="11934" w:author="Anees Shaikh" w:date="2013-10-19T02:16:00Z">
                <w:pPr>
                  <w:pStyle w:val="XML1"/>
                </w:pPr>
              </w:pPrChange>
            </w:pPr>
            <w:ins w:id="11935" w:author="aas" w:date="2013-10-14T02:06:00Z">
              <w:del w:id="11936" w:author="Anees Shaikh" w:date="2013-10-19T02:16:00Z">
                <w:r w:rsidDel="00E067A3">
                  <w:delText xml:space="preserve">                                &lt;xs:annotation&gt;</w:delText>
                </w:r>
              </w:del>
            </w:ins>
          </w:p>
          <w:p w14:paraId="1A231588" w14:textId="684030D0" w:rsidR="00874469" w:rsidDel="00E067A3" w:rsidRDefault="00874469">
            <w:pPr>
              <w:pStyle w:val="Appx"/>
              <w:rPr>
                <w:ins w:id="11937" w:author="aas" w:date="2013-10-14T02:06:00Z"/>
                <w:del w:id="11938" w:author="Anees Shaikh" w:date="2013-10-19T02:16:00Z"/>
              </w:rPr>
              <w:pPrChange w:id="11939" w:author="Anees Shaikh" w:date="2013-10-19T02:16:00Z">
                <w:pPr>
                  <w:pStyle w:val="XML1"/>
                </w:pPr>
              </w:pPrChange>
            </w:pPr>
            <w:ins w:id="11940" w:author="aas" w:date="2013-10-14T02:06:00Z">
              <w:del w:id="11941" w:author="Anees Shaikh" w:date="2013-10-19T02:16:00Z">
                <w:r w:rsidDel="00E067A3">
                  <w:delText xml:space="preserve">                                  &lt;xs:documentation&gt;</w:delText>
                </w:r>
              </w:del>
            </w:ins>
          </w:p>
          <w:p w14:paraId="4EFDD0A1" w14:textId="1437395B" w:rsidR="00874469" w:rsidDel="00E067A3" w:rsidRDefault="00874469">
            <w:pPr>
              <w:pStyle w:val="Appx"/>
              <w:rPr>
                <w:ins w:id="11942" w:author="aas" w:date="2013-10-14T02:06:00Z"/>
                <w:del w:id="11943" w:author="Anees Shaikh" w:date="2013-10-19T02:16:00Z"/>
              </w:rPr>
              <w:pPrChange w:id="11944" w:author="Anees Shaikh" w:date="2013-10-19T02:16:00Z">
                <w:pPr>
                  <w:pStyle w:val="XML1"/>
                </w:pPr>
              </w:pPrChange>
            </w:pPr>
            <w:ins w:id="11945" w:author="aas" w:date="2013-10-14T02:06:00Z">
              <w:del w:id="11946" w:author="Anees Shaikh" w:date="2013-10-19T02:16:00Z">
                <w:r w:rsidDel="00E067A3">
                  <w:delText xml:space="preserve">                                    Indicates how the corresponding flag should be set in packets sent on</w:delText>
                </w:r>
              </w:del>
            </w:ins>
          </w:p>
          <w:p w14:paraId="7A39A29A" w14:textId="25A0114F" w:rsidR="00874469" w:rsidDel="00E067A3" w:rsidRDefault="00874469">
            <w:pPr>
              <w:pStyle w:val="Appx"/>
              <w:rPr>
                <w:ins w:id="11947" w:author="aas" w:date="2013-10-14T02:06:00Z"/>
                <w:del w:id="11948" w:author="Anees Shaikh" w:date="2013-10-19T02:16:00Z"/>
              </w:rPr>
              <w:pPrChange w:id="11949" w:author="Anees Shaikh" w:date="2013-10-19T02:16:00Z">
                <w:pPr>
                  <w:pStyle w:val="XML1"/>
                </w:pPr>
              </w:pPrChange>
            </w:pPr>
            <w:ins w:id="11950" w:author="aas" w:date="2013-10-14T02:06:00Z">
              <w:del w:id="11951" w:author="Anees Shaikh" w:date="2013-10-19T02:16:00Z">
                <w:r w:rsidDel="00E067A3">
                  <w:delText xml:space="preserve">                                           the tunnel.</w:delText>
                </w:r>
              </w:del>
            </w:ins>
          </w:p>
          <w:p w14:paraId="101FE04A" w14:textId="08C4B9FD" w:rsidR="00874469" w:rsidDel="00E067A3" w:rsidRDefault="00874469">
            <w:pPr>
              <w:pStyle w:val="Appx"/>
              <w:rPr>
                <w:ins w:id="11952" w:author="aas" w:date="2013-10-14T02:06:00Z"/>
                <w:del w:id="11953" w:author="Anees Shaikh" w:date="2013-10-19T02:16:00Z"/>
              </w:rPr>
              <w:pPrChange w:id="11954" w:author="Anees Shaikh" w:date="2013-10-19T02:16:00Z">
                <w:pPr>
                  <w:pStyle w:val="XML1"/>
                </w:pPr>
              </w:pPrChange>
            </w:pPr>
            <w:ins w:id="11955" w:author="aas" w:date="2013-10-14T02:06:00Z">
              <w:del w:id="11956" w:author="Anees Shaikh" w:date="2013-10-19T02:16:00Z">
                <w:r w:rsidDel="00E067A3">
                  <w:delText xml:space="preserve">                                  &lt;/xs:documentation&gt;</w:delText>
                </w:r>
              </w:del>
            </w:ins>
          </w:p>
          <w:p w14:paraId="31EC318E" w14:textId="7E1FD62B" w:rsidR="00874469" w:rsidDel="00E067A3" w:rsidRDefault="00874469">
            <w:pPr>
              <w:pStyle w:val="Appx"/>
              <w:rPr>
                <w:ins w:id="11957" w:author="aas" w:date="2013-10-14T02:06:00Z"/>
                <w:del w:id="11958" w:author="Anees Shaikh" w:date="2013-10-19T02:16:00Z"/>
              </w:rPr>
              <w:pPrChange w:id="11959" w:author="Anees Shaikh" w:date="2013-10-19T02:16:00Z">
                <w:pPr>
                  <w:pStyle w:val="XML1"/>
                </w:pPr>
              </w:pPrChange>
            </w:pPr>
            <w:ins w:id="11960" w:author="aas" w:date="2013-10-14T02:06:00Z">
              <w:del w:id="11961" w:author="Anees Shaikh" w:date="2013-10-19T02:16:00Z">
                <w:r w:rsidDel="00E067A3">
                  <w:delText xml:space="preserve">                                &lt;/xs:annotation&gt;</w:delText>
                </w:r>
              </w:del>
            </w:ins>
          </w:p>
          <w:p w14:paraId="4D35D0AE" w14:textId="26681B1C" w:rsidR="00874469" w:rsidDel="00E067A3" w:rsidRDefault="00874469">
            <w:pPr>
              <w:pStyle w:val="Appx"/>
              <w:rPr>
                <w:ins w:id="11962" w:author="aas" w:date="2013-10-14T02:06:00Z"/>
                <w:del w:id="11963" w:author="Anees Shaikh" w:date="2013-10-19T02:16:00Z"/>
              </w:rPr>
              <w:pPrChange w:id="11964" w:author="Anees Shaikh" w:date="2013-10-19T02:16:00Z">
                <w:pPr>
                  <w:pStyle w:val="XML1"/>
                </w:pPr>
              </w:pPrChange>
            </w:pPr>
            <w:ins w:id="11965" w:author="aas" w:date="2013-10-14T02:06:00Z">
              <w:del w:id="11966" w:author="Anees Shaikh" w:date="2013-10-19T02:16:00Z">
                <w:r w:rsidDel="00E067A3">
                  <w:delText xml:space="preserve">                              &lt;/xs:element&gt;</w:delText>
                </w:r>
              </w:del>
            </w:ins>
          </w:p>
          <w:p w14:paraId="2493709D" w14:textId="1B54D195" w:rsidR="00874469" w:rsidDel="00E067A3" w:rsidRDefault="00874469">
            <w:pPr>
              <w:pStyle w:val="Appx"/>
              <w:rPr>
                <w:ins w:id="11967" w:author="aas" w:date="2013-10-14T02:06:00Z"/>
                <w:del w:id="11968" w:author="Anees Shaikh" w:date="2013-10-19T02:16:00Z"/>
              </w:rPr>
              <w:pPrChange w:id="11969" w:author="Anees Shaikh" w:date="2013-10-19T02:16:00Z">
                <w:pPr>
                  <w:pStyle w:val="XML1"/>
                </w:pPr>
              </w:pPrChange>
            </w:pPr>
            <w:ins w:id="11970" w:author="aas" w:date="2013-10-14T02:06:00Z">
              <w:del w:id="11971" w:author="Anees Shaikh" w:date="2013-10-19T02:16:00Z">
                <w:r w:rsidDel="00E067A3">
                  <w:delText xml:space="preserve">                              &lt;xs:element name="vni" minOccurs="0"  type="xs:unsignedInt"&gt;</w:delText>
                </w:r>
              </w:del>
            </w:ins>
          </w:p>
          <w:p w14:paraId="475402DD" w14:textId="1FF9017F" w:rsidR="00874469" w:rsidDel="00E067A3" w:rsidRDefault="00874469">
            <w:pPr>
              <w:pStyle w:val="Appx"/>
              <w:rPr>
                <w:ins w:id="11972" w:author="aas" w:date="2013-10-14T02:06:00Z"/>
                <w:del w:id="11973" w:author="Anees Shaikh" w:date="2013-10-19T02:16:00Z"/>
              </w:rPr>
              <w:pPrChange w:id="11974" w:author="Anees Shaikh" w:date="2013-10-19T02:16:00Z">
                <w:pPr>
                  <w:pStyle w:val="XML1"/>
                </w:pPr>
              </w:pPrChange>
            </w:pPr>
            <w:ins w:id="11975" w:author="aas" w:date="2013-10-14T02:06:00Z">
              <w:del w:id="11976" w:author="Anees Shaikh" w:date="2013-10-19T02:16:00Z">
                <w:r w:rsidDel="00E067A3">
                  <w:delText xml:space="preserve">                                &lt;xs:annotation&gt;</w:delText>
                </w:r>
              </w:del>
            </w:ins>
          </w:p>
          <w:p w14:paraId="7CFEAB3A" w14:textId="2EBB30BE" w:rsidR="00874469" w:rsidDel="00E067A3" w:rsidRDefault="00874469">
            <w:pPr>
              <w:pStyle w:val="Appx"/>
              <w:rPr>
                <w:ins w:id="11977" w:author="aas" w:date="2013-10-14T02:06:00Z"/>
                <w:del w:id="11978" w:author="Anees Shaikh" w:date="2013-10-19T02:16:00Z"/>
              </w:rPr>
              <w:pPrChange w:id="11979" w:author="Anees Shaikh" w:date="2013-10-19T02:16:00Z">
                <w:pPr>
                  <w:pStyle w:val="XML1"/>
                </w:pPr>
              </w:pPrChange>
            </w:pPr>
            <w:ins w:id="11980" w:author="aas" w:date="2013-10-14T02:06:00Z">
              <w:del w:id="11981" w:author="Anees Shaikh" w:date="2013-10-19T02:16:00Z">
                <w:r w:rsidDel="00E067A3">
                  <w:delText xml:space="preserve">                                  &lt;xs:documentation&gt;</w:delText>
                </w:r>
              </w:del>
            </w:ins>
          </w:p>
          <w:p w14:paraId="50FBD332" w14:textId="4A9AF9F0" w:rsidR="00874469" w:rsidDel="00E067A3" w:rsidRDefault="00874469">
            <w:pPr>
              <w:pStyle w:val="Appx"/>
              <w:rPr>
                <w:ins w:id="11982" w:author="aas" w:date="2013-10-14T02:06:00Z"/>
                <w:del w:id="11983" w:author="Anees Shaikh" w:date="2013-10-19T02:16:00Z"/>
              </w:rPr>
              <w:pPrChange w:id="11984" w:author="Anees Shaikh" w:date="2013-10-19T02:16:00Z">
                <w:pPr>
                  <w:pStyle w:val="XML1"/>
                </w:pPr>
              </w:pPrChange>
            </w:pPr>
            <w:ins w:id="11985" w:author="aas" w:date="2013-10-14T02:06:00Z">
              <w:del w:id="11986" w:author="Anees Shaikh" w:date="2013-10-19T02:16:00Z">
                <w:r w:rsidDel="00E067A3">
                  <w:delText xml:space="preserve">                                    Virtual network identifier assigned to all packets sent on the tunnel.</w:delText>
                </w:r>
              </w:del>
            </w:ins>
          </w:p>
          <w:p w14:paraId="67E1FA35" w14:textId="36733FF5" w:rsidR="00874469" w:rsidDel="00E067A3" w:rsidRDefault="00874469">
            <w:pPr>
              <w:pStyle w:val="Appx"/>
              <w:rPr>
                <w:ins w:id="11987" w:author="aas" w:date="2013-10-14T02:06:00Z"/>
                <w:del w:id="11988" w:author="Anees Shaikh" w:date="2013-10-19T02:16:00Z"/>
              </w:rPr>
              <w:pPrChange w:id="11989" w:author="Anees Shaikh" w:date="2013-10-19T02:16:00Z">
                <w:pPr>
                  <w:pStyle w:val="XML1"/>
                </w:pPr>
              </w:pPrChange>
            </w:pPr>
            <w:ins w:id="11990" w:author="aas" w:date="2013-10-14T02:06:00Z">
              <w:del w:id="11991" w:author="Anees Shaikh" w:date="2013-10-19T02:16:00Z">
                <w:r w:rsidDel="00E067A3">
                  <w:delText xml:space="preserve">                                           A VxLAN implementation MAY use the this element to set the</w:delText>
                </w:r>
              </w:del>
            </w:ins>
          </w:p>
          <w:p w14:paraId="6348A34F" w14:textId="7E6976B0" w:rsidR="00874469" w:rsidDel="00E067A3" w:rsidRDefault="00874469">
            <w:pPr>
              <w:pStyle w:val="Appx"/>
              <w:rPr>
                <w:ins w:id="11992" w:author="aas" w:date="2013-10-14T02:06:00Z"/>
                <w:del w:id="11993" w:author="Anees Shaikh" w:date="2013-10-19T02:16:00Z"/>
              </w:rPr>
              <w:pPrChange w:id="11994" w:author="Anees Shaikh" w:date="2013-10-19T02:16:00Z">
                <w:pPr>
                  <w:pStyle w:val="XML1"/>
                </w:pPr>
              </w:pPrChange>
            </w:pPr>
            <w:ins w:id="11995" w:author="aas" w:date="2013-10-14T02:06:00Z">
              <w:del w:id="11996" w:author="Anees Shaikh" w:date="2013-10-19T02:16:00Z">
                <w:r w:rsidDel="00E067A3">
                  <w:delText xml:space="preserve">                                           OXM_OF_TUNNEL_ID match field metadata in the OpenFlow protocol.</w:delText>
                </w:r>
              </w:del>
            </w:ins>
          </w:p>
          <w:p w14:paraId="74AE08A7" w14:textId="75C2B14F" w:rsidR="00874469" w:rsidDel="00E067A3" w:rsidRDefault="00874469">
            <w:pPr>
              <w:pStyle w:val="Appx"/>
              <w:rPr>
                <w:ins w:id="11997" w:author="aas" w:date="2013-10-14T02:06:00Z"/>
                <w:del w:id="11998" w:author="Anees Shaikh" w:date="2013-10-19T02:16:00Z"/>
              </w:rPr>
              <w:pPrChange w:id="11999" w:author="Anees Shaikh" w:date="2013-10-19T02:16:00Z">
                <w:pPr>
                  <w:pStyle w:val="XML1"/>
                </w:pPr>
              </w:pPrChange>
            </w:pPr>
            <w:ins w:id="12000" w:author="aas" w:date="2013-10-14T02:06:00Z">
              <w:del w:id="12001" w:author="Anees Shaikh" w:date="2013-10-19T02:16:00Z">
                <w:r w:rsidDel="00E067A3">
                  <w:delText xml:space="preserve">                                  &lt;/xs:documentation&gt;</w:delText>
                </w:r>
              </w:del>
            </w:ins>
          </w:p>
          <w:p w14:paraId="538EF1A4" w14:textId="49192686" w:rsidR="00874469" w:rsidDel="00E067A3" w:rsidRDefault="00874469">
            <w:pPr>
              <w:pStyle w:val="Appx"/>
              <w:rPr>
                <w:ins w:id="12002" w:author="aas" w:date="2013-10-14T02:06:00Z"/>
                <w:del w:id="12003" w:author="Anees Shaikh" w:date="2013-10-19T02:16:00Z"/>
              </w:rPr>
              <w:pPrChange w:id="12004" w:author="Anees Shaikh" w:date="2013-10-19T02:16:00Z">
                <w:pPr>
                  <w:pStyle w:val="XML1"/>
                </w:pPr>
              </w:pPrChange>
            </w:pPr>
            <w:ins w:id="12005" w:author="aas" w:date="2013-10-14T02:06:00Z">
              <w:del w:id="12006" w:author="Anees Shaikh" w:date="2013-10-19T02:16:00Z">
                <w:r w:rsidDel="00E067A3">
                  <w:delText xml:space="preserve">                                &lt;/xs:annotation&gt;</w:delText>
                </w:r>
              </w:del>
            </w:ins>
          </w:p>
          <w:p w14:paraId="2DD90DE6" w14:textId="64E7C236" w:rsidR="00874469" w:rsidDel="00E067A3" w:rsidRDefault="00874469">
            <w:pPr>
              <w:pStyle w:val="Appx"/>
              <w:rPr>
                <w:ins w:id="12007" w:author="aas" w:date="2013-10-14T02:06:00Z"/>
                <w:del w:id="12008" w:author="Anees Shaikh" w:date="2013-10-19T02:16:00Z"/>
              </w:rPr>
              <w:pPrChange w:id="12009" w:author="Anees Shaikh" w:date="2013-10-19T02:16:00Z">
                <w:pPr>
                  <w:pStyle w:val="XML1"/>
                </w:pPr>
              </w:pPrChange>
            </w:pPr>
            <w:ins w:id="12010" w:author="aas" w:date="2013-10-14T02:06:00Z">
              <w:del w:id="12011" w:author="Anees Shaikh" w:date="2013-10-19T02:16:00Z">
                <w:r w:rsidDel="00E067A3">
                  <w:delText xml:space="preserve">                              &lt;/xs:element&gt;</w:delText>
                </w:r>
              </w:del>
            </w:ins>
          </w:p>
          <w:p w14:paraId="7AF70AEA" w14:textId="2A128229" w:rsidR="00874469" w:rsidDel="00E067A3" w:rsidRDefault="00874469">
            <w:pPr>
              <w:pStyle w:val="Appx"/>
              <w:rPr>
                <w:ins w:id="12012" w:author="aas" w:date="2013-10-14T02:06:00Z"/>
                <w:del w:id="12013" w:author="Anees Shaikh" w:date="2013-10-19T02:16:00Z"/>
              </w:rPr>
              <w:pPrChange w:id="12014" w:author="Anees Shaikh" w:date="2013-10-19T02:16:00Z">
                <w:pPr>
                  <w:pStyle w:val="XML1"/>
                </w:pPr>
              </w:pPrChange>
            </w:pPr>
            <w:ins w:id="12015" w:author="aas" w:date="2013-10-14T02:06:00Z">
              <w:del w:id="12016" w:author="Anees Shaikh" w:date="2013-10-19T02:16:00Z">
                <w:r w:rsidDel="00E067A3">
                  <w:delText xml:space="preserve">                              &lt;xs:element name="vni-multicast-group" minOccurs="0"  type="inet:ip-address"&gt;</w:delText>
                </w:r>
              </w:del>
            </w:ins>
          </w:p>
          <w:p w14:paraId="726AB575" w14:textId="7242A19B" w:rsidR="00874469" w:rsidDel="00E067A3" w:rsidRDefault="00874469">
            <w:pPr>
              <w:pStyle w:val="Appx"/>
              <w:rPr>
                <w:ins w:id="12017" w:author="aas" w:date="2013-10-14T02:06:00Z"/>
                <w:del w:id="12018" w:author="Anees Shaikh" w:date="2013-10-19T02:16:00Z"/>
              </w:rPr>
              <w:pPrChange w:id="12019" w:author="Anees Shaikh" w:date="2013-10-19T02:16:00Z">
                <w:pPr>
                  <w:pStyle w:val="XML1"/>
                </w:pPr>
              </w:pPrChange>
            </w:pPr>
            <w:ins w:id="12020" w:author="aas" w:date="2013-10-14T02:06:00Z">
              <w:del w:id="12021" w:author="Anees Shaikh" w:date="2013-10-19T02:16:00Z">
                <w:r w:rsidDel="00E067A3">
                  <w:delText xml:space="preserve">                                &lt;xs:annotation&gt;</w:delText>
                </w:r>
              </w:del>
            </w:ins>
          </w:p>
          <w:p w14:paraId="02C02C7D" w14:textId="013EAA54" w:rsidR="00874469" w:rsidDel="00E067A3" w:rsidRDefault="00874469">
            <w:pPr>
              <w:pStyle w:val="Appx"/>
              <w:rPr>
                <w:ins w:id="12022" w:author="aas" w:date="2013-10-14T02:06:00Z"/>
                <w:del w:id="12023" w:author="Anees Shaikh" w:date="2013-10-19T02:16:00Z"/>
              </w:rPr>
              <w:pPrChange w:id="12024" w:author="Anees Shaikh" w:date="2013-10-19T02:16:00Z">
                <w:pPr>
                  <w:pStyle w:val="XML1"/>
                </w:pPr>
              </w:pPrChange>
            </w:pPr>
            <w:ins w:id="12025" w:author="aas" w:date="2013-10-14T02:06:00Z">
              <w:del w:id="12026" w:author="Anees Shaikh" w:date="2013-10-19T02:16:00Z">
                <w:r w:rsidDel="00E067A3">
                  <w:delText xml:space="preserve">                                  &lt;xs:documentation&gt;</w:delText>
                </w:r>
              </w:del>
            </w:ins>
          </w:p>
          <w:p w14:paraId="217768F1" w14:textId="5C190519" w:rsidR="00874469" w:rsidDel="00E067A3" w:rsidRDefault="00874469">
            <w:pPr>
              <w:pStyle w:val="Appx"/>
              <w:rPr>
                <w:ins w:id="12027" w:author="aas" w:date="2013-10-14T02:06:00Z"/>
                <w:del w:id="12028" w:author="Anees Shaikh" w:date="2013-10-19T02:16:00Z"/>
              </w:rPr>
              <w:pPrChange w:id="12029" w:author="Anees Shaikh" w:date="2013-10-19T02:16:00Z">
                <w:pPr>
                  <w:pStyle w:val="XML1"/>
                </w:pPr>
              </w:pPrChange>
            </w:pPr>
            <w:ins w:id="12030" w:author="aas" w:date="2013-10-14T02:06:00Z">
              <w:del w:id="12031" w:author="Anees Shaikh" w:date="2013-10-19T02:16:00Z">
                <w:r w:rsidDel="00E067A3">
                  <w:delText xml:space="preserve">                                    If IP multicast is used to support broadcast on the tunnel this</w:delText>
                </w:r>
              </w:del>
            </w:ins>
          </w:p>
          <w:p w14:paraId="7D019B80" w14:textId="46E56CD8" w:rsidR="00874469" w:rsidDel="00E067A3" w:rsidRDefault="00874469">
            <w:pPr>
              <w:pStyle w:val="Appx"/>
              <w:rPr>
                <w:ins w:id="12032" w:author="aas" w:date="2013-10-14T02:06:00Z"/>
                <w:del w:id="12033" w:author="Anees Shaikh" w:date="2013-10-19T02:16:00Z"/>
              </w:rPr>
              <w:pPrChange w:id="12034" w:author="Anees Shaikh" w:date="2013-10-19T02:16:00Z">
                <w:pPr>
                  <w:pStyle w:val="XML1"/>
                </w:pPr>
              </w:pPrChange>
            </w:pPr>
            <w:ins w:id="12035" w:author="aas" w:date="2013-10-14T02:06:00Z">
              <w:del w:id="12036" w:author="Anees Shaikh" w:date="2013-10-19T02:16:00Z">
                <w:r w:rsidDel="00E067A3">
                  <w:delText xml:space="preserve">                                           specifies the corresponding multicast IP address</w:delText>
                </w:r>
              </w:del>
            </w:ins>
          </w:p>
          <w:p w14:paraId="41B765F3" w14:textId="50ADE11E" w:rsidR="00874469" w:rsidDel="00E067A3" w:rsidRDefault="00874469">
            <w:pPr>
              <w:pStyle w:val="Appx"/>
              <w:rPr>
                <w:ins w:id="12037" w:author="aas" w:date="2013-10-14T02:06:00Z"/>
                <w:del w:id="12038" w:author="Anees Shaikh" w:date="2013-10-19T02:16:00Z"/>
              </w:rPr>
              <w:pPrChange w:id="12039" w:author="Anees Shaikh" w:date="2013-10-19T02:16:00Z">
                <w:pPr>
                  <w:pStyle w:val="XML1"/>
                </w:pPr>
              </w:pPrChange>
            </w:pPr>
            <w:ins w:id="12040" w:author="aas" w:date="2013-10-14T02:06:00Z">
              <w:del w:id="12041" w:author="Anees Shaikh" w:date="2013-10-19T02:16:00Z">
                <w:r w:rsidDel="00E067A3">
                  <w:delText xml:space="preserve">                                  &lt;/xs:documentation&gt;</w:delText>
                </w:r>
              </w:del>
            </w:ins>
          </w:p>
          <w:p w14:paraId="33CEFD36" w14:textId="39A22E64" w:rsidR="00874469" w:rsidDel="00E067A3" w:rsidRDefault="00874469">
            <w:pPr>
              <w:pStyle w:val="Appx"/>
              <w:rPr>
                <w:ins w:id="12042" w:author="aas" w:date="2013-10-14T02:06:00Z"/>
                <w:del w:id="12043" w:author="Anees Shaikh" w:date="2013-10-19T02:16:00Z"/>
              </w:rPr>
              <w:pPrChange w:id="12044" w:author="Anees Shaikh" w:date="2013-10-19T02:16:00Z">
                <w:pPr>
                  <w:pStyle w:val="XML1"/>
                </w:pPr>
              </w:pPrChange>
            </w:pPr>
            <w:ins w:id="12045" w:author="aas" w:date="2013-10-14T02:06:00Z">
              <w:del w:id="12046" w:author="Anees Shaikh" w:date="2013-10-19T02:16:00Z">
                <w:r w:rsidDel="00E067A3">
                  <w:delText xml:space="preserve">                                &lt;/xs:annotation&gt;</w:delText>
                </w:r>
              </w:del>
            </w:ins>
          </w:p>
          <w:p w14:paraId="26D4C39B" w14:textId="1DDA7AC9" w:rsidR="00874469" w:rsidDel="00E067A3" w:rsidRDefault="00874469">
            <w:pPr>
              <w:pStyle w:val="Appx"/>
              <w:rPr>
                <w:ins w:id="12047" w:author="aas" w:date="2013-10-14T02:06:00Z"/>
                <w:del w:id="12048" w:author="Anees Shaikh" w:date="2013-10-19T02:16:00Z"/>
              </w:rPr>
              <w:pPrChange w:id="12049" w:author="Anees Shaikh" w:date="2013-10-19T02:16:00Z">
                <w:pPr>
                  <w:pStyle w:val="XML1"/>
                </w:pPr>
              </w:pPrChange>
            </w:pPr>
            <w:ins w:id="12050" w:author="aas" w:date="2013-10-14T02:06:00Z">
              <w:del w:id="12051" w:author="Anees Shaikh" w:date="2013-10-19T02:16:00Z">
                <w:r w:rsidDel="00E067A3">
                  <w:delText xml:space="preserve">                              &lt;/xs:element&gt;</w:delText>
                </w:r>
              </w:del>
            </w:ins>
          </w:p>
          <w:p w14:paraId="4B60D39F" w14:textId="61A53D4B" w:rsidR="00874469" w:rsidDel="00E067A3" w:rsidRDefault="00874469">
            <w:pPr>
              <w:pStyle w:val="Appx"/>
              <w:rPr>
                <w:ins w:id="12052" w:author="aas" w:date="2013-10-14T02:06:00Z"/>
                <w:del w:id="12053" w:author="Anees Shaikh" w:date="2013-10-19T02:16:00Z"/>
              </w:rPr>
              <w:pPrChange w:id="12054" w:author="Anees Shaikh" w:date="2013-10-19T02:16:00Z">
                <w:pPr>
                  <w:pStyle w:val="XML1"/>
                </w:pPr>
              </w:pPrChange>
            </w:pPr>
            <w:ins w:id="12055" w:author="aas" w:date="2013-10-14T02:06:00Z">
              <w:del w:id="12056" w:author="Anees Shaikh" w:date="2013-10-19T02:16:00Z">
                <w:r w:rsidDel="00E067A3">
                  <w:delText xml:space="preserve">                              &lt;xs:element name="udp-source-port" minOccurs="0"  type="inet:port-number"&gt;</w:delText>
                </w:r>
              </w:del>
            </w:ins>
          </w:p>
          <w:p w14:paraId="5CA34B15" w14:textId="373BE166" w:rsidR="00874469" w:rsidDel="00E067A3" w:rsidRDefault="00874469">
            <w:pPr>
              <w:pStyle w:val="Appx"/>
              <w:rPr>
                <w:ins w:id="12057" w:author="aas" w:date="2013-10-14T02:06:00Z"/>
                <w:del w:id="12058" w:author="Anees Shaikh" w:date="2013-10-19T02:16:00Z"/>
              </w:rPr>
              <w:pPrChange w:id="12059" w:author="Anees Shaikh" w:date="2013-10-19T02:16:00Z">
                <w:pPr>
                  <w:pStyle w:val="XML1"/>
                </w:pPr>
              </w:pPrChange>
            </w:pPr>
            <w:ins w:id="12060" w:author="aas" w:date="2013-10-14T02:06:00Z">
              <w:del w:id="12061" w:author="Anees Shaikh" w:date="2013-10-19T02:16:00Z">
                <w:r w:rsidDel="00E067A3">
                  <w:delText xml:space="preserve">                                &lt;xs:annotation&gt;</w:delText>
                </w:r>
              </w:del>
            </w:ins>
          </w:p>
          <w:p w14:paraId="7F845A0A" w14:textId="0F42DD33" w:rsidR="00874469" w:rsidDel="00E067A3" w:rsidRDefault="00874469">
            <w:pPr>
              <w:pStyle w:val="Appx"/>
              <w:rPr>
                <w:ins w:id="12062" w:author="aas" w:date="2013-10-14T02:06:00Z"/>
                <w:del w:id="12063" w:author="Anees Shaikh" w:date="2013-10-19T02:16:00Z"/>
              </w:rPr>
              <w:pPrChange w:id="12064" w:author="Anees Shaikh" w:date="2013-10-19T02:16:00Z">
                <w:pPr>
                  <w:pStyle w:val="XML1"/>
                </w:pPr>
              </w:pPrChange>
            </w:pPr>
            <w:ins w:id="12065" w:author="aas" w:date="2013-10-14T02:06:00Z">
              <w:del w:id="12066" w:author="Anees Shaikh" w:date="2013-10-19T02:16:00Z">
                <w:r w:rsidDel="00E067A3">
                  <w:delText xml:space="preserve">                                  &lt;xs:documentation&gt;</w:delText>
                </w:r>
              </w:del>
            </w:ins>
          </w:p>
          <w:p w14:paraId="137F23AD" w14:textId="132CAA86" w:rsidR="00874469" w:rsidDel="00E067A3" w:rsidRDefault="00874469">
            <w:pPr>
              <w:pStyle w:val="Appx"/>
              <w:rPr>
                <w:ins w:id="12067" w:author="aas" w:date="2013-10-14T02:06:00Z"/>
                <w:del w:id="12068" w:author="Anees Shaikh" w:date="2013-10-19T02:16:00Z"/>
              </w:rPr>
              <w:pPrChange w:id="12069" w:author="Anees Shaikh" w:date="2013-10-19T02:16:00Z">
                <w:pPr>
                  <w:pStyle w:val="XML1"/>
                </w:pPr>
              </w:pPrChange>
            </w:pPr>
            <w:ins w:id="12070" w:author="aas" w:date="2013-10-14T02:06:00Z">
              <w:del w:id="12071" w:author="Anees Shaikh" w:date="2013-10-19T02:16:00Z">
                <w:r w:rsidDel="00E067A3">
                  <w:delText xml:space="preserve">                                    Specifies the outer UDP source port number.  If this element is absent,</w:delText>
                </w:r>
              </w:del>
            </w:ins>
          </w:p>
          <w:p w14:paraId="0F886902" w14:textId="306A3BC6" w:rsidR="00874469" w:rsidDel="00E067A3" w:rsidRDefault="00874469">
            <w:pPr>
              <w:pStyle w:val="Appx"/>
              <w:rPr>
                <w:ins w:id="12072" w:author="aas" w:date="2013-10-14T02:06:00Z"/>
                <w:del w:id="12073" w:author="Anees Shaikh" w:date="2013-10-19T02:16:00Z"/>
              </w:rPr>
              <w:pPrChange w:id="12074" w:author="Anees Shaikh" w:date="2013-10-19T02:16:00Z">
                <w:pPr>
                  <w:pStyle w:val="XML1"/>
                </w:pPr>
              </w:pPrChange>
            </w:pPr>
            <w:ins w:id="12075" w:author="aas" w:date="2013-10-14T02:06:00Z">
              <w:del w:id="12076" w:author="Anees Shaikh" w:date="2013-10-19T02:16:00Z">
                <w:r w:rsidDel="00E067A3">
                  <w:delText xml:space="preserve">                                           the port number MAY be chosen dynamically.</w:delText>
                </w:r>
              </w:del>
            </w:ins>
          </w:p>
          <w:p w14:paraId="7F313E4D" w14:textId="7683F25E" w:rsidR="00874469" w:rsidDel="00E067A3" w:rsidRDefault="00874469">
            <w:pPr>
              <w:pStyle w:val="Appx"/>
              <w:rPr>
                <w:ins w:id="12077" w:author="aas" w:date="2013-10-14T02:06:00Z"/>
                <w:del w:id="12078" w:author="Anees Shaikh" w:date="2013-10-19T02:16:00Z"/>
              </w:rPr>
              <w:pPrChange w:id="12079" w:author="Anees Shaikh" w:date="2013-10-19T02:16:00Z">
                <w:pPr>
                  <w:pStyle w:val="XML1"/>
                </w:pPr>
              </w:pPrChange>
            </w:pPr>
            <w:ins w:id="12080" w:author="aas" w:date="2013-10-14T02:06:00Z">
              <w:del w:id="12081" w:author="Anees Shaikh" w:date="2013-10-19T02:16:00Z">
                <w:r w:rsidDel="00E067A3">
                  <w:delText xml:space="preserve">                                  &lt;/xs:documentation&gt;</w:delText>
                </w:r>
              </w:del>
            </w:ins>
          </w:p>
          <w:p w14:paraId="1F30023E" w14:textId="3EF5FF61" w:rsidR="00874469" w:rsidDel="00E067A3" w:rsidRDefault="00874469">
            <w:pPr>
              <w:pStyle w:val="Appx"/>
              <w:rPr>
                <w:ins w:id="12082" w:author="aas" w:date="2013-10-14T02:06:00Z"/>
                <w:del w:id="12083" w:author="Anees Shaikh" w:date="2013-10-19T02:16:00Z"/>
              </w:rPr>
              <w:pPrChange w:id="12084" w:author="Anees Shaikh" w:date="2013-10-19T02:16:00Z">
                <w:pPr>
                  <w:pStyle w:val="XML1"/>
                </w:pPr>
              </w:pPrChange>
            </w:pPr>
            <w:ins w:id="12085" w:author="aas" w:date="2013-10-14T02:06:00Z">
              <w:del w:id="12086" w:author="Anees Shaikh" w:date="2013-10-19T02:16:00Z">
                <w:r w:rsidDel="00E067A3">
                  <w:delText xml:space="preserve">                                &lt;/xs:annotation&gt;</w:delText>
                </w:r>
              </w:del>
            </w:ins>
          </w:p>
          <w:p w14:paraId="0FD2B827" w14:textId="7E52F032" w:rsidR="00874469" w:rsidDel="00E067A3" w:rsidRDefault="00874469">
            <w:pPr>
              <w:pStyle w:val="Appx"/>
              <w:rPr>
                <w:ins w:id="12087" w:author="aas" w:date="2013-10-14T02:06:00Z"/>
                <w:del w:id="12088" w:author="Anees Shaikh" w:date="2013-10-19T02:16:00Z"/>
              </w:rPr>
              <w:pPrChange w:id="12089" w:author="Anees Shaikh" w:date="2013-10-19T02:16:00Z">
                <w:pPr>
                  <w:pStyle w:val="XML1"/>
                </w:pPr>
              </w:pPrChange>
            </w:pPr>
            <w:ins w:id="12090" w:author="aas" w:date="2013-10-14T02:06:00Z">
              <w:del w:id="12091" w:author="Anees Shaikh" w:date="2013-10-19T02:16:00Z">
                <w:r w:rsidDel="00E067A3">
                  <w:delText xml:space="preserve">                              &lt;/xs:element&gt;</w:delText>
                </w:r>
              </w:del>
            </w:ins>
          </w:p>
          <w:p w14:paraId="21EF696A" w14:textId="751C4EA6" w:rsidR="00874469" w:rsidDel="00E067A3" w:rsidRDefault="00874469">
            <w:pPr>
              <w:pStyle w:val="Appx"/>
              <w:rPr>
                <w:ins w:id="12092" w:author="aas" w:date="2013-10-14T02:06:00Z"/>
                <w:del w:id="12093" w:author="Anees Shaikh" w:date="2013-10-19T02:16:00Z"/>
              </w:rPr>
              <w:pPrChange w:id="12094" w:author="Anees Shaikh" w:date="2013-10-19T02:16:00Z">
                <w:pPr>
                  <w:pStyle w:val="XML1"/>
                </w:pPr>
              </w:pPrChange>
            </w:pPr>
            <w:ins w:id="12095" w:author="aas" w:date="2013-10-14T02:06:00Z">
              <w:del w:id="12096" w:author="Anees Shaikh" w:date="2013-10-19T02:16:00Z">
                <w:r w:rsidDel="00E067A3">
                  <w:delText xml:space="preserve">                              &lt;xs:element name="udp-dest-port" minOccurs="0"  type="inet:port-number"&gt;</w:delText>
                </w:r>
              </w:del>
            </w:ins>
          </w:p>
          <w:p w14:paraId="78ABD8A7" w14:textId="5A023E86" w:rsidR="00874469" w:rsidDel="00E067A3" w:rsidRDefault="00874469">
            <w:pPr>
              <w:pStyle w:val="Appx"/>
              <w:rPr>
                <w:ins w:id="12097" w:author="aas" w:date="2013-10-14T02:06:00Z"/>
                <w:del w:id="12098" w:author="Anees Shaikh" w:date="2013-10-19T02:16:00Z"/>
              </w:rPr>
              <w:pPrChange w:id="12099" w:author="Anees Shaikh" w:date="2013-10-19T02:16:00Z">
                <w:pPr>
                  <w:pStyle w:val="XML1"/>
                </w:pPr>
              </w:pPrChange>
            </w:pPr>
            <w:ins w:id="12100" w:author="aas" w:date="2013-10-14T02:06:00Z">
              <w:del w:id="12101" w:author="Anees Shaikh" w:date="2013-10-19T02:16:00Z">
                <w:r w:rsidDel="00E067A3">
                  <w:delText xml:space="preserve">                                &lt;xs:annotation&gt;</w:delText>
                </w:r>
              </w:del>
            </w:ins>
          </w:p>
          <w:p w14:paraId="73A37401" w14:textId="23257D36" w:rsidR="00874469" w:rsidDel="00E067A3" w:rsidRDefault="00874469">
            <w:pPr>
              <w:pStyle w:val="Appx"/>
              <w:rPr>
                <w:ins w:id="12102" w:author="aas" w:date="2013-10-14T02:06:00Z"/>
                <w:del w:id="12103" w:author="Anees Shaikh" w:date="2013-10-19T02:16:00Z"/>
              </w:rPr>
              <w:pPrChange w:id="12104" w:author="Anees Shaikh" w:date="2013-10-19T02:16:00Z">
                <w:pPr>
                  <w:pStyle w:val="XML1"/>
                </w:pPr>
              </w:pPrChange>
            </w:pPr>
            <w:ins w:id="12105" w:author="aas" w:date="2013-10-14T02:06:00Z">
              <w:del w:id="12106" w:author="Anees Shaikh" w:date="2013-10-19T02:16:00Z">
                <w:r w:rsidDel="00E067A3">
                  <w:delText xml:space="preserve">                                  &lt;xs:documentation&gt;</w:delText>
                </w:r>
              </w:del>
            </w:ins>
          </w:p>
          <w:p w14:paraId="60A63596" w14:textId="704154FC" w:rsidR="00874469" w:rsidDel="00E067A3" w:rsidRDefault="00874469">
            <w:pPr>
              <w:pStyle w:val="Appx"/>
              <w:rPr>
                <w:ins w:id="12107" w:author="aas" w:date="2013-10-14T02:06:00Z"/>
                <w:del w:id="12108" w:author="Anees Shaikh" w:date="2013-10-19T02:16:00Z"/>
              </w:rPr>
              <w:pPrChange w:id="12109" w:author="Anees Shaikh" w:date="2013-10-19T02:16:00Z">
                <w:pPr>
                  <w:pStyle w:val="XML1"/>
                </w:pPr>
              </w:pPrChange>
            </w:pPr>
            <w:ins w:id="12110" w:author="aas" w:date="2013-10-14T02:06:00Z">
              <w:del w:id="12111" w:author="Anees Shaikh" w:date="2013-10-19T02:16:00Z">
                <w:r w:rsidDel="00E067A3">
                  <w:delText xml:space="preserve">                                    Specifies the outer UDP destination port number.  It SHOULD</w:delText>
                </w:r>
              </w:del>
            </w:ins>
          </w:p>
          <w:p w14:paraId="636292A2" w14:textId="0D23C1CC" w:rsidR="00874469" w:rsidDel="00E067A3" w:rsidRDefault="00874469">
            <w:pPr>
              <w:pStyle w:val="Appx"/>
              <w:rPr>
                <w:ins w:id="12112" w:author="aas" w:date="2013-10-14T02:06:00Z"/>
                <w:del w:id="12113" w:author="Anees Shaikh" w:date="2013-10-19T02:16:00Z"/>
              </w:rPr>
              <w:pPrChange w:id="12114" w:author="Anees Shaikh" w:date="2013-10-19T02:16:00Z">
                <w:pPr>
                  <w:pStyle w:val="XML1"/>
                </w:pPr>
              </w:pPrChange>
            </w:pPr>
            <w:ins w:id="12115" w:author="aas" w:date="2013-10-14T02:06:00Z">
              <w:del w:id="12116" w:author="Anees Shaikh" w:date="2013-10-19T02:16:00Z">
                <w:r w:rsidDel="00E067A3">
                  <w:delText xml:space="preserve">                                           be set to 4789, the port number reserved for VxLAN at IANA.</w:delText>
                </w:r>
              </w:del>
            </w:ins>
          </w:p>
          <w:p w14:paraId="57A03435" w14:textId="2FCE68F5" w:rsidR="00874469" w:rsidDel="00E067A3" w:rsidRDefault="00874469">
            <w:pPr>
              <w:pStyle w:val="Appx"/>
              <w:rPr>
                <w:ins w:id="12117" w:author="aas" w:date="2013-10-14T02:06:00Z"/>
                <w:del w:id="12118" w:author="Anees Shaikh" w:date="2013-10-19T02:16:00Z"/>
              </w:rPr>
              <w:pPrChange w:id="12119" w:author="Anees Shaikh" w:date="2013-10-19T02:16:00Z">
                <w:pPr>
                  <w:pStyle w:val="XML1"/>
                </w:pPr>
              </w:pPrChange>
            </w:pPr>
            <w:ins w:id="12120" w:author="aas" w:date="2013-10-14T02:06:00Z">
              <w:del w:id="12121" w:author="Anees Shaikh" w:date="2013-10-19T02:16:00Z">
                <w:r w:rsidDel="00E067A3">
                  <w:delText xml:space="preserve">                                  &lt;/xs:documentation&gt;</w:delText>
                </w:r>
              </w:del>
            </w:ins>
          </w:p>
          <w:p w14:paraId="37FFA98D" w14:textId="1C9D3B2C" w:rsidR="00874469" w:rsidDel="00E067A3" w:rsidRDefault="00874469">
            <w:pPr>
              <w:pStyle w:val="Appx"/>
              <w:rPr>
                <w:ins w:id="12122" w:author="aas" w:date="2013-10-14T02:06:00Z"/>
                <w:del w:id="12123" w:author="Anees Shaikh" w:date="2013-10-19T02:16:00Z"/>
              </w:rPr>
              <w:pPrChange w:id="12124" w:author="Anees Shaikh" w:date="2013-10-19T02:16:00Z">
                <w:pPr>
                  <w:pStyle w:val="XML1"/>
                </w:pPr>
              </w:pPrChange>
            </w:pPr>
            <w:ins w:id="12125" w:author="aas" w:date="2013-10-14T02:06:00Z">
              <w:del w:id="12126" w:author="Anees Shaikh" w:date="2013-10-19T02:16:00Z">
                <w:r w:rsidDel="00E067A3">
                  <w:delText xml:space="preserve">                                &lt;/xs:annotation&gt;</w:delText>
                </w:r>
              </w:del>
            </w:ins>
          </w:p>
          <w:p w14:paraId="661846F5" w14:textId="56F3DB5A" w:rsidR="00874469" w:rsidDel="00E067A3" w:rsidRDefault="00874469">
            <w:pPr>
              <w:pStyle w:val="Appx"/>
              <w:rPr>
                <w:ins w:id="12127" w:author="aas" w:date="2013-10-14T02:06:00Z"/>
                <w:del w:id="12128" w:author="Anees Shaikh" w:date="2013-10-19T02:16:00Z"/>
              </w:rPr>
              <w:pPrChange w:id="12129" w:author="Anees Shaikh" w:date="2013-10-19T02:16:00Z">
                <w:pPr>
                  <w:pStyle w:val="XML1"/>
                </w:pPr>
              </w:pPrChange>
            </w:pPr>
            <w:ins w:id="12130" w:author="aas" w:date="2013-10-14T02:06:00Z">
              <w:del w:id="12131" w:author="Anees Shaikh" w:date="2013-10-19T02:16:00Z">
                <w:r w:rsidDel="00E067A3">
                  <w:delText xml:space="preserve">                              &lt;/xs:element&gt;</w:delText>
                </w:r>
              </w:del>
            </w:ins>
          </w:p>
          <w:p w14:paraId="4C6722CF" w14:textId="12A4A787" w:rsidR="00874469" w:rsidDel="00E067A3" w:rsidRDefault="00874469">
            <w:pPr>
              <w:pStyle w:val="Appx"/>
              <w:rPr>
                <w:ins w:id="12132" w:author="aas" w:date="2013-10-14T02:06:00Z"/>
                <w:del w:id="12133" w:author="Anees Shaikh" w:date="2013-10-19T02:16:00Z"/>
              </w:rPr>
              <w:pPrChange w:id="12134" w:author="Anees Shaikh" w:date="2013-10-19T02:16:00Z">
                <w:pPr>
                  <w:pStyle w:val="XML1"/>
                </w:pPr>
              </w:pPrChange>
            </w:pPr>
            <w:ins w:id="12135" w:author="aas" w:date="2013-10-14T02:06:00Z">
              <w:del w:id="12136" w:author="Anees Shaikh" w:date="2013-10-19T02:16:00Z">
                <w:r w:rsidDel="00E067A3">
                  <w:delText xml:space="preserve">                              &lt;xs:element name="udp-checksum" minOccurs="0"  type="xs:boolean"&gt;</w:delText>
                </w:r>
              </w:del>
            </w:ins>
          </w:p>
          <w:p w14:paraId="2BAF3811" w14:textId="51BB98EB" w:rsidR="00874469" w:rsidDel="00E067A3" w:rsidRDefault="00874469">
            <w:pPr>
              <w:pStyle w:val="Appx"/>
              <w:rPr>
                <w:ins w:id="12137" w:author="aas" w:date="2013-10-14T02:06:00Z"/>
                <w:del w:id="12138" w:author="Anees Shaikh" w:date="2013-10-19T02:16:00Z"/>
              </w:rPr>
              <w:pPrChange w:id="12139" w:author="Anees Shaikh" w:date="2013-10-19T02:16:00Z">
                <w:pPr>
                  <w:pStyle w:val="XML1"/>
                </w:pPr>
              </w:pPrChange>
            </w:pPr>
            <w:ins w:id="12140" w:author="aas" w:date="2013-10-14T02:06:00Z">
              <w:del w:id="12141" w:author="Anees Shaikh" w:date="2013-10-19T02:16:00Z">
                <w:r w:rsidDel="00E067A3">
                  <w:delText xml:space="preserve">                                &lt;xs:annotation&gt;</w:delText>
                </w:r>
              </w:del>
            </w:ins>
          </w:p>
          <w:p w14:paraId="7C06A7FC" w14:textId="24E65606" w:rsidR="00874469" w:rsidDel="00E067A3" w:rsidRDefault="00874469">
            <w:pPr>
              <w:pStyle w:val="Appx"/>
              <w:rPr>
                <w:ins w:id="12142" w:author="aas" w:date="2013-10-14T02:06:00Z"/>
                <w:del w:id="12143" w:author="Anees Shaikh" w:date="2013-10-19T02:16:00Z"/>
              </w:rPr>
              <w:pPrChange w:id="12144" w:author="Anees Shaikh" w:date="2013-10-19T02:16:00Z">
                <w:pPr>
                  <w:pStyle w:val="XML1"/>
                </w:pPr>
              </w:pPrChange>
            </w:pPr>
            <w:ins w:id="12145" w:author="aas" w:date="2013-10-14T02:06:00Z">
              <w:del w:id="12146" w:author="Anees Shaikh" w:date="2013-10-19T02:16:00Z">
                <w:r w:rsidDel="00E067A3">
                  <w:delText xml:space="preserve">                                  &lt;xs:documentation&gt;</w:delText>
                </w:r>
              </w:del>
            </w:ins>
          </w:p>
          <w:p w14:paraId="26675726" w14:textId="2903A194" w:rsidR="00874469" w:rsidDel="00E067A3" w:rsidRDefault="00874469">
            <w:pPr>
              <w:pStyle w:val="Appx"/>
              <w:rPr>
                <w:ins w:id="12147" w:author="aas" w:date="2013-10-14T02:06:00Z"/>
                <w:del w:id="12148" w:author="Anees Shaikh" w:date="2013-10-19T02:16:00Z"/>
              </w:rPr>
              <w:pPrChange w:id="12149" w:author="Anees Shaikh" w:date="2013-10-19T02:16:00Z">
                <w:pPr>
                  <w:pStyle w:val="XML1"/>
                </w:pPr>
              </w:pPrChange>
            </w:pPr>
            <w:ins w:id="12150" w:author="aas" w:date="2013-10-14T02:06:00Z">
              <w:del w:id="12151" w:author="Anees Shaikh" w:date="2013-10-19T02:16:00Z">
                <w:r w:rsidDel="00E067A3">
                  <w:delText xml:space="preserve">                                    Boolean flag to indicate whether or not the outer UDP checksum should be</w:delText>
                </w:r>
              </w:del>
            </w:ins>
          </w:p>
          <w:p w14:paraId="65871628" w14:textId="0B5A6C55" w:rsidR="00874469" w:rsidDel="00E067A3" w:rsidRDefault="00874469">
            <w:pPr>
              <w:pStyle w:val="Appx"/>
              <w:rPr>
                <w:ins w:id="12152" w:author="aas" w:date="2013-10-14T02:06:00Z"/>
                <w:del w:id="12153" w:author="Anees Shaikh" w:date="2013-10-19T02:16:00Z"/>
              </w:rPr>
              <w:pPrChange w:id="12154" w:author="Anees Shaikh" w:date="2013-10-19T02:16:00Z">
                <w:pPr>
                  <w:pStyle w:val="XML1"/>
                </w:pPr>
              </w:pPrChange>
            </w:pPr>
            <w:ins w:id="12155" w:author="aas" w:date="2013-10-14T02:06:00Z">
              <w:del w:id="12156" w:author="Anees Shaikh" w:date="2013-10-19T02:16:00Z">
                <w:r w:rsidDel="00E067A3">
                  <w:delText xml:space="preserve">                                           set</w:delText>
                </w:r>
              </w:del>
            </w:ins>
          </w:p>
          <w:p w14:paraId="0A69F612" w14:textId="26FAA9E2" w:rsidR="00874469" w:rsidDel="00E067A3" w:rsidRDefault="00874469">
            <w:pPr>
              <w:pStyle w:val="Appx"/>
              <w:rPr>
                <w:ins w:id="12157" w:author="aas" w:date="2013-10-14T02:06:00Z"/>
                <w:del w:id="12158" w:author="Anees Shaikh" w:date="2013-10-19T02:16:00Z"/>
              </w:rPr>
              <w:pPrChange w:id="12159" w:author="Anees Shaikh" w:date="2013-10-19T02:16:00Z">
                <w:pPr>
                  <w:pStyle w:val="XML1"/>
                </w:pPr>
              </w:pPrChange>
            </w:pPr>
            <w:ins w:id="12160" w:author="aas" w:date="2013-10-14T02:06:00Z">
              <w:del w:id="12161" w:author="Anees Shaikh" w:date="2013-10-19T02:16:00Z">
                <w:r w:rsidDel="00E067A3">
                  <w:delText xml:space="preserve">                                  &lt;/xs:documentation&gt;</w:delText>
                </w:r>
              </w:del>
            </w:ins>
          </w:p>
          <w:p w14:paraId="1E11B57B" w14:textId="795414FF" w:rsidR="00874469" w:rsidDel="00E067A3" w:rsidRDefault="00874469">
            <w:pPr>
              <w:pStyle w:val="Appx"/>
              <w:rPr>
                <w:ins w:id="12162" w:author="aas" w:date="2013-10-14T02:06:00Z"/>
                <w:del w:id="12163" w:author="Anees Shaikh" w:date="2013-10-19T02:16:00Z"/>
              </w:rPr>
              <w:pPrChange w:id="12164" w:author="Anees Shaikh" w:date="2013-10-19T02:16:00Z">
                <w:pPr>
                  <w:pStyle w:val="XML1"/>
                </w:pPr>
              </w:pPrChange>
            </w:pPr>
            <w:ins w:id="12165" w:author="aas" w:date="2013-10-14T02:06:00Z">
              <w:del w:id="12166" w:author="Anees Shaikh" w:date="2013-10-19T02:16:00Z">
                <w:r w:rsidDel="00E067A3">
                  <w:delText xml:space="preserve">                                &lt;/xs:annotation&gt;</w:delText>
                </w:r>
              </w:del>
            </w:ins>
          </w:p>
          <w:p w14:paraId="286BF837" w14:textId="29B668EF" w:rsidR="00874469" w:rsidDel="00E067A3" w:rsidRDefault="00874469">
            <w:pPr>
              <w:pStyle w:val="Appx"/>
              <w:rPr>
                <w:ins w:id="12167" w:author="aas" w:date="2013-10-14T02:06:00Z"/>
                <w:del w:id="12168" w:author="Anees Shaikh" w:date="2013-10-19T02:16:00Z"/>
              </w:rPr>
              <w:pPrChange w:id="12169" w:author="Anees Shaikh" w:date="2013-10-19T02:16:00Z">
                <w:pPr>
                  <w:pStyle w:val="XML1"/>
                </w:pPr>
              </w:pPrChange>
            </w:pPr>
            <w:ins w:id="12170" w:author="aas" w:date="2013-10-14T02:06:00Z">
              <w:del w:id="12171" w:author="Anees Shaikh" w:date="2013-10-19T02:16:00Z">
                <w:r w:rsidDel="00E067A3">
                  <w:delText xml:space="preserve">                              &lt;/xs:element&gt;</w:delText>
                </w:r>
              </w:del>
            </w:ins>
          </w:p>
          <w:p w14:paraId="511E293A" w14:textId="3477DED1" w:rsidR="00874469" w:rsidDel="00E067A3" w:rsidRDefault="00874469">
            <w:pPr>
              <w:pStyle w:val="Appx"/>
              <w:rPr>
                <w:ins w:id="12172" w:author="aas" w:date="2013-10-14T02:06:00Z"/>
                <w:del w:id="12173" w:author="Anees Shaikh" w:date="2013-10-19T02:16:00Z"/>
              </w:rPr>
              <w:pPrChange w:id="12174" w:author="Anees Shaikh" w:date="2013-10-19T02:16:00Z">
                <w:pPr>
                  <w:pStyle w:val="XML1"/>
                </w:pPr>
              </w:pPrChange>
            </w:pPr>
            <w:ins w:id="12175" w:author="aas" w:date="2013-10-14T02:06:00Z">
              <w:del w:id="12176" w:author="Anees Shaikh" w:date="2013-10-19T02:16:00Z">
                <w:r w:rsidDel="00E067A3">
                  <w:delText xml:space="preserve">                              &lt;xs:any minOccurs="0" maxOccurs="unbounded"</w:delText>
                </w:r>
              </w:del>
            </w:ins>
          </w:p>
          <w:p w14:paraId="0D206858" w14:textId="75ABB956" w:rsidR="00874469" w:rsidDel="00E067A3" w:rsidRDefault="00874469">
            <w:pPr>
              <w:pStyle w:val="Appx"/>
              <w:rPr>
                <w:ins w:id="12177" w:author="aas" w:date="2013-10-14T02:06:00Z"/>
                <w:del w:id="12178" w:author="Anees Shaikh" w:date="2013-10-19T02:16:00Z"/>
              </w:rPr>
              <w:pPrChange w:id="12179" w:author="Anees Shaikh" w:date="2013-10-19T02:16:00Z">
                <w:pPr>
                  <w:pStyle w:val="XML1"/>
                </w:pPr>
              </w:pPrChange>
            </w:pPr>
            <w:ins w:id="12180" w:author="aas" w:date="2013-10-14T02:06:00Z">
              <w:del w:id="12181" w:author="Anees Shaikh" w:date="2013-10-19T02:16:00Z">
                <w:r w:rsidDel="00E067A3">
                  <w:delText xml:space="preserve">                                      namespace="##other" processContents="lax"/&gt;</w:delText>
                </w:r>
              </w:del>
            </w:ins>
          </w:p>
          <w:p w14:paraId="2F4FBC61" w14:textId="57F20809" w:rsidR="00874469" w:rsidDel="00E067A3" w:rsidRDefault="00874469">
            <w:pPr>
              <w:pStyle w:val="Appx"/>
              <w:rPr>
                <w:ins w:id="12182" w:author="aas" w:date="2013-10-14T02:06:00Z"/>
                <w:del w:id="12183" w:author="Anees Shaikh" w:date="2013-10-19T02:16:00Z"/>
              </w:rPr>
              <w:pPrChange w:id="12184" w:author="Anees Shaikh" w:date="2013-10-19T02:16:00Z">
                <w:pPr>
                  <w:pStyle w:val="XML1"/>
                </w:pPr>
              </w:pPrChange>
            </w:pPr>
            <w:ins w:id="12185" w:author="aas" w:date="2013-10-14T02:06:00Z">
              <w:del w:id="12186" w:author="Anees Shaikh" w:date="2013-10-19T02:16:00Z">
                <w:r w:rsidDel="00E067A3">
                  <w:delText xml:space="preserve">                            &lt;/xs:sequence&gt;</w:delText>
                </w:r>
              </w:del>
            </w:ins>
          </w:p>
          <w:p w14:paraId="20FAA8DC" w14:textId="7B2B1B68" w:rsidR="00874469" w:rsidDel="00E067A3" w:rsidRDefault="00874469">
            <w:pPr>
              <w:pStyle w:val="Appx"/>
              <w:rPr>
                <w:ins w:id="12187" w:author="aas" w:date="2013-10-14T02:06:00Z"/>
                <w:del w:id="12188" w:author="Anees Shaikh" w:date="2013-10-19T02:16:00Z"/>
              </w:rPr>
              <w:pPrChange w:id="12189" w:author="Anees Shaikh" w:date="2013-10-19T02:16:00Z">
                <w:pPr>
                  <w:pStyle w:val="XML1"/>
                </w:pPr>
              </w:pPrChange>
            </w:pPr>
            <w:ins w:id="12190" w:author="aas" w:date="2013-10-14T02:06:00Z">
              <w:del w:id="12191" w:author="Anees Shaikh" w:date="2013-10-19T02:16:00Z">
                <w:r w:rsidDel="00E067A3">
                  <w:delText xml:space="preserve">                          &lt;/xs:complexType&gt;</w:delText>
                </w:r>
              </w:del>
            </w:ins>
          </w:p>
          <w:p w14:paraId="4B2CCEAC" w14:textId="3FC75254" w:rsidR="00874469" w:rsidDel="00E067A3" w:rsidRDefault="00874469">
            <w:pPr>
              <w:pStyle w:val="Appx"/>
              <w:rPr>
                <w:ins w:id="12192" w:author="aas" w:date="2013-10-14T02:06:00Z"/>
                <w:del w:id="12193" w:author="Anees Shaikh" w:date="2013-10-19T02:16:00Z"/>
              </w:rPr>
              <w:pPrChange w:id="12194" w:author="Anees Shaikh" w:date="2013-10-19T02:16:00Z">
                <w:pPr>
                  <w:pStyle w:val="XML1"/>
                </w:pPr>
              </w:pPrChange>
            </w:pPr>
            <w:ins w:id="12195" w:author="aas" w:date="2013-10-14T02:06:00Z">
              <w:del w:id="12196" w:author="Anees Shaikh" w:date="2013-10-19T02:16:00Z">
                <w:r w:rsidDel="00E067A3">
                  <w:delText xml:space="preserve">                        &lt;/xs:element&gt;</w:delText>
                </w:r>
              </w:del>
            </w:ins>
          </w:p>
          <w:p w14:paraId="110172A8" w14:textId="207DA3B4" w:rsidR="00874469" w:rsidDel="00E067A3" w:rsidRDefault="00874469">
            <w:pPr>
              <w:pStyle w:val="Appx"/>
              <w:rPr>
                <w:ins w:id="12197" w:author="aas" w:date="2013-10-14T02:06:00Z"/>
                <w:del w:id="12198" w:author="Anees Shaikh" w:date="2013-10-19T02:16:00Z"/>
              </w:rPr>
              <w:pPrChange w:id="12199" w:author="Anees Shaikh" w:date="2013-10-19T02:16:00Z">
                <w:pPr>
                  <w:pStyle w:val="XML1"/>
                </w:pPr>
              </w:pPrChange>
            </w:pPr>
            <w:ins w:id="12200" w:author="aas" w:date="2013-10-14T02:06:00Z">
              <w:del w:id="12201" w:author="Anees Shaikh" w:date="2013-10-19T02:16:00Z">
                <w:r w:rsidDel="00E067A3">
                  <w:delText xml:space="preserve">                        &lt;xs:any minOccurs="0" maxOccurs="unbounded"</w:delText>
                </w:r>
              </w:del>
            </w:ins>
          </w:p>
          <w:p w14:paraId="7F984628" w14:textId="0EFDE5D1" w:rsidR="00874469" w:rsidDel="00E067A3" w:rsidRDefault="00874469">
            <w:pPr>
              <w:pStyle w:val="Appx"/>
              <w:rPr>
                <w:ins w:id="12202" w:author="aas" w:date="2013-10-14T02:06:00Z"/>
                <w:del w:id="12203" w:author="Anees Shaikh" w:date="2013-10-19T02:16:00Z"/>
              </w:rPr>
              <w:pPrChange w:id="12204" w:author="Anees Shaikh" w:date="2013-10-19T02:16:00Z">
                <w:pPr>
                  <w:pStyle w:val="XML1"/>
                </w:pPr>
              </w:pPrChange>
            </w:pPr>
            <w:ins w:id="12205" w:author="aas" w:date="2013-10-14T02:06:00Z">
              <w:del w:id="12206" w:author="Anees Shaikh" w:date="2013-10-19T02:16:00Z">
                <w:r w:rsidDel="00E067A3">
                  <w:delText xml:space="preserve">                                namespace="##other" processContents="lax"/&gt;</w:delText>
                </w:r>
              </w:del>
            </w:ins>
          </w:p>
          <w:p w14:paraId="0FC87667" w14:textId="3D6649F5" w:rsidR="00874469" w:rsidDel="00E067A3" w:rsidRDefault="00874469">
            <w:pPr>
              <w:pStyle w:val="Appx"/>
              <w:rPr>
                <w:ins w:id="12207" w:author="aas" w:date="2013-10-14T02:06:00Z"/>
                <w:del w:id="12208" w:author="Anees Shaikh" w:date="2013-10-19T02:16:00Z"/>
              </w:rPr>
              <w:pPrChange w:id="12209" w:author="Anees Shaikh" w:date="2013-10-19T02:16:00Z">
                <w:pPr>
                  <w:pStyle w:val="XML1"/>
                </w:pPr>
              </w:pPrChange>
            </w:pPr>
            <w:ins w:id="12210" w:author="aas" w:date="2013-10-14T02:06:00Z">
              <w:del w:id="12211" w:author="Anees Shaikh" w:date="2013-10-19T02:16:00Z">
                <w:r w:rsidDel="00E067A3">
                  <w:delText xml:space="preserve">                      &lt;/xs:sequence&gt;</w:delText>
                </w:r>
              </w:del>
            </w:ins>
          </w:p>
          <w:p w14:paraId="1873094A" w14:textId="18301D57" w:rsidR="00874469" w:rsidDel="00E067A3" w:rsidRDefault="00874469">
            <w:pPr>
              <w:pStyle w:val="Appx"/>
              <w:rPr>
                <w:ins w:id="12212" w:author="aas" w:date="2013-10-14T02:06:00Z"/>
                <w:del w:id="12213" w:author="Anees Shaikh" w:date="2013-10-19T02:16:00Z"/>
              </w:rPr>
              <w:pPrChange w:id="12214" w:author="Anees Shaikh" w:date="2013-10-19T02:16:00Z">
                <w:pPr>
                  <w:pStyle w:val="XML1"/>
                </w:pPr>
              </w:pPrChange>
            </w:pPr>
            <w:ins w:id="12215" w:author="aas" w:date="2013-10-14T02:06:00Z">
              <w:del w:id="12216" w:author="Anees Shaikh" w:date="2013-10-19T02:16:00Z">
                <w:r w:rsidDel="00E067A3">
                  <w:delText xml:space="preserve">                      &lt;xs:sequence&gt;</w:delText>
                </w:r>
              </w:del>
            </w:ins>
          </w:p>
          <w:p w14:paraId="10381462" w14:textId="6B5F8888" w:rsidR="00874469" w:rsidDel="00E067A3" w:rsidRDefault="00874469">
            <w:pPr>
              <w:pStyle w:val="Appx"/>
              <w:rPr>
                <w:ins w:id="12217" w:author="aas" w:date="2013-10-14T02:06:00Z"/>
                <w:del w:id="12218" w:author="Anees Shaikh" w:date="2013-10-19T02:16:00Z"/>
              </w:rPr>
              <w:pPrChange w:id="12219" w:author="Anees Shaikh" w:date="2013-10-19T02:16:00Z">
                <w:pPr>
                  <w:pStyle w:val="XML1"/>
                </w:pPr>
              </w:pPrChange>
            </w:pPr>
            <w:ins w:id="12220" w:author="aas" w:date="2013-10-14T02:06:00Z">
              <w:del w:id="12221" w:author="Anees Shaikh" w:date="2013-10-19T02:16:00Z">
                <w:r w:rsidDel="00E067A3">
                  <w:delText xml:space="preserve">                        &lt;xs:element name="nvgre-tunnel" minOccurs="0"&gt;</w:delText>
                </w:r>
              </w:del>
            </w:ins>
          </w:p>
          <w:p w14:paraId="5272A56E" w14:textId="4B05BD18" w:rsidR="00874469" w:rsidDel="00E067A3" w:rsidRDefault="00874469">
            <w:pPr>
              <w:pStyle w:val="Appx"/>
              <w:rPr>
                <w:ins w:id="12222" w:author="aas" w:date="2013-10-14T02:06:00Z"/>
                <w:del w:id="12223" w:author="Anees Shaikh" w:date="2013-10-19T02:16:00Z"/>
              </w:rPr>
              <w:pPrChange w:id="12224" w:author="Anees Shaikh" w:date="2013-10-19T02:16:00Z">
                <w:pPr>
                  <w:pStyle w:val="XML1"/>
                </w:pPr>
              </w:pPrChange>
            </w:pPr>
            <w:ins w:id="12225" w:author="aas" w:date="2013-10-14T02:06:00Z">
              <w:del w:id="12226" w:author="Anees Shaikh" w:date="2013-10-19T02:16:00Z">
                <w:r w:rsidDel="00E067A3">
                  <w:delText xml:space="preserve">                          &lt;xs:annotation&gt;</w:delText>
                </w:r>
              </w:del>
            </w:ins>
          </w:p>
          <w:p w14:paraId="13413EC9" w14:textId="36342CF1" w:rsidR="00874469" w:rsidDel="00E067A3" w:rsidRDefault="00874469">
            <w:pPr>
              <w:pStyle w:val="Appx"/>
              <w:rPr>
                <w:ins w:id="12227" w:author="aas" w:date="2013-10-14T02:06:00Z"/>
                <w:del w:id="12228" w:author="Anees Shaikh" w:date="2013-10-19T02:16:00Z"/>
              </w:rPr>
              <w:pPrChange w:id="12229" w:author="Anees Shaikh" w:date="2013-10-19T02:16:00Z">
                <w:pPr>
                  <w:pStyle w:val="XML1"/>
                </w:pPr>
              </w:pPrChange>
            </w:pPr>
            <w:ins w:id="12230" w:author="aas" w:date="2013-10-14T02:06:00Z">
              <w:del w:id="12231" w:author="Anees Shaikh" w:date="2013-10-19T02:16:00Z">
                <w:r w:rsidDel="00E067A3">
                  <w:delText xml:space="preserve">                            &lt;xs:documentation&gt;</w:delText>
                </w:r>
              </w:del>
            </w:ins>
          </w:p>
          <w:p w14:paraId="491265FB" w14:textId="0AACF09F" w:rsidR="00874469" w:rsidDel="00E067A3" w:rsidRDefault="00874469">
            <w:pPr>
              <w:pStyle w:val="Appx"/>
              <w:rPr>
                <w:ins w:id="12232" w:author="aas" w:date="2013-10-14T02:06:00Z"/>
                <w:del w:id="12233" w:author="Anees Shaikh" w:date="2013-10-19T02:16:00Z"/>
              </w:rPr>
              <w:pPrChange w:id="12234" w:author="Anees Shaikh" w:date="2013-10-19T02:16:00Z">
                <w:pPr>
                  <w:pStyle w:val="XML1"/>
                </w:pPr>
              </w:pPrChange>
            </w:pPr>
            <w:ins w:id="12235" w:author="aas" w:date="2013-10-14T02:06:00Z">
              <w:del w:id="12236" w:author="Anees Shaikh" w:date="2013-10-19T02:16:00Z">
                <w:r w:rsidDel="00E067A3">
                  <w:delText xml:space="preserve">                              Properties of a NVGRE tunnel.</w:delText>
                </w:r>
              </w:del>
            </w:ins>
          </w:p>
          <w:p w14:paraId="61DF3A87" w14:textId="2797B9C9" w:rsidR="00874469" w:rsidDel="00E067A3" w:rsidRDefault="00874469">
            <w:pPr>
              <w:pStyle w:val="Appx"/>
              <w:rPr>
                <w:ins w:id="12237" w:author="aas" w:date="2013-10-14T02:06:00Z"/>
                <w:del w:id="12238" w:author="Anees Shaikh" w:date="2013-10-19T02:16:00Z"/>
              </w:rPr>
              <w:pPrChange w:id="12239" w:author="Anees Shaikh" w:date="2013-10-19T02:16:00Z">
                <w:pPr>
                  <w:pStyle w:val="XML1"/>
                </w:pPr>
              </w:pPrChange>
            </w:pPr>
            <w:ins w:id="12240" w:author="aas" w:date="2013-10-14T02:06:00Z">
              <w:del w:id="12241" w:author="Anees Shaikh" w:date="2013-10-19T02:16:00Z">
                <w:r w:rsidDel="00E067A3">
                  <w:delText xml:space="preserve">                            &lt;/xs:documentation&gt;</w:delText>
                </w:r>
              </w:del>
            </w:ins>
          </w:p>
          <w:p w14:paraId="4BD53FE8" w14:textId="02BF2C70" w:rsidR="00874469" w:rsidDel="00E067A3" w:rsidRDefault="00874469">
            <w:pPr>
              <w:pStyle w:val="Appx"/>
              <w:rPr>
                <w:ins w:id="12242" w:author="aas" w:date="2013-10-14T02:06:00Z"/>
                <w:del w:id="12243" w:author="Anees Shaikh" w:date="2013-10-19T02:16:00Z"/>
              </w:rPr>
              <w:pPrChange w:id="12244" w:author="Anees Shaikh" w:date="2013-10-19T02:16:00Z">
                <w:pPr>
                  <w:pStyle w:val="XML1"/>
                </w:pPr>
              </w:pPrChange>
            </w:pPr>
            <w:ins w:id="12245" w:author="aas" w:date="2013-10-14T02:06:00Z">
              <w:del w:id="12246" w:author="Anees Shaikh" w:date="2013-10-19T02:16:00Z">
                <w:r w:rsidDel="00E067A3">
                  <w:delText xml:space="preserve">                          &lt;/xs:annotation&gt;</w:delText>
                </w:r>
              </w:del>
            </w:ins>
          </w:p>
          <w:p w14:paraId="4F019294" w14:textId="76B51EAF" w:rsidR="00874469" w:rsidDel="00E067A3" w:rsidRDefault="00874469">
            <w:pPr>
              <w:pStyle w:val="Appx"/>
              <w:rPr>
                <w:ins w:id="12247" w:author="aas" w:date="2013-10-14T02:06:00Z"/>
                <w:del w:id="12248" w:author="Anees Shaikh" w:date="2013-10-19T02:16:00Z"/>
              </w:rPr>
              <w:pPrChange w:id="12249" w:author="Anees Shaikh" w:date="2013-10-19T02:16:00Z">
                <w:pPr>
                  <w:pStyle w:val="XML1"/>
                </w:pPr>
              </w:pPrChange>
            </w:pPr>
            <w:ins w:id="12250" w:author="aas" w:date="2013-10-14T02:06:00Z">
              <w:del w:id="12251" w:author="Anees Shaikh" w:date="2013-10-19T02:16:00Z">
                <w:r w:rsidDel="00E067A3">
                  <w:delText xml:space="preserve">                          &lt;xs:complexType&gt;</w:delText>
                </w:r>
              </w:del>
            </w:ins>
          </w:p>
          <w:p w14:paraId="0A6115CE" w14:textId="1D672420" w:rsidR="00874469" w:rsidDel="00E067A3" w:rsidRDefault="00874469">
            <w:pPr>
              <w:pStyle w:val="Appx"/>
              <w:rPr>
                <w:ins w:id="12252" w:author="aas" w:date="2013-10-14T02:06:00Z"/>
                <w:del w:id="12253" w:author="Anees Shaikh" w:date="2013-10-19T02:16:00Z"/>
              </w:rPr>
              <w:pPrChange w:id="12254" w:author="Anees Shaikh" w:date="2013-10-19T02:16:00Z">
                <w:pPr>
                  <w:pStyle w:val="XML1"/>
                </w:pPr>
              </w:pPrChange>
            </w:pPr>
            <w:ins w:id="12255" w:author="aas" w:date="2013-10-14T02:06:00Z">
              <w:del w:id="12256" w:author="Anees Shaikh" w:date="2013-10-19T02:16:00Z">
                <w:r w:rsidDel="00E067A3">
                  <w:delText xml:space="preserve">                            &lt;xs:sequence&gt;</w:delText>
                </w:r>
              </w:del>
            </w:ins>
          </w:p>
          <w:p w14:paraId="498E31BD" w14:textId="18E19F8B" w:rsidR="00874469" w:rsidDel="00E067A3" w:rsidRDefault="00874469">
            <w:pPr>
              <w:pStyle w:val="Appx"/>
              <w:rPr>
                <w:ins w:id="12257" w:author="aas" w:date="2013-10-14T02:06:00Z"/>
                <w:del w:id="12258" w:author="Anees Shaikh" w:date="2013-10-19T02:16:00Z"/>
              </w:rPr>
              <w:pPrChange w:id="12259" w:author="Anees Shaikh" w:date="2013-10-19T02:16:00Z">
                <w:pPr>
                  <w:pStyle w:val="XML1"/>
                </w:pPr>
              </w:pPrChange>
            </w:pPr>
            <w:ins w:id="12260" w:author="aas" w:date="2013-10-14T02:06:00Z">
              <w:del w:id="12261" w:author="Anees Shaikh" w:date="2013-10-19T02:16:00Z">
                <w:r w:rsidDel="00E067A3">
                  <w:delText xml:space="preserve">                              &lt;xs:choice&gt;</w:delText>
                </w:r>
              </w:del>
            </w:ins>
          </w:p>
          <w:p w14:paraId="6F16F873" w14:textId="22B248A7" w:rsidR="00874469" w:rsidDel="00E067A3" w:rsidRDefault="00874469">
            <w:pPr>
              <w:pStyle w:val="Appx"/>
              <w:rPr>
                <w:ins w:id="12262" w:author="aas" w:date="2013-10-14T02:06:00Z"/>
                <w:del w:id="12263" w:author="Anees Shaikh" w:date="2013-10-19T02:16:00Z"/>
              </w:rPr>
              <w:pPrChange w:id="12264" w:author="Anees Shaikh" w:date="2013-10-19T02:16:00Z">
                <w:pPr>
                  <w:pStyle w:val="XML1"/>
                </w:pPr>
              </w:pPrChange>
            </w:pPr>
            <w:ins w:id="12265" w:author="aas" w:date="2013-10-14T02:06:00Z">
              <w:del w:id="12266" w:author="Anees Shaikh" w:date="2013-10-19T02:16:00Z">
                <w:r w:rsidDel="00E067A3">
                  <w:delText xml:space="preserve">                                &lt;xs:sequence&gt;</w:delText>
                </w:r>
              </w:del>
            </w:ins>
          </w:p>
          <w:p w14:paraId="5F4636FB" w14:textId="276B6CC5" w:rsidR="00874469" w:rsidDel="00E067A3" w:rsidRDefault="00874469">
            <w:pPr>
              <w:pStyle w:val="Appx"/>
              <w:rPr>
                <w:ins w:id="12267" w:author="aas" w:date="2013-10-14T02:06:00Z"/>
                <w:del w:id="12268" w:author="Anees Shaikh" w:date="2013-10-19T02:16:00Z"/>
              </w:rPr>
              <w:pPrChange w:id="12269" w:author="Anees Shaikh" w:date="2013-10-19T02:16:00Z">
                <w:pPr>
                  <w:pStyle w:val="XML1"/>
                </w:pPr>
              </w:pPrChange>
            </w:pPr>
            <w:ins w:id="12270" w:author="aas" w:date="2013-10-14T02:06:00Z">
              <w:del w:id="12271" w:author="Anees Shaikh" w:date="2013-10-19T02:16:00Z">
                <w:r w:rsidDel="00E067A3">
                  <w:delText xml:space="preserve">                                  &lt;xs:element name="local-endpoint-ipv4-adress" minOccurs="0"  type="inet:ipv4-address"&gt;</w:delText>
                </w:r>
              </w:del>
            </w:ins>
          </w:p>
          <w:p w14:paraId="23B827E8" w14:textId="5F38842D" w:rsidR="00874469" w:rsidDel="00E067A3" w:rsidRDefault="00874469">
            <w:pPr>
              <w:pStyle w:val="Appx"/>
              <w:rPr>
                <w:ins w:id="12272" w:author="aas" w:date="2013-10-14T02:06:00Z"/>
                <w:del w:id="12273" w:author="Anees Shaikh" w:date="2013-10-19T02:16:00Z"/>
              </w:rPr>
              <w:pPrChange w:id="12274" w:author="Anees Shaikh" w:date="2013-10-19T02:16:00Z">
                <w:pPr>
                  <w:pStyle w:val="XML1"/>
                </w:pPr>
              </w:pPrChange>
            </w:pPr>
            <w:ins w:id="12275" w:author="aas" w:date="2013-10-14T02:06:00Z">
              <w:del w:id="12276" w:author="Anees Shaikh" w:date="2013-10-19T02:16:00Z">
                <w:r w:rsidDel="00E067A3">
                  <w:delText xml:space="preserve">                                    &lt;xs:annotation&gt;</w:delText>
                </w:r>
              </w:del>
            </w:ins>
          </w:p>
          <w:p w14:paraId="6ADFB842" w14:textId="16339E8C" w:rsidR="00874469" w:rsidDel="00E067A3" w:rsidRDefault="00874469">
            <w:pPr>
              <w:pStyle w:val="Appx"/>
              <w:rPr>
                <w:ins w:id="12277" w:author="aas" w:date="2013-10-14T02:06:00Z"/>
                <w:del w:id="12278" w:author="Anees Shaikh" w:date="2013-10-19T02:16:00Z"/>
              </w:rPr>
              <w:pPrChange w:id="12279" w:author="Anees Shaikh" w:date="2013-10-19T02:16:00Z">
                <w:pPr>
                  <w:pStyle w:val="XML1"/>
                </w:pPr>
              </w:pPrChange>
            </w:pPr>
            <w:ins w:id="12280" w:author="aas" w:date="2013-10-14T02:06:00Z">
              <w:del w:id="12281" w:author="Anees Shaikh" w:date="2013-10-19T02:16:00Z">
                <w:r w:rsidDel="00E067A3">
                  <w:delText xml:space="preserve">                                      &lt;xs:documentation&gt;</w:delText>
                </w:r>
              </w:del>
            </w:ins>
          </w:p>
          <w:p w14:paraId="23ACB909" w14:textId="55561F6C" w:rsidR="00874469" w:rsidDel="00E067A3" w:rsidRDefault="00874469">
            <w:pPr>
              <w:pStyle w:val="Appx"/>
              <w:rPr>
                <w:ins w:id="12282" w:author="aas" w:date="2013-10-14T02:06:00Z"/>
                <w:del w:id="12283" w:author="Anees Shaikh" w:date="2013-10-19T02:16:00Z"/>
              </w:rPr>
              <w:pPrChange w:id="12284" w:author="Anees Shaikh" w:date="2013-10-19T02:16:00Z">
                <w:pPr>
                  <w:pStyle w:val="XML1"/>
                </w:pPr>
              </w:pPrChange>
            </w:pPr>
            <w:ins w:id="12285" w:author="aas" w:date="2013-10-14T02:06:00Z">
              <w:del w:id="12286" w:author="Anees Shaikh" w:date="2013-10-19T02:16:00Z">
                <w:r w:rsidDel="00E067A3">
                  <w:delText xml:space="preserve">                                        The IPv4 address of the local tunnel endpoint.</w:delText>
                </w:r>
              </w:del>
            </w:ins>
          </w:p>
          <w:p w14:paraId="344347E4" w14:textId="7E4D3A36" w:rsidR="00874469" w:rsidDel="00E067A3" w:rsidRDefault="00874469">
            <w:pPr>
              <w:pStyle w:val="Appx"/>
              <w:rPr>
                <w:ins w:id="12287" w:author="aas" w:date="2013-10-14T02:06:00Z"/>
                <w:del w:id="12288" w:author="Anees Shaikh" w:date="2013-10-19T02:16:00Z"/>
              </w:rPr>
              <w:pPrChange w:id="12289" w:author="Anees Shaikh" w:date="2013-10-19T02:16:00Z">
                <w:pPr>
                  <w:pStyle w:val="XML1"/>
                </w:pPr>
              </w:pPrChange>
            </w:pPr>
            <w:ins w:id="12290" w:author="aas" w:date="2013-10-14T02:06:00Z">
              <w:del w:id="12291" w:author="Anees Shaikh" w:date="2013-10-19T02:16:00Z">
                <w:r w:rsidDel="00E067A3">
                  <w:delText xml:space="preserve">                                      &lt;/xs:documentation&gt;</w:delText>
                </w:r>
              </w:del>
            </w:ins>
          </w:p>
          <w:p w14:paraId="1429C375" w14:textId="73BF2F49" w:rsidR="00874469" w:rsidDel="00E067A3" w:rsidRDefault="00874469">
            <w:pPr>
              <w:pStyle w:val="Appx"/>
              <w:rPr>
                <w:ins w:id="12292" w:author="aas" w:date="2013-10-14T02:06:00Z"/>
                <w:del w:id="12293" w:author="Anees Shaikh" w:date="2013-10-19T02:16:00Z"/>
              </w:rPr>
              <w:pPrChange w:id="12294" w:author="Anees Shaikh" w:date="2013-10-19T02:16:00Z">
                <w:pPr>
                  <w:pStyle w:val="XML1"/>
                </w:pPr>
              </w:pPrChange>
            </w:pPr>
            <w:ins w:id="12295" w:author="aas" w:date="2013-10-14T02:06:00Z">
              <w:del w:id="12296" w:author="Anees Shaikh" w:date="2013-10-19T02:16:00Z">
                <w:r w:rsidDel="00E067A3">
                  <w:delText xml:space="preserve">                                    &lt;/xs:annotation&gt;</w:delText>
                </w:r>
              </w:del>
            </w:ins>
          </w:p>
          <w:p w14:paraId="213C19E0" w14:textId="08860586" w:rsidR="00874469" w:rsidDel="00E067A3" w:rsidRDefault="00874469">
            <w:pPr>
              <w:pStyle w:val="Appx"/>
              <w:rPr>
                <w:ins w:id="12297" w:author="aas" w:date="2013-10-14T02:06:00Z"/>
                <w:del w:id="12298" w:author="Anees Shaikh" w:date="2013-10-19T02:16:00Z"/>
              </w:rPr>
              <w:pPrChange w:id="12299" w:author="Anees Shaikh" w:date="2013-10-19T02:16:00Z">
                <w:pPr>
                  <w:pStyle w:val="XML1"/>
                </w:pPr>
              </w:pPrChange>
            </w:pPr>
            <w:ins w:id="12300" w:author="aas" w:date="2013-10-14T02:06:00Z">
              <w:del w:id="12301" w:author="Anees Shaikh" w:date="2013-10-19T02:16:00Z">
                <w:r w:rsidDel="00E067A3">
                  <w:delText xml:space="preserve">                                  &lt;/xs:element&gt;</w:delText>
                </w:r>
              </w:del>
            </w:ins>
          </w:p>
          <w:p w14:paraId="19B96CF6" w14:textId="188E9EDA" w:rsidR="00874469" w:rsidDel="00E067A3" w:rsidRDefault="00874469">
            <w:pPr>
              <w:pStyle w:val="Appx"/>
              <w:rPr>
                <w:ins w:id="12302" w:author="aas" w:date="2013-10-14T02:06:00Z"/>
                <w:del w:id="12303" w:author="Anees Shaikh" w:date="2013-10-19T02:16:00Z"/>
              </w:rPr>
              <w:pPrChange w:id="12304" w:author="Anees Shaikh" w:date="2013-10-19T02:16:00Z">
                <w:pPr>
                  <w:pStyle w:val="XML1"/>
                </w:pPr>
              </w:pPrChange>
            </w:pPr>
            <w:ins w:id="12305" w:author="aas" w:date="2013-10-14T02:06:00Z">
              <w:del w:id="12306" w:author="Anees Shaikh" w:date="2013-10-19T02:16:00Z">
                <w:r w:rsidDel="00E067A3">
                  <w:delText xml:space="preserve">                                  &lt;xs:element name="remote-endpoint-ipv4-adress" minOccurs="0"  type="inet:ipv4-address"&gt;</w:delText>
                </w:r>
              </w:del>
            </w:ins>
          </w:p>
          <w:p w14:paraId="7995D0E3" w14:textId="2E9CC4F9" w:rsidR="00874469" w:rsidDel="00E067A3" w:rsidRDefault="00874469">
            <w:pPr>
              <w:pStyle w:val="Appx"/>
              <w:rPr>
                <w:ins w:id="12307" w:author="aas" w:date="2013-10-14T02:06:00Z"/>
                <w:del w:id="12308" w:author="Anees Shaikh" w:date="2013-10-19T02:16:00Z"/>
              </w:rPr>
              <w:pPrChange w:id="12309" w:author="Anees Shaikh" w:date="2013-10-19T02:16:00Z">
                <w:pPr>
                  <w:pStyle w:val="XML1"/>
                </w:pPr>
              </w:pPrChange>
            </w:pPr>
            <w:ins w:id="12310" w:author="aas" w:date="2013-10-14T02:06:00Z">
              <w:del w:id="12311" w:author="Anees Shaikh" w:date="2013-10-19T02:16:00Z">
                <w:r w:rsidDel="00E067A3">
                  <w:delText xml:space="preserve">                                    &lt;xs:annotation&gt;</w:delText>
                </w:r>
              </w:del>
            </w:ins>
          </w:p>
          <w:p w14:paraId="037B8529" w14:textId="4F3D48CB" w:rsidR="00874469" w:rsidDel="00E067A3" w:rsidRDefault="00874469">
            <w:pPr>
              <w:pStyle w:val="Appx"/>
              <w:rPr>
                <w:ins w:id="12312" w:author="aas" w:date="2013-10-14T02:06:00Z"/>
                <w:del w:id="12313" w:author="Anees Shaikh" w:date="2013-10-19T02:16:00Z"/>
              </w:rPr>
              <w:pPrChange w:id="12314" w:author="Anees Shaikh" w:date="2013-10-19T02:16:00Z">
                <w:pPr>
                  <w:pStyle w:val="XML1"/>
                </w:pPr>
              </w:pPrChange>
            </w:pPr>
            <w:ins w:id="12315" w:author="aas" w:date="2013-10-14T02:06:00Z">
              <w:del w:id="12316" w:author="Anees Shaikh" w:date="2013-10-19T02:16:00Z">
                <w:r w:rsidDel="00E067A3">
                  <w:delText xml:space="preserve">                                      &lt;xs:documentation&gt;</w:delText>
                </w:r>
              </w:del>
            </w:ins>
          </w:p>
          <w:p w14:paraId="34B03090" w14:textId="7D1E6065" w:rsidR="00874469" w:rsidDel="00E067A3" w:rsidRDefault="00874469">
            <w:pPr>
              <w:pStyle w:val="Appx"/>
              <w:rPr>
                <w:ins w:id="12317" w:author="aas" w:date="2013-10-14T02:06:00Z"/>
                <w:del w:id="12318" w:author="Anees Shaikh" w:date="2013-10-19T02:16:00Z"/>
              </w:rPr>
              <w:pPrChange w:id="12319" w:author="Anees Shaikh" w:date="2013-10-19T02:16:00Z">
                <w:pPr>
                  <w:pStyle w:val="XML1"/>
                </w:pPr>
              </w:pPrChange>
            </w:pPr>
            <w:ins w:id="12320" w:author="aas" w:date="2013-10-14T02:06:00Z">
              <w:del w:id="12321" w:author="Anees Shaikh" w:date="2013-10-19T02:16:00Z">
                <w:r w:rsidDel="00E067A3">
                  <w:delText xml:space="preserve">                                        The IPv4 address of the remote tunnel endpoint.</w:delText>
                </w:r>
              </w:del>
            </w:ins>
          </w:p>
          <w:p w14:paraId="6643E6C4" w14:textId="1164FBEE" w:rsidR="00874469" w:rsidDel="00E067A3" w:rsidRDefault="00874469">
            <w:pPr>
              <w:pStyle w:val="Appx"/>
              <w:rPr>
                <w:ins w:id="12322" w:author="aas" w:date="2013-10-14T02:06:00Z"/>
                <w:del w:id="12323" w:author="Anees Shaikh" w:date="2013-10-19T02:16:00Z"/>
              </w:rPr>
              <w:pPrChange w:id="12324" w:author="Anees Shaikh" w:date="2013-10-19T02:16:00Z">
                <w:pPr>
                  <w:pStyle w:val="XML1"/>
                </w:pPr>
              </w:pPrChange>
            </w:pPr>
            <w:ins w:id="12325" w:author="aas" w:date="2013-10-14T02:06:00Z">
              <w:del w:id="12326" w:author="Anees Shaikh" w:date="2013-10-19T02:16:00Z">
                <w:r w:rsidDel="00E067A3">
                  <w:delText xml:space="preserve">                                      &lt;/xs:documentation&gt;</w:delText>
                </w:r>
              </w:del>
            </w:ins>
          </w:p>
          <w:p w14:paraId="55F8E0F7" w14:textId="23932B96" w:rsidR="00874469" w:rsidDel="00E067A3" w:rsidRDefault="00874469">
            <w:pPr>
              <w:pStyle w:val="Appx"/>
              <w:rPr>
                <w:ins w:id="12327" w:author="aas" w:date="2013-10-14T02:06:00Z"/>
                <w:del w:id="12328" w:author="Anees Shaikh" w:date="2013-10-19T02:16:00Z"/>
              </w:rPr>
              <w:pPrChange w:id="12329" w:author="Anees Shaikh" w:date="2013-10-19T02:16:00Z">
                <w:pPr>
                  <w:pStyle w:val="XML1"/>
                </w:pPr>
              </w:pPrChange>
            </w:pPr>
            <w:ins w:id="12330" w:author="aas" w:date="2013-10-14T02:06:00Z">
              <w:del w:id="12331" w:author="Anees Shaikh" w:date="2013-10-19T02:16:00Z">
                <w:r w:rsidDel="00E067A3">
                  <w:delText xml:space="preserve">                                    &lt;/xs:annotation&gt;</w:delText>
                </w:r>
              </w:del>
            </w:ins>
          </w:p>
          <w:p w14:paraId="47DB55EC" w14:textId="5FFBE2FF" w:rsidR="00874469" w:rsidDel="00E067A3" w:rsidRDefault="00874469">
            <w:pPr>
              <w:pStyle w:val="Appx"/>
              <w:rPr>
                <w:ins w:id="12332" w:author="aas" w:date="2013-10-14T02:06:00Z"/>
                <w:del w:id="12333" w:author="Anees Shaikh" w:date="2013-10-19T02:16:00Z"/>
              </w:rPr>
              <w:pPrChange w:id="12334" w:author="Anees Shaikh" w:date="2013-10-19T02:16:00Z">
                <w:pPr>
                  <w:pStyle w:val="XML1"/>
                </w:pPr>
              </w:pPrChange>
            </w:pPr>
            <w:ins w:id="12335" w:author="aas" w:date="2013-10-14T02:06:00Z">
              <w:del w:id="12336" w:author="Anees Shaikh" w:date="2013-10-19T02:16:00Z">
                <w:r w:rsidDel="00E067A3">
                  <w:delText xml:space="preserve">                                  &lt;/xs:element&gt;</w:delText>
                </w:r>
              </w:del>
            </w:ins>
          </w:p>
          <w:p w14:paraId="447C11AE" w14:textId="5D4031BE" w:rsidR="00874469" w:rsidDel="00E067A3" w:rsidRDefault="00874469">
            <w:pPr>
              <w:pStyle w:val="Appx"/>
              <w:rPr>
                <w:ins w:id="12337" w:author="aas" w:date="2013-10-14T02:06:00Z"/>
                <w:del w:id="12338" w:author="Anees Shaikh" w:date="2013-10-19T02:16:00Z"/>
              </w:rPr>
              <w:pPrChange w:id="12339" w:author="Anees Shaikh" w:date="2013-10-19T02:16:00Z">
                <w:pPr>
                  <w:pStyle w:val="XML1"/>
                </w:pPr>
              </w:pPrChange>
            </w:pPr>
            <w:ins w:id="12340" w:author="aas" w:date="2013-10-14T02:06:00Z">
              <w:del w:id="12341" w:author="Anees Shaikh" w:date="2013-10-19T02:16:00Z">
                <w:r w:rsidDel="00E067A3">
                  <w:delText xml:space="preserve">                                  &lt;xs:any minOccurs="0" maxOccurs="unbounded"</w:delText>
                </w:r>
              </w:del>
            </w:ins>
          </w:p>
          <w:p w14:paraId="66BF1CF8" w14:textId="4846180F" w:rsidR="00874469" w:rsidDel="00E067A3" w:rsidRDefault="00874469">
            <w:pPr>
              <w:pStyle w:val="Appx"/>
              <w:rPr>
                <w:ins w:id="12342" w:author="aas" w:date="2013-10-14T02:06:00Z"/>
                <w:del w:id="12343" w:author="Anees Shaikh" w:date="2013-10-19T02:16:00Z"/>
              </w:rPr>
              <w:pPrChange w:id="12344" w:author="Anees Shaikh" w:date="2013-10-19T02:16:00Z">
                <w:pPr>
                  <w:pStyle w:val="XML1"/>
                </w:pPr>
              </w:pPrChange>
            </w:pPr>
            <w:ins w:id="12345" w:author="aas" w:date="2013-10-14T02:06:00Z">
              <w:del w:id="12346" w:author="Anees Shaikh" w:date="2013-10-19T02:16:00Z">
                <w:r w:rsidDel="00E067A3">
                  <w:delText xml:space="preserve">                                          namespace="##other" processContents="lax"/&gt;</w:delText>
                </w:r>
              </w:del>
            </w:ins>
          </w:p>
          <w:p w14:paraId="4CC7515A" w14:textId="4415C3A7" w:rsidR="00874469" w:rsidDel="00E067A3" w:rsidRDefault="00874469">
            <w:pPr>
              <w:pStyle w:val="Appx"/>
              <w:rPr>
                <w:ins w:id="12347" w:author="aas" w:date="2013-10-14T02:06:00Z"/>
                <w:del w:id="12348" w:author="Anees Shaikh" w:date="2013-10-19T02:16:00Z"/>
              </w:rPr>
              <w:pPrChange w:id="12349" w:author="Anees Shaikh" w:date="2013-10-19T02:16:00Z">
                <w:pPr>
                  <w:pStyle w:val="XML1"/>
                </w:pPr>
              </w:pPrChange>
            </w:pPr>
            <w:ins w:id="12350" w:author="aas" w:date="2013-10-14T02:06:00Z">
              <w:del w:id="12351" w:author="Anees Shaikh" w:date="2013-10-19T02:16:00Z">
                <w:r w:rsidDel="00E067A3">
                  <w:delText xml:space="preserve">                                &lt;/xs:sequence&gt;</w:delText>
                </w:r>
              </w:del>
            </w:ins>
          </w:p>
          <w:p w14:paraId="1588BBD2" w14:textId="11FFC419" w:rsidR="00874469" w:rsidDel="00E067A3" w:rsidRDefault="00874469">
            <w:pPr>
              <w:pStyle w:val="Appx"/>
              <w:rPr>
                <w:ins w:id="12352" w:author="aas" w:date="2013-10-14T02:06:00Z"/>
                <w:del w:id="12353" w:author="Anees Shaikh" w:date="2013-10-19T02:16:00Z"/>
              </w:rPr>
              <w:pPrChange w:id="12354" w:author="Anees Shaikh" w:date="2013-10-19T02:16:00Z">
                <w:pPr>
                  <w:pStyle w:val="XML1"/>
                </w:pPr>
              </w:pPrChange>
            </w:pPr>
            <w:ins w:id="12355" w:author="aas" w:date="2013-10-14T02:06:00Z">
              <w:del w:id="12356" w:author="Anees Shaikh" w:date="2013-10-19T02:16:00Z">
                <w:r w:rsidDel="00E067A3">
                  <w:delText xml:space="preserve">                                &lt;xs:sequence&gt;</w:delText>
                </w:r>
              </w:del>
            </w:ins>
          </w:p>
          <w:p w14:paraId="399A1DC3" w14:textId="1C12B22D" w:rsidR="00874469" w:rsidDel="00E067A3" w:rsidRDefault="00874469">
            <w:pPr>
              <w:pStyle w:val="Appx"/>
              <w:rPr>
                <w:ins w:id="12357" w:author="aas" w:date="2013-10-14T02:06:00Z"/>
                <w:del w:id="12358" w:author="Anees Shaikh" w:date="2013-10-19T02:16:00Z"/>
              </w:rPr>
              <w:pPrChange w:id="12359" w:author="Anees Shaikh" w:date="2013-10-19T02:16:00Z">
                <w:pPr>
                  <w:pStyle w:val="XML1"/>
                </w:pPr>
              </w:pPrChange>
            </w:pPr>
            <w:ins w:id="12360" w:author="aas" w:date="2013-10-14T02:06:00Z">
              <w:del w:id="12361" w:author="Anees Shaikh" w:date="2013-10-19T02:16:00Z">
                <w:r w:rsidDel="00E067A3">
                  <w:delText xml:space="preserve">                                  &lt;xs:element name="local-endpoint-ipv6-adress" minOccurs="0"  type="inet:ipv6-address"&gt;</w:delText>
                </w:r>
              </w:del>
            </w:ins>
          </w:p>
          <w:p w14:paraId="68749DB3" w14:textId="79C40333" w:rsidR="00874469" w:rsidDel="00E067A3" w:rsidRDefault="00874469">
            <w:pPr>
              <w:pStyle w:val="Appx"/>
              <w:rPr>
                <w:ins w:id="12362" w:author="aas" w:date="2013-10-14T02:06:00Z"/>
                <w:del w:id="12363" w:author="Anees Shaikh" w:date="2013-10-19T02:16:00Z"/>
              </w:rPr>
              <w:pPrChange w:id="12364" w:author="Anees Shaikh" w:date="2013-10-19T02:16:00Z">
                <w:pPr>
                  <w:pStyle w:val="XML1"/>
                </w:pPr>
              </w:pPrChange>
            </w:pPr>
            <w:ins w:id="12365" w:author="aas" w:date="2013-10-14T02:06:00Z">
              <w:del w:id="12366" w:author="Anees Shaikh" w:date="2013-10-19T02:16:00Z">
                <w:r w:rsidDel="00E067A3">
                  <w:delText xml:space="preserve">                                    &lt;xs:annotation&gt;</w:delText>
                </w:r>
              </w:del>
            </w:ins>
          </w:p>
          <w:p w14:paraId="5CD2D064" w14:textId="6FBBC3D2" w:rsidR="00874469" w:rsidDel="00E067A3" w:rsidRDefault="00874469">
            <w:pPr>
              <w:pStyle w:val="Appx"/>
              <w:rPr>
                <w:ins w:id="12367" w:author="aas" w:date="2013-10-14T02:06:00Z"/>
                <w:del w:id="12368" w:author="Anees Shaikh" w:date="2013-10-19T02:16:00Z"/>
              </w:rPr>
              <w:pPrChange w:id="12369" w:author="Anees Shaikh" w:date="2013-10-19T02:16:00Z">
                <w:pPr>
                  <w:pStyle w:val="XML1"/>
                </w:pPr>
              </w:pPrChange>
            </w:pPr>
            <w:ins w:id="12370" w:author="aas" w:date="2013-10-14T02:06:00Z">
              <w:del w:id="12371" w:author="Anees Shaikh" w:date="2013-10-19T02:16:00Z">
                <w:r w:rsidDel="00E067A3">
                  <w:delText xml:space="preserve">                                      &lt;xs:documentation&gt;</w:delText>
                </w:r>
              </w:del>
            </w:ins>
          </w:p>
          <w:p w14:paraId="1E91698B" w14:textId="115438B7" w:rsidR="00874469" w:rsidDel="00E067A3" w:rsidRDefault="00874469">
            <w:pPr>
              <w:pStyle w:val="Appx"/>
              <w:rPr>
                <w:ins w:id="12372" w:author="aas" w:date="2013-10-14T02:06:00Z"/>
                <w:del w:id="12373" w:author="Anees Shaikh" w:date="2013-10-19T02:16:00Z"/>
              </w:rPr>
              <w:pPrChange w:id="12374" w:author="Anees Shaikh" w:date="2013-10-19T02:16:00Z">
                <w:pPr>
                  <w:pStyle w:val="XML1"/>
                </w:pPr>
              </w:pPrChange>
            </w:pPr>
            <w:ins w:id="12375" w:author="aas" w:date="2013-10-14T02:06:00Z">
              <w:del w:id="12376" w:author="Anees Shaikh" w:date="2013-10-19T02:16:00Z">
                <w:r w:rsidDel="00E067A3">
                  <w:delText xml:space="preserve">                                        The IPv6 address of the local tunnel endpoint.</w:delText>
                </w:r>
              </w:del>
            </w:ins>
          </w:p>
          <w:p w14:paraId="4B8AAB79" w14:textId="67108DD5" w:rsidR="00874469" w:rsidDel="00E067A3" w:rsidRDefault="00874469">
            <w:pPr>
              <w:pStyle w:val="Appx"/>
              <w:rPr>
                <w:ins w:id="12377" w:author="aas" w:date="2013-10-14T02:06:00Z"/>
                <w:del w:id="12378" w:author="Anees Shaikh" w:date="2013-10-19T02:16:00Z"/>
              </w:rPr>
              <w:pPrChange w:id="12379" w:author="Anees Shaikh" w:date="2013-10-19T02:16:00Z">
                <w:pPr>
                  <w:pStyle w:val="XML1"/>
                </w:pPr>
              </w:pPrChange>
            </w:pPr>
            <w:ins w:id="12380" w:author="aas" w:date="2013-10-14T02:06:00Z">
              <w:del w:id="12381" w:author="Anees Shaikh" w:date="2013-10-19T02:16:00Z">
                <w:r w:rsidDel="00E067A3">
                  <w:delText xml:space="preserve">                                      &lt;/xs:documentation&gt;</w:delText>
                </w:r>
              </w:del>
            </w:ins>
          </w:p>
          <w:p w14:paraId="21E120B8" w14:textId="7B6E654F" w:rsidR="00874469" w:rsidDel="00E067A3" w:rsidRDefault="00874469">
            <w:pPr>
              <w:pStyle w:val="Appx"/>
              <w:rPr>
                <w:ins w:id="12382" w:author="aas" w:date="2013-10-14T02:06:00Z"/>
                <w:del w:id="12383" w:author="Anees Shaikh" w:date="2013-10-19T02:16:00Z"/>
              </w:rPr>
              <w:pPrChange w:id="12384" w:author="Anees Shaikh" w:date="2013-10-19T02:16:00Z">
                <w:pPr>
                  <w:pStyle w:val="XML1"/>
                </w:pPr>
              </w:pPrChange>
            </w:pPr>
            <w:ins w:id="12385" w:author="aas" w:date="2013-10-14T02:06:00Z">
              <w:del w:id="12386" w:author="Anees Shaikh" w:date="2013-10-19T02:16:00Z">
                <w:r w:rsidDel="00E067A3">
                  <w:delText xml:space="preserve">                                    &lt;/xs:annotation&gt;</w:delText>
                </w:r>
              </w:del>
            </w:ins>
          </w:p>
          <w:p w14:paraId="54B0EB90" w14:textId="55317698" w:rsidR="00874469" w:rsidDel="00E067A3" w:rsidRDefault="00874469">
            <w:pPr>
              <w:pStyle w:val="Appx"/>
              <w:rPr>
                <w:ins w:id="12387" w:author="aas" w:date="2013-10-14T02:06:00Z"/>
                <w:del w:id="12388" w:author="Anees Shaikh" w:date="2013-10-19T02:16:00Z"/>
              </w:rPr>
              <w:pPrChange w:id="12389" w:author="Anees Shaikh" w:date="2013-10-19T02:16:00Z">
                <w:pPr>
                  <w:pStyle w:val="XML1"/>
                </w:pPr>
              </w:pPrChange>
            </w:pPr>
            <w:ins w:id="12390" w:author="aas" w:date="2013-10-14T02:06:00Z">
              <w:del w:id="12391" w:author="Anees Shaikh" w:date="2013-10-19T02:16:00Z">
                <w:r w:rsidDel="00E067A3">
                  <w:delText xml:space="preserve">                                  &lt;/xs:element&gt;</w:delText>
                </w:r>
              </w:del>
            </w:ins>
          </w:p>
          <w:p w14:paraId="2249E069" w14:textId="659F8400" w:rsidR="00874469" w:rsidDel="00E067A3" w:rsidRDefault="00874469">
            <w:pPr>
              <w:pStyle w:val="Appx"/>
              <w:rPr>
                <w:ins w:id="12392" w:author="aas" w:date="2013-10-14T02:06:00Z"/>
                <w:del w:id="12393" w:author="Anees Shaikh" w:date="2013-10-19T02:16:00Z"/>
              </w:rPr>
              <w:pPrChange w:id="12394" w:author="Anees Shaikh" w:date="2013-10-19T02:16:00Z">
                <w:pPr>
                  <w:pStyle w:val="XML1"/>
                </w:pPr>
              </w:pPrChange>
            </w:pPr>
            <w:ins w:id="12395" w:author="aas" w:date="2013-10-14T02:06:00Z">
              <w:del w:id="12396" w:author="Anees Shaikh" w:date="2013-10-19T02:16:00Z">
                <w:r w:rsidDel="00E067A3">
                  <w:delText xml:space="preserve">                                  &lt;xs:element name="remote-endpoint-ipv6-adress" minOccurs="0"  type="inet:ipv6-address"&gt;</w:delText>
                </w:r>
              </w:del>
            </w:ins>
          </w:p>
          <w:p w14:paraId="0732E19B" w14:textId="3397EB96" w:rsidR="00874469" w:rsidDel="00E067A3" w:rsidRDefault="00874469">
            <w:pPr>
              <w:pStyle w:val="Appx"/>
              <w:rPr>
                <w:ins w:id="12397" w:author="aas" w:date="2013-10-14T02:06:00Z"/>
                <w:del w:id="12398" w:author="Anees Shaikh" w:date="2013-10-19T02:16:00Z"/>
              </w:rPr>
              <w:pPrChange w:id="12399" w:author="Anees Shaikh" w:date="2013-10-19T02:16:00Z">
                <w:pPr>
                  <w:pStyle w:val="XML1"/>
                </w:pPr>
              </w:pPrChange>
            </w:pPr>
            <w:ins w:id="12400" w:author="aas" w:date="2013-10-14T02:06:00Z">
              <w:del w:id="12401" w:author="Anees Shaikh" w:date="2013-10-19T02:16:00Z">
                <w:r w:rsidDel="00E067A3">
                  <w:delText xml:space="preserve">                                    &lt;xs:annotation&gt;</w:delText>
                </w:r>
              </w:del>
            </w:ins>
          </w:p>
          <w:p w14:paraId="4605B965" w14:textId="34981C47" w:rsidR="00874469" w:rsidDel="00E067A3" w:rsidRDefault="00874469">
            <w:pPr>
              <w:pStyle w:val="Appx"/>
              <w:rPr>
                <w:ins w:id="12402" w:author="aas" w:date="2013-10-14T02:06:00Z"/>
                <w:del w:id="12403" w:author="Anees Shaikh" w:date="2013-10-19T02:16:00Z"/>
              </w:rPr>
              <w:pPrChange w:id="12404" w:author="Anees Shaikh" w:date="2013-10-19T02:16:00Z">
                <w:pPr>
                  <w:pStyle w:val="XML1"/>
                </w:pPr>
              </w:pPrChange>
            </w:pPr>
            <w:ins w:id="12405" w:author="aas" w:date="2013-10-14T02:06:00Z">
              <w:del w:id="12406" w:author="Anees Shaikh" w:date="2013-10-19T02:16:00Z">
                <w:r w:rsidDel="00E067A3">
                  <w:delText xml:space="preserve">                                      &lt;xs:documentation&gt;</w:delText>
                </w:r>
              </w:del>
            </w:ins>
          </w:p>
          <w:p w14:paraId="64A63979" w14:textId="4A81994C" w:rsidR="00874469" w:rsidDel="00E067A3" w:rsidRDefault="00874469">
            <w:pPr>
              <w:pStyle w:val="Appx"/>
              <w:rPr>
                <w:ins w:id="12407" w:author="aas" w:date="2013-10-14T02:06:00Z"/>
                <w:del w:id="12408" w:author="Anees Shaikh" w:date="2013-10-19T02:16:00Z"/>
              </w:rPr>
              <w:pPrChange w:id="12409" w:author="Anees Shaikh" w:date="2013-10-19T02:16:00Z">
                <w:pPr>
                  <w:pStyle w:val="XML1"/>
                </w:pPr>
              </w:pPrChange>
            </w:pPr>
            <w:ins w:id="12410" w:author="aas" w:date="2013-10-14T02:06:00Z">
              <w:del w:id="12411" w:author="Anees Shaikh" w:date="2013-10-19T02:16:00Z">
                <w:r w:rsidDel="00E067A3">
                  <w:delText xml:space="preserve">                                        The IPv6 address of the remote tunnel endpoint.</w:delText>
                </w:r>
              </w:del>
            </w:ins>
          </w:p>
          <w:p w14:paraId="57F7B25E" w14:textId="68E2D9B7" w:rsidR="00874469" w:rsidDel="00E067A3" w:rsidRDefault="00874469">
            <w:pPr>
              <w:pStyle w:val="Appx"/>
              <w:rPr>
                <w:ins w:id="12412" w:author="aas" w:date="2013-10-14T02:06:00Z"/>
                <w:del w:id="12413" w:author="Anees Shaikh" w:date="2013-10-19T02:16:00Z"/>
              </w:rPr>
              <w:pPrChange w:id="12414" w:author="Anees Shaikh" w:date="2013-10-19T02:16:00Z">
                <w:pPr>
                  <w:pStyle w:val="XML1"/>
                </w:pPr>
              </w:pPrChange>
            </w:pPr>
            <w:ins w:id="12415" w:author="aas" w:date="2013-10-14T02:06:00Z">
              <w:del w:id="12416" w:author="Anees Shaikh" w:date="2013-10-19T02:16:00Z">
                <w:r w:rsidDel="00E067A3">
                  <w:delText xml:space="preserve">                                      &lt;/xs:documentation&gt;</w:delText>
                </w:r>
              </w:del>
            </w:ins>
          </w:p>
          <w:p w14:paraId="5482B110" w14:textId="61C72AE7" w:rsidR="00874469" w:rsidDel="00E067A3" w:rsidRDefault="00874469">
            <w:pPr>
              <w:pStyle w:val="Appx"/>
              <w:rPr>
                <w:ins w:id="12417" w:author="aas" w:date="2013-10-14T02:06:00Z"/>
                <w:del w:id="12418" w:author="Anees Shaikh" w:date="2013-10-19T02:16:00Z"/>
              </w:rPr>
              <w:pPrChange w:id="12419" w:author="Anees Shaikh" w:date="2013-10-19T02:16:00Z">
                <w:pPr>
                  <w:pStyle w:val="XML1"/>
                </w:pPr>
              </w:pPrChange>
            </w:pPr>
            <w:ins w:id="12420" w:author="aas" w:date="2013-10-14T02:06:00Z">
              <w:del w:id="12421" w:author="Anees Shaikh" w:date="2013-10-19T02:16:00Z">
                <w:r w:rsidDel="00E067A3">
                  <w:delText xml:space="preserve">                                    &lt;/xs:annotation&gt;</w:delText>
                </w:r>
              </w:del>
            </w:ins>
          </w:p>
          <w:p w14:paraId="34CFA8C0" w14:textId="2FB89384" w:rsidR="00874469" w:rsidDel="00E067A3" w:rsidRDefault="00874469">
            <w:pPr>
              <w:pStyle w:val="Appx"/>
              <w:rPr>
                <w:ins w:id="12422" w:author="aas" w:date="2013-10-14T02:06:00Z"/>
                <w:del w:id="12423" w:author="Anees Shaikh" w:date="2013-10-19T02:16:00Z"/>
              </w:rPr>
              <w:pPrChange w:id="12424" w:author="Anees Shaikh" w:date="2013-10-19T02:16:00Z">
                <w:pPr>
                  <w:pStyle w:val="XML1"/>
                </w:pPr>
              </w:pPrChange>
            </w:pPr>
            <w:ins w:id="12425" w:author="aas" w:date="2013-10-14T02:06:00Z">
              <w:del w:id="12426" w:author="Anees Shaikh" w:date="2013-10-19T02:16:00Z">
                <w:r w:rsidDel="00E067A3">
                  <w:delText xml:space="preserve">                                  &lt;/xs:element&gt;</w:delText>
                </w:r>
              </w:del>
            </w:ins>
          </w:p>
          <w:p w14:paraId="1D89A3D8" w14:textId="56FFFE60" w:rsidR="00874469" w:rsidDel="00E067A3" w:rsidRDefault="00874469">
            <w:pPr>
              <w:pStyle w:val="Appx"/>
              <w:rPr>
                <w:ins w:id="12427" w:author="aas" w:date="2013-10-14T02:06:00Z"/>
                <w:del w:id="12428" w:author="Anees Shaikh" w:date="2013-10-19T02:16:00Z"/>
              </w:rPr>
              <w:pPrChange w:id="12429" w:author="Anees Shaikh" w:date="2013-10-19T02:16:00Z">
                <w:pPr>
                  <w:pStyle w:val="XML1"/>
                </w:pPr>
              </w:pPrChange>
            </w:pPr>
            <w:ins w:id="12430" w:author="aas" w:date="2013-10-14T02:06:00Z">
              <w:del w:id="12431" w:author="Anees Shaikh" w:date="2013-10-19T02:16:00Z">
                <w:r w:rsidDel="00E067A3">
                  <w:delText xml:space="preserve">                                  &lt;xs:any minOccurs="0" maxOccurs="unbounded"</w:delText>
                </w:r>
              </w:del>
            </w:ins>
          </w:p>
          <w:p w14:paraId="445F63FE" w14:textId="35CE9765" w:rsidR="00874469" w:rsidDel="00E067A3" w:rsidRDefault="00874469">
            <w:pPr>
              <w:pStyle w:val="Appx"/>
              <w:rPr>
                <w:ins w:id="12432" w:author="aas" w:date="2013-10-14T02:06:00Z"/>
                <w:del w:id="12433" w:author="Anees Shaikh" w:date="2013-10-19T02:16:00Z"/>
              </w:rPr>
              <w:pPrChange w:id="12434" w:author="Anees Shaikh" w:date="2013-10-19T02:16:00Z">
                <w:pPr>
                  <w:pStyle w:val="XML1"/>
                </w:pPr>
              </w:pPrChange>
            </w:pPr>
            <w:ins w:id="12435" w:author="aas" w:date="2013-10-14T02:06:00Z">
              <w:del w:id="12436" w:author="Anees Shaikh" w:date="2013-10-19T02:16:00Z">
                <w:r w:rsidDel="00E067A3">
                  <w:delText xml:space="preserve">                                          namespace="##other" processContents="lax"/&gt;</w:delText>
                </w:r>
              </w:del>
            </w:ins>
          </w:p>
          <w:p w14:paraId="1A8BEEE7" w14:textId="5192D475" w:rsidR="00874469" w:rsidDel="00E067A3" w:rsidRDefault="00874469">
            <w:pPr>
              <w:pStyle w:val="Appx"/>
              <w:rPr>
                <w:ins w:id="12437" w:author="aas" w:date="2013-10-14T02:06:00Z"/>
                <w:del w:id="12438" w:author="Anees Shaikh" w:date="2013-10-19T02:16:00Z"/>
              </w:rPr>
              <w:pPrChange w:id="12439" w:author="Anees Shaikh" w:date="2013-10-19T02:16:00Z">
                <w:pPr>
                  <w:pStyle w:val="XML1"/>
                </w:pPr>
              </w:pPrChange>
            </w:pPr>
            <w:ins w:id="12440" w:author="aas" w:date="2013-10-14T02:06:00Z">
              <w:del w:id="12441" w:author="Anees Shaikh" w:date="2013-10-19T02:16:00Z">
                <w:r w:rsidDel="00E067A3">
                  <w:delText xml:space="preserve">                                &lt;/xs:sequence&gt;</w:delText>
                </w:r>
              </w:del>
            </w:ins>
          </w:p>
          <w:p w14:paraId="0558CF6A" w14:textId="18703924" w:rsidR="00874469" w:rsidDel="00E067A3" w:rsidRDefault="00874469">
            <w:pPr>
              <w:pStyle w:val="Appx"/>
              <w:rPr>
                <w:ins w:id="12442" w:author="aas" w:date="2013-10-14T02:06:00Z"/>
                <w:del w:id="12443" w:author="Anees Shaikh" w:date="2013-10-19T02:16:00Z"/>
              </w:rPr>
              <w:pPrChange w:id="12444" w:author="Anees Shaikh" w:date="2013-10-19T02:16:00Z">
                <w:pPr>
                  <w:pStyle w:val="XML1"/>
                </w:pPr>
              </w:pPrChange>
            </w:pPr>
            <w:ins w:id="12445" w:author="aas" w:date="2013-10-14T02:06:00Z">
              <w:del w:id="12446" w:author="Anees Shaikh" w:date="2013-10-19T02:16:00Z">
                <w:r w:rsidDel="00E067A3">
                  <w:delText xml:space="preserve">                                &lt;xs:sequence&gt;</w:delText>
                </w:r>
              </w:del>
            </w:ins>
          </w:p>
          <w:p w14:paraId="3B19D187" w14:textId="244CD8F2" w:rsidR="00874469" w:rsidDel="00E067A3" w:rsidRDefault="00874469">
            <w:pPr>
              <w:pStyle w:val="Appx"/>
              <w:rPr>
                <w:ins w:id="12447" w:author="aas" w:date="2013-10-14T02:06:00Z"/>
                <w:del w:id="12448" w:author="Anees Shaikh" w:date="2013-10-19T02:16:00Z"/>
              </w:rPr>
              <w:pPrChange w:id="12449" w:author="Anees Shaikh" w:date="2013-10-19T02:16:00Z">
                <w:pPr>
                  <w:pStyle w:val="XML1"/>
                </w:pPr>
              </w:pPrChange>
            </w:pPr>
            <w:ins w:id="12450" w:author="aas" w:date="2013-10-14T02:06:00Z">
              <w:del w:id="12451" w:author="Anees Shaikh" w:date="2013-10-19T02:16:00Z">
                <w:r w:rsidDel="00E067A3">
                  <w:delText xml:space="preserve">                                  &lt;xs:element name="local-endpoint-mac-adress" minOccurs="0"  type="yang:mac-address"&gt;</w:delText>
                </w:r>
              </w:del>
            </w:ins>
          </w:p>
          <w:p w14:paraId="6887EE79" w14:textId="332B7E9A" w:rsidR="00874469" w:rsidDel="00E067A3" w:rsidRDefault="00874469">
            <w:pPr>
              <w:pStyle w:val="Appx"/>
              <w:rPr>
                <w:ins w:id="12452" w:author="aas" w:date="2013-10-14T02:06:00Z"/>
                <w:del w:id="12453" w:author="Anees Shaikh" w:date="2013-10-19T02:16:00Z"/>
              </w:rPr>
              <w:pPrChange w:id="12454" w:author="Anees Shaikh" w:date="2013-10-19T02:16:00Z">
                <w:pPr>
                  <w:pStyle w:val="XML1"/>
                </w:pPr>
              </w:pPrChange>
            </w:pPr>
            <w:ins w:id="12455" w:author="aas" w:date="2013-10-14T02:06:00Z">
              <w:del w:id="12456" w:author="Anees Shaikh" w:date="2013-10-19T02:16:00Z">
                <w:r w:rsidDel="00E067A3">
                  <w:delText xml:space="preserve">                                    &lt;xs:annotation&gt;</w:delText>
                </w:r>
              </w:del>
            </w:ins>
          </w:p>
          <w:p w14:paraId="41D48E45" w14:textId="26A4A6C0" w:rsidR="00874469" w:rsidDel="00E067A3" w:rsidRDefault="00874469">
            <w:pPr>
              <w:pStyle w:val="Appx"/>
              <w:rPr>
                <w:ins w:id="12457" w:author="aas" w:date="2013-10-14T02:06:00Z"/>
                <w:del w:id="12458" w:author="Anees Shaikh" w:date="2013-10-19T02:16:00Z"/>
              </w:rPr>
              <w:pPrChange w:id="12459" w:author="Anees Shaikh" w:date="2013-10-19T02:16:00Z">
                <w:pPr>
                  <w:pStyle w:val="XML1"/>
                </w:pPr>
              </w:pPrChange>
            </w:pPr>
            <w:ins w:id="12460" w:author="aas" w:date="2013-10-14T02:06:00Z">
              <w:del w:id="12461" w:author="Anees Shaikh" w:date="2013-10-19T02:16:00Z">
                <w:r w:rsidDel="00E067A3">
                  <w:delText xml:space="preserve">                                      &lt;xs:documentation&gt;</w:delText>
                </w:r>
              </w:del>
            </w:ins>
          </w:p>
          <w:p w14:paraId="1262BFA4" w14:textId="61FC21B7" w:rsidR="00874469" w:rsidDel="00E067A3" w:rsidRDefault="00874469">
            <w:pPr>
              <w:pStyle w:val="Appx"/>
              <w:rPr>
                <w:ins w:id="12462" w:author="aas" w:date="2013-10-14T02:06:00Z"/>
                <w:del w:id="12463" w:author="Anees Shaikh" w:date="2013-10-19T02:16:00Z"/>
              </w:rPr>
              <w:pPrChange w:id="12464" w:author="Anees Shaikh" w:date="2013-10-19T02:16:00Z">
                <w:pPr>
                  <w:pStyle w:val="XML1"/>
                </w:pPr>
              </w:pPrChange>
            </w:pPr>
            <w:ins w:id="12465" w:author="aas" w:date="2013-10-14T02:06:00Z">
              <w:del w:id="12466" w:author="Anees Shaikh" w:date="2013-10-19T02:16:00Z">
                <w:r w:rsidDel="00E067A3">
                  <w:delText xml:space="preserve">                                        The MAC address of the local tunnel endpoint.</w:delText>
                </w:r>
              </w:del>
            </w:ins>
          </w:p>
          <w:p w14:paraId="715EB07F" w14:textId="20A6433F" w:rsidR="00874469" w:rsidDel="00E067A3" w:rsidRDefault="00874469">
            <w:pPr>
              <w:pStyle w:val="Appx"/>
              <w:rPr>
                <w:ins w:id="12467" w:author="aas" w:date="2013-10-14T02:06:00Z"/>
                <w:del w:id="12468" w:author="Anees Shaikh" w:date="2013-10-19T02:16:00Z"/>
              </w:rPr>
              <w:pPrChange w:id="12469" w:author="Anees Shaikh" w:date="2013-10-19T02:16:00Z">
                <w:pPr>
                  <w:pStyle w:val="XML1"/>
                </w:pPr>
              </w:pPrChange>
            </w:pPr>
            <w:ins w:id="12470" w:author="aas" w:date="2013-10-14T02:06:00Z">
              <w:del w:id="12471" w:author="Anees Shaikh" w:date="2013-10-19T02:16:00Z">
                <w:r w:rsidDel="00E067A3">
                  <w:delText xml:space="preserve">                                      &lt;/xs:documentation&gt;</w:delText>
                </w:r>
              </w:del>
            </w:ins>
          </w:p>
          <w:p w14:paraId="58A5E1A2" w14:textId="256E9298" w:rsidR="00874469" w:rsidDel="00E067A3" w:rsidRDefault="00874469">
            <w:pPr>
              <w:pStyle w:val="Appx"/>
              <w:rPr>
                <w:ins w:id="12472" w:author="aas" w:date="2013-10-14T02:06:00Z"/>
                <w:del w:id="12473" w:author="Anees Shaikh" w:date="2013-10-19T02:16:00Z"/>
              </w:rPr>
              <w:pPrChange w:id="12474" w:author="Anees Shaikh" w:date="2013-10-19T02:16:00Z">
                <w:pPr>
                  <w:pStyle w:val="XML1"/>
                </w:pPr>
              </w:pPrChange>
            </w:pPr>
            <w:ins w:id="12475" w:author="aas" w:date="2013-10-14T02:06:00Z">
              <w:del w:id="12476" w:author="Anees Shaikh" w:date="2013-10-19T02:16:00Z">
                <w:r w:rsidDel="00E067A3">
                  <w:delText xml:space="preserve">                                    &lt;/xs:annotation&gt;</w:delText>
                </w:r>
              </w:del>
            </w:ins>
          </w:p>
          <w:p w14:paraId="6ECDFA76" w14:textId="1DFA885E" w:rsidR="00874469" w:rsidDel="00E067A3" w:rsidRDefault="00874469">
            <w:pPr>
              <w:pStyle w:val="Appx"/>
              <w:rPr>
                <w:ins w:id="12477" w:author="aas" w:date="2013-10-14T02:06:00Z"/>
                <w:del w:id="12478" w:author="Anees Shaikh" w:date="2013-10-19T02:16:00Z"/>
              </w:rPr>
              <w:pPrChange w:id="12479" w:author="Anees Shaikh" w:date="2013-10-19T02:16:00Z">
                <w:pPr>
                  <w:pStyle w:val="XML1"/>
                </w:pPr>
              </w:pPrChange>
            </w:pPr>
            <w:ins w:id="12480" w:author="aas" w:date="2013-10-14T02:06:00Z">
              <w:del w:id="12481" w:author="Anees Shaikh" w:date="2013-10-19T02:16:00Z">
                <w:r w:rsidDel="00E067A3">
                  <w:delText xml:space="preserve">                                  &lt;/xs:element&gt;</w:delText>
                </w:r>
              </w:del>
            </w:ins>
          </w:p>
          <w:p w14:paraId="6F0E6F4F" w14:textId="69C66B46" w:rsidR="00874469" w:rsidDel="00E067A3" w:rsidRDefault="00874469">
            <w:pPr>
              <w:pStyle w:val="Appx"/>
              <w:rPr>
                <w:ins w:id="12482" w:author="aas" w:date="2013-10-14T02:06:00Z"/>
                <w:del w:id="12483" w:author="Anees Shaikh" w:date="2013-10-19T02:16:00Z"/>
              </w:rPr>
              <w:pPrChange w:id="12484" w:author="Anees Shaikh" w:date="2013-10-19T02:16:00Z">
                <w:pPr>
                  <w:pStyle w:val="XML1"/>
                </w:pPr>
              </w:pPrChange>
            </w:pPr>
            <w:ins w:id="12485" w:author="aas" w:date="2013-10-14T02:06:00Z">
              <w:del w:id="12486" w:author="Anees Shaikh" w:date="2013-10-19T02:16:00Z">
                <w:r w:rsidDel="00E067A3">
                  <w:delText xml:space="preserve">                                  &lt;xs:element name="remote-endpoint-mac-adress" minOccurs="0"  type="yang:mac-address"&gt;</w:delText>
                </w:r>
              </w:del>
            </w:ins>
          </w:p>
          <w:p w14:paraId="17D12004" w14:textId="7C0E3D02" w:rsidR="00874469" w:rsidDel="00E067A3" w:rsidRDefault="00874469">
            <w:pPr>
              <w:pStyle w:val="Appx"/>
              <w:rPr>
                <w:ins w:id="12487" w:author="aas" w:date="2013-10-14T02:06:00Z"/>
                <w:del w:id="12488" w:author="Anees Shaikh" w:date="2013-10-19T02:16:00Z"/>
              </w:rPr>
              <w:pPrChange w:id="12489" w:author="Anees Shaikh" w:date="2013-10-19T02:16:00Z">
                <w:pPr>
                  <w:pStyle w:val="XML1"/>
                </w:pPr>
              </w:pPrChange>
            </w:pPr>
            <w:ins w:id="12490" w:author="aas" w:date="2013-10-14T02:06:00Z">
              <w:del w:id="12491" w:author="Anees Shaikh" w:date="2013-10-19T02:16:00Z">
                <w:r w:rsidDel="00E067A3">
                  <w:delText xml:space="preserve">                                    &lt;xs:annotation&gt;</w:delText>
                </w:r>
              </w:del>
            </w:ins>
          </w:p>
          <w:p w14:paraId="4CC5E5BC" w14:textId="49477B19" w:rsidR="00874469" w:rsidDel="00E067A3" w:rsidRDefault="00874469">
            <w:pPr>
              <w:pStyle w:val="Appx"/>
              <w:rPr>
                <w:ins w:id="12492" w:author="aas" w:date="2013-10-14T02:06:00Z"/>
                <w:del w:id="12493" w:author="Anees Shaikh" w:date="2013-10-19T02:16:00Z"/>
              </w:rPr>
              <w:pPrChange w:id="12494" w:author="Anees Shaikh" w:date="2013-10-19T02:16:00Z">
                <w:pPr>
                  <w:pStyle w:val="XML1"/>
                </w:pPr>
              </w:pPrChange>
            </w:pPr>
            <w:ins w:id="12495" w:author="aas" w:date="2013-10-14T02:06:00Z">
              <w:del w:id="12496" w:author="Anees Shaikh" w:date="2013-10-19T02:16:00Z">
                <w:r w:rsidDel="00E067A3">
                  <w:delText xml:space="preserve">                                      &lt;xs:documentation&gt;</w:delText>
                </w:r>
              </w:del>
            </w:ins>
          </w:p>
          <w:p w14:paraId="5F0B448C" w14:textId="7C8D6532" w:rsidR="00874469" w:rsidDel="00E067A3" w:rsidRDefault="00874469">
            <w:pPr>
              <w:pStyle w:val="Appx"/>
              <w:rPr>
                <w:ins w:id="12497" w:author="aas" w:date="2013-10-14T02:06:00Z"/>
                <w:del w:id="12498" w:author="Anees Shaikh" w:date="2013-10-19T02:16:00Z"/>
              </w:rPr>
              <w:pPrChange w:id="12499" w:author="Anees Shaikh" w:date="2013-10-19T02:16:00Z">
                <w:pPr>
                  <w:pStyle w:val="XML1"/>
                </w:pPr>
              </w:pPrChange>
            </w:pPr>
            <w:ins w:id="12500" w:author="aas" w:date="2013-10-14T02:06:00Z">
              <w:del w:id="12501" w:author="Anees Shaikh" w:date="2013-10-19T02:16:00Z">
                <w:r w:rsidDel="00E067A3">
                  <w:delText xml:space="preserve">                                        The MAC address of the remote tunnel endpoint.</w:delText>
                </w:r>
              </w:del>
            </w:ins>
          </w:p>
          <w:p w14:paraId="4E51943D" w14:textId="5770173D" w:rsidR="00874469" w:rsidDel="00E067A3" w:rsidRDefault="00874469">
            <w:pPr>
              <w:pStyle w:val="Appx"/>
              <w:rPr>
                <w:ins w:id="12502" w:author="aas" w:date="2013-10-14T02:06:00Z"/>
                <w:del w:id="12503" w:author="Anees Shaikh" w:date="2013-10-19T02:16:00Z"/>
              </w:rPr>
              <w:pPrChange w:id="12504" w:author="Anees Shaikh" w:date="2013-10-19T02:16:00Z">
                <w:pPr>
                  <w:pStyle w:val="XML1"/>
                </w:pPr>
              </w:pPrChange>
            </w:pPr>
            <w:ins w:id="12505" w:author="aas" w:date="2013-10-14T02:06:00Z">
              <w:del w:id="12506" w:author="Anees Shaikh" w:date="2013-10-19T02:16:00Z">
                <w:r w:rsidDel="00E067A3">
                  <w:delText xml:space="preserve">                                      &lt;/xs:documentation&gt;</w:delText>
                </w:r>
              </w:del>
            </w:ins>
          </w:p>
          <w:p w14:paraId="2AB0B8C9" w14:textId="0238648B" w:rsidR="00874469" w:rsidDel="00E067A3" w:rsidRDefault="00874469">
            <w:pPr>
              <w:pStyle w:val="Appx"/>
              <w:rPr>
                <w:ins w:id="12507" w:author="aas" w:date="2013-10-14T02:06:00Z"/>
                <w:del w:id="12508" w:author="Anees Shaikh" w:date="2013-10-19T02:16:00Z"/>
              </w:rPr>
              <w:pPrChange w:id="12509" w:author="Anees Shaikh" w:date="2013-10-19T02:16:00Z">
                <w:pPr>
                  <w:pStyle w:val="XML1"/>
                </w:pPr>
              </w:pPrChange>
            </w:pPr>
            <w:ins w:id="12510" w:author="aas" w:date="2013-10-14T02:06:00Z">
              <w:del w:id="12511" w:author="Anees Shaikh" w:date="2013-10-19T02:16:00Z">
                <w:r w:rsidDel="00E067A3">
                  <w:delText xml:space="preserve">                                    &lt;/xs:annotation&gt;</w:delText>
                </w:r>
              </w:del>
            </w:ins>
          </w:p>
          <w:p w14:paraId="58ADBB94" w14:textId="4875D2C1" w:rsidR="00874469" w:rsidDel="00E067A3" w:rsidRDefault="00874469">
            <w:pPr>
              <w:pStyle w:val="Appx"/>
              <w:rPr>
                <w:ins w:id="12512" w:author="aas" w:date="2013-10-14T02:06:00Z"/>
                <w:del w:id="12513" w:author="Anees Shaikh" w:date="2013-10-19T02:16:00Z"/>
              </w:rPr>
              <w:pPrChange w:id="12514" w:author="Anees Shaikh" w:date="2013-10-19T02:16:00Z">
                <w:pPr>
                  <w:pStyle w:val="XML1"/>
                </w:pPr>
              </w:pPrChange>
            </w:pPr>
            <w:ins w:id="12515" w:author="aas" w:date="2013-10-14T02:06:00Z">
              <w:del w:id="12516" w:author="Anees Shaikh" w:date="2013-10-19T02:16:00Z">
                <w:r w:rsidDel="00E067A3">
                  <w:delText xml:space="preserve">                                  &lt;/xs:element&gt;</w:delText>
                </w:r>
              </w:del>
            </w:ins>
          </w:p>
          <w:p w14:paraId="1C01FE53" w14:textId="3DB74ED4" w:rsidR="00874469" w:rsidDel="00E067A3" w:rsidRDefault="00874469">
            <w:pPr>
              <w:pStyle w:val="Appx"/>
              <w:rPr>
                <w:ins w:id="12517" w:author="aas" w:date="2013-10-14T02:06:00Z"/>
                <w:del w:id="12518" w:author="Anees Shaikh" w:date="2013-10-19T02:16:00Z"/>
              </w:rPr>
              <w:pPrChange w:id="12519" w:author="Anees Shaikh" w:date="2013-10-19T02:16:00Z">
                <w:pPr>
                  <w:pStyle w:val="XML1"/>
                </w:pPr>
              </w:pPrChange>
            </w:pPr>
            <w:ins w:id="12520" w:author="aas" w:date="2013-10-14T02:06:00Z">
              <w:del w:id="12521" w:author="Anees Shaikh" w:date="2013-10-19T02:16:00Z">
                <w:r w:rsidDel="00E067A3">
                  <w:delText xml:space="preserve">                                  &lt;xs:any minOccurs="0" maxOccurs="unbounded"</w:delText>
                </w:r>
              </w:del>
            </w:ins>
          </w:p>
          <w:p w14:paraId="13867CAA" w14:textId="3C57FEE5" w:rsidR="00874469" w:rsidDel="00E067A3" w:rsidRDefault="00874469">
            <w:pPr>
              <w:pStyle w:val="Appx"/>
              <w:rPr>
                <w:ins w:id="12522" w:author="aas" w:date="2013-10-14T02:06:00Z"/>
                <w:del w:id="12523" w:author="Anees Shaikh" w:date="2013-10-19T02:16:00Z"/>
              </w:rPr>
              <w:pPrChange w:id="12524" w:author="Anees Shaikh" w:date="2013-10-19T02:16:00Z">
                <w:pPr>
                  <w:pStyle w:val="XML1"/>
                </w:pPr>
              </w:pPrChange>
            </w:pPr>
            <w:ins w:id="12525" w:author="aas" w:date="2013-10-14T02:06:00Z">
              <w:del w:id="12526" w:author="Anees Shaikh" w:date="2013-10-19T02:16:00Z">
                <w:r w:rsidDel="00E067A3">
                  <w:delText xml:space="preserve">                                          namespace="##other" processContents="lax"/&gt;</w:delText>
                </w:r>
              </w:del>
            </w:ins>
          </w:p>
          <w:p w14:paraId="29693650" w14:textId="16DA75E7" w:rsidR="00874469" w:rsidDel="00E067A3" w:rsidRDefault="00874469">
            <w:pPr>
              <w:pStyle w:val="Appx"/>
              <w:rPr>
                <w:ins w:id="12527" w:author="aas" w:date="2013-10-14T02:06:00Z"/>
                <w:del w:id="12528" w:author="Anees Shaikh" w:date="2013-10-19T02:16:00Z"/>
              </w:rPr>
              <w:pPrChange w:id="12529" w:author="Anees Shaikh" w:date="2013-10-19T02:16:00Z">
                <w:pPr>
                  <w:pStyle w:val="XML1"/>
                </w:pPr>
              </w:pPrChange>
            </w:pPr>
            <w:ins w:id="12530" w:author="aas" w:date="2013-10-14T02:06:00Z">
              <w:del w:id="12531" w:author="Anees Shaikh" w:date="2013-10-19T02:16:00Z">
                <w:r w:rsidDel="00E067A3">
                  <w:delText xml:space="preserve">                                &lt;/xs:sequence&gt;</w:delText>
                </w:r>
              </w:del>
            </w:ins>
          </w:p>
          <w:p w14:paraId="44556983" w14:textId="55E9E92C" w:rsidR="00874469" w:rsidDel="00E067A3" w:rsidRDefault="00874469">
            <w:pPr>
              <w:pStyle w:val="Appx"/>
              <w:rPr>
                <w:ins w:id="12532" w:author="aas" w:date="2013-10-14T02:06:00Z"/>
                <w:del w:id="12533" w:author="Anees Shaikh" w:date="2013-10-19T02:16:00Z"/>
              </w:rPr>
              <w:pPrChange w:id="12534" w:author="Anees Shaikh" w:date="2013-10-19T02:16:00Z">
                <w:pPr>
                  <w:pStyle w:val="XML1"/>
                </w:pPr>
              </w:pPrChange>
            </w:pPr>
            <w:ins w:id="12535" w:author="aas" w:date="2013-10-14T02:06:00Z">
              <w:del w:id="12536" w:author="Anees Shaikh" w:date="2013-10-19T02:16:00Z">
                <w:r w:rsidDel="00E067A3">
                  <w:delText xml:space="preserve">                                &lt;xs:any minOccurs="0" maxOccurs="unbounded"</w:delText>
                </w:r>
              </w:del>
            </w:ins>
          </w:p>
          <w:p w14:paraId="1BBDA740" w14:textId="50B80DEF" w:rsidR="00874469" w:rsidDel="00E067A3" w:rsidRDefault="00874469">
            <w:pPr>
              <w:pStyle w:val="Appx"/>
              <w:rPr>
                <w:ins w:id="12537" w:author="aas" w:date="2013-10-14T02:06:00Z"/>
                <w:del w:id="12538" w:author="Anees Shaikh" w:date="2013-10-19T02:16:00Z"/>
              </w:rPr>
              <w:pPrChange w:id="12539" w:author="Anees Shaikh" w:date="2013-10-19T02:16:00Z">
                <w:pPr>
                  <w:pStyle w:val="XML1"/>
                </w:pPr>
              </w:pPrChange>
            </w:pPr>
            <w:ins w:id="12540" w:author="aas" w:date="2013-10-14T02:06:00Z">
              <w:del w:id="12541" w:author="Anees Shaikh" w:date="2013-10-19T02:16:00Z">
                <w:r w:rsidDel="00E067A3">
                  <w:delText xml:space="preserve">                                        namespace="##other" processContents="lax"/&gt;</w:delText>
                </w:r>
              </w:del>
            </w:ins>
          </w:p>
          <w:p w14:paraId="55C601DD" w14:textId="3FFB7D37" w:rsidR="00874469" w:rsidDel="00E067A3" w:rsidRDefault="00874469">
            <w:pPr>
              <w:pStyle w:val="Appx"/>
              <w:rPr>
                <w:ins w:id="12542" w:author="aas" w:date="2013-10-14T02:06:00Z"/>
                <w:del w:id="12543" w:author="Anees Shaikh" w:date="2013-10-19T02:16:00Z"/>
              </w:rPr>
              <w:pPrChange w:id="12544" w:author="Anees Shaikh" w:date="2013-10-19T02:16:00Z">
                <w:pPr>
                  <w:pStyle w:val="XML1"/>
                </w:pPr>
              </w:pPrChange>
            </w:pPr>
            <w:ins w:id="12545" w:author="aas" w:date="2013-10-14T02:06:00Z">
              <w:del w:id="12546" w:author="Anees Shaikh" w:date="2013-10-19T02:16:00Z">
                <w:r w:rsidDel="00E067A3">
                  <w:delText xml:space="preserve">                              &lt;/xs:choice&gt;</w:delText>
                </w:r>
              </w:del>
            </w:ins>
          </w:p>
          <w:p w14:paraId="28425D4B" w14:textId="2DFF7655" w:rsidR="00874469" w:rsidDel="00E067A3" w:rsidRDefault="00874469">
            <w:pPr>
              <w:pStyle w:val="Appx"/>
              <w:rPr>
                <w:ins w:id="12547" w:author="aas" w:date="2013-10-14T02:06:00Z"/>
                <w:del w:id="12548" w:author="Anees Shaikh" w:date="2013-10-19T02:16:00Z"/>
              </w:rPr>
              <w:pPrChange w:id="12549" w:author="Anees Shaikh" w:date="2013-10-19T02:16:00Z">
                <w:pPr>
                  <w:pStyle w:val="XML1"/>
                </w:pPr>
              </w:pPrChange>
            </w:pPr>
            <w:ins w:id="12550" w:author="aas" w:date="2013-10-14T02:06:00Z">
              <w:del w:id="12551" w:author="Anees Shaikh" w:date="2013-10-19T02:16:00Z">
                <w:r w:rsidDel="00E067A3">
                  <w:delText xml:space="preserve">                              &lt;xs:element name="vsid" minOccurs="0"  type="xs:unsignedInt"&gt;</w:delText>
                </w:r>
              </w:del>
            </w:ins>
          </w:p>
          <w:p w14:paraId="1501D034" w14:textId="3C6B5C11" w:rsidR="00874469" w:rsidDel="00E067A3" w:rsidRDefault="00874469">
            <w:pPr>
              <w:pStyle w:val="Appx"/>
              <w:rPr>
                <w:ins w:id="12552" w:author="aas" w:date="2013-10-14T02:06:00Z"/>
                <w:del w:id="12553" w:author="Anees Shaikh" w:date="2013-10-19T02:16:00Z"/>
              </w:rPr>
              <w:pPrChange w:id="12554" w:author="Anees Shaikh" w:date="2013-10-19T02:16:00Z">
                <w:pPr>
                  <w:pStyle w:val="XML1"/>
                </w:pPr>
              </w:pPrChange>
            </w:pPr>
            <w:ins w:id="12555" w:author="aas" w:date="2013-10-14T02:06:00Z">
              <w:del w:id="12556" w:author="Anees Shaikh" w:date="2013-10-19T02:16:00Z">
                <w:r w:rsidDel="00E067A3">
                  <w:delText xml:space="preserve">                                &lt;xs:annotation&gt;</w:delText>
                </w:r>
              </w:del>
            </w:ins>
          </w:p>
          <w:p w14:paraId="019D1916" w14:textId="1028F351" w:rsidR="00874469" w:rsidDel="00E067A3" w:rsidRDefault="00874469">
            <w:pPr>
              <w:pStyle w:val="Appx"/>
              <w:rPr>
                <w:ins w:id="12557" w:author="aas" w:date="2013-10-14T02:06:00Z"/>
                <w:del w:id="12558" w:author="Anees Shaikh" w:date="2013-10-19T02:16:00Z"/>
              </w:rPr>
              <w:pPrChange w:id="12559" w:author="Anees Shaikh" w:date="2013-10-19T02:16:00Z">
                <w:pPr>
                  <w:pStyle w:val="XML1"/>
                </w:pPr>
              </w:pPrChange>
            </w:pPr>
            <w:ins w:id="12560" w:author="aas" w:date="2013-10-14T02:06:00Z">
              <w:del w:id="12561" w:author="Anees Shaikh" w:date="2013-10-19T02:16:00Z">
                <w:r w:rsidDel="00E067A3">
                  <w:delText xml:space="preserve">                                  &lt;xs:documentation&gt;</w:delText>
                </w:r>
              </w:del>
            </w:ins>
          </w:p>
          <w:p w14:paraId="02D80B55" w14:textId="0E0B307D" w:rsidR="00874469" w:rsidDel="00E067A3" w:rsidRDefault="00874469">
            <w:pPr>
              <w:pStyle w:val="Appx"/>
              <w:rPr>
                <w:ins w:id="12562" w:author="aas" w:date="2013-10-14T02:06:00Z"/>
                <w:del w:id="12563" w:author="Anees Shaikh" w:date="2013-10-19T02:16:00Z"/>
              </w:rPr>
              <w:pPrChange w:id="12564" w:author="Anees Shaikh" w:date="2013-10-19T02:16:00Z">
                <w:pPr>
                  <w:pStyle w:val="XML1"/>
                </w:pPr>
              </w:pPrChange>
            </w:pPr>
            <w:ins w:id="12565" w:author="aas" w:date="2013-10-14T02:06:00Z">
              <w:del w:id="12566" w:author="Anees Shaikh" w:date="2013-10-19T02:16:00Z">
                <w:r w:rsidDel="00E067A3">
                  <w:delText xml:space="preserve">                                    Specifies the virtual subnet id used to identify packets belonging to</w:delText>
                </w:r>
              </w:del>
            </w:ins>
          </w:p>
          <w:p w14:paraId="3537610C" w14:textId="5E4FD884" w:rsidR="00874469" w:rsidDel="00E067A3" w:rsidRDefault="00874469">
            <w:pPr>
              <w:pStyle w:val="Appx"/>
              <w:rPr>
                <w:ins w:id="12567" w:author="aas" w:date="2013-10-14T02:06:00Z"/>
                <w:del w:id="12568" w:author="Anees Shaikh" w:date="2013-10-19T02:16:00Z"/>
              </w:rPr>
              <w:pPrChange w:id="12569" w:author="Anees Shaikh" w:date="2013-10-19T02:16:00Z">
                <w:pPr>
                  <w:pStyle w:val="XML1"/>
                </w:pPr>
              </w:pPrChange>
            </w:pPr>
            <w:ins w:id="12570" w:author="aas" w:date="2013-10-14T02:06:00Z">
              <w:del w:id="12571" w:author="Anees Shaikh" w:date="2013-10-19T02:16:00Z">
                <w:r w:rsidDel="00E067A3">
                  <w:delText xml:space="preserve">                                    the NVGRE virtual layer-2 network (24 bit)</w:delText>
                </w:r>
              </w:del>
            </w:ins>
          </w:p>
          <w:p w14:paraId="2892CBEF" w14:textId="7713FB65" w:rsidR="00874469" w:rsidDel="00E067A3" w:rsidRDefault="00874469">
            <w:pPr>
              <w:pStyle w:val="Appx"/>
              <w:rPr>
                <w:ins w:id="12572" w:author="aas" w:date="2013-10-14T02:06:00Z"/>
                <w:del w:id="12573" w:author="Anees Shaikh" w:date="2013-10-19T02:16:00Z"/>
              </w:rPr>
              <w:pPrChange w:id="12574" w:author="Anees Shaikh" w:date="2013-10-19T02:16:00Z">
                <w:pPr>
                  <w:pStyle w:val="XML1"/>
                </w:pPr>
              </w:pPrChange>
            </w:pPr>
            <w:ins w:id="12575" w:author="aas" w:date="2013-10-14T02:06:00Z">
              <w:del w:id="12576" w:author="Anees Shaikh" w:date="2013-10-19T02:16:00Z">
                <w:r w:rsidDel="00E067A3">
                  <w:delText xml:space="preserve">                                  &lt;/xs:documentation&gt;</w:delText>
                </w:r>
              </w:del>
            </w:ins>
          </w:p>
          <w:p w14:paraId="22A64E5B" w14:textId="54A04CCC" w:rsidR="00874469" w:rsidDel="00E067A3" w:rsidRDefault="00874469">
            <w:pPr>
              <w:pStyle w:val="Appx"/>
              <w:rPr>
                <w:ins w:id="12577" w:author="aas" w:date="2013-10-14T02:06:00Z"/>
                <w:del w:id="12578" w:author="Anees Shaikh" w:date="2013-10-19T02:16:00Z"/>
              </w:rPr>
              <w:pPrChange w:id="12579" w:author="Anees Shaikh" w:date="2013-10-19T02:16:00Z">
                <w:pPr>
                  <w:pStyle w:val="XML1"/>
                </w:pPr>
              </w:pPrChange>
            </w:pPr>
            <w:ins w:id="12580" w:author="aas" w:date="2013-10-14T02:06:00Z">
              <w:del w:id="12581" w:author="Anees Shaikh" w:date="2013-10-19T02:16:00Z">
                <w:r w:rsidDel="00E067A3">
                  <w:delText xml:space="preserve">                                &lt;/xs:annotation&gt;</w:delText>
                </w:r>
              </w:del>
            </w:ins>
          </w:p>
          <w:p w14:paraId="6118AF91" w14:textId="24AF18BC" w:rsidR="00874469" w:rsidDel="00E067A3" w:rsidRDefault="00874469">
            <w:pPr>
              <w:pStyle w:val="Appx"/>
              <w:rPr>
                <w:ins w:id="12582" w:author="aas" w:date="2013-10-14T02:06:00Z"/>
                <w:del w:id="12583" w:author="Anees Shaikh" w:date="2013-10-19T02:16:00Z"/>
              </w:rPr>
              <w:pPrChange w:id="12584" w:author="Anees Shaikh" w:date="2013-10-19T02:16:00Z">
                <w:pPr>
                  <w:pStyle w:val="XML1"/>
                </w:pPr>
              </w:pPrChange>
            </w:pPr>
            <w:ins w:id="12585" w:author="aas" w:date="2013-10-14T02:06:00Z">
              <w:del w:id="12586" w:author="Anees Shaikh" w:date="2013-10-19T02:16:00Z">
                <w:r w:rsidDel="00E067A3">
                  <w:delText xml:space="preserve">                              &lt;/xs:element&gt;</w:delText>
                </w:r>
              </w:del>
            </w:ins>
          </w:p>
          <w:p w14:paraId="0B144035" w14:textId="6C54A9FA" w:rsidR="00874469" w:rsidDel="00E067A3" w:rsidRDefault="00874469">
            <w:pPr>
              <w:pStyle w:val="Appx"/>
              <w:rPr>
                <w:ins w:id="12587" w:author="aas" w:date="2013-10-14T02:06:00Z"/>
                <w:del w:id="12588" w:author="Anees Shaikh" w:date="2013-10-19T02:16:00Z"/>
              </w:rPr>
              <w:pPrChange w:id="12589" w:author="Anees Shaikh" w:date="2013-10-19T02:16:00Z">
                <w:pPr>
                  <w:pStyle w:val="XML1"/>
                </w:pPr>
              </w:pPrChange>
            </w:pPr>
            <w:ins w:id="12590" w:author="aas" w:date="2013-10-14T02:06:00Z">
              <w:del w:id="12591" w:author="Anees Shaikh" w:date="2013-10-19T02:16:00Z">
                <w:r w:rsidDel="00E067A3">
                  <w:delText xml:space="preserve">                              &lt;xs:element name="flow-id" minOccurs="0"  type="xs:unsignedByte"&gt;</w:delText>
                </w:r>
              </w:del>
            </w:ins>
          </w:p>
          <w:p w14:paraId="22EFEA0D" w14:textId="1FDD68D8" w:rsidR="00874469" w:rsidDel="00E067A3" w:rsidRDefault="00874469">
            <w:pPr>
              <w:pStyle w:val="Appx"/>
              <w:rPr>
                <w:ins w:id="12592" w:author="aas" w:date="2013-10-14T02:06:00Z"/>
                <w:del w:id="12593" w:author="Anees Shaikh" w:date="2013-10-19T02:16:00Z"/>
              </w:rPr>
              <w:pPrChange w:id="12594" w:author="Anees Shaikh" w:date="2013-10-19T02:16:00Z">
                <w:pPr>
                  <w:pStyle w:val="XML1"/>
                </w:pPr>
              </w:pPrChange>
            </w:pPr>
            <w:ins w:id="12595" w:author="aas" w:date="2013-10-14T02:06:00Z">
              <w:del w:id="12596" w:author="Anees Shaikh" w:date="2013-10-19T02:16:00Z">
                <w:r w:rsidDel="00E067A3">
                  <w:delText xml:space="preserve">                                &lt;xs:annotation&gt;</w:delText>
                </w:r>
              </w:del>
            </w:ins>
          </w:p>
          <w:p w14:paraId="68F2C26C" w14:textId="0C0BE39D" w:rsidR="00874469" w:rsidDel="00E067A3" w:rsidRDefault="00874469">
            <w:pPr>
              <w:pStyle w:val="Appx"/>
              <w:rPr>
                <w:ins w:id="12597" w:author="aas" w:date="2013-10-14T02:06:00Z"/>
                <w:del w:id="12598" w:author="Anees Shaikh" w:date="2013-10-19T02:16:00Z"/>
              </w:rPr>
              <w:pPrChange w:id="12599" w:author="Anees Shaikh" w:date="2013-10-19T02:16:00Z">
                <w:pPr>
                  <w:pStyle w:val="XML1"/>
                </w:pPr>
              </w:pPrChange>
            </w:pPr>
            <w:ins w:id="12600" w:author="aas" w:date="2013-10-14T02:06:00Z">
              <w:del w:id="12601" w:author="Anees Shaikh" w:date="2013-10-19T02:16:00Z">
                <w:r w:rsidDel="00E067A3">
                  <w:delText xml:space="preserve">                                  &lt;xs:documentation&gt;</w:delText>
                </w:r>
              </w:del>
            </w:ins>
          </w:p>
          <w:p w14:paraId="441990EF" w14:textId="3F27B9E7" w:rsidR="00874469" w:rsidDel="00E067A3" w:rsidRDefault="00874469">
            <w:pPr>
              <w:pStyle w:val="Appx"/>
              <w:rPr>
                <w:ins w:id="12602" w:author="aas" w:date="2013-10-14T02:06:00Z"/>
                <w:del w:id="12603" w:author="Anees Shaikh" w:date="2013-10-19T02:16:00Z"/>
              </w:rPr>
              <w:pPrChange w:id="12604" w:author="Anees Shaikh" w:date="2013-10-19T02:16:00Z">
                <w:pPr>
                  <w:pStyle w:val="XML1"/>
                </w:pPr>
              </w:pPrChange>
            </w:pPr>
            <w:ins w:id="12605" w:author="aas" w:date="2013-10-14T02:06:00Z">
              <w:del w:id="12606" w:author="Anees Shaikh" w:date="2013-10-19T02:16:00Z">
                <w:r w:rsidDel="00E067A3">
                  <w:delText xml:space="preserve">                                    8-bit value that is used to provide per-flow entropy for flows in the same VSID</w:delText>
                </w:r>
              </w:del>
            </w:ins>
          </w:p>
          <w:p w14:paraId="23DA09A7" w14:textId="7213B1C6" w:rsidR="00874469" w:rsidDel="00E067A3" w:rsidRDefault="00874469">
            <w:pPr>
              <w:pStyle w:val="Appx"/>
              <w:rPr>
                <w:ins w:id="12607" w:author="aas" w:date="2013-10-14T02:06:00Z"/>
                <w:del w:id="12608" w:author="Anees Shaikh" w:date="2013-10-19T02:16:00Z"/>
              </w:rPr>
              <w:pPrChange w:id="12609" w:author="Anees Shaikh" w:date="2013-10-19T02:16:00Z">
                <w:pPr>
                  <w:pStyle w:val="XML1"/>
                </w:pPr>
              </w:pPrChange>
            </w:pPr>
            <w:ins w:id="12610" w:author="aas" w:date="2013-10-14T02:06:00Z">
              <w:del w:id="12611" w:author="Anees Shaikh" w:date="2013-10-19T02:16:00Z">
                <w:r w:rsidDel="00E067A3">
                  <w:delText xml:space="preserve">                                  &lt;/xs:documentation&gt;</w:delText>
                </w:r>
              </w:del>
            </w:ins>
          </w:p>
          <w:p w14:paraId="7EB10390" w14:textId="78FE21F1" w:rsidR="00874469" w:rsidDel="00E067A3" w:rsidRDefault="00874469">
            <w:pPr>
              <w:pStyle w:val="Appx"/>
              <w:rPr>
                <w:ins w:id="12612" w:author="aas" w:date="2013-10-14T02:06:00Z"/>
                <w:del w:id="12613" w:author="Anees Shaikh" w:date="2013-10-19T02:16:00Z"/>
              </w:rPr>
              <w:pPrChange w:id="12614" w:author="Anees Shaikh" w:date="2013-10-19T02:16:00Z">
                <w:pPr>
                  <w:pStyle w:val="XML1"/>
                </w:pPr>
              </w:pPrChange>
            </w:pPr>
            <w:ins w:id="12615" w:author="aas" w:date="2013-10-14T02:06:00Z">
              <w:del w:id="12616" w:author="Anees Shaikh" w:date="2013-10-19T02:16:00Z">
                <w:r w:rsidDel="00E067A3">
                  <w:delText xml:space="preserve">                                &lt;/xs:annotation&gt;</w:delText>
                </w:r>
              </w:del>
            </w:ins>
          </w:p>
          <w:p w14:paraId="67E2987B" w14:textId="486908EC" w:rsidR="00874469" w:rsidDel="00E067A3" w:rsidRDefault="00874469">
            <w:pPr>
              <w:pStyle w:val="Appx"/>
              <w:rPr>
                <w:ins w:id="12617" w:author="aas" w:date="2013-10-14T02:06:00Z"/>
                <w:del w:id="12618" w:author="Anees Shaikh" w:date="2013-10-19T02:16:00Z"/>
              </w:rPr>
              <w:pPrChange w:id="12619" w:author="Anees Shaikh" w:date="2013-10-19T02:16:00Z">
                <w:pPr>
                  <w:pStyle w:val="XML1"/>
                </w:pPr>
              </w:pPrChange>
            </w:pPr>
            <w:ins w:id="12620" w:author="aas" w:date="2013-10-14T02:06:00Z">
              <w:del w:id="12621" w:author="Anees Shaikh" w:date="2013-10-19T02:16:00Z">
                <w:r w:rsidDel="00E067A3">
                  <w:delText xml:space="preserve">                              &lt;/xs:element&gt;</w:delText>
                </w:r>
              </w:del>
            </w:ins>
          </w:p>
          <w:p w14:paraId="7B00998C" w14:textId="00880EA5" w:rsidR="00874469" w:rsidDel="00E067A3" w:rsidRDefault="00874469">
            <w:pPr>
              <w:pStyle w:val="Appx"/>
              <w:rPr>
                <w:ins w:id="12622" w:author="aas" w:date="2013-10-14T02:06:00Z"/>
                <w:del w:id="12623" w:author="Anees Shaikh" w:date="2013-10-19T02:16:00Z"/>
              </w:rPr>
              <w:pPrChange w:id="12624" w:author="Anees Shaikh" w:date="2013-10-19T02:16:00Z">
                <w:pPr>
                  <w:pStyle w:val="XML1"/>
                </w:pPr>
              </w:pPrChange>
            </w:pPr>
            <w:ins w:id="12625" w:author="aas" w:date="2013-10-14T02:06:00Z">
              <w:del w:id="12626" w:author="Anees Shaikh" w:date="2013-10-19T02:16:00Z">
                <w:r w:rsidDel="00E067A3">
                  <w:delText xml:space="preserve">                              &lt;xs:any minOccurs="0" maxOccurs="unbounded"</w:delText>
                </w:r>
              </w:del>
            </w:ins>
          </w:p>
          <w:p w14:paraId="610F7B28" w14:textId="7EA6794C" w:rsidR="00874469" w:rsidDel="00E067A3" w:rsidRDefault="00874469">
            <w:pPr>
              <w:pStyle w:val="Appx"/>
              <w:rPr>
                <w:ins w:id="12627" w:author="aas" w:date="2013-10-14T02:06:00Z"/>
                <w:del w:id="12628" w:author="Anees Shaikh" w:date="2013-10-19T02:16:00Z"/>
              </w:rPr>
              <w:pPrChange w:id="12629" w:author="Anees Shaikh" w:date="2013-10-19T02:16:00Z">
                <w:pPr>
                  <w:pStyle w:val="XML1"/>
                </w:pPr>
              </w:pPrChange>
            </w:pPr>
            <w:ins w:id="12630" w:author="aas" w:date="2013-10-14T02:06:00Z">
              <w:del w:id="12631" w:author="Anees Shaikh" w:date="2013-10-19T02:16:00Z">
                <w:r w:rsidDel="00E067A3">
                  <w:delText xml:space="preserve">                                      namespace="##other" processContents="lax"/&gt;</w:delText>
                </w:r>
              </w:del>
            </w:ins>
          </w:p>
          <w:p w14:paraId="29F48B91" w14:textId="324AEF43" w:rsidR="00874469" w:rsidDel="00E067A3" w:rsidRDefault="00874469">
            <w:pPr>
              <w:pStyle w:val="Appx"/>
              <w:rPr>
                <w:ins w:id="12632" w:author="aas" w:date="2013-10-14T02:06:00Z"/>
                <w:del w:id="12633" w:author="Anees Shaikh" w:date="2013-10-19T02:16:00Z"/>
              </w:rPr>
              <w:pPrChange w:id="12634" w:author="Anees Shaikh" w:date="2013-10-19T02:16:00Z">
                <w:pPr>
                  <w:pStyle w:val="XML1"/>
                </w:pPr>
              </w:pPrChange>
            </w:pPr>
            <w:ins w:id="12635" w:author="aas" w:date="2013-10-14T02:06:00Z">
              <w:del w:id="12636" w:author="Anees Shaikh" w:date="2013-10-19T02:16:00Z">
                <w:r w:rsidDel="00E067A3">
                  <w:delText xml:space="preserve">                            &lt;/xs:sequence&gt;</w:delText>
                </w:r>
              </w:del>
            </w:ins>
          </w:p>
          <w:p w14:paraId="259B11F1" w14:textId="7FC9A544" w:rsidR="00874469" w:rsidDel="00E067A3" w:rsidRDefault="00874469">
            <w:pPr>
              <w:pStyle w:val="Appx"/>
              <w:rPr>
                <w:ins w:id="12637" w:author="aas" w:date="2013-10-14T02:06:00Z"/>
                <w:del w:id="12638" w:author="Anees Shaikh" w:date="2013-10-19T02:16:00Z"/>
              </w:rPr>
              <w:pPrChange w:id="12639" w:author="Anees Shaikh" w:date="2013-10-19T02:16:00Z">
                <w:pPr>
                  <w:pStyle w:val="XML1"/>
                </w:pPr>
              </w:pPrChange>
            </w:pPr>
            <w:ins w:id="12640" w:author="aas" w:date="2013-10-14T02:06:00Z">
              <w:del w:id="12641" w:author="Anees Shaikh" w:date="2013-10-19T02:16:00Z">
                <w:r w:rsidDel="00E067A3">
                  <w:delText xml:space="preserve">                          &lt;/xs:complexType&gt;</w:delText>
                </w:r>
              </w:del>
            </w:ins>
          </w:p>
          <w:p w14:paraId="490C2357" w14:textId="75D6304A" w:rsidR="00874469" w:rsidDel="00E067A3" w:rsidRDefault="00874469">
            <w:pPr>
              <w:pStyle w:val="Appx"/>
              <w:rPr>
                <w:ins w:id="12642" w:author="aas" w:date="2013-10-14T02:06:00Z"/>
                <w:del w:id="12643" w:author="Anees Shaikh" w:date="2013-10-19T02:16:00Z"/>
              </w:rPr>
              <w:pPrChange w:id="12644" w:author="Anees Shaikh" w:date="2013-10-19T02:16:00Z">
                <w:pPr>
                  <w:pStyle w:val="XML1"/>
                </w:pPr>
              </w:pPrChange>
            </w:pPr>
            <w:ins w:id="12645" w:author="aas" w:date="2013-10-14T02:06:00Z">
              <w:del w:id="12646" w:author="Anees Shaikh" w:date="2013-10-19T02:16:00Z">
                <w:r w:rsidDel="00E067A3">
                  <w:delText xml:space="preserve">                        &lt;/xs:element&gt;</w:delText>
                </w:r>
              </w:del>
            </w:ins>
          </w:p>
          <w:p w14:paraId="71B4A3CF" w14:textId="35077A33" w:rsidR="00874469" w:rsidDel="00E067A3" w:rsidRDefault="00874469">
            <w:pPr>
              <w:pStyle w:val="Appx"/>
              <w:rPr>
                <w:ins w:id="12647" w:author="aas" w:date="2013-10-14T02:06:00Z"/>
                <w:del w:id="12648" w:author="Anees Shaikh" w:date="2013-10-19T02:16:00Z"/>
              </w:rPr>
              <w:pPrChange w:id="12649" w:author="Anees Shaikh" w:date="2013-10-19T02:16:00Z">
                <w:pPr>
                  <w:pStyle w:val="XML1"/>
                </w:pPr>
              </w:pPrChange>
            </w:pPr>
            <w:ins w:id="12650" w:author="aas" w:date="2013-10-14T02:06:00Z">
              <w:del w:id="12651" w:author="Anees Shaikh" w:date="2013-10-19T02:16:00Z">
                <w:r w:rsidDel="00E067A3">
                  <w:delText xml:space="preserve">                        &lt;xs:any minOccurs="0" maxOccurs="unbounded"</w:delText>
                </w:r>
              </w:del>
            </w:ins>
          </w:p>
          <w:p w14:paraId="39FD28EC" w14:textId="7AE7BEFB" w:rsidR="00874469" w:rsidDel="00E067A3" w:rsidRDefault="00874469">
            <w:pPr>
              <w:pStyle w:val="Appx"/>
              <w:rPr>
                <w:ins w:id="12652" w:author="aas" w:date="2013-10-14T02:06:00Z"/>
                <w:del w:id="12653" w:author="Anees Shaikh" w:date="2013-10-19T02:16:00Z"/>
              </w:rPr>
              <w:pPrChange w:id="12654" w:author="Anees Shaikh" w:date="2013-10-19T02:16:00Z">
                <w:pPr>
                  <w:pStyle w:val="XML1"/>
                </w:pPr>
              </w:pPrChange>
            </w:pPr>
            <w:ins w:id="12655" w:author="aas" w:date="2013-10-14T02:06:00Z">
              <w:del w:id="12656" w:author="Anees Shaikh" w:date="2013-10-19T02:16:00Z">
                <w:r w:rsidDel="00E067A3">
                  <w:delText xml:space="preserve">                                namespace="##other" processContents="lax"/&gt;</w:delText>
                </w:r>
              </w:del>
            </w:ins>
          </w:p>
          <w:p w14:paraId="4017AECA" w14:textId="56FE9632" w:rsidR="00874469" w:rsidDel="00E067A3" w:rsidRDefault="00874469">
            <w:pPr>
              <w:pStyle w:val="Appx"/>
              <w:rPr>
                <w:ins w:id="12657" w:author="aas" w:date="2013-10-14T02:06:00Z"/>
                <w:del w:id="12658" w:author="Anees Shaikh" w:date="2013-10-19T02:16:00Z"/>
              </w:rPr>
              <w:pPrChange w:id="12659" w:author="Anees Shaikh" w:date="2013-10-19T02:16:00Z">
                <w:pPr>
                  <w:pStyle w:val="XML1"/>
                </w:pPr>
              </w:pPrChange>
            </w:pPr>
            <w:ins w:id="12660" w:author="aas" w:date="2013-10-14T02:06:00Z">
              <w:del w:id="12661" w:author="Anees Shaikh" w:date="2013-10-19T02:16:00Z">
                <w:r w:rsidDel="00E067A3">
                  <w:delText xml:space="preserve">                      &lt;/xs:sequence&gt;</w:delText>
                </w:r>
              </w:del>
            </w:ins>
          </w:p>
          <w:p w14:paraId="6799590B" w14:textId="7FD4CE22" w:rsidR="00874469" w:rsidDel="00E067A3" w:rsidRDefault="00874469">
            <w:pPr>
              <w:pStyle w:val="Appx"/>
              <w:rPr>
                <w:ins w:id="12662" w:author="aas" w:date="2013-10-14T02:06:00Z"/>
                <w:del w:id="12663" w:author="Anees Shaikh" w:date="2013-10-19T02:16:00Z"/>
              </w:rPr>
              <w:pPrChange w:id="12664" w:author="Anees Shaikh" w:date="2013-10-19T02:16:00Z">
                <w:pPr>
                  <w:pStyle w:val="XML1"/>
                </w:pPr>
              </w:pPrChange>
            </w:pPr>
            <w:ins w:id="12665" w:author="aas" w:date="2013-10-14T02:06:00Z">
              <w:del w:id="12666" w:author="Anees Shaikh" w:date="2013-10-19T02:16:00Z">
                <w:r w:rsidDel="00E067A3">
                  <w:delText xml:space="preserve">                      &lt;xs:any minOccurs="0" maxOccurs="unbounded"</w:delText>
                </w:r>
              </w:del>
            </w:ins>
          </w:p>
          <w:p w14:paraId="00F9D6CA" w14:textId="21F4E39E" w:rsidR="00874469" w:rsidDel="00E067A3" w:rsidRDefault="00874469">
            <w:pPr>
              <w:pStyle w:val="Appx"/>
              <w:rPr>
                <w:ins w:id="12667" w:author="aas" w:date="2013-10-14T02:06:00Z"/>
                <w:del w:id="12668" w:author="Anees Shaikh" w:date="2013-10-19T02:16:00Z"/>
              </w:rPr>
              <w:pPrChange w:id="12669" w:author="Anees Shaikh" w:date="2013-10-19T02:16:00Z">
                <w:pPr>
                  <w:pStyle w:val="XML1"/>
                </w:pPr>
              </w:pPrChange>
            </w:pPr>
            <w:ins w:id="12670" w:author="aas" w:date="2013-10-14T02:06:00Z">
              <w:del w:id="12671" w:author="Anees Shaikh" w:date="2013-10-19T02:16:00Z">
                <w:r w:rsidDel="00E067A3">
                  <w:delText xml:space="preserve">                              namespace="##other" processContents="lax"/&gt;</w:delText>
                </w:r>
              </w:del>
            </w:ins>
          </w:p>
          <w:p w14:paraId="0BB1A40E" w14:textId="4ACCE237" w:rsidR="00874469" w:rsidDel="00E067A3" w:rsidRDefault="00874469">
            <w:pPr>
              <w:pStyle w:val="Appx"/>
              <w:rPr>
                <w:ins w:id="12672" w:author="aas" w:date="2013-10-14T02:06:00Z"/>
                <w:del w:id="12673" w:author="Anees Shaikh" w:date="2013-10-19T02:16:00Z"/>
              </w:rPr>
              <w:pPrChange w:id="12674" w:author="Anees Shaikh" w:date="2013-10-19T02:16:00Z">
                <w:pPr>
                  <w:pStyle w:val="XML1"/>
                </w:pPr>
              </w:pPrChange>
            </w:pPr>
            <w:ins w:id="12675" w:author="aas" w:date="2013-10-14T02:06:00Z">
              <w:del w:id="12676" w:author="Anees Shaikh" w:date="2013-10-19T02:16:00Z">
                <w:r w:rsidDel="00E067A3">
                  <w:delText xml:space="preserve">                    &lt;/xs:choice&gt;</w:delText>
                </w:r>
              </w:del>
            </w:ins>
          </w:p>
          <w:p w14:paraId="38EF680E" w14:textId="310F2C33" w:rsidR="00874469" w:rsidDel="00E067A3" w:rsidRDefault="00874469">
            <w:pPr>
              <w:pStyle w:val="Appx"/>
              <w:rPr>
                <w:ins w:id="12677" w:author="aas" w:date="2013-10-14T02:06:00Z"/>
                <w:del w:id="12678" w:author="Anees Shaikh" w:date="2013-10-19T02:16:00Z"/>
              </w:rPr>
              <w:pPrChange w:id="12679" w:author="Anees Shaikh" w:date="2013-10-19T02:16:00Z">
                <w:pPr>
                  <w:pStyle w:val="XML1"/>
                </w:pPr>
              </w:pPrChange>
            </w:pPr>
            <w:ins w:id="12680" w:author="aas" w:date="2013-10-14T02:06:00Z">
              <w:del w:id="12681" w:author="Anees Shaikh" w:date="2013-10-19T02:16:00Z">
                <w:r w:rsidDel="00E067A3">
                  <w:delText xml:space="preserve">                    &lt;xs:any minOccurs="0" maxOccurs="unbounded"</w:delText>
                </w:r>
              </w:del>
            </w:ins>
          </w:p>
          <w:p w14:paraId="5377C48D" w14:textId="2E1F80A9" w:rsidR="00874469" w:rsidDel="00E067A3" w:rsidRDefault="00874469">
            <w:pPr>
              <w:pStyle w:val="Appx"/>
              <w:rPr>
                <w:ins w:id="12682" w:author="aas" w:date="2013-10-14T02:06:00Z"/>
                <w:del w:id="12683" w:author="Anees Shaikh" w:date="2013-10-19T02:16:00Z"/>
              </w:rPr>
              <w:pPrChange w:id="12684" w:author="Anees Shaikh" w:date="2013-10-19T02:16:00Z">
                <w:pPr>
                  <w:pStyle w:val="XML1"/>
                </w:pPr>
              </w:pPrChange>
            </w:pPr>
            <w:ins w:id="12685" w:author="aas" w:date="2013-10-14T02:06:00Z">
              <w:del w:id="12686" w:author="Anees Shaikh" w:date="2013-10-19T02:16:00Z">
                <w:r w:rsidDel="00E067A3">
                  <w:delText xml:space="preserve">                            namespace="##other" processContents="lax"/&gt;</w:delText>
                </w:r>
              </w:del>
            </w:ins>
          </w:p>
          <w:p w14:paraId="34BC471D" w14:textId="0997AEF6" w:rsidR="00874469" w:rsidDel="00E067A3" w:rsidRDefault="00874469">
            <w:pPr>
              <w:pStyle w:val="Appx"/>
              <w:rPr>
                <w:ins w:id="12687" w:author="aas" w:date="2013-10-14T02:06:00Z"/>
                <w:del w:id="12688" w:author="Anees Shaikh" w:date="2013-10-19T02:16:00Z"/>
              </w:rPr>
              <w:pPrChange w:id="12689" w:author="Anees Shaikh" w:date="2013-10-19T02:16:00Z">
                <w:pPr>
                  <w:pStyle w:val="XML1"/>
                </w:pPr>
              </w:pPrChange>
            </w:pPr>
            <w:ins w:id="12690" w:author="aas" w:date="2013-10-14T02:06:00Z">
              <w:del w:id="12691" w:author="Anees Shaikh" w:date="2013-10-19T02:16:00Z">
                <w:r w:rsidDel="00E067A3">
                  <w:delText xml:space="preserve">                  &lt;/xs:sequence&gt;</w:delText>
                </w:r>
              </w:del>
            </w:ins>
          </w:p>
          <w:p w14:paraId="360100F9" w14:textId="1B1FC57F" w:rsidR="00874469" w:rsidDel="00E067A3" w:rsidRDefault="00874469">
            <w:pPr>
              <w:pStyle w:val="Appx"/>
              <w:rPr>
                <w:ins w:id="12692" w:author="aas" w:date="2013-10-14T02:06:00Z"/>
                <w:del w:id="12693" w:author="Anees Shaikh" w:date="2013-10-19T02:16:00Z"/>
              </w:rPr>
              <w:pPrChange w:id="12694" w:author="Anees Shaikh" w:date="2013-10-19T02:16:00Z">
                <w:pPr>
                  <w:pStyle w:val="XML1"/>
                </w:pPr>
              </w:pPrChange>
            </w:pPr>
            <w:ins w:id="12695" w:author="aas" w:date="2013-10-14T02:06:00Z">
              <w:del w:id="12696" w:author="Anees Shaikh" w:date="2013-10-19T02:16:00Z">
                <w:r w:rsidDel="00E067A3">
                  <w:delText xml:space="preserve">                &lt;/xs:complexType&gt;</w:delText>
                </w:r>
              </w:del>
            </w:ins>
          </w:p>
          <w:p w14:paraId="5F8F1756" w14:textId="2CE86078" w:rsidR="00874469" w:rsidDel="00E067A3" w:rsidRDefault="00874469">
            <w:pPr>
              <w:pStyle w:val="Appx"/>
              <w:rPr>
                <w:ins w:id="12697" w:author="aas" w:date="2013-10-14T02:06:00Z"/>
                <w:del w:id="12698" w:author="Anees Shaikh" w:date="2013-10-19T02:16:00Z"/>
              </w:rPr>
              <w:pPrChange w:id="12699" w:author="Anees Shaikh" w:date="2013-10-19T02:16:00Z">
                <w:pPr>
                  <w:pStyle w:val="XML1"/>
                </w:pPr>
              </w:pPrChange>
            </w:pPr>
            <w:ins w:id="12700" w:author="aas" w:date="2013-10-14T02:06:00Z">
              <w:del w:id="12701" w:author="Anees Shaikh" w:date="2013-10-19T02:16:00Z">
                <w:r w:rsidDel="00E067A3">
                  <w:delText xml:space="preserve">              &lt;/xs:element&gt;</w:delText>
                </w:r>
              </w:del>
            </w:ins>
          </w:p>
          <w:p w14:paraId="0F7F3801" w14:textId="69C9B26F" w:rsidR="00874469" w:rsidDel="00E067A3" w:rsidRDefault="00874469">
            <w:pPr>
              <w:pStyle w:val="Appx"/>
              <w:rPr>
                <w:ins w:id="12702" w:author="aas" w:date="2013-10-14T02:06:00Z"/>
                <w:del w:id="12703" w:author="Anees Shaikh" w:date="2013-10-19T02:16:00Z"/>
              </w:rPr>
              <w:pPrChange w:id="12704" w:author="Anees Shaikh" w:date="2013-10-19T02:16:00Z">
                <w:pPr>
                  <w:pStyle w:val="XML1"/>
                </w:pPr>
              </w:pPrChange>
            </w:pPr>
            <w:ins w:id="12705" w:author="aas" w:date="2013-10-14T02:06:00Z">
              <w:del w:id="12706" w:author="Anees Shaikh" w:date="2013-10-19T02:16:00Z">
                <w:r w:rsidDel="00E067A3">
                  <w:delText xml:space="preserve">              &lt;xs:element name="queue" minOccurs="0" maxOccurs="unbounded"&gt;</w:delText>
                </w:r>
              </w:del>
            </w:ins>
          </w:p>
          <w:p w14:paraId="1E943836" w14:textId="1DF76867" w:rsidR="00874469" w:rsidDel="00E067A3" w:rsidRDefault="00874469">
            <w:pPr>
              <w:pStyle w:val="Appx"/>
              <w:rPr>
                <w:ins w:id="12707" w:author="aas" w:date="2013-10-14T02:06:00Z"/>
                <w:del w:id="12708" w:author="Anees Shaikh" w:date="2013-10-19T02:16:00Z"/>
              </w:rPr>
              <w:pPrChange w:id="12709" w:author="Anees Shaikh" w:date="2013-10-19T02:16:00Z">
                <w:pPr>
                  <w:pStyle w:val="XML1"/>
                </w:pPr>
              </w:pPrChange>
            </w:pPr>
            <w:ins w:id="12710" w:author="aas" w:date="2013-10-14T02:06:00Z">
              <w:del w:id="12711" w:author="Anees Shaikh" w:date="2013-10-19T02:16:00Z">
                <w:r w:rsidDel="00E067A3">
                  <w:delText xml:space="preserve">                &lt;xs:annotation&gt;</w:delText>
                </w:r>
              </w:del>
            </w:ins>
          </w:p>
          <w:p w14:paraId="373D2BC9" w14:textId="376CF6BC" w:rsidR="00874469" w:rsidDel="00E067A3" w:rsidRDefault="00874469">
            <w:pPr>
              <w:pStyle w:val="Appx"/>
              <w:rPr>
                <w:ins w:id="12712" w:author="aas" w:date="2013-10-14T02:06:00Z"/>
                <w:del w:id="12713" w:author="Anees Shaikh" w:date="2013-10-19T02:16:00Z"/>
              </w:rPr>
              <w:pPrChange w:id="12714" w:author="Anees Shaikh" w:date="2013-10-19T02:16:00Z">
                <w:pPr>
                  <w:pStyle w:val="XML1"/>
                </w:pPr>
              </w:pPrChange>
            </w:pPr>
            <w:ins w:id="12715" w:author="aas" w:date="2013-10-14T02:06:00Z">
              <w:del w:id="12716" w:author="Anees Shaikh" w:date="2013-10-19T02:16:00Z">
                <w:r w:rsidDel="00E067A3">
                  <w:delText xml:space="preserve">                  &lt;xs:documentation&gt;</w:delText>
                </w:r>
              </w:del>
            </w:ins>
          </w:p>
          <w:p w14:paraId="40C59264" w14:textId="6A42506D" w:rsidR="00874469" w:rsidDel="00E067A3" w:rsidRDefault="00874469">
            <w:pPr>
              <w:pStyle w:val="Appx"/>
              <w:rPr>
                <w:ins w:id="12717" w:author="aas" w:date="2013-10-14T02:06:00Z"/>
                <w:del w:id="12718" w:author="Anees Shaikh" w:date="2013-10-19T02:16:00Z"/>
              </w:rPr>
              <w:pPrChange w:id="12719" w:author="Anees Shaikh" w:date="2013-10-19T02:16:00Z">
                <w:pPr>
                  <w:pStyle w:val="XML1"/>
                </w:pPr>
              </w:pPrChange>
            </w:pPr>
            <w:ins w:id="12720" w:author="aas" w:date="2013-10-14T02:06:00Z">
              <w:del w:id="12721" w:author="Anees Shaikh" w:date="2013-10-19T02:16:00Z">
                <w:r w:rsidDel="00E067A3">
                  <w:delText xml:space="preserve">                    The list contains all queue resources of the OpenFlow Capable Switch.</w:delText>
                </w:r>
              </w:del>
            </w:ins>
          </w:p>
          <w:p w14:paraId="768DCE08" w14:textId="0D146667" w:rsidR="00874469" w:rsidDel="00E067A3" w:rsidRDefault="00874469">
            <w:pPr>
              <w:pStyle w:val="Appx"/>
              <w:rPr>
                <w:ins w:id="12722" w:author="aas" w:date="2013-10-14T02:06:00Z"/>
                <w:del w:id="12723" w:author="Anees Shaikh" w:date="2013-10-19T02:16:00Z"/>
              </w:rPr>
              <w:pPrChange w:id="12724" w:author="Anees Shaikh" w:date="2013-10-19T02:16:00Z">
                <w:pPr>
                  <w:pStyle w:val="XML1"/>
                </w:pPr>
              </w:pPrChange>
            </w:pPr>
            <w:ins w:id="12725" w:author="aas" w:date="2013-10-14T02:06:00Z">
              <w:del w:id="12726" w:author="Anees Shaikh" w:date="2013-10-19T02:16:00Z">
                <w:r w:rsidDel="00E067A3">
                  <w:delText xml:space="preserve">                  &lt;/xs:documentation&gt;</w:delText>
                </w:r>
              </w:del>
            </w:ins>
          </w:p>
          <w:p w14:paraId="39260297" w14:textId="62A93A1C" w:rsidR="00874469" w:rsidDel="00E067A3" w:rsidRDefault="00874469">
            <w:pPr>
              <w:pStyle w:val="Appx"/>
              <w:rPr>
                <w:ins w:id="12727" w:author="aas" w:date="2013-10-14T02:06:00Z"/>
                <w:del w:id="12728" w:author="Anees Shaikh" w:date="2013-10-19T02:16:00Z"/>
              </w:rPr>
              <w:pPrChange w:id="12729" w:author="Anees Shaikh" w:date="2013-10-19T02:16:00Z">
                <w:pPr>
                  <w:pStyle w:val="XML1"/>
                </w:pPr>
              </w:pPrChange>
            </w:pPr>
            <w:ins w:id="12730" w:author="aas" w:date="2013-10-14T02:06:00Z">
              <w:del w:id="12731" w:author="Anees Shaikh" w:date="2013-10-19T02:16:00Z">
                <w:r w:rsidDel="00E067A3">
                  <w:delText xml:space="preserve">                &lt;/xs:annotation&gt;</w:delText>
                </w:r>
              </w:del>
            </w:ins>
          </w:p>
          <w:p w14:paraId="023E3419" w14:textId="112722F6" w:rsidR="00874469" w:rsidDel="00E067A3" w:rsidRDefault="00874469">
            <w:pPr>
              <w:pStyle w:val="Appx"/>
              <w:rPr>
                <w:ins w:id="12732" w:author="aas" w:date="2013-10-14T02:06:00Z"/>
                <w:del w:id="12733" w:author="Anees Shaikh" w:date="2013-10-19T02:16:00Z"/>
              </w:rPr>
              <w:pPrChange w:id="12734" w:author="Anees Shaikh" w:date="2013-10-19T02:16:00Z">
                <w:pPr>
                  <w:pStyle w:val="XML1"/>
                </w:pPr>
              </w:pPrChange>
            </w:pPr>
            <w:ins w:id="12735" w:author="aas" w:date="2013-10-14T02:06:00Z">
              <w:del w:id="12736" w:author="Anees Shaikh" w:date="2013-10-19T02:16:00Z">
                <w:r w:rsidDel="00E067A3">
                  <w:delText xml:space="preserve">                &lt;xs:complexType&gt;</w:delText>
                </w:r>
              </w:del>
            </w:ins>
          </w:p>
          <w:p w14:paraId="2761635F" w14:textId="1017A104" w:rsidR="00874469" w:rsidDel="00E067A3" w:rsidRDefault="00874469">
            <w:pPr>
              <w:pStyle w:val="Appx"/>
              <w:rPr>
                <w:ins w:id="12737" w:author="aas" w:date="2013-10-14T02:06:00Z"/>
                <w:del w:id="12738" w:author="Anees Shaikh" w:date="2013-10-19T02:16:00Z"/>
              </w:rPr>
              <w:pPrChange w:id="12739" w:author="Anees Shaikh" w:date="2013-10-19T02:16:00Z">
                <w:pPr>
                  <w:pStyle w:val="XML1"/>
                </w:pPr>
              </w:pPrChange>
            </w:pPr>
            <w:ins w:id="12740" w:author="aas" w:date="2013-10-14T02:06:00Z">
              <w:del w:id="12741" w:author="Anees Shaikh" w:date="2013-10-19T02:16:00Z">
                <w:r w:rsidDel="00E067A3">
                  <w:delText xml:space="preserve">                  &lt;xs:sequence&gt;</w:delText>
                </w:r>
              </w:del>
            </w:ins>
          </w:p>
          <w:p w14:paraId="5E2E0782" w14:textId="7588D70A" w:rsidR="00874469" w:rsidDel="00E067A3" w:rsidRDefault="00874469">
            <w:pPr>
              <w:pStyle w:val="Appx"/>
              <w:rPr>
                <w:ins w:id="12742" w:author="aas" w:date="2013-10-14T02:06:00Z"/>
                <w:del w:id="12743" w:author="Anees Shaikh" w:date="2013-10-19T02:16:00Z"/>
              </w:rPr>
              <w:pPrChange w:id="12744" w:author="Anees Shaikh" w:date="2013-10-19T02:16:00Z">
                <w:pPr>
                  <w:pStyle w:val="XML1"/>
                </w:pPr>
              </w:pPrChange>
            </w:pPr>
            <w:ins w:id="12745" w:author="aas" w:date="2013-10-14T02:06:00Z">
              <w:del w:id="12746" w:author="Anees Shaikh" w:date="2013-10-19T02:16:00Z">
                <w:r w:rsidDel="00E067A3">
                  <w:delText xml:space="preserve">                    &lt;xs:element name="resource-id"  type="inet:uri"&gt;</w:delText>
                </w:r>
              </w:del>
            </w:ins>
          </w:p>
          <w:p w14:paraId="26E2E876" w14:textId="1DAE8A81" w:rsidR="00874469" w:rsidDel="00E067A3" w:rsidRDefault="00874469">
            <w:pPr>
              <w:pStyle w:val="Appx"/>
              <w:rPr>
                <w:ins w:id="12747" w:author="aas" w:date="2013-10-14T02:06:00Z"/>
                <w:del w:id="12748" w:author="Anees Shaikh" w:date="2013-10-19T02:16:00Z"/>
              </w:rPr>
              <w:pPrChange w:id="12749" w:author="Anees Shaikh" w:date="2013-10-19T02:16:00Z">
                <w:pPr>
                  <w:pStyle w:val="XML1"/>
                </w:pPr>
              </w:pPrChange>
            </w:pPr>
            <w:ins w:id="12750" w:author="aas" w:date="2013-10-14T02:06:00Z">
              <w:del w:id="12751" w:author="Anees Shaikh" w:date="2013-10-19T02:16:00Z">
                <w:r w:rsidDel="00E067A3">
                  <w:delText xml:space="preserve">                      &lt;xs:annotation&gt;</w:delText>
                </w:r>
              </w:del>
            </w:ins>
          </w:p>
          <w:p w14:paraId="69FCAF5C" w14:textId="4C0431AE" w:rsidR="00874469" w:rsidDel="00E067A3" w:rsidRDefault="00874469">
            <w:pPr>
              <w:pStyle w:val="Appx"/>
              <w:rPr>
                <w:ins w:id="12752" w:author="aas" w:date="2013-10-14T02:06:00Z"/>
                <w:del w:id="12753" w:author="Anees Shaikh" w:date="2013-10-19T02:16:00Z"/>
              </w:rPr>
              <w:pPrChange w:id="12754" w:author="Anees Shaikh" w:date="2013-10-19T02:16:00Z">
                <w:pPr>
                  <w:pStyle w:val="XML1"/>
                </w:pPr>
              </w:pPrChange>
            </w:pPr>
            <w:ins w:id="12755" w:author="aas" w:date="2013-10-14T02:06:00Z">
              <w:del w:id="12756" w:author="Anees Shaikh" w:date="2013-10-19T02:16:00Z">
                <w:r w:rsidDel="00E067A3">
                  <w:delText xml:space="preserve">                        &lt;xs:documentation&gt;</w:delText>
                </w:r>
              </w:del>
            </w:ins>
          </w:p>
          <w:p w14:paraId="1DE05AFA" w14:textId="19398F78" w:rsidR="00874469" w:rsidDel="00E067A3" w:rsidRDefault="00874469">
            <w:pPr>
              <w:pStyle w:val="Appx"/>
              <w:rPr>
                <w:ins w:id="12757" w:author="aas" w:date="2013-10-14T02:06:00Z"/>
                <w:del w:id="12758" w:author="Anees Shaikh" w:date="2013-10-19T02:16:00Z"/>
              </w:rPr>
              <w:pPrChange w:id="12759" w:author="Anees Shaikh" w:date="2013-10-19T02:16:00Z">
                <w:pPr>
                  <w:pStyle w:val="XML1"/>
                </w:pPr>
              </w:pPrChange>
            </w:pPr>
            <w:ins w:id="12760" w:author="aas" w:date="2013-10-14T02:06:00Z">
              <w:del w:id="12761" w:author="Anees Shaikh" w:date="2013-10-19T02:16:00Z">
                <w:r w:rsidDel="00E067A3">
                  <w:delText xml:space="preserve">                          A unique but locally arbitrary identifier that uniquely identifies an</w:delText>
                </w:r>
              </w:del>
            </w:ins>
          </w:p>
          <w:p w14:paraId="430EFAA4" w14:textId="5041BB2B" w:rsidR="00874469" w:rsidDel="00E067A3" w:rsidRDefault="00874469">
            <w:pPr>
              <w:pStyle w:val="Appx"/>
              <w:rPr>
                <w:ins w:id="12762" w:author="aas" w:date="2013-10-14T02:06:00Z"/>
                <w:del w:id="12763" w:author="Anees Shaikh" w:date="2013-10-19T02:16:00Z"/>
              </w:rPr>
              <w:pPrChange w:id="12764" w:author="Anees Shaikh" w:date="2013-10-19T02:16:00Z">
                <w:pPr>
                  <w:pStyle w:val="XML1"/>
                </w:pPr>
              </w:pPrChange>
            </w:pPr>
            <w:ins w:id="12765" w:author="aas" w:date="2013-10-14T02:06:00Z">
              <w:del w:id="12766" w:author="Anees Shaikh" w:date="2013-10-19T02:16:00Z">
                <w:r w:rsidDel="00E067A3">
                  <w:delText xml:space="preserve">                                 OpenFlow Port within the context of an OpenFlow Logical Switch.</w:delText>
                </w:r>
              </w:del>
            </w:ins>
          </w:p>
          <w:p w14:paraId="30B24CE8" w14:textId="04B652E4" w:rsidR="00874469" w:rsidDel="00E067A3" w:rsidRDefault="00874469">
            <w:pPr>
              <w:pStyle w:val="Appx"/>
              <w:rPr>
                <w:ins w:id="12767" w:author="aas" w:date="2013-10-14T02:06:00Z"/>
                <w:del w:id="12768" w:author="Anees Shaikh" w:date="2013-10-19T02:16:00Z"/>
              </w:rPr>
              <w:pPrChange w:id="12769" w:author="Anees Shaikh" w:date="2013-10-19T02:16:00Z">
                <w:pPr>
                  <w:pStyle w:val="XML1"/>
                </w:pPr>
              </w:pPrChange>
            </w:pPr>
            <w:ins w:id="12770" w:author="aas" w:date="2013-10-14T02:06:00Z">
              <w:del w:id="12771" w:author="Anees Shaikh" w:date="2013-10-19T02:16:00Z">
                <w:r w:rsidDel="00E067A3">
                  <w:delText xml:space="preserve">                                 It MUST be persistent across reboots of the OpenFlow Capable</w:delText>
                </w:r>
              </w:del>
            </w:ins>
          </w:p>
          <w:p w14:paraId="433D2644" w14:textId="6196A861" w:rsidR="00874469" w:rsidDel="00E067A3" w:rsidRDefault="00874469">
            <w:pPr>
              <w:pStyle w:val="Appx"/>
              <w:rPr>
                <w:ins w:id="12772" w:author="aas" w:date="2013-10-14T02:06:00Z"/>
                <w:del w:id="12773" w:author="Anees Shaikh" w:date="2013-10-19T02:16:00Z"/>
              </w:rPr>
              <w:pPrChange w:id="12774" w:author="Anees Shaikh" w:date="2013-10-19T02:16:00Z">
                <w:pPr>
                  <w:pStyle w:val="XML1"/>
                </w:pPr>
              </w:pPrChange>
            </w:pPr>
            <w:ins w:id="12775" w:author="aas" w:date="2013-10-14T02:06:00Z">
              <w:del w:id="12776" w:author="Anees Shaikh" w:date="2013-10-19T02:16:00Z">
                <w:r w:rsidDel="00E067A3">
                  <w:delText xml:space="preserve">                                 Switch.</w:delText>
                </w:r>
              </w:del>
            </w:ins>
          </w:p>
          <w:p w14:paraId="1BF1CB35" w14:textId="35D8B202" w:rsidR="00874469" w:rsidDel="00E067A3" w:rsidRDefault="00874469">
            <w:pPr>
              <w:pStyle w:val="Appx"/>
              <w:rPr>
                <w:ins w:id="12777" w:author="aas" w:date="2013-10-14T02:06:00Z"/>
                <w:del w:id="12778" w:author="Anees Shaikh" w:date="2013-10-19T02:16:00Z"/>
              </w:rPr>
              <w:pPrChange w:id="12779" w:author="Anees Shaikh" w:date="2013-10-19T02:16:00Z">
                <w:pPr>
                  <w:pStyle w:val="XML1"/>
                </w:pPr>
              </w:pPrChange>
            </w:pPr>
            <w:ins w:id="12780" w:author="aas" w:date="2013-10-14T02:06:00Z">
              <w:del w:id="12781" w:author="Anees Shaikh" w:date="2013-10-19T02:16:00Z">
                <w:r w:rsidDel="00E067A3">
                  <w:delText xml:space="preserve">                        &lt;/xs:documentation&gt;</w:delText>
                </w:r>
              </w:del>
            </w:ins>
          </w:p>
          <w:p w14:paraId="260D7531" w14:textId="5531C57A" w:rsidR="00874469" w:rsidDel="00E067A3" w:rsidRDefault="00874469">
            <w:pPr>
              <w:pStyle w:val="Appx"/>
              <w:rPr>
                <w:ins w:id="12782" w:author="aas" w:date="2013-10-14T02:06:00Z"/>
                <w:del w:id="12783" w:author="Anees Shaikh" w:date="2013-10-19T02:16:00Z"/>
              </w:rPr>
              <w:pPrChange w:id="12784" w:author="Anees Shaikh" w:date="2013-10-19T02:16:00Z">
                <w:pPr>
                  <w:pStyle w:val="XML1"/>
                </w:pPr>
              </w:pPrChange>
            </w:pPr>
            <w:ins w:id="12785" w:author="aas" w:date="2013-10-14T02:06:00Z">
              <w:del w:id="12786" w:author="Anees Shaikh" w:date="2013-10-19T02:16:00Z">
                <w:r w:rsidDel="00E067A3">
                  <w:delText xml:space="preserve">                      &lt;/xs:annotation&gt;</w:delText>
                </w:r>
              </w:del>
            </w:ins>
          </w:p>
          <w:p w14:paraId="6D559078" w14:textId="7171AF7C" w:rsidR="00874469" w:rsidDel="00E067A3" w:rsidRDefault="00874469">
            <w:pPr>
              <w:pStyle w:val="Appx"/>
              <w:rPr>
                <w:ins w:id="12787" w:author="aas" w:date="2013-10-14T02:06:00Z"/>
                <w:del w:id="12788" w:author="Anees Shaikh" w:date="2013-10-19T02:16:00Z"/>
              </w:rPr>
              <w:pPrChange w:id="12789" w:author="Anees Shaikh" w:date="2013-10-19T02:16:00Z">
                <w:pPr>
                  <w:pStyle w:val="XML1"/>
                </w:pPr>
              </w:pPrChange>
            </w:pPr>
            <w:ins w:id="12790" w:author="aas" w:date="2013-10-14T02:06:00Z">
              <w:del w:id="12791" w:author="Anees Shaikh" w:date="2013-10-19T02:16:00Z">
                <w:r w:rsidDel="00E067A3">
                  <w:delText xml:space="preserve">                    &lt;/xs:element&gt;</w:delText>
                </w:r>
              </w:del>
            </w:ins>
          </w:p>
          <w:p w14:paraId="06944A3A" w14:textId="316623E8" w:rsidR="00874469" w:rsidDel="00E067A3" w:rsidRDefault="00874469">
            <w:pPr>
              <w:pStyle w:val="Appx"/>
              <w:rPr>
                <w:ins w:id="12792" w:author="aas" w:date="2013-10-14T02:06:00Z"/>
                <w:del w:id="12793" w:author="Anees Shaikh" w:date="2013-10-19T02:16:00Z"/>
              </w:rPr>
              <w:pPrChange w:id="12794" w:author="Anees Shaikh" w:date="2013-10-19T02:16:00Z">
                <w:pPr>
                  <w:pStyle w:val="XML1"/>
                </w:pPr>
              </w:pPrChange>
            </w:pPr>
            <w:ins w:id="12795" w:author="aas" w:date="2013-10-14T02:06:00Z">
              <w:del w:id="12796" w:author="Anees Shaikh" w:date="2013-10-19T02:16:00Z">
                <w:r w:rsidDel="00E067A3">
                  <w:delText xml:space="preserve">                    &lt;xs:element name="id"  type="xs:unsignedLong"&gt;</w:delText>
                </w:r>
              </w:del>
            </w:ins>
          </w:p>
          <w:p w14:paraId="01F045A7" w14:textId="367C3880" w:rsidR="00874469" w:rsidDel="00E067A3" w:rsidRDefault="00874469">
            <w:pPr>
              <w:pStyle w:val="Appx"/>
              <w:rPr>
                <w:ins w:id="12797" w:author="aas" w:date="2013-10-14T02:06:00Z"/>
                <w:del w:id="12798" w:author="Anees Shaikh" w:date="2013-10-19T02:16:00Z"/>
              </w:rPr>
              <w:pPrChange w:id="12799" w:author="Anees Shaikh" w:date="2013-10-19T02:16:00Z">
                <w:pPr>
                  <w:pStyle w:val="XML1"/>
                </w:pPr>
              </w:pPrChange>
            </w:pPr>
            <w:ins w:id="12800" w:author="aas" w:date="2013-10-14T02:06:00Z">
              <w:del w:id="12801" w:author="Anees Shaikh" w:date="2013-10-19T02:16:00Z">
                <w:r w:rsidDel="00E067A3">
                  <w:delText xml:space="preserve">                      &lt;xs:annotation&gt;</w:delText>
                </w:r>
              </w:del>
            </w:ins>
          </w:p>
          <w:p w14:paraId="79ACBC14" w14:textId="785A42FA" w:rsidR="00874469" w:rsidDel="00E067A3" w:rsidRDefault="00874469">
            <w:pPr>
              <w:pStyle w:val="Appx"/>
              <w:rPr>
                <w:ins w:id="12802" w:author="aas" w:date="2013-10-14T02:06:00Z"/>
                <w:del w:id="12803" w:author="Anees Shaikh" w:date="2013-10-19T02:16:00Z"/>
              </w:rPr>
              <w:pPrChange w:id="12804" w:author="Anees Shaikh" w:date="2013-10-19T02:16:00Z">
                <w:pPr>
                  <w:pStyle w:val="XML1"/>
                </w:pPr>
              </w:pPrChange>
            </w:pPr>
            <w:ins w:id="12805" w:author="aas" w:date="2013-10-14T02:06:00Z">
              <w:del w:id="12806" w:author="Anees Shaikh" w:date="2013-10-19T02:16:00Z">
                <w:r w:rsidDel="00E067A3">
                  <w:delText xml:space="preserve">                        &lt;xs:documentation&gt;</w:delText>
                </w:r>
              </w:del>
            </w:ins>
          </w:p>
          <w:p w14:paraId="72B8561B" w14:textId="39C86FC0" w:rsidR="00874469" w:rsidDel="00E067A3" w:rsidRDefault="00874469">
            <w:pPr>
              <w:pStyle w:val="Appx"/>
              <w:rPr>
                <w:ins w:id="12807" w:author="aas" w:date="2013-10-14T02:06:00Z"/>
                <w:del w:id="12808" w:author="Anees Shaikh" w:date="2013-10-19T02:16:00Z"/>
              </w:rPr>
              <w:pPrChange w:id="12809" w:author="Anees Shaikh" w:date="2013-10-19T02:16:00Z">
                <w:pPr>
                  <w:pStyle w:val="XML1"/>
                </w:pPr>
              </w:pPrChange>
            </w:pPr>
            <w:ins w:id="12810" w:author="aas" w:date="2013-10-14T02:06:00Z">
              <w:del w:id="12811" w:author="Anees Shaikh" w:date="2013-10-19T02:16:00Z">
                <w:r w:rsidDel="00E067A3">
                  <w:delText xml:space="preserve">                          This id identifies the OpenFlow Queue to OpenFlow Controllers. It is</w:delText>
                </w:r>
              </w:del>
            </w:ins>
          </w:p>
          <w:p w14:paraId="24CC50E8" w14:textId="5973E733" w:rsidR="00874469" w:rsidDel="00E067A3" w:rsidRDefault="00874469">
            <w:pPr>
              <w:pStyle w:val="Appx"/>
              <w:rPr>
                <w:ins w:id="12812" w:author="aas" w:date="2013-10-14T02:06:00Z"/>
                <w:del w:id="12813" w:author="Anees Shaikh" w:date="2013-10-19T02:16:00Z"/>
              </w:rPr>
              <w:pPrChange w:id="12814" w:author="Anees Shaikh" w:date="2013-10-19T02:16:00Z">
                <w:pPr>
                  <w:pStyle w:val="XML1"/>
                </w:pPr>
              </w:pPrChange>
            </w:pPr>
            <w:ins w:id="12815" w:author="aas" w:date="2013-10-14T02:06:00Z">
              <w:del w:id="12816" w:author="Anees Shaikh" w:date="2013-10-19T02:16:00Z">
                <w:r w:rsidDel="00E067A3">
                  <w:delText xml:space="preserve">                                 assigned to an OpenFlow Queue latest when the OpenFlow Queue is</w:delText>
                </w:r>
              </w:del>
            </w:ins>
          </w:p>
          <w:p w14:paraId="4D489AF0" w14:textId="23D1A10E" w:rsidR="00874469" w:rsidDel="00E067A3" w:rsidRDefault="00874469">
            <w:pPr>
              <w:pStyle w:val="Appx"/>
              <w:rPr>
                <w:ins w:id="12817" w:author="aas" w:date="2013-10-14T02:06:00Z"/>
                <w:del w:id="12818" w:author="Anees Shaikh" w:date="2013-10-19T02:16:00Z"/>
              </w:rPr>
              <w:pPrChange w:id="12819" w:author="Anees Shaikh" w:date="2013-10-19T02:16:00Z">
                <w:pPr>
                  <w:pStyle w:val="XML1"/>
                </w:pPr>
              </w:pPrChange>
            </w:pPr>
            <w:ins w:id="12820" w:author="aas" w:date="2013-10-14T02:06:00Z">
              <w:del w:id="12821" w:author="Anees Shaikh" w:date="2013-10-19T02:16:00Z">
                <w:r w:rsidDel="00E067A3">
                  <w:delText xml:space="preserve">                                 associated with and OpenFlow Logical Switch.  If the OpenFlow</w:delText>
                </w:r>
              </w:del>
            </w:ins>
          </w:p>
          <w:p w14:paraId="756CCE0A" w14:textId="3C1C51BB" w:rsidR="00874469" w:rsidDel="00E067A3" w:rsidRDefault="00874469">
            <w:pPr>
              <w:pStyle w:val="Appx"/>
              <w:rPr>
                <w:ins w:id="12822" w:author="aas" w:date="2013-10-14T02:06:00Z"/>
                <w:del w:id="12823" w:author="Anees Shaikh" w:date="2013-10-19T02:16:00Z"/>
              </w:rPr>
              <w:pPrChange w:id="12824" w:author="Anees Shaikh" w:date="2013-10-19T02:16:00Z">
                <w:pPr>
                  <w:pStyle w:val="XML1"/>
                </w:pPr>
              </w:pPrChange>
            </w:pPr>
            <w:ins w:id="12825" w:author="aas" w:date="2013-10-14T02:06:00Z">
              <w:del w:id="12826" w:author="Anees Shaikh" w:date="2013-10-19T02:16:00Z">
                <w:r w:rsidDel="00E067A3">
                  <w:delText xml:space="preserve">                                 Queue is associated with an OpenFlow Logical Switch, this</w:delText>
                </w:r>
              </w:del>
            </w:ins>
          </w:p>
          <w:p w14:paraId="6A294234" w14:textId="25783CE4" w:rsidR="00874469" w:rsidDel="00E067A3" w:rsidRDefault="00874469">
            <w:pPr>
              <w:pStyle w:val="Appx"/>
              <w:rPr>
                <w:ins w:id="12827" w:author="aas" w:date="2013-10-14T02:06:00Z"/>
                <w:del w:id="12828" w:author="Anees Shaikh" w:date="2013-10-19T02:16:00Z"/>
              </w:rPr>
              <w:pPrChange w:id="12829" w:author="Anees Shaikh" w:date="2013-10-19T02:16:00Z">
                <w:pPr>
                  <w:pStyle w:val="XML1"/>
                </w:pPr>
              </w:pPrChange>
            </w:pPr>
            <w:ins w:id="12830" w:author="aas" w:date="2013-10-14T02:06:00Z">
              <w:del w:id="12831" w:author="Anees Shaikh" w:date="2013-10-19T02:16:00Z">
                <w:r w:rsidDel="00E067A3">
                  <w:delText xml:space="preserve">                                 element MUST be unique within the context of the OpenFlow</w:delText>
                </w:r>
              </w:del>
            </w:ins>
          </w:p>
          <w:p w14:paraId="4BDDA65F" w14:textId="65615183" w:rsidR="00874469" w:rsidDel="00E067A3" w:rsidRDefault="00874469">
            <w:pPr>
              <w:pStyle w:val="Appx"/>
              <w:rPr>
                <w:ins w:id="12832" w:author="aas" w:date="2013-10-14T02:06:00Z"/>
                <w:del w:id="12833" w:author="Anees Shaikh" w:date="2013-10-19T02:16:00Z"/>
              </w:rPr>
              <w:pPrChange w:id="12834" w:author="Anees Shaikh" w:date="2013-10-19T02:16:00Z">
                <w:pPr>
                  <w:pStyle w:val="XML1"/>
                </w:pPr>
              </w:pPrChange>
            </w:pPr>
            <w:ins w:id="12835" w:author="aas" w:date="2013-10-14T02:06:00Z">
              <w:del w:id="12836" w:author="Anees Shaikh" w:date="2013-10-19T02:16:00Z">
                <w:r w:rsidDel="00E067A3">
                  <w:delText xml:space="preserve">                                 Logical Switch.</w:delText>
                </w:r>
              </w:del>
            </w:ins>
          </w:p>
          <w:p w14:paraId="1144706B" w14:textId="6181007B" w:rsidR="00874469" w:rsidDel="00E067A3" w:rsidRDefault="00874469">
            <w:pPr>
              <w:pStyle w:val="Appx"/>
              <w:rPr>
                <w:ins w:id="12837" w:author="aas" w:date="2013-10-14T02:06:00Z"/>
                <w:del w:id="12838" w:author="Anees Shaikh" w:date="2013-10-19T02:16:00Z"/>
              </w:rPr>
              <w:pPrChange w:id="12839" w:author="Anees Shaikh" w:date="2013-10-19T02:16:00Z">
                <w:pPr>
                  <w:pStyle w:val="XML1"/>
                </w:pPr>
              </w:pPrChange>
            </w:pPr>
            <w:ins w:id="12840" w:author="aas" w:date="2013-10-14T02:06:00Z">
              <w:del w:id="12841" w:author="Anees Shaikh" w:date="2013-10-19T02:16:00Z">
                <w:r w:rsidDel="00E067A3">
                  <w:delText xml:space="preserve">                              </w:delText>
                </w:r>
              </w:del>
            </w:ins>
          </w:p>
          <w:p w14:paraId="09996D8D" w14:textId="2CFC4C1F" w:rsidR="00874469" w:rsidDel="00E067A3" w:rsidRDefault="00874469">
            <w:pPr>
              <w:pStyle w:val="Appx"/>
              <w:rPr>
                <w:ins w:id="12842" w:author="aas" w:date="2013-10-14T02:06:00Z"/>
                <w:del w:id="12843" w:author="Anees Shaikh" w:date="2013-10-19T02:16:00Z"/>
              </w:rPr>
              <w:pPrChange w:id="12844" w:author="Anees Shaikh" w:date="2013-10-19T02:16:00Z">
                <w:pPr>
                  <w:pStyle w:val="XML1"/>
                </w:pPr>
              </w:pPrChange>
            </w:pPr>
            <w:ins w:id="12845" w:author="aas" w:date="2013-10-14T02:06:00Z">
              <w:del w:id="12846" w:author="Anees Shaikh" w:date="2013-10-19T02:16:00Z">
                <w:r w:rsidDel="00E067A3">
                  <w:delText xml:space="preserve">                                 OpenFlow Capable Switch implementations may choose to</w:delText>
                </w:r>
              </w:del>
            </w:ins>
          </w:p>
          <w:p w14:paraId="5E0C61EF" w14:textId="66010824" w:rsidR="00874469" w:rsidDel="00E067A3" w:rsidRDefault="00874469">
            <w:pPr>
              <w:pStyle w:val="Appx"/>
              <w:rPr>
                <w:ins w:id="12847" w:author="aas" w:date="2013-10-14T02:06:00Z"/>
                <w:del w:id="12848" w:author="Anees Shaikh" w:date="2013-10-19T02:16:00Z"/>
              </w:rPr>
              <w:pPrChange w:id="12849" w:author="Anees Shaikh" w:date="2013-10-19T02:16:00Z">
                <w:pPr>
                  <w:pStyle w:val="XML1"/>
                </w:pPr>
              </w:pPrChange>
            </w:pPr>
            <w:ins w:id="12850" w:author="aas" w:date="2013-10-14T02:06:00Z">
              <w:del w:id="12851" w:author="Anees Shaikh" w:date="2013-10-19T02:16:00Z">
                <w:r w:rsidDel="00E067A3">
                  <w:delText xml:space="preserve">                                 assign values to OpenFlow Queues that are unique within the</w:delText>
                </w:r>
              </w:del>
            </w:ins>
          </w:p>
          <w:p w14:paraId="1C15F202" w14:textId="7C845FF2" w:rsidR="00874469" w:rsidDel="00E067A3" w:rsidRDefault="00874469">
            <w:pPr>
              <w:pStyle w:val="Appx"/>
              <w:rPr>
                <w:ins w:id="12852" w:author="aas" w:date="2013-10-14T02:06:00Z"/>
                <w:del w:id="12853" w:author="Anees Shaikh" w:date="2013-10-19T02:16:00Z"/>
              </w:rPr>
              <w:pPrChange w:id="12854" w:author="Anees Shaikh" w:date="2013-10-19T02:16:00Z">
                <w:pPr>
                  <w:pStyle w:val="XML1"/>
                </w:pPr>
              </w:pPrChange>
            </w:pPr>
            <w:ins w:id="12855" w:author="aas" w:date="2013-10-14T02:06:00Z">
              <w:del w:id="12856" w:author="Anees Shaikh" w:date="2013-10-19T02:16:00Z">
                <w:r w:rsidDel="00E067A3">
                  <w:delText xml:space="preserve">                                 context of the OpenFlow Logical Switch.  These id can be</w:delText>
                </w:r>
              </w:del>
            </w:ins>
          </w:p>
          <w:p w14:paraId="10F1E496" w14:textId="7D61CFCE" w:rsidR="00874469" w:rsidDel="00E067A3" w:rsidRDefault="00874469">
            <w:pPr>
              <w:pStyle w:val="Appx"/>
              <w:rPr>
                <w:ins w:id="12857" w:author="aas" w:date="2013-10-14T02:06:00Z"/>
                <w:del w:id="12858" w:author="Anees Shaikh" w:date="2013-10-19T02:16:00Z"/>
              </w:rPr>
              <w:pPrChange w:id="12859" w:author="Anees Shaikh" w:date="2013-10-19T02:16:00Z">
                <w:pPr>
                  <w:pStyle w:val="XML1"/>
                </w:pPr>
              </w:pPrChange>
            </w:pPr>
            <w:ins w:id="12860" w:author="aas" w:date="2013-10-14T02:06:00Z">
              <w:del w:id="12861" w:author="Anees Shaikh" w:date="2013-10-19T02:16:00Z">
                <w:r w:rsidDel="00E067A3">
                  <w:delText xml:space="preserve">                                 used independent of assignments to OpenFlow Logical</w:delText>
                </w:r>
              </w:del>
            </w:ins>
          </w:p>
          <w:p w14:paraId="2ADB0843" w14:textId="2C6E0CA5" w:rsidR="00874469" w:rsidDel="00E067A3" w:rsidRDefault="00874469">
            <w:pPr>
              <w:pStyle w:val="Appx"/>
              <w:rPr>
                <w:ins w:id="12862" w:author="aas" w:date="2013-10-14T02:06:00Z"/>
                <w:del w:id="12863" w:author="Anees Shaikh" w:date="2013-10-19T02:16:00Z"/>
              </w:rPr>
              <w:pPrChange w:id="12864" w:author="Anees Shaikh" w:date="2013-10-19T02:16:00Z">
                <w:pPr>
                  <w:pStyle w:val="XML1"/>
                </w:pPr>
              </w:pPrChange>
            </w:pPr>
            <w:ins w:id="12865" w:author="aas" w:date="2013-10-14T02:06:00Z">
              <w:del w:id="12866" w:author="Anees Shaikh" w:date="2013-10-19T02:16:00Z">
                <w:r w:rsidDel="00E067A3">
                  <w:delText xml:space="preserve">                                 Switches. </w:delText>
                </w:r>
              </w:del>
            </w:ins>
          </w:p>
          <w:p w14:paraId="2FD8CDE7" w14:textId="14E7E4B2" w:rsidR="00874469" w:rsidDel="00E067A3" w:rsidRDefault="00874469">
            <w:pPr>
              <w:pStyle w:val="Appx"/>
              <w:rPr>
                <w:ins w:id="12867" w:author="aas" w:date="2013-10-14T02:06:00Z"/>
                <w:del w:id="12868" w:author="Anees Shaikh" w:date="2013-10-19T02:16:00Z"/>
              </w:rPr>
              <w:pPrChange w:id="12869" w:author="Anees Shaikh" w:date="2013-10-19T02:16:00Z">
                <w:pPr>
                  <w:pStyle w:val="XML1"/>
                </w:pPr>
              </w:pPrChange>
            </w:pPr>
            <w:ins w:id="12870" w:author="aas" w:date="2013-10-14T02:06:00Z">
              <w:del w:id="12871" w:author="Anees Shaikh" w:date="2013-10-19T02:16:00Z">
                <w:r w:rsidDel="00E067A3">
                  <w:delText xml:space="preserve">                              </w:delText>
                </w:r>
              </w:del>
            </w:ins>
          </w:p>
          <w:p w14:paraId="2B5FEF69" w14:textId="09794117" w:rsidR="00874469" w:rsidDel="00E067A3" w:rsidRDefault="00874469">
            <w:pPr>
              <w:pStyle w:val="Appx"/>
              <w:rPr>
                <w:ins w:id="12872" w:author="aas" w:date="2013-10-14T02:06:00Z"/>
                <w:del w:id="12873" w:author="Anees Shaikh" w:date="2013-10-19T02:16:00Z"/>
              </w:rPr>
              <w:pPrChange w:id="12874" w:author="Anees Shaikh" w:date="2013-10-19T02:16:00Z">
                <w:pPr>
                  <w:pStyle w:val="XML1"/>
                </w:pPr>
              </w:pPrChange>
            </w:pPr>
            <w:ins w:id="12875" w:author="aas" w:date="2013-10-14T02:06:00Z">
              <w:del w:id="12876" w:author="Anees Shaikh" w:date="2013-10-19T02:16:00Z">
                <w:r w:rsidDel="00E067A3">
                  <w:delText xml:space="preserve">                                 Other implementations may assign values to this element</w:delText>
                </w:r>
              </w:del>
            </w:ins>
          </w:p>
          <w:p w14:paraId="1A70567B" w14:textId="0BC2CC80" w:rsidR="00874469" w:rsidDel="00E067A3" w:rsidRDefault="00874469">
            <w:pPr>
              <w:pStyle w:val="Appx"/>
              <w:rPr>
                <w:ins w:id="12877" w:author="aas" w:date="2013-10-14T02:06:00Z"/>
                <w:del w:id="12878" w:author="Anees Shaikh" w:date="2013-10-19T02:16:00Z"/>
              </w:rPr>
              <w:pPrChange w:id="12879" w:author="Anees Shaikh" w:date="2013-10-19T02:16:00Z">
                <w:pPr>
                  <w:pStyle w:val="XML1"/>
                </w:pPr>
              </w:pPrChange>
            </w:pPr>
            <w:ins w:id="12880" w:author="aas" w:date="2013-10-14T02:06:00Z">
              <w:del w:id="12881" w:author="Anees Shaikh" w:date="2013-10-19T02:16:00Z">
                <w:r w:rsidDel="00E067A3">
                  <w:delText xml:space="preserve">                                 only if the OpenFlow Queue is assigned to an OpenFlow</w:delText>
                </w:r>
              </w:del>
            </w:ins>
          </w:p>
          <w:p w14:paraId="62B25D29" w14:textId="4B2C065E" w:rsidR="00874469" w:rsidDel="00E067A3" w:rsidRDefault="00874469">
            <w:pPr>
              <w:pStyle w:val="Appx"/>
              <w:rPr>
                <w:ins w:id="12882" w:author="aas" w:date="2013-10-14T02:06:00Z"/>
                <w:del w:id="12883" w:author="Anees Shaikh" w:date="2013-10-19T02:16:00Z"/>
              </w:rPr>
              <w:pPrChange w:id="12884" w:author="Anees Shaikh" w:date="2013-10-19T02:16:00Z">
                <w:pPr>
                  <w:pStyle w:val="XML1"/>
                </w:pPr>
              </w:pPrChange>
            </w:pPr>
            <w:ins w:id="12885" w:author="aas" w:date="2013-10-14T02:06:00Z">
              <w:del w:id="12886" w:author="Anees Shaikh" w:date="2013-10-19T02:16:00Z">
                <w:r w:rsidDel="00E067A3">
                  <w:delText xml:space="preserve">                                 Logical Switch.</w:delText>
                </w:r>
              </w:del>
            </w:ins>
          </w:p>
          <w:p w14:paraId="6FACDBBD" w14:textId="72FD2301" w:rsidR="00874469" w:rsidDel="00E067A3" w:rsidRDefault="00874469">
            <w:pPr>
              <w:pStyle w:val="Appx"/>
              <w:rPr>
                <w:ins w:id="12887" w:author="aas" w:date="2013-10-14T02:06:00Z"/>
                <w:del w:id="12888" w:author="Anees Shaikh" w:date="2013-10-19T02:16:00Z"/>
              </w:rPr>
              <w:pPrChange w:id="12889" w:author="Anees Shaikh" w:date="2013-10-19T02:16:00Z">
                <w:pPr>
                  <w:pStyle w:val="XML1"/>
                </w:pPr>
              </w:pPrChange>
            </w:pPr>
            <w:ins w:id="12890" w:author="aas" w:date="2013-10-14T02:06:00Z">
              <w:del w:id="12891" w:author="Anees Shaikh" w:date="2013-10-19T02:16:00Z">
                <w:r w:rsidDel="00E067A3">
                  <w:delText xml:space="preserve">                        &lt;/xs:documentation&gt;</w:delText>
                </w:r>
              </w:del>
            </w:ins>
          </w:p>
          <w:p w14:paraId="5576C670" w14:textId="2AE59845" w:rsidR="00874469" w:rsidDel="00E067A3" w:rsidRDefault="00874469">
            <w:pPr>
              <w:pStyle w:val="Appx"/>
              <w:rPr>
                <w:ins w:id="12892" w:author="aas" w:date="2013-10-14T02:06:00Z"/>
                <w:del w:id="12893" w:author="Anees Shaikh" w:date="2013-10-19T02:16:00Z"/>
              </w:rPr>
              <w:pPrChange w:id="12894" w:author="Anees Shaikh" w:date="2013-10-19T02:16:00Z">
                <w:pPr>
                  <w:pStyle w:val="XML1"/>
                </w:pPr>
              </w:pPrChange>
            </w:pPr>
            <w:ins w:id="12895" w:author="aas" w:date="2013-10-14T02:06:00Z">
              <w:del w:id="12896" w:author="Anees Shaikh" w:date="2013-10-19T02:16:00Z">
                <w:r w:rsidDel="00E067A3">
                  <w:delText xml:space="preserve">                      &lt;/xs:annotation&gt;</w:delText>
                </w:r>
              </w:del>
            </w:ins>
          </w:p>
          <w:p w14:paraId="48A79C5D" w14:textId="450F5713" w:rsidR="00874469" w:rsidDel="00E067A3" w:rsidRDefault="00874469">
            <w:pPr>
              <w:pStyle w:val="Appx"/>
              <w:rPr>
                <w:ins w:id="12897" w:author="aas" w:date="2013-10-14T02:06:00Z"/>
                <w:del w:id="12898" w:author="Anees Shaikh" w:date="2013-10-19T02:16:00Z"/>
              </w:rPr>
              <w:pPrChange w:id="12899" w:author="Anees Shaikh" w:date="2013-10-19T02:16:00Z">
                <w:pPr>
                  <w:pStyle w:val="XML1"/>
                </w:pPr>
              </w:pPrChange>
            </w:pPr>
            <w:ins w:id="12900" w:author="aas" w:date="2013-10-14T02:06:00Z">
              <w:del w:id="12901" w:author="Anees Shaikh" w:date="2013-10-19T02:16:00Z">
                <w:r w:rsidDel="00E067A3">
                  <w:delText xml:space="preserve">                    &lt;/xs:element&gt;</w:delText>
                </w:r>
              </w:del>
            </w:ins>
          </w:p>
          <w:p w14:paraId="61268848" w14:textId="788C3CBB" w:rsidR="00874469" w:rsidDel="00E067A3" w:rsidRDefault="00874469">
            <w:pPr>
              <w:pStyle w:val="Appx"/>
              <w:rPr>
                <w:ins w:id="12902" w:author="aas" w:date="2013-10-14T02:06:00Z"/>
                <w:del w:id="12903" w:author="Anees Shaikh" w:date="2013-10-19T02:16:00Z"/>
              </w:rPr>
              <w:pPrChange w:id="12904" w:author="Anees Shaikh" w:date="2013-10-19T02:16:00Z">
                <w:pPr>
                  <w:pStyle w:val="XML1"/>
                </w:pPr>
              </w:pPrChange>
            </w:pPr>
            <w:ins w:id="12905" w:author="aas" w:date="2013-10-14T02:06:00Z">
              <w:del w:id="12906" w:author="Anees Shaikh" w:date="2013-10-19T02:16:00Z">
                <w:r w:rsidDel="00E067A3">
                  <w:delText xml:space="preserve">                    &lt;xs:element name="port" minOccurs="0"&gt;</w:delText>
                </w:r>
              </w:del>
            </w:ins>
          </w:p>
          <w:p w14:paraId="1E470C99" w14:textId="3702C10E" w:rsidR="00874469" w:rsidDel="00E067A3" w:rsidRDefault="00874469">
            <w:pPr>
              <w:pStyle w:val="Appx"/>
              <w:rPr>
                <w:ins w:id="12907" w:author="aas" w:date="2013-10-14T02:06:00Z"/>
                <w:del w:id="12908" w:author="Anees Shaikh" w:date="2013-10-19T02:16:00Z"/>
              </w:rPr>
              <w:pPrChange w:id="12909" w:author="Anees Shaikh" w:date="2013-10-19T02:16:00Z">
                <w:pPr>
                  <w:pStyle w:val="XML1"/>
                </w:pPr>
              </w:pPrChange>
            </w:pPr>
            <w:ins w:id="12910" w:author="aas" w:date="2013-10-14T02:06:00Z">
              <w:del w:id="12911" w:author="Anees Shaikh" w:date="2013-10-19T02:16:00Z">
                <w:r w:rsidDel="00E067A3">
                  <w:delText xml:space="preserve">                      &lt;xs:annotation&gt;</w:delText>
                </w:r>
              </w:del>
            </w:ins>
          </w:p>
          <w:p w14:paraId="26BB0647" w14:textId="7FB4F7F2" w:rsidR="00874469" w:rsidDel="00E067A3" w:rsidRDefault="00874469">
            <w:pPr>
              <w:pStyle w:val="Appx"/>
              <w:rPr>
                <w:ins w:id="12912" w:author="aas" w:date="2013-10-14T02:06:00Z"/>
                <w:del w:id="12913" w:author="Anees Shaikh" w:date="2013-10-19T02:16:00Z"/>
              </w:rPr>
              <w:pPrChange w:id="12914" w:author="Anees Shaikh" w:date="2013-10-19T02:16:00Z">
                <w:pPr>
                  <w:pStyle w:val="XML1"/>
                </w:pPr>
              </w:pPrChange>
            </w:pPr>
            <w:ins w:id="12915" w:author="aas" w:date="2013-10-14T02:06:00Z">
              <w:del w:id="12916" w:author="Anees Shaikh" w:date="2013-10-19T02:16:00Z">
                <w:r w:rsidDel="00E067A3">
                  <w:delText xml:space="preserve">                        &lt;xs:documentation&gt;</w:delText>
                </w:r>
              </w:del>
            </w:ins>
          </w:p>
          <w:p w14:paraId="6FEC8A36" w14:textId="728EAA17" w:rsidR="00874469" w:rsidDel="00E067A3" w:rsidRDefault="00874469">
            <w:pPr>
              <w:pStyle w:val="Appx"/>
              <w:rPr>
                <w:ins w:id="12917" w:author="aas" w:date="2013-10-14T02:06:00Z"/>
                <w:del w:id="12918" w:author="Anees Shaikh" w:date="2013-10-19T02:16:00Z"/>
              </w:rPr>
              <w:pPrChange w:id="12919" w:author="Anees Shaikh" w:date="2013-10-19T02:16:00Z">
                <w:pPr>
                  <w:pStyle w:val="XML1"/>
                </w:pPr>
              </w:pPrChange>
            </w:pPr>
            <w:ins w:id="12920" w:author="aas" w:date="2013-10-14T02:06:00Z">
              <w:del w:id="12921" w:author="Anees Shaikh" w:date="2013-10-19T02:16:00Z">
                <w:r w:rsidDel="00E067A3">
                  <w:delText xml:space="preserve">                          Reference to port resources in the Capable Switch.</w:delText>
                </w:r>
              </w:del>
            </w:ins>
          </w:p>
          <w:p w14:paraId="607F3133" w14:textId="66203215" w:rsidR="00874469" w:rsidDel="00E067A3" w:rsidRDefault="00874469">
            <w:pPr>
              <w:pStyle w:val="Appx"/>
              <w:rPr>
                <w:ins w:id="12922" w:author="aas" w:date="2013-10-14T02:06:00Z"/>
                <w:del w:id="12923" w:author="Anees Shaikh" w:date="2013-10-19T02:16:00Z"/>
              </w:rPr>
              <w:pPrChange w:id="12924" w:author="Anees Shaikh" w:date="2013-10-19T02:16:00Z">
                <w:pPr>
                  <w:pStyle w:val="XML1"/>
                </w:pPr>
              </w:pPrChange>
            </w:pPr>
            <w:ins w:id="12925" w:author="aas" w:date="2013-10-14T02:06:00Z">
              <w:del w:id="12926" w:author="Anees Shaikh" w:date="2013-10-19T02:16:00Z">
                <w:r w:rsidDel="00E067A3">
                  <w:delText xml:space="preserve">                              </w:delText>
                </w:r>
              </w:del>
            </w:ins>
          </w:p>
          <w:p w14:paraId="0A8F6DD6" w14:textId="7C2E4809" w:rsidR="00874469" w:rsidDel="00E067A3" w:rsidRDefault="00874469">
            <w:pPr>
              <w:pStyle w:val="Appx"/>
              <w:rPr>
                <w:ins w:id="12927" w:author="aas" w:date="2013-10-14T02:06:00Z"/>
                <w:del w:id="12928" w:author="Anees Shaikh" w:date="2013-10-19T02:16:00Z"/>
              </w:rPr>
              <w:pPrChange w:id="12929" w:author="Anees Shaikh" w:date="2013-10-19T02:16:00Z">
                <w:pPr>
                  <w:pStyle w:val="XML1"/>
                </w:pPr>
              </w:pPrChange>
            </w:pPr>
            <w:ins w:id="12930" w:author="aas" w:date="2013-10-14T02:06:00Z">
              <w:del w:id="12931" w:author="Anees Shaikh" w:date="2013-10-19T02:16:00Z">
                <w:r w:rsidDel="00E067A3">
                  <w:delText xml:space="preserve">                                This element associates an OpenFlow Queue with an OpenFlow</w:delText>
                </w:r>
              </w:del>
            </w:ins>
          </w:p>
          <w:p w14:paraId="3B756B55" w14:textId="168E7D81" w:rsidR="00874469" w:rsidDel="00E067A3" w:rsidRDefault="00874469">
            <w:pPr>
              <w:pStyle w:val="Appx"/>
              <w:rPr>
                <w:ins w:id="12932" w:author="aas" w:date="2013-10-14T02:06:00Z"/>
                <w:del w:id="12933" w:author="Anees Shaikh" w:date="2013-10-19T02:16:00Z"/>
              </w:rPr>
              <w:pPrChange w:id="12934" w:author="Anees Shaikh" w:date="2013-10-19T02:16:00Z">
                <w:pPr>
                  <w:pStyle w:val="XML1"/>
                </w:pPr>
              </w:pPrChange>
            </w:pPr>
            <w:ins w:id="12935" w:author="aas" w:date="2013-10-14T02:06:00Z">
              <w:del w:id="12936" w:author="Anees Shaikh" w:date="2013-10-19T02:16:00Z">
                <w:r w:rsidDel="00E067A3">
                  <w:delText xml:space="preserve">                                Port. If the OpenFlow Queue is associated with an OpenFlow</w:delText>
                </w:r>
              </w:del>
            </w:ins>
          </w:p>
          <w:p w14:paraId="22A36563" w14:textId="63075D6A" w:rsidR="00874469" w:rsidDel="00E067A3" w:rsidRDefault="00874469">
            <w:pPr>
              <w:pStyle w:val="Appx"/>
              <w:rPr>
                <w:ins w:id="12937" w:author="aas" w:date="2013-10-14T02:06:00Z"/>
                <w:del w:id="12938" w:author="Anees Shaikh" w:date="2013-10-19T02:16:00Z"/>
              </w:rPr>
              <w:pPrChange w:id="12939" w:author="Anees Shaikh" w:date="2013-10-19T02:16:00Z">
                <w:pPr>
                  <w:pStyle w:val="XML1"/>
                </w:pPr>
              </w:pPrChange>
            </w:pPr>
            <w:ins w:id="12940" w:author="aas" w:date="2013-10-14T02:06:00Z">
              <w:del w:id="12941" w:author="Anees Shaikh" w:date="2013-10-19T02:16:00Z">
                <w:r w:rsidDel="00E067A3">
                  <w:delText xml:space="preserve">                                Logical Switch S and this element is present, then it MUST be</w:delText>
                </w:r>
              </w:del>
            </w:ins>
          </w:p>
          <w:p w14:paraId="717541B5" w14:textId="2C978426" w:rsidR="00874469" w:rsidDel="00E067A3" w:rsidRDefault="00874469">
            <w:pPr>
              <w:pStyle w:val="Appx"/>
              <w:rPr>
                <w:ins w:id="12942" w:author="aas" w:date="2013-10-14T02:06:00Z"/>
                <w:del w:id="12943" w:author="Anees Shaikh" w:date="2013-10-19T02:16:00Z"/>
              </w:rPr>
              <w:pPrChange w:id="12944" w:author="Anees Shaikh" w:date="2013-10-19T02:16:00Z">
                <w:pPr>
                  <w:pStyle w:val="XML1"/>
                </w:pPr>
              </w:pPrChange>
            </w:pPr>
            <w:ins w:id="12945" w:author="aas" w:date="2013-10-14T02:06:00Z">
              <w:del w:id="12946" w:author="Anees Shaikh" w:date="2013-10-19T02:16:00Z">
                <w:r w:rsidDel="00E067A3">
                  <w:delText xml:space="preserve">                                set to the value of element resource-id of an OpenFlow Port</w:delText>
                </w:r>
              </w:del>
            </w:ins>
          </w:p>
          <w:p w14:paraId="3A66A62E" w14:textId="4BB57B13" w:rsidR="00874469" w:rsidDel="00E067A3" w:rsidRDefault="00874469">
            <w:pPr>
              <w:pStyle w:val="Appx"/>
              <w:rPr>
                <w:ins w:id="12947" w:author="aas" w:date="2013-10-14T02:06:00Z"/>
                <w:del w:id="12948" w:author="Anees Shaikh" w:date="2013-10-19T02:16:00Z"/>
              </w:rPr>
              <w:pPrChange w:id="12949" w:author="Anees Shaikh" w:date="2013-10-19T02:16:00Z">
                <w:pPr>
                  <w:pStyle w:val="XML1"/>
                </w:pPr>
              </w:pPrChange>
            </w:pPr>
            <w:ins w:id="12950" w:author="aas" w:date="2013-10-14T02:06:00Z">
              <w:del w:id="12951" w:author="Anees Shaikh" w:date="2013-10-19T02:16:00Z">
                <w:r w:rsidDel="00E067A3">
                  <w:delText xml:space="preserve">                                which is associated with the OpenFlow Logical Switch.</w:delText>
                </w:r>
              </w:del>
            </w:ins>
          </w:p>
          <w:p w14:paraId="0F01FC12" w14:textId="74E65B17" w:rsidR="00874469" w:rsidDel="00E067A3" w:rsidRDefault="00874469">
            <w:pPr>
              <w:pStyle w:val="Appx"/>
              <w:rPr>
                <w:ins w:id="12952" w:author="aas" w:date="2013-10-14T02:06:00Z"/>
                <w:del w:id="12953" w:author="Anees Shaikh" w:date="2013-10-19T02:16:00Z"/>
              </w:rPr>
              <w:pPrChange w:id="12954" w:author="Anees Shaikh" w:date="2013-10-19T02:16:00Z">
                <w:pPr>
                  <w:pStyle w:val="XML1"/>
                </w:pPr>
              </w:pPrChange>
            </w:pPr>
            <w:ins w:id="12955" w:author="aas" w:date="2013-10-14T02:06:00Z">
              <w:del w:id="12956" w:author="Anees Shaikh" w:date="2013-10-19T02:16:00Z">
                <w:r w:rsidDel="00E067A3">
                  <w:delText xml:space="preserve">                        &lt;/xs:documentation&gt;</w:delText>
                </w:r>
              </w:del>
            </w:ins>
          </w:p>
          <w:p w14:paraId="5A2FEB58" w14:textId="44418574" w:rsidR="00874469" w:rsidDel="00E067A3" w:rsidRDefault="00874469">
            <w:pPr>
              <w:pStyle w:val="Appx"/>
              <w:rPr>
                <w:ins w:id="12957" w:author="aas" w:date="2013-10-14T02:06:00Z"/>
                <w:del w:id="12958" w:author="Anees Shaikh" w:date="2013-10-19T02:16:00Z"/>
              </w:rPr>
              <w:pPrChange w:id="12959" w:author="Anees Shaikh" w:date="2013-10-19T02:16:00Z">
                <w:pPr>
                  <w:pStyle w:val="XML1"/>
                </w:pPr>
              </w:pPrChange>
            </w:pPr>
            <w:ins w:id="12960" w:author="aas" w:date="2013-10-14T02:06:00Z">
              <w:del w:id="12961" w:author="Anees Shaikh" w:date="2013-10-19T02:16:00Z">
                <w:r w:rsidDel="00E067A3">
                  <w:delText xml:space="preserve">                      &lt;/xs:annotation&gt;</w:delText>
                </w:r>
              </w:del>
            </w:ins>
          </w:p>
          <w:p w14:paraId="7B6480A2" w14:textId="20A995F9" w:rsidR="00874469" w:rsidDel="00E067A3" w:rsidRDefault="00874469">
            <w:pPr>
              <w:pStyle w:val="Appx"/>
              <w:rPr>
                <w:ins w:id="12962" w:author="aas" w:date="2013-10-14T02:06:00Z"/>
                <w:del w:id="12963" w:author="Anees Shaikh" w:date="2013-10-19T02:16:00Z"/>
              </w:rPr>
              <w:pPrChange w:id="12964" w:author="Anees Shaikh" w:date="2013-10-19T02:16:00Z">
                <w:pPr>
                  <w:pStyle w:val="XML1"/>
                </w:pPr>
              </w:pPrChange>
            </w:pPr>
            <w:ins w:id="12965" w:author="aas" w:date="2013-10-14T02:06:00Z">
              <w:del w:id="12966" w:author="Anees Shaikh" w:date="2013-10-19T02:16:00Z">
                <w:r w:rsidDel="00E067A3">
                  <w:delText xml:space="preserve">                      &lt;xs:simpleType&gt;</w:delText>
                </w:r>
              </w:del>
            </w:ins>
          </w:p>
          <w:p w14:paraId="59A7B5BF" w14:textId="24EB3B57" w:rsidR="00874469" w:rsidDel="00E067A3" w:rsidRDefault="00874469">
            <w:pPr>
              <w:pStyle w:val="Appx"/>
              <w:rPr>
                <w:ins w:id="12967" w:author="aas" w:date="2013-10-14T02:06:00Z"/>
                <w:del w:id="12968" w:author="Anees Shaikh" w:date="2013-10-19T02:16:00Z"/>
              </w:rPr>
              <w:pPrChange w:id="12969" w:author="Anees Shaikh" w:date="2013-10-19T02:16:00Z">
                <w:pPr>
                  <w:pStyle w:val="XML1"/>
                </w:pPr>
              </w:pPrChange>
            </w:pPr>
            <w:ins w:id="12970" w:author="aas" w:date="2013-10-14T02:06:00Z">
              <w:del w:id="12971" w:author="Anees Shaikh" w:date="2013-10-19T02:16:00Z">
                <w:r w:rsidDel="00E067A3">
                  <w:delText xml:space="preserve">                        &lt;xs:restriction base="inet:uri"&gt;</w:delText>
                </w:r>
              </w:del>
            </w:ins>
          </w:p>
          <w:p w14:paraId="11F433A3" w14:textId="6F502FD3" w:rsidR="00874469" w:rsidDel="00E067A3" w:rsidRDefault="00874469">
            <w:pPr>
              <w:pStyle w:val="Appx"/>
              <w:rPr>
                <w:ins w:id="12972" w:author="aas" w:date="2013-10-14T02:06:00Z"/>
                <w:del w:id="12973" w:author="Anees Shaikh" w:date="2013-10-19T02:16:00Z"/>
              </w:rPr>
              <w:pPrChange w:id="12974" w:author="Anees Shaikh" w:date="2013-10-19T02:16:00Z">
                <w:pPr>
                  <w:pStyle w:val="XML1"/>
                </w:pPr>
              </w:pPrChange>
            </w:pPr>
            <w:ins w:id="12975" w:author="aas" w:date="2013-10-14T02:06:00Z">
              <w:del w:id="12976" w:author="Anees Shaikh" w:date="2013-10-19T02:16:00Z">
                <w:r w:rsidDel="00E067A3">
                  <w:delText xml:space="preserve">                        &lt;/xs:restriction&gt;</w:delText>
                </w:r>
              </w:del>
            </w:ins>
          </w:p>
          <w:p w14:paraId="606DA01F" w14:textId="7247ACD5" w:rsidR="00874469" w:rsidDel="00E067A3" w:rsidRDefault="00874469">
            <w:pPr>
              <w:pStyle w:val="Appx"/>
              <w:rPr>
                <w:ins w:id="12977" w:author="aas" w:date="2013-10-14T02:06:00Z"/>
                <w:del w:id="12978" w:author="Anees Shaikh" w:date="2013-10-19T02:16:00Z"/>
              </w:rPr>
              <w:pPrChange w:id="12979" w:author="Anees Shaikh" w:date="2013-10-19T02:16:00Z">
                <w:pPr>
                  <w:pStyle w:val="XML1"/>
                </w:pPr>
              </w:pPrChange>
            </w:pPr>
            <w:ins w:id="12980" w:author="aas" w:date="2013-10-14T02:06:00Z">
              <w:del w:id="12981" w:author="Anees Shaikh" w:date="2013-10-19T02:16:00Z">
                <w:r w:rsidDel="00E067A3">
                  <w:delText xml:space="preserve">                      &lt;/xs:simpleType&gt;</w:delText>
                </w:r>
              </w:del>
            </w:ins>
          </w:p>
          <w:p w14:paraId="68A4B008" w14:textId="1B652A3A" w:rsidR="00874469" w:rsidDel="00E067A3" w:rsidRDefault="00874469">
            <w:pPr>
              <w:pStyle w:val="Appx"/>
              <w:rPr>
                <w:ins w:id="12982" w:author="aas" w:date="2013-10-14T02:06:00Z"/>
                <w:del w:id="12983" w:author="Anees Shaikh" w:date="2013-10-19T02:16:00Z"/>
              </w:rPr>
              <w:pPrChange w:id="12984" w:author="Anees Shaikh" w:date="2013-10-19T02:16:00Z">
                <w:pPr>
                  <w:pStyle w:val="XML1"/>
                </w:pPr>
              </w:pPrChange>
            </w:pPr>
            <w:ins w:id="12985" w:author="aas" w:date="2013-10-14T02:06:00Z">
              <w:del w:id="12986" w:author="Anees Shaikh" w:date="2013-10-19T02:16:00Z">
                <w:r w:rsidDel="00E067A3">
                  <w:delText xml:space="preserve">                    &lt;/xs:element&gt;</w:delText>
                </w:r>
              </w:del>
            </w:ins>
          </w:p>
          <w:p w14:paraId="11021CE5" w14:textId="1311AF2A" w:rsidR="00874469" w:rsidDel="00E067A3" w:rsidRDefault="00874469">
            <w:pPr>
              <w:pStyle w:val="Appx"/>
              <w:rPr>
                <w:ins w:id="12987" w:author="aas" w:date="2013-10-14T02:06:00Z"/>
                <w:del w:id="12988" w:author="Anees Shaikh" w:date="2013-10-19T02:16:00Z"/>
              </w:rPr>
              <w:pPrChange w:id="12989" w:author="Anees Shaikh" w:date="2013-10-19T02:16:00Z">
                <w:pPr>
                  <w:pStyle w:val="XML1"/>
                </w:pPr>
              </w:pPrChange>
            </w:pPr>
            <w:ins w:id="12990" w:author="aas" w:date="2013-10-14T02:06:00Z">
              <w:del w:id="12991" w:author="Anees Shaikh" w:date="2013-10-19T02:16:00Z">
                <w:r w:rsidDel="00E067A3">
                  <w:delText xml:space="preserve">                    &lt;xs:element name="properties" minOccurs="0"&gt;</w:delText>
                </w:r>
              </w:del>
            </w:ins>
          </w:p>
          <w:p w14:paraId="191B2595" w14:textId="2879ABA9" w:rsidR="00874469" w:rsidDel="00E067A3" w:rsidRDefault="00874469">
            <w:pPr>
              <w:pStyle w:val="Appx"/>
              <w:rPr>
                <w:ins w:id="12992" w:author="aas" w:date="2013-10-14T02:06:00Z"/>
                <w:del w:id="12993" w:author="Anees Shaikh" w:date="2013-10-19T02:16:00Z"/>
              </w:rPr>
              <w:pPrChange w:id="12994" w:author="Anees Shaikh" w:date="2013-10-19T02:16:00Z">
                <w:pPr>
                  <w:pStyle w:val="XML1"/>
                </w:pPr>
              </w:pPrChange>
            </w:pPr>
            <w:ins w:id="12995" w:author="aas" w:date="2013-10-14T02:06:00Z">
              <w:del w:id="12996" w:author="Anees Shaikh" w:date="2013-10-19T02:16:00Z">
                <w:r w:rsidDel="00E067A3">
                  <w:delText xml:space="preserve">                      &lt;xs:annotation&gt;</w:delText>
                </w:r>
              </w:del>
            </w:ins>
          </w:p>
          <w:p w14:paraId="417D74EF" w14:textId="5EBB3E38" w:rsidR="00874469" w:rsidDel="00E067A3" w:rsidRDefault="00874469">
            <w:pPr>
              <w:pStyle w:val="Appx"/>
              <w:rPr>
                <w:ins w:id="12997" w:author="aas" w:date="2013-10-14T02:06:00Z"/>
                <w:del w:id="12998" w:author="Anees Shaikh" w:date="2013-10-19T02:16:00Z"/>
              </w:rPr>
              <w:pPrChange w:id="12999" w:author="Anees Shaikh" w:date="2013-10-19T02:16:00Z">
                <w:pPr>
                  <w:pStyle w:val="XML1"/>
                </w:pPr>
              </w:pPrChange>
            </w:pPr>
            <w:ins w:id="13000" w:author="aas" w:date="2013-10-14T02:06:00Z">
              <w:del w:id="13001" w:author="Anees Shaikh" w:date="2013-10-19T02:16:00Z">
                <w:r w:rsidDel="00E067A3">
                  <w:delText xml:space="preserve">                        &lt;xs:documentation&gt;</w:delText>
                </w:r>
              </w:del>
            </w:ins>
          </w:p>
          <w:p w14:paraId="04FBCA52" w14:textId="504EE3A7" w:rsidR="00874469" w:rsidDel="00E067A3" w:rsidRDefault="00874469">
            <w:pPr>
              <w:pStyle w:val="Appx"/>
              <w:rPr>
                <w:ins w:id="13002" w:author="aas" w:date="2013-10-14T02:06:00Z"/>
                <w:del w:id="13003" w:author="Anees Shaikh" w:date="2013-10-19T02:16:00Z"/>
              </w:rPr>
              <w:pPrChange w:id="13004" w:author="Anees Shaikh" w:date="2013-10-19T02:16:00Z">
                <w:pPr>
                  <w:pStyle w:val="XML1"/>
                </w:pPr>
              </w:pPrChange>
            </w:pPr>
            <w:ins w:id="13005" w:author="aas" w:date="2013-10-14T02:06:00Z">
              <w:del w:id="13006" w:author="Anees Shaikh" w:date="2013-10-19T02:16:00Z">
                <w:r w:rsidDel="00E067A3">
                  <w:delText xml:space="preserve">                          The queue properties currently configured.</w:delText>
                </w:r>
              </w:del>
            </w:ins>
          </w:p>
          <w:p w14:paraId="4A8D68EE" w14:textId="401A02DB" w:rsidR="00874469" w:rsidDel="00E067A3" w:rsidRDefault="00874469">
            <w:pPr>
              <w:pStyle w:val="Appx"/>
              <w:rPr>
                <w:ins w:id="13007" w:author="aas" w:date="2013-10-14T02:06:00Z"/>
                <w:del w:id="13008" w:author="Anees Shaikh" w:date="2013-10-19T02:16:00Z"/>
              </w:rPr>
              <w:pPrChange w:id="13009" w:author="Anees Shaikh" w:date="2013-10-19T02:16:00Z">
                <w:pPr>
                  <w:pStyle w:val="XML1"/>
                </w:pPr>
              </w:pPrChange>
            </w:pPr>
            <w:ins w:id="13010" w:author="aas" w:date="2013-10-14T02:06:00Z">
              <w:del w:id="13011" w:author="Anees Shaikh" w:date="2013-10-19T02:16:00Z">
                <w:r w:rsidDel="00E067A3">
                  <w:delText xml:space="preserve">                        &lt;/xs:documentation&gt;</w:delText>
                </w:r>
              </w:del>
            </w:ins>
          </w:p>
          <w:p w14:paraId="2DFF54B1" w14:textId="40EC5DC1" w:rsidR="00874469" w:rsidDel="00E067A3" w:rsidRDefault="00874469">
            <w:pPr>
              <w:pStyle w:val="Appx"/>
              <w:rPr>
                <w:ins w:id="13012" w:author="aas" w:date="2013-10-14T02:06:00Z"/>
                <w:del w:id="13013" w:author="Anees Shaikh" w:date="2013-10-19T02:16:00Z"/>
              </w:rPr>
              <w:pPrChange w:id="13014" w:author="Anees Shaikh" w:date="2013-10-19T02:16:00Z">
                <w:pPr>
                  <w:pStyle w:val="XML1"/>
                </w:pPr>
              </w:pPrChange>
            </w:pPr>
            <w:ins w:id="13015" w:author="aas" w:date="2013-10-14T02:06:00Z">
              <w:del w:id="13016" w:author="Anees Shaikh" w:date="2013-10-19T02:16:00Z">
                <w:r w:rsidDel="00E067A3">
                  <w:delText xml:space="preserve">                      &lt;/xs:annotation&gt;</w:delText>
                </w:r>
              </w:del>
            </w:ins>
          </w:p>
          <w:p w14:paraId="3760E929" w14:textId="46D598EB" w:rsidR="00874469" w:rsidDel="00E067A3" w:rsidRDefault="00874469">
            <w:pPr>
              <w:pStyle w:val="Appx"/>
              <w:rPr>
                <w:ins w:id="13017" w:author="aas" w:date="2013-10-14T02:06:00Z"/>
                <w:del w:id="13018" w:author="Anees Shaikh" w:date="2013-10-19T02:16:00Z"/>
              </w:rPr>
              <w:pPrChange w:id="13019" w:author="Anees Shaikh" w:date="2013-10-19T02:16:00Z">
                <w:pPr>
                  <w:pStyle w:val="XML1"/>
                </w:pPr>
              </w:pPrChange>
            </w:pPr>
            <w:ins w:id="13020" w:author="aas" w:date="2013-10-14T02:06:00Z">
              <w:del w:id="13021" w:author="Anees Shaikh" w:date="2013-10-19T02:16:00Z">
                <w:r w:rsidDel="00E067A3">
                  <w:delText xml:space="preserve">                      &lt;xs:complexType&gt;</w:delText>
                </w:r>
              </w:del>
            </w:ins>
          </w:p>
          <w:p w14:paraId="1BDDA216" w14:textId="0B58471E" w:rsidR="00874469" w:rsidDel="00E067A3" w:rsidRDefault="00874469">
            <w:pPr>
              <w:pStyle w:val="Appx"/>
              <w:rPr>
                <w:ins w:id="13022" w:author="aas" w:date="2013-10-14T02:06:00Z"/>
                <w:del w:id="13023" w:author="Anees Shaikh" w:date="2013-10-19T02:16:00Z"/>
              </w:rPr>
              <w:pPrChange w:id="13024" w:author="Anees Shaikh" w:date="2013-10-19T02:16:00Z">
                <w:pPr>
                  <w:pStyle w:val="XML1"/>
                </w:pPr>
              </w:pPrChange>
            </w:pPr>
            <w:ins w:id="13025" w:author="aas" w:date="2013-10-14T02:06:00Z">
              <w:del w:id="13026" w:author="Anees Shaikh" w:date="2013-10-19T02:16:00Z">
                <w:r w:rsidDel="00E067A3">
                  <w:delText xml:space="preserve">                        &lt;xs:sequence&gt;</w:delText>
                </w:r>
              </w:del>
            </w:ins>
          </w:p>
          <w:p w14:paraId="209FF7D1" w14:textId="54ACF1E9" w:rsidR="00874469" w:rsidDel="00E067A3" w:rsidRDefault="00874469">
            <w:pPr>
              <w:pStyle w:val="Appx"/>
              <w:rPr>
                <w:ins w:id="13027" w:author="aas" w:date="2013-10-14T02:06:00Z"/>
                <w:del w:id="13028" w:author="Anees Shaikh" w:date="2013-10-19T02:16:00Z"/>
              </w:rPr>
              <w:pPrChange w:id="13029" w:author="Anees Shaikh" w:date="2013-10-19T02:16:00Z">
                <w:pPr>
                  <w:pStyle w:val="XML1"/>
                </w:pPr>
              </w:pPrChange>
            </w:pPr>
            <w:ins w:id="13030" w:author="aas" w:date="2013-10-14T02:06:00Z">
              <w:del w:id="13031" w:author="Anees Shaikh" w:date="2013-10-19T02:16:00Z">
                <w:r w:rsidDel="00E067A3">
                  <w:delText xml:space="preserve">                          &lt;xs:element name="min-rate" minOccurs="0"  type="OFTenthOfAPercentType"&gt;</w:delText>
                </w:r>
              </w:del>
            </w:ins>
          </w:p>
          <w:p w14:paraId="33F2CDE4" w14:textId="0B4213FB" w:rsidR="00874469" w:rsidDel="00E067A3" w:rsidRDefault="00874469">
            <w:pPr>
              <w:pStyle w:val="Appx"/>
              <w:rPr>
                <w:ins w:id="13032" w:author="aas" w:date="2013-10-14T02:06:00Z"/>
                <w:del w:id="13033" w:author="Anees Shaikh" w:date="2013-10-19T02:16:00Z"/>
              </w:rPr>
              <w:pPrChange w:id="13034" w:author="Anees Shaikh" w:date="2013-10-19T02:16:00Z">
                <w:pPr>
                  <w:pStyle w:val="XML1"/>
                </w:pPr>
              </w:pPrChange>
            </w:pPr>
            <w:ins w:id="13035" w:author="aas" w:date="2013-10-14T02:06:00Z">
              <w:del w:id="13036" w:author="Anees Shaikh" w:date="2013-10-19T02:16:00Z">
                <w:r w:rsidDel="00E067A3">
                  <w:delText xml:space="preserve">                            &lt;xs:annotation&gt;</w:delText>
                </w:r>
              </w:del>
            </w:ins>
          </w:p>
          <w:p w14:paraId="04D169D1" w14:textId="01053F75" w:rsidR="00874469" w:rsidDel="00E067A3" w:rsidRDefault="00874469">
            <w:pPr>
              <w:pStyle w:val="Appx"/>
              <w:rPr>
                <w:ins w:id="13037" w:author="aas" w:date="2013-10-14T02:06:00Z"/>
                <w:del w:id="13038" w:author="Anees Shaikh" w:date="2013-10-19T02:16:00Z"/>
              </w:rPr>
              <w:pPrChange w:id="13039" w:author="Anees Shaikh" w:date="2013-10-19T02:16:00Z">
                <w:pPr>
                  <w:pStyle w:val="XML1"/>
                </w:pPr>
              </w:pPrChange>
            </w:pPr>
            <w:ins w:id="13040" w:author="aas" w:date="2013-10-14T02:06:00Z">
              <w:del w:id="13041" w:author="Anees Shaikh" w:date="2013-10-19T02:16:00Z">
                <w:r w:rsidDel="00E067A3">
                  <w:delText xml:space="preserve">                              &lt;xs:documentation&gt;</w:delText>
                </w:r>
              </w:del>
            </w:ins>
          </w:p>
          <w:p w14:paraId="70D51D10" w14:textId="4160129E" w:rsidR="00874469" w:rsidDel="00E067A3" w:rsidRDefault="00874469">
            <w:pPr>
              <w:pStyle w:val="Appx"/>
              <w:rPr>
                <w:ins w:id="13042" w:author="aas" w:date="2013-10-14T02:06:00Z"/>
                <w:del w:id="13043" w:author="Anees Shaikh" w:date="2013-10-19T02:16:00Z"/>
              </w:rPr>
              <w:pPrChange w:id="13044" w:author="Anees Shaikh" w:date="2013-10-19T02:16:00Z">
                <w:pPr>
                  <w:pStyle w:val="XML1"/>
                </w:pPr>
              </w:pPrChange>
            </w:pPr>
            <w:ins w:id="13045" w:author="aas" w:date="2013-10-14T02:06:00Z">
              <w:del w:id="13046" w:author="Anees Shaikh" w:date="2013-10-19T02:16:00Z">
                <w:r w:rsidDel="00E067A3">
                  <w:delText xml:space="preserve">                                The minimal rate that is reserved for this queue in 1/10 of a percent of</w:delText>
                </w:r>
              </w:del>
            </w:ins>
          </w:p>
          <w:p w14:paraId="3AC8DA1C" w14:textId="1DB70A33" w:rsidR="00874469" w:rsidDel="00E067A3" w:rsidRDefault="00874469">
            <w:pPr>
              <w:pStyle w:val="Appx"/>
              <w:rPr>
                <w:ins w:id="13047" w:author="aas" w:date="2013-10-14T02:06:00Z"/>
                <w:del w:id="13048" w:author="Anees Shaikh" w:date="2013-10-19T02:16:00Z"/>
              </w:rPr>
              <w:pPrChange w:id="13049" w:author="Anees Shaikh" w:date="2013-10-19T02:16:00Z">
                <w:pPr>
                  <w:pStyle w:val="XML1"/>
                </w:pPr>
              </w:pPrChange>
            </w:pPr>
            <w:ins w:id="13050" w:author="aas" w:date="2013-10-14T02:06:00Z">
              <w:del w:id="13051" w:author="Anees Shaikh" w:date="2013-10-19T02:16:00Z">
                <w:r w:rsidDel="00E067A3">
                  <w:delText xml:space="preserve">                                       the actual rate.</w:delText>
                </w:r>
              </w:del>
            </w:ins>
          </w:p>
          <w:p w14:paraId="46644235" w14:textId="120EFA75" w:rsidR="00874469" w:rsidDel="00E067A3" w:rsidRDefault="00874469">
            <w:pPr>
              <w:pStyle w:val="Appx"/>
              <w:rPr>
                <w:ins w:id="13052" w:author="aas" w:date="2013-10-14T02:06:00Z"/>
                <w:del w:id="13053" w:author="Anees Shaikh" w:date="2013-10-19T02:16:00Z"/>
              </w:rPr>
              <w:pPrChange w:id="13054" w:author="Anees Shaikh" w:date="2013-10-19T02:16:00Z">
                <w:pPr>
                  <w:pStyle w:val="XML1"/>
                </w:pPr>
              </w:pPrChange>
            </w:pPr>
          </w:p>
          <w:p w14:paraId="0F4CC386" w14:textId="338F1001" w:rsidR="00874469" w:rsidDel="00E067A3" w:rsidRDefault="00874469">
            <w:pPr>
              <w:pStyle w:val="Appx"/>
              <w:rPr>
                <w:ins w:id="13055" w:author="aas" w:date="2013-10-14T02:06:00Z"/>
                <w:del w:id="13056" w:author="Anees Shaikh" w:date="2013-10-19T02:16:00Z"/>
              </w:rPr>
              <w:pPrChange w:id="13057" w:author="Anees Shaikh" w:date="2013-10-19T02:16:00Z">
                <w:pPr>
                  <w:pStyle w:val="XML1"/>
                </w:pPr>
              </w:pPrChange>
            </w:pPr>
            <w:ins w:id="13058" w:author="aas" w:date="2013-10-14T02:06:00Z">
              <w:del w:id="13059" w:author="Anees Shaikh" w:date="2013-10-19T02:16:00Z">
                <w:r w:rsidDel="00E067A3">
                  <w:delText xml:space="preserve">                                       This element is optional. If not present a min-rate is not</w:delText>
                </w:r>
              </w:del>
            </w:ins>
          </w:p>
          <w:p w14:paraId="0EF59E1C" w14:textId="1265C6D7" w:rsidR="00874469" w:rsidDel="00E067A3" w:rsidRDefault="00874469">
            <w:pPr>
              <w:pStyle w:val="Appx"/>
              <w:rPr>
                <w:ins w:id="13060" w:author="aas" w:date="2013-10-14T02:06:00Z"/>
                <w:del w:id="13061" w:author="Anees Shaikh" w:date="2013-10-19T02:16:00Z"/>
              </w:rPr>
              <w:pPrChange w:id="13062" w:author="Anees Shaikh" w:date="2013-10-19T02:16:00Z">
                <w:pPr>
                  <w:pStyle w:val="XML1"/>
                </w:pPr>
              </w:pPrChange>
            </w:pPr>
            <w:ins w:id="13063" w:author="aas" w:date="2013-10-14T02:06:00Z">
              <w:del w:id="13064" w:author="Anees Shaikh" w:date="2013-10-19T02:16:00Z">
                <w:r w:rsidDel="00E067A3">
                  <w:delText xml:space="preserve">                                       set.</w:delText>
                </w:r>
              </w:del>
            </w:ins>
          </w:p>
          <w:p w14:paraId="7FBF5503" w14:textId="6589DCBA" w:rsidR="00874469" w:rsidDel="00E067A3" w:rsidRDefault="00874469">
            <w:pPr>
              <w:pStyle w:val="Appx"/>
              <w:rPr>
                <w:ins w:id="13065" w:author="aas" w:date="2013-10-14T02:06:00Z"/>
                <w:del w:id="13066" w:author="Anees Shaikh" w:date="2013-10-19T02:16:00Z"/>
              </w:rPr>
              <w:pPrChange w:id="13067" w:author="Anees Shaikh" w:date="2013-10-19T02:16:00Z">
                <w:pPr>
                  <w:pStyle w:val="XML1"/>
                </w:pPr>
              </w:pPrChange>
            </w:pPr>
            <w:ins w:id="13068" w:author="aas" w:date="2013-10-14T02:06:00Z">
              <w:del w:id="13069" w:author="Anees Shaikh" w:date="2013-10-19T02:16:00Z">
                <w:r w:rsidDel="00E067A3">
                  <w:delText xml:space="preserve">                              &lt;/xs:documentation&gt;</w:delText>
                </w:r>
              </w:del>
            </w:ins>
          </w:p>
          <w:p w14:paraId="6A2D40CF" w14:textId="74E5B55E" w:rsidR="00874469" w:rsidDel="00E067A3" w:rsidRDefault="00874469">
            <w:pPr>
              <w:pStyle w:val="Appx"/>
              <w:rPr>
                <w:ins w:id="13070" w:author="aas" w:date="2013-10-14T02:06:00Z"/>
                <w:del w:id="13071" w:author="Anees Shaikh" w:date="2013-10-19T02:16:00Z"/>
              </w:rPr>
              <w:pPrChange w:id="13072" w:author="Anees Shaikh" w:date="2013-10-19T02:16:00Z">
                <w:pPr>
                  <w:pStyle w:val="XML1"/>
                </w:pPr>
              </w:pPrChange>
            </w:pPr>
            <w:ins w:id="13073" w:author="aas" w:date="2013-10-14T02:06:00Z">
              <w:del w:id="13074" w:author="Anees Shaikh" w:date="2013-10-19T02:16:00Z">
                <w:r w:rsidDel="00E067A3">
                  <w:delText xml:space="preserve">                            &lt;/xs:annotation&gt;</w:delText>
                </w:r>
              </w:del>
            </w:ins>
          </w:p>
          <w:p w14:paraId="651C349E" w14:textId="2B6BC346" w:rsidR="00874469" w:rsidDel="00E067A3" w:rsidRDefault="00874469">
            <w:pPr>
              <w:pStyle w:val="Appx"/>
              <w:rPr>
                <w:ins w:id="13075" w:author="aas" w:date="2013-10-14T02:06:00Z"/>
                <w:del w:id="13076" w:author="Anees Shaikh" w:date="2013-10-19T02:16:00Z"/>
              </w:rPr>
              <w:pPrChange w:id="13077" w:author="Anees Shaikh" w:date="2013-10-19T02:16:00Z">
                <w:pPr>
                  <w:pStyle w:val="XML1"/>
                </w:pPr>
              </w:pPrChange>
            </w:pPr>
            <w:ins w:id="13078" w:author="aas" w:date="2013-10-14T02:06:00Z">
              <w:del w:id="13079" w:author="Anees Shaikh" w:date="2013-10-19T02:16:00Z">
                <w:r w:rsidDel="00E067A3">
                  <w:delText xml:space="preserve">                          &lt;/xs:element&gt;</w:delText>
                </w:r>
              </w:del>
            </w:ins>
          </w:p>
          <w:p w14:paraId="061B6F10" w14:textId="07F019B7" w:rsidR="00874469" w:rsidDel="00E067A3" w:rsidRDefault="00874469">
            <w:pPr>
              <w:pStyle w:val="Appx"/>
              <w:rPr>
                <w:ins w:id="13080" w:author="aas" w:date="2013-10-14T02:06:00Z"/>
                <w:del w:id="13081" w:author="Anees Shaikh" w:date="2013-10-19T02:16:00Z"/>
              </w:rPr>
              <w:pPrChange w:id="13082" w:author="Anees Shaikh" w:date="2013-10-19T02:16:00Z">
                <w:pPr>
                  <w:pStyle w:val="XML1"/>
                </w:pPr>
              </w:pPrChange>
            </w:pPr>
            <w:ins w:id="13083" w:author="aas" w:date="2013-10-14T02:06:00Z">
              <w:del w:id="13084" w:author="Anees Shaikh" w:date="2013-10-19T02:16:00Z">
                <w:r w:rsidDel="00E067A3">
                  <w:delText xml:space="preserve">                          &lt;xs:element name="max-rate" minOccurs="0"  type="OFTenthOfAPercentType"&gt;</w:delText>
                </w:r>
              </w:del>
            </w:ins>
          </w:p>
          <w:p w14:paraId="65806E3C" w14:textId="211733E9" w:rsidR="00874469" w:rsidDel="00E067A3" w:rsidRDefault="00874469">
            <w:pPr>
              <w:pStyle w:val="Appx"/>
              <w:rPr>
                <w:ins w:id="13085" w:author="aas" w:date="2013-10-14T02:06:00Z"/>
                <w:del w:id="13086" w:author="Anees Shaikh" w:date="2013-10-19T02:16:00Z"/>
              </w:rPr>
              <w:pPrChange w:id="13087" w:author="Anees Shaikh" w:date="2013-10-19T02:16:00Z">
                <w:pPr>
                  <w:pStyle w:val="XML1"/>
                </w:pPr>
              </w:pPrChange>
            </w:pPr>
            <w:ins w:id="13088" w:author="aas" w:date="2013-10-14T02:06:00Z">
              <w:del w:id="13089" w:author="Anees Shaikh" w:date="2013-10-19T02:16:00Z">
                <w:r w:rsidDel="00E067A3">
                  <w:delText xml:space="preserve">                            &lt;xs:annotation&gt;</w:delText>
                </w:r>
              </w:del>
            </w:ins>
          </w:p>
          <w:p w14:paraId="0B11E132" w14:textId="122F2E7D" w:rsidR="00874469" w:rsidDel="00E067A3" w:rsidRDefault="00874469">
            <w:pPr>
              <w:pStyle w:val="Appx"/>
              <w:rPr>
                <w:ins w:id="13090" w:author="aas" w:date="2013-10-14T02:06:00Z"/>
                <w:del w:id="13091" w:author="Anees Shaikh" w:date="2013-10-19T02:16:00Z"/>
              </w:rPr>
              <w:pPrChange w:id="13092" w:author="Anees Shaikh" w:date="2013-10-19T02:16:00Z">
                <w:pPr>
                  <w:pStyle w:val="XML1"/>
                </w:pPr>
              </w:pPrChange>
            </w:pPr>
            <w:ins w:id="13093" w:author="aas" w:date="2013-10-14T02:06:00Z">
              <w:del w:id="13094" w:author="Anees Shaikh" w:date="2013-10-19T02:16:00Z">
                <w:r w:rsidDel="00E067A3">
                  <w:delText xml:space="preserve">                              &lt;xs:documentation&gt;</w:delText>
                </w:r>
              </w:del>
            </w:ins>
          </w:p>
          <w:p w14:paraId="47F8F622" w14:textId="10C3498D" w:rsidR="00874469" w:rsidDel="00E067A3" w:rsidRDefault="00874469">
            <w:pPr>
              <w:pStyle w:val="Appx"/>
              <w:rPr>
                <w:ins w:id="13095" w:author="aas" w:date="2013-10-14T02:06:00Z"/>
                <w:del w:id="13096" w:author="Anees Shaikh" w:date="2013-10-19T02:16:00Z"/>
              </w:rPr>
              <w:pPrChange w:id="13097" w:author="Anees Shaikh" w:date="2013-10-19T02:16:00Z">
                <w:pPr>
                  <w:pStyle w:val="XML1"/>
                </w:pPr>
              </w:pPrChange>
            </w:pPr>
            <w:ins w:id="13098" w:author="aas" w:date="2013-10-14T02:06:00Z">
              <w:del w:id="13099" w:author="Anees Shaikh" w:date="2013-10-19T02:16:00Z">
                <w:r w:rsidDel="00E067A3">
                  <w:delText xml:space="preserve">                                The maximum rate that is reserved for this queue in 1/10 of a percent of</w:delText>
                </w:r>
              </w:del>
            </w:ins>
          </w:p>
          <w:p w14:paraId="35074E52" w14:textId="2EE9568E" w:rsidR="00874469" w:rsidDel="00E067A3" w:rsidRDefault="00874469">
            <w:pPr>
              <w:pStyle w:val="Appx"/>
              <w:rPr>
                <w:ins w:id="13100" w:author="aas" w:date="2013-10-14T02:06:00Z"/>
                <w:del w:id="13101" w:author="Anees Shaikh" w:date="2013-10-19T02:16:00Z"/>
              </w:rPr>
              <w:pPrChange w:id="13102" w:author="Anees Shaikh" w:date="2013-10-19T02:16:00Z">
                <w:pPr>
                  <w:pStyle w:val="XML1"/>
                </w:pPr>
              </w:pPrChange>
            </w:pPr>
            <w:ins w:id="13103" w:author="aas" w:date="2013-10-14T02:06:00Z">
              <w:del w:id="13104" w:author="Anees Shaikh" w:date="2013-10-19T02:16:00Z">
                <w:r w:rsidDel="00E067A3">
                  <w:delText xml:space="preserve">                                       the actual rate.</w:delText>
                </w:r>
              </w:del>
            </w:ins>
          </w:p>
          <w:p w14:paraId="74545CB4" w14:textId="48AA3F21" w:rsidR="00874469" w:rsidDel="00E067A3" w:rsidRDefault="00874469">
            <w:pPr>
              <w:pStyle w:val="Appx"/>
              <w:rPr>
                <w:ins w:id="13105" w:author="aas" w:date="2013-10-14T02:06:00Z"/>
                <w:del w:id="13106" w:author="Anees Shaikh" w:date="2013-10-19T02:16:00Z"/>
              </w:rPr>
              <w:pPrChange w:id="13107" w:author="Anees Shaikh" w:date="2013-10-19T02:16:00Z">
                <w:pPr>
                  <w:pStyle w:val="XML1"/>
                </w:pPr>
              </w:pPrChange>
            </w:pPr>
          </w:p>
          <w:p w14:paraId="63755914" w14:textId="4644C202" w:rsidR="00874469" w:rsidDel="00E067A3" w:rsidRDefault="00874469">
            <w:pPr>
              <w:pStyle w:val="Appx"/>
              <w:rPr>
                <w:ins w:id="13108" w:author="aas" w:date="2013-10-14T02:06:00Z"/>
                <w:del w:id="13109" w:author="Anees Shaikh" w:date="2013-10-19T02:16:00Z"/>
              </w:rPr>
              <w:pPrChange w:id="13110" w:author="Anees Shaikh" w:date="2013-10-19T02:16:00Z">
                <w:pPr>
                  <w:pStyle w:val="XML1"/>
                </w:pPr>
              </w:pPrChange>
            </w:pPr>
            <w:ins w:id="13111" w:author="aas" w:date="2013-10-14T02:06:00Z">
              <w:del w:id="13112" w:author="Anees Shaikh" w:date="2013-10-19T02:16:00Z">
                <w:r w:rsidDel="00E067A3">
                  <w:delText xml:space="preserve">                                       This element is optional. If not present the max-rate is not</w:delText>
                </w:r>
              </w:del>
            </w:ins>
          </w:p>
          <w:p w14:paraId="27E73F7D" w14:textId="56D3AB94" w:rsidR="00874469" w:rsidDel="00E067A3" w:rsidRDefault="00874469">
            <w:pPr>
              <w:pStyle w:val="Appx"/>
              <w:rPr>
                <w:ins w:id="13113" w:author="aas" w:date="2013-10-14T02:06:00Z"/>
                <w:del w:id="13114" w:author="Anees Shaikh" w:date="2013-10-19T02:16:00Z"/>
              </w:rPr>
              <w:pPrChange w:id="13115" w:author="Anees Shaikh" w:date="2013-10-19T02:16:00Z">
                <w:pPr>
                  <w:pStyle w:val="XML1"/>
                </w:pPr>
              </w:pPrChange>
            </w:pPr>
            <w:ins w:id="13116" w:author="aas" w:date="2013-10-14T02:06:00Z">
              <w:del w:id="13117" w:author="Anees Shaikh" w:date="2013-10-19T02:16:00Z">
                <w:r w:rsidDel="00E067A3">
                  <w:delText xml:space="preserve">                                       set.</w:delText>
                </w:r>
              </w:del>
            </w:ins>
          </w:p>
          <w:p w14:paraId="6D7B7579" w14:textId="332679A6" w:rsidR="00874469" w:rsidDel="00E067A3" w:rsidRDefault="00874469">
            <w:pPr>
              <w:pStyle w:val="Appx"/>
              <w:rPr>
                <w:ins w:id="13118" w:author="aas" w:date="2013-10-14T02:06:00Z"/>
                <w:del w:id="13119" w:author="Anees Shaikh" w:date="2013-10-19T02:16:00Z"/>
              </w:rPr>
              <w:pPrChange w:id="13120" w:author="Anees Shaikh" w:date="2013-10-19T02:16:00Z">
                <w:pPr>
                  <w:pStyle w:val="XML1"/>
                </w:pPr>
              </w:pPrChange>
            </w:pPr>
            <w:ins w:id="13121" w:author="aas" w:date="2013-10-14T02:06:00Z">
              <w:del w:id="13122" w:author="Anees Shaikh" w:date="2013-10-19T02:16:00Z">
                <w:r w:rsidDel="00E067A3">
                  <w:delText xml:space="preserve">                              &lt;/xs:documentation&gt;</w:delText>
                </w:r>
              </w:del>
            </w:ins>
          </w:p>
          <w:p w14:paraId="3456A5B5" w14:textId="6615B43D" w:rsidR="00874469" w:rsidDel="00E067A3" w:rsidRDefault="00874469">
            <w:pPr>
              <w:pStyle w:val="Appx"/>
              <w:rPr>
                <w:ins w:id="13123" w:author="aas" w:date="2013-10-14T02:06:00Z"/>
                <w:del w:id="13124" w:author="Anees Shaikh" w:date="2013-10-19T02:16:00Z"/>
              </w:rPr>
              <w:pPrChange w:id="13125" w:author="Anees Shaikh" w:date="2013-10-19T02:16:00Z">
                <w:pPr>
                  <w:pStyle w:val="XML1"/>
                </w:pPr>
              </w:pPrChange>
            </w:pPr>
            <w:ins w:id="13126" w:author="aas" w:date="2013-10-14T02:06:00Z">
              <w:del w:id="13127" w:author="Anees Shaikh" w:date="2013-10-19T02:16:00Z">
                <w:r w:rsidDel="00E067A3">
                  <w:delText xml:space="preserve">                            &lt;/xs:annotation&gt;</w:delText>
                </w:r>
              </w:del>
            </w:ins>
          </w:p>
          <w:p w14:paraId="7B1FE93E" w14:textId="69B06751" w:rsidR="00874469" w:rsidDel="00E067A3" w:rsidRDefault="00874469">
            <w:pPr>
              <w:pStyle w:val="Appx"/>
              <w:rPr>
                <w:ins w:id="13128" w:author="aas" w:date="2013-10-14T02:06:00Z"/>
                <w:del w:id="13129" w:author="Anees Shaikh" w:date="2013-10-19T02:16:00Z"/>
              </w:rPr>
              <w:pPrChange w:id="13130" w:author="Anees Shaikh" w:date="2013-10-19T02:16:00Z">
                <w:pPr>
                  <w:pStyle w:val="XML1"/>
                </w:pPr>
              </w:pPrChange>
            </w:pPr>
            <w:ins w:id="13131" w:author="aas" w:date="2013-10-14T02:06:00Z">
              <w:del w:id="13132" w:author="Anees Shaikh" w:date="2013-10-19T02:16:00Z">
                <w:r w:rsidDel="00E067A3">
                  <w:delText xml:space="preserve">                          &lt;/xs:element&gt;</w:delText>
                </w:r>
              </w:del>
            </w:ins>
          </w:p>
          <w:p w14:paraId="1243DD39" w14:textId="2F78827E" w:rsidR="00874469" w:rsidDel="00E067A3" w:rsidRDefault="00874469">
            <w:pPr>
              <w:pStyle w:val="Appx"/>
              <w:rPr>
                <w:ins w:id="13133" w:author="aas" w:date="2013-10-14T02:06:00Z"/>
                <w:del w:id="13134" w:author="Anees Shaikh" w:date="2013-10-19T02:16:00Z"/>
              </w:rPr>
              <w:pPrChange w:id="13135" w:author="Anees Shaikh" w:date="2013-10-19T02:16:00Z">
                <w:pPr>
                  <w:pStyle w:val="XML1"/>
                </w:pPr>
              </w:pPrChange>
            </w:pPr>
            <w:ins w:id="13136" w:author="aas" w:date="2013-10-14T02:06:00Z">
              <w:del w:id="13137" w:author="Anees Shaikh" w:date="2013-10-19T02:16:00Z">
                <w:r w:rsidDel="00E067A3">
                  <w:delText xml:space="preserve">                          &lt;xs:element name="experimenter" minOccurs="0" maxOccurs="unbounded"  type="xs:unsignedInt"&gt;</w:delText>
                </w:r>
              </w:del>
            </w:ins>
          </w:p>
          <w:p w14:paraId="508A842F" w14:textId="635963FF" w:rsidR="00874469" w:rsidDel="00E067A3" w:rsidRDefault="00874469">
            <w:pPr>
              <w:pStyle w:val="Appx"/>
              <w:rPr>
                <w:ins w:id="13138" w:author="aas" w:date="2013-10-14T02:06:00Z"/>
                <w:del w:id="13139" w:author="Anees Shaikh" w:date="2013-10-19T02:16:00Z"/>
              </w:rPr>
              <w:pPrChange w:id="13140" w:author="Anees Shaikh" w:date="2013-10-19T02:16:00Z">
                <w:pPr>
                  <w:pStyle w:val="XML1"/>
                </w:pPr>
              </w:pPrChange>
            </w:pPr>
            <w:ins w:id="13141" w:author="aas" w:date="2013-10-14T02:06:00Z">
              <w:del w:id="13142" w:author="Anees Shaikh" w:date="2013-10-19T02:16:00Z">
                <w:r w:rsidDel="00E067A3">
                  <w:delText xml:space="preserve">                            &lt;xs:annotation&gt;</w:delText>
                </w:r>
              </w:del>
            </w:ins>
          </w:p>
          <w:p w14:paraId="6CFDECEB" w14:textId="775E0BE5" w:rsidR="00874469" w:rsidDel="00E067A3" w:rsidRDefault="00874469">
            <w:pPr>
              <w:pStyle w:val="Appx"/>
              <w:rPr>
                <w:ins w:id="13143" w:author="aas" w:date="2013-10-14T02:06:00Z"/>
                <w:del w:id="13144" w:author="Anees Shaikh" w:date="2013-10-19T02:16:00Z"/>
              </w:rPr>
              <w:pPrChange w:id="13145" w:author="Anees Shaikh" w:date="2013-10-19T02:16:00Z">
                <w:pPr>
                  <w:pStyle w:val="XML1"/>
                </w:pPr>
              </w:pPrChange>
            </w:pPr>
            <w:ins w:id="13146" w:author="aas" w:date="2013-10-14T02:06:00Z">
              <w:del w:id="13147" w:author="Anees Shaikh" w:date="2013-10-19T02:16:00Z">
                <w:r w:rsidDel="00E067A3">
                  <w:delText xml:space="preserve">                              &lt;xs:documentation&gt;</w:delText>
                </w:r>
              </w:del>
            </w:ins>
          </w:p>
          <w:p w14:paraId="6476D826" w14:textId="6DFB3D5C" w:rsidR="00874469" w:rsidDel="00E067A3" w:rsidRDefault="00874469">
            <w:pPr>
              <w:pStyle w:val="Appx"/>
              <w:rPr>
                <w:ins w:id="13148" w:author="aas" w:date="2013-10-14T02:06:00Z"/>
                <w:del w:id="13149" w:author="Anees Shaikh" w:date="2013-10-19T02:16:00Z"/>
              </w:rPr>
              <w:pPrChange w:id="13150" w:author="Anees Shaikh" w:date="2013-10-19T02:16:00Z">
                <w:pPr>
                  <w:pStyle w:val="XML1"/>
                </w:pPr>
              </w:pPrChange>
            </w:pPr>
            <w:ins w:id="13151" w:author="aas" w:date="2013-10-14T02:06:00Z">
              <w:del w:id="13152" w:author="Anees Shaikh" w:date="2013-10-19T02:16:00Z">
                <w:r w:rsidDel="00E067A3">
                  <w:delText xml:space="preserve">                                A list of experimenter identifiers of queue properties used.</w:delText>
                </w:r>
              </w:del>
            </w:ins>
          </w:p>
          <w:p w14:paraId="3E4F0F7C" w14:textId="5A6DE549" w:rsidR="00874469" w:rsidDel="00E067A3" w:rsidRDefault="00874469">
            <w:pPr>
              <w:pStyle w:val="Appx"/>
              <w:rPr>
                <w:ins w:id="13153" w:author="aas" w:date="2013-10-14T02:06:00Z"/>
                <w:del w:id="13154" w:author="Anees Shaikh" w:date="2013-10-19T02:16:00Z"/>
              </w:rPr>
              <w:pPrChange w:id="13155" w:author="Anees Shaikh" w:date="2013-10-19T02:16:00Z">
                <w:pPr>
                  <w:pStyle w:val="XML1"/>
                </w:pPr>
              </w:pPrChange>
            </w:pPr>
          </w:p>
          <w:p w14:paraId="7A11CE2D" w14:textId="45020CE4" w:rsidR="00874469" w:rsidDel="00E067A3" w:rsidRDefault="00874469">
            <w:pPr>
              <w:pStyle w:val="Appx"/>
              <w:rPr>
                <w:ins w:id="13156" w:author="aas" w:date="2013-10-14T02:06:00Z"/>
                <w:del w:id="13157" w:author="Anees Shaikh" w:date="2013-10-19T02:16:00Z"/>
              </w:rPr>
              <w:pPrChange w:id="13158" w:author="Anees Shaikh" w:date="2013-10-19T02:16:00Z">
                <w:pPr>
                  <w:pStyle w:val="XML1"/>
                </w:pPr>
              </w:pPrChange>
            </w:pPr>
            <w:ins w:id="13159" w:author="aas" w:date="2013-10-14T02:06:00Z">
              <w:del w:id="13160" w:author="Anees Shaikh" w:date="2013-10-19T02:16:00Z">
                <w:r w:rsidDel="00E067A3">
                  <w:delText xml:space="preserve">                                       This element is optional.</w:delText>
                </w:r>
              </w:del>
            </w:ins>
          </w:p>
          <w:p w14:paraId="181F9527" w14:textId="1CF69E87" w:rsidR="00874469" w:rsidDel="00E067A3" w:rsidRDefault="00874469">
            <w:pPr>
              <w:pStyle w:val="Appx"/>
              <w:rPr>
                <w:ins w:id="13161" w:author="aas" w:date="2013-10-14T02:06:00Z"/>
                <w:del w:id="13162" w:author="Anees Shaikh" w:date="2013-10-19T02:16:00Z"/>
              </w:rPr>
              <w:pPrChange w:id="13163" w:author="Anees Shaikh" w:date="2013-10-19T02:16:00Z">
                <w:pPr>
                  <w:pStyle w:val="XML1"/>
                </w:pPr>
              </w:pPrChange>
            </w:pPr>
            <w:ins w:id="13164" w:author="aas" w:date="2013-10-14T02:06:00Z">
              <w:del w:id="13165" w:author="Anees Shaikh" w:date="2013-10-19T02:16:00Z">
                <w:r w:rsidDel="00E067A3">
                  <w:delText xml:space="preserve">                              &lt;/xs:documentation&gt;</w:delText>
                </w:r>
              </w:del>
            </w:ins>
          </w:p>
          <w:p w14:paraId="0EA9B5F0" w14:textId="3C2C53EB" w:rsidR="00874469" w:rsidDel="00E067A3" w:rsidRDefault="00874469">
            <w:pPr>
              <w:pStyle w:val="Appx"/>
              <w:rPr>
                <w:ins w:id="13166" w:author="aas" w:date="2013-10-14T02:06:00Z"/>
                <w:del w:id="13167" w:author="Anees Shaikh" w:date="2013-10-19T02:16:00Z"/>
              </w:rPr>
              <w:pPrChange w:id="13168" w:author="Anees Shaikh" w:date="2013-10-19T02:16:00Z">
                <w:pPr>
                  <w:pStyle w:val="XML1"/>
                </w:pPr>
              </w:pPrChange>
            </w:pPr>
            <w:ins w:id="13169" w:author="aas" w:date="2013-10-14T02:06:00Z">
              <w:del w:id="13170" w:author="Anees Shaikh" w:date="2013-10-19T02:16:00Z">
                <w:r w:rsidDel="00E067A3">
                  <w:delText xml:space="preserve">                            &lt;/xs:annotation&gt;</w:delText>
                </w:r>
              </w:del>
            </w:ins>
          </w:p>
          <w:p w14:paraId="1FB57794" w14:textId="0B9C4507" w:rsidR="00874469" w:rsidDel="00E067A3" w:rsidRDefault="00874469">
            <w:pPr>
              <w:pStyle w:val="Appx"/>
              <w:rPr>
                <w:ins w:id="13171" w:author="aas" w:date="2013-10-14T02:06:00Z"/>
                <w:del w:id="13172" w:author="Anees Shaikh" w:date="2013-10-19T02:16:00Z"/>
              </w:rPr>
              <w:pPrChange w:id="13173" w:author="Anees Shaikh" w:date="2013-10-19T02:16:00Z">
                <w:pPr>
                  <w:pStyle w:val="XML1"/>
                </w:pPr>
              </w:pPrChange>
            </w:pPr>
            <w:ins w:id="13174" w:author="aas" w:date="2013-10-14T02:06:00Z">
              <w:del w:id="13175" w:author="Anees Shaikh" w:date="2013-10-19T02:16:00Z">
                <w:r w:rsidDel="00E067A3">
                  <w:delText xml:space="preserve">                          &lt;/xs:element&gt;</w:delText>
                </w:r>
              </w:del>
            </w:ins>
          </w:p>
          <w:p w14:paraId="0FB935DF" w14:textId="0510CB2E" w:rsidR="00874469" w:rsidDel="00E067A3" w:rsidRDefault="00874469">
            <w:pPr>
              <w:pStyle w:val="Appx"/>
              <w:rPr>
                <w:ins w:id="13176" w:author="aas" w:date="2013-10-14T02:06:00Z"/>
                <w:del w:id="13177" w:author="Anees Shaikh" w:date="2013-10-19T02:16:00Z"/>
              </w:rPr>
              <w:pPrChange w:id="13178" w:author="Anees Shaikh" w:date="2013-10-19T02:16:00Z">
                <w:pPr>
                  <w:pStyle w:val="XML1"/>
                </w:pPr>
              </w:pPrChange>
            </w:pPr>
            <w:ins w:id="13179" w:author="aas" w:date="2013-10-14T02:06:00Z">
              <w:del w:id="13180" w:author="Anees Shaikh" w:date="2013-10-19T02:16:00Z">
                <w:r w:rsidDel="00E067A3">
                  <w:delText xml:space="preserve">                          &lt;xs:any minOccurs="0" maxOccurs="unbounded"</w:delText>
                </w:r>
              </w:del>
            </w:ins>
          </w:p>
          <w:p w14:paraId="4F545BF7" w14:textId="2CA01754" w:rsidR="00874469" w:rsidDel="00E067A3" w:rsidRDefault="00874469">
            <w:pPr>
              <w:pStyle w:val="Appx"/>
              <w:rPr>
                <w:ins w:id="13181" w:author="aas" w:date="2013-10-14T02:06:00Z"/>
                <w:del w:id="13182" w:author="Anees Shaikh" w:date="2013-10-19T02:16:00Z"/>
              </w:rPr>
              <w:pPrChange w:id="13183" w:author="Anees Shaikh" w:date="2013-10-19T02:16:00Z">
                <w:pPr>
                  <w:pStyle w:val="XML1"/>
                </w:pPr>
              </w:pPrChange>
            </w:pPr>
            <w:ins w:id="13184" w:author="aas" w:date="2013-10-14T02:06:00Z">
              <w:del w:id="13185" w:author="Anees Shaikh" w:date="2013-10-19T02:16:00Z">
                <w:r w:rsidDel="00E067A3">
                  <w:delText xml:space="preserve">                                  namespace="##other" processContents="lax"/&gt;</w:delText>
                </w:r>
              </w:del>
            </w:ins>
          </w:p>
          <w:p w14:paraId="7258F628" w14:textId="14ABC8F6" w:rsidR="00874469" w:rsidDel="00E067A3" w:rsidRDefault="00874469">
            <w:pPr>
              <w:pStyle w:val="Appx"/>
              <w:rPr>
                <w:ins w:id="13186" w:author="aas" w:date="2013-10-14T02:06:00Z"/>
                <w:del w:id="13187" w:author="Anees Shaikh" w:date="2013-10-19T02:16:00Z"/>
              </w:rPr>
              <w:pPrChange w:id="13188" w:author="Anees Shaikh" w:date="2013-10-19T02:16:00Z">
                <w:pPr>
                  <w:pStyle w:val="XML1"/>
                </w:pPr>
              </w:pPrChange>
            </w:pPr>
            <w:ins w:id="13189" w:author="aas" w:date="2013-10-14T02:06:00Z">
              <w:del w:id="13190" w:author="Anees Shaikh" w:date="2013-10-19T02:16:00Z">
                <w:r w:rsidDel="00E067A3">
                  <w:delText xml:space="preserve">                        &lt;/xs:sequence&gt;</w:delText>
                </w:r>
              </w:del>
            </w:ins>
          </w:p>
          <w:p w14:paraId="59E85E28" w14:textId="1D4937DF" w:rsidR="00874469" w:rsidDel="00E067A3" w:rsidRDefault="00874469">
            <w:pPr>
              <w:pStyle w:val="Appx"/>
              <w:rPr>
                <w:ins w:id="13191" w:author="aas" w:date="2013-10-14T02:06:00Z"/>
                <w:del w:id="13192" w:author="Anees Shaikh" w:date="2013-10-19T02:16:00Z"/>
              </w:rPr>
              <w:pPrChange w:id="13193" w:author="Anees Shaikh" w:date="2013-10-19T02:16:00Z">
                <w:pPr>
                  <w:pStyle w:val="XML1"/>
                </w:pPr>
              </w:pPrChange>
            </w:pPr>
            <w:ins w:id="13194" w:author="aas" w:date="2013-10-14T02:06:00Z">
              <w:del w:id="13195" w:author="Anees Shaikh" w:date="2013-10-19T02:16:00Z">
                <w:r w:rsidDel="00E067A3">
                  <w:delText xml:space="preserve">                      &lt;/xs:complexType&gt;</w:delText>
                </w:r>
              </w:del>
            </w:ins>
          </w:p>
          <w:p w14:paraId="427107A9" w14:textId="1CF129D3" w:rsidR="00874469" w:rsidDel="00E067A3" w:rsidRDefault="00874469">
            <w:pPr>
              <w:pStyle w:val="Appx"/>
              <w:rPr>
                <w:ins w:id="13196" w:author="aas" w:date="2013-10-14T02:06:00Z"/>
                <w:del w:id="13197" w:author="Anees Shaikh" w:date="2013-10-19T02:16:00Z"/>
              </w:rPr>
              <w:pPrChange w:id="13198" w:author="Anees Shaikh" w:date="2013-10-19T02:16:00Z">
                <w:pPr>
                  <w:pStyle w:val="XML1"/>
                </w:pPr>
              </w:pPrChange>
            </w:pPr>
            <w:ins w:id="13199" w:author="aas" w:date="2013-10-14T02:06:00Z">
              <w:del w:id="13200" w:author="Anees Shaikh" w:date="2013-10-19T02:16:00Z">
                <w:r w:rsidDel="00E067A3">
                  <w:delText xml:space="preserve">                    &lt;/xs:element&gt;</w:delText>
                </w:r>
              </w:del>
            </w:ins>
          </w:p>
          <w:p w14:paraId="053FC427" w14:textId="6ADE45E3" w:rsidR="00874469" w:rsidDel="00E067A3" w:rsidRDefault="00874469">
            <w:pPr>
              <w:pStyle w:val="Appx"/>
              <w:rPr>
                <w:ins w:id="13201" w:author="aas" w:date="2013-10-14T02:06:00Z"/>
                <w:del w:id="13202" w:author="Anees Shaikh" w:date="2013-10-19T02:16:00Z"/>
              </w:rPr>
              <w:pPrChange w:id="13203" w:author="Anees Shaikh" w:date="2013-10-19T02:16:00Z">
                <w:pPr>
                  <w:pStyle w:val="XML1"/>
                </w:pPr>
              </w:pPrChange>
            </w:pPr>
            <w:ins w:id="13204" w:author="aas" w:date="2013-10-14T02:06:00Z">
              <w:del w:id="13205" w:author="Anees Shaikh" w:date="2013-10-19T02:16:00Z">
                <w:r w:rsidDel="00E067A3">
                  <w:delText xml:space="preserve">                    &lt;xs:any minOccurs="0" maxOccurs="unbounded"</w:delText>
                </w:r>
              </w:del>
            </w:ins>
          </w:p>
          <w:p w14:paraId="7A54B2E7" w14:textId="6C2C052E" w:rsidR="00874469" w:rsidDel="00E067A3" w:rsidRDefault="00874469">
            <w:pPr>
              <w:pStyle w:val="Appx"/>
              <w:rPr>
                <w:ins w:id="13206" w:author="aas" w:date="2013-10-14T02:06:00Z"/>
                <w:del w:id="13207" w:author="Anees Shaikh" w:date="2013-10-19T02:16:00Z"/>
              </w:rPr>
              <w:pPrChange w:id="13208" w:author="Anees Shaikh" w:date="2013-10-19T02:16:00Z">
                <w:pPr>
                  <w:pStyle w:val="XML1"/>
                </w:pPr>
              </w:pPrChange>
            </w:pPr>
            <w:ins w:id="13209" w:author="aas" w:date="2013-10-14T02:06:00Z">
              <w:del w:id="13210" w:author="Anees Shaikh" w:date="2013-10-19T02:16:00Z">
                <w:r w:rsidDel="00E067A3">
                  <w:delText xml:space="preserve">                            namespace="##other" processContents="lax"/&gt;</w:delText>
                </w:r>
              </w:del>
            </w:ins>
          </w:p>
          <w:p w14:paraId="1E60449A" w14:textId="0D85AF23" w:rsidR="00874469" w:rsidDel="00E067A3" w:rsidRDefault="00874469">
            <w:pPr>
              <w:pStyle w:val="Appx"/>
              <w:rPr>
                <w:ins w:id="13211" w:author="aas" w:date="2013-10-14T02:06:00Z"/>
                <w:del w:id="13212" w:author="Anees Shaikh" w:date="2013-10-19T02:16:00Z"/>
              </w:rPr>
              <w:pPrChange w:id="13213" w:author="Anees Shaikh" w:date="2013-10-19T02:16:00Z">
                <w:pPr>
                  <w:pStyle w:val="XML1"/>
                </w:pPr>
              </w:pPrChange>
            </w:pPr>
            <w:ins w:id="13214" w:author="aas" w:date="2013-10-14T02:06:00Z">
              <w:del w:id="13215" w:author="Anees Shaikh" w:date="2013-10-19T02:16:00Z">
                <w:r w:rsidDel="00E067A3">
                  <w:delText xml:space="preserve">                  &lt;/xs:sequence&gt;</w:delText>
                </w:r>
              </w:del>
            </w:ins>
          </w:p>
          <w:p w14:paraId="6E348502" w14:textId="5C9C9D2B" w:rsidR="00874469" w:rsidDel="00E067A3" w:rsidRDefault="00874469">
            <w:pPr>
              <w:pStyle w:val="Appx"/>
              <w:rPr>
                <w:ins w:id="13216" w:author="aas" w:date="2013-10-14T02:06:00Z"/>
                <w:del w:id="13217" w:author="Anees Shaikh" w:date="2013-10-19T02:16:00Z"/>
              </w:rPr>
              <w:pPrChange w:id="13218" w:author="Anees Shaikh" w:date="2013-10-19T02:16:00Z">
                <w:pPr>
                  <w:pStyle w:val="XML1"/>
                </w:pPr>
              </w:pPrChange>
            </w:pPr>
            <w:ins w:id="13219" w:author="aas" w:date="2013-10-14T02:06:00Z">
              <w:del w:id="13220" w:author="Anees Shaikh" w:date="2013-10-19T02:16:00Z">
                <w:r w:rsidDel="00E067A3">
                  <w:delText xml:space="preserve">                &lt;/xs:complexType&gt;</w:delText>
                </w:r>
              </w:del>
            </w:ins>
          </w:p>
          <w:p w14:paraId="6FDF9F5A" w14:textId="7F465116" w:rsidR="00874469" w:rsidDel="00E067A3" w:rsidRDefault="00874469">
            <w:pPr>
              <w:pStyle w:val="Appx"/>
              <w:rPr>
                <w:ins w:id="13221" w:author="aas" w:date="2013-10-14T02:06:00Z"/>
                <w:del w:id="13222" w:author="Anees Shaikh" w:date="2013-10-19T02:16:00Z"/>
              </w:rPr>
              <w:pPrChange w:id="13223" w:author="Anees Shaikh" w:date="2013-10-19T02:16:00Z">
                <w:pPr>
                  <w:pStyle w:val="XML1"/>
                </w:pPr>
              </w:pPrChange>
            </w:pPr>
            <w:ins w:id="13224" w:author="aas" w:date="2013-10-14T02:06:00Z">
              <w:del w:id="13225" w:author="Anees Shaikh" w:date="2013-10-19T02:16:00Z">
                <w:r w:rsidDel="00E067A3">
                  <w:delText xml:space="preserve">              &lt;/xs:element&gt;</w:delText>
                </w:r>
              </w:del>
            </w:ins>
          </w:p>
          <w:p w14:paraId="70F122D3" w14:textId="47A1AA5C" w:rsidR="00874469" w:rsidDel="00E067A3" w:rsidRDefault="00874469">
            <w:pPr>
              <w:pStyle w:val="Appx"/>
              <w:rPr>
                <w:ins w:id="13226" w:author="aas" w:date="2013-10-14T02:06:00Z"/>
                <w:del w:id="13227" w:author="Anees Shaikh" w:date="2013-10-19T02:16:00Z"/>
              </w:rPr>
              <w:pPrChange w:id="13228" w:author="Anees Shaikh" w:date="2013-10-19T02:16:00Z">
                <w:pPr>
                  <w:pStyle w:val="XML1"/>
                </w:pPr>
              </w:pPrChange>
            </w:pPr>
            <w:ins w:id="13229" w:author="aas" w:date="2013-10-14T02:06:00Z">
              <w:del w:id="13230" w:author="Anees Shaikh" w:date="2013-10-19T02:16:00Z">
                <w:r w:rsidDel="00E067A3">
                  <w:delText xml:space="preserve">              &lt;xs:element name="owned-certificate" minOccurs="0" maxOccurs="unbounded"&gt;</w:delText>
                </w:r>
              </w:del>
            </w:ins>
          </w:p>
          <w:p w14:paraId="6DD1DE7A" w14:textId="20115E85" w:rsidR="00874469" w:rsidDel="00E067A3" w:rsidRDefault="00874469">
            <w:pPr>
              <w:pStyle w:val="Appx"/>
              <w:rPr>
                <w:ins w:id="13231" w:author="aas" w:date="2013-10-14T02:06:00Z"/>
                <w:del w:id="13232" w:author="Anees Shaikh" w:date="2013-10-19T02:16:00Z"/>
              </w:rPr>
              <w:pPrChange w:id="13233" w:author="Anees Shaikh" w:date="2013-10-19T02:16:00Z">
                <w:pPr>
                  <w:pStyle w:val="XML1"/>
                </w:pPr>
              </w:pPrChange>
            </w:pPr>
            <w:ins w:id="13234" w:author="aas" w:date="2013-10-14T02:06:00Z">
              <w:del w:id="13235" w:author="Anees Shaikh" w:date="2013-10-19T02:16:00Z">
                <w:r w:rsidDel="00E067A3">
                  <w:delText xml:space="preserve">                &lt;xs:annotation&gt;</w:delText>
                </w:r>
              </w:del>
            </w:ins>
          </w:p>
          <w:p w14:paraId="2750E8D4" w14:textId="5563D8A6" w:rsidR="00874469" w:rsidDel="00E067A3" w:rsidRDefault="00874469">
            <w:pPr>
              <w:pStyle w:val="Appx"/>
              <w:rPr>
                <w:ins w:id="13236" w:author="aas" w:date="2013-10-14T02:06:00Z"/>
                <w:del w:id="13237" w:author="Anees Shaikh" w:date="2013-10-19T02:16:00Z"/>
              </w:rPr>
              <w:pPrChange w:id="13238" w:author="Anees Shaikh" w:date="2013-10-19T02:16:00Z">
                <w:pPr>
                  <w:pStyle w:val="XML1"/>
                </w:pPr>
              </w:pPrChange>
            </w:pPr>
            <w:ins w:id="13239" w:author="aas" w:date="2013-10-14T02:06:00Z">
              <w:del w:id="13240" w:author="Anees Shaikh" w:date="2013-10-19T02:16:00Z">
                <w:r w:rsidDel="00E067A3">
                  <w:delText xml:space="preserve">                  &lt;xs:documentation&gt;</w:delText>
                </w:r>
              </w:del>
            </w:ins>
          </w:p>
          <w:p w14:paraId="6600E641" w14:textId="7F055BA8" w:rsidR="00874469" w:rsidDel="00E067A3" w:rsidRDefault="00874469">
            <w:pPr>
              <w:pStyle w:val="Appx"/>
              <w:rPr>
                <w:ins w:id="13241" w:author="aas" w:date="2013-10-14T02:06:00Z"/>
                <w:del w:id="13242" w:author="Anees Shaikh" w:date="2013-10-19T02:16:00Z"/>
              </w:rPr>
              <w:pPrChange w:id="13243" w:author="Anees Shaikh" w:date="2013-10-19T02:16:00Z">
                <w:pPr>
                  <w:pStyle w:val="XML1"/>
                </w:pPr>
              </w:pPrChange>
            </w:pPr>
            <w:ins w:id="13244" w:author="aas" w:date="2013-10-14T02:06:00Z">
              <w:del w:id="13245" w:author="Anees Shaikh" w:date="2013-10-19T02:16:00Z">
                <w:r w:rsidDel="00E067A3">
                  <w:delText xml:space="preserve">                    The list contains all owned certificate resources of the OpenFlow</w:delText>
                </w:r>
              </w:del>
            </w:ins>
          </w:p>
          <w:p w14:paraId="4B8E3244" w14:textId="0B9A3857" w:rsidR="00874469" w:rsidDel="00E067A3" w:rsidRDefault="00874469">
            <w:pPr>
              <w:pStyle w:val="Appx"/>
              <w:rPr>
                <w:ins w:id="13246" w:author="aas" w:date="2013-10-14T02:06:00Z"/>
                <w:del w:id="13247" w:author="Anees Shaikh" w:date="2013-10-19T02:16:00Z"/>
              </w:rPr>
              <w:pPrChange w:id="13248" w:author="Anees Shaikh" w:date="2013-10-19T02:16:00Z">
                <w:pPr>
                  <w:pStyle w:val="XML1"/>
                </w:pPr>
              </w:pPrChange>
            </w:pPr>
            <w:ins w:id="13249" w:author="aas" w:date="2013-10-14T02:06:00Z">
              <w:del w:id="13250" w:author="Anees Shaikh" w:date="2013-10-19T02:16:00Z">
                <w:r w:rsidDel="00E067A3">
                  <w:delText xml:space="preserve">                           Capable Switch.</w:delText>
                </w:r>
              </w:del>
            </w:ins>
          </w:p>
          <w:p w14:paraId="292B2EB3" w14:textId="36702245" w:rsidR="00874469" w:rsidDel="00E067A3" w:rsidRDefault="00874469">
            <w:pPr>
              <w:pStyle w:val="Appx"/>
              <w:rPr>
                <w:ins w:id="13251" w:author="aas" w:date="2013-10-14T02:06:00Z"/>
                <w:del w:id="13252" w:author="Anees Shaikh" w:date="2013-10-19T02:16:00Z"/>
              </w:rPr>
              <w:pPrChange w:id="13253" w:author="Anees Shaikh" w:date="2013-10-19T02:16:00Z">
                <w:pPr>
                  <w:pStyle w:val="XML1"/>
                </w:pPr>
              </w:pPrChange>
            </w:pPr>
            <w:ins w:id="13254" w:author="aas" w:date="2013-10-14T02:06:00Z">
              <w:del w:id="13255" w:author="Anees Shaikh" w:date="2013-10-19T02:16:00Z">
                <w:r w:rsidDel="00E067A3">
                  <w:delText xml:space="preserve">                  &lt;/xs:documentation&gt;</w:delText>
                </w:r>
              </w:del>
            </w:ins>
          </w:p>
          <w:p w14:paraId="78AB5441" w14:textId="06DF818B" w:rsidR="00874469" w:rsidDel="00E067A3" w:rsidRDefault="00874469">
            <w:pPr>
              <w:pStyle w:val="Appx"/>
              <w:rPr>
                <w:ins w:id="13256" w:author="aas" w:date="2013-10-14T02:06:00Z"/>
                <w:del w:id="13257" w:author="Anees Shaikh" w:date="2013-10-19T02:16:00Z"/>
              </w:rPr>
              <w:pPrChange w:id="13258" w:author="Anees Shaikh" w:date="2013-10-19T02:16:00Z">
                <w:pPr>
                  <w:pStyle w:val="XML1"/>
                </w:pPr>
              </w:pPrChange>
            </w:pPr>
            <w:ins w:id="13259" w:author="aas" w:date="2013-10-14T02:06:00Z">
              <w:del w:id="13260" w:author="Anees Shaikh" w:date="2013-10-19T02:16:00Z">
                <w:r w:rsidDel="00E067A3">
                  <w:delText xml:space="preserve">                &lt;/xs:annotation&gt;</w:delText>
                </w:r>
              </w:del>
            </w:ins>
          </w:p>
          <w:p w14:paraId="5FCC298A" w14:textId="4779681E" w:rsidR="00874469" w:rsidDel="00E067A3" w:rsidRDefault="00874469">
            <w:pPr>
              <w:pStyle w:val="Appx"/>
              <w:rPr>
                <w:ins w:id="13261" w:author="aas" w:date="2013-10-14T02:06:00Z"/>
                <w:del w:id="13262" w:author="Anees Shaikh" w:date="2013-10-19T02:16:00Z"/>
              </w:rPr>
              <w:pPrChange w:id="13263" w:author="Anees Shaikh" w:date="2013-10-19T02:16:00Z">
                <w:pPr>
                  <w:pStyle w:val="XML1"/>
                </w:pPr>
              </w:pPrChange>
            </w:pPr>
            <w:ins w:id="13264" w:author="aas" w:date="2013-10-14T02:06:00Z">
              <w:del w:id="13265" w:author="Anees Shaikh" w:date="2013-10-19T02:16:00Z">
                <w:r w:rsidDel="00E067A3">
                  <w:delText xml:space="preserve">                &lt;xs:complexType&gt;</w:delText>
                </w:r>
              </w:del>
            </w:ins>
          </w:p>
          <w:p w14:paraId="36626A93" w14:textId="179C30B3" w:rsidR="00874469" w:rsidDel="00E067A3" w:rsidRDefault="00874469">
            <w:pPr>
              <w:pStyle w:val="Appx"/>
              <w:rPr>
                <w:ins w:id="13266" w:author="aas" w:date="2013-10-14T02:06:00Z"/>
                <w:del w:id="13267" w:author="Anees Shaikh" w:date="2013-10-19T02:16:00Z"/>
              </w:rPr>
              <w:pPrChange w:id="13268" w:author="Anees Shaikh" w:date="2013-10-19T02:16:00Z">
                <w:pPr>
                  <w:pStyle w:val="XML1"/>
                </w:pPr>
              </w:pPrChange>
            </w:pPr>
            <w:ins w:id="13269" w:author="aas" w:date="2013-10-14T02:06:00Z">
              <w:del w:id="13270" w:author="Anees Shaikh" w:date="2013-10-19T02:16:00Z">
                <w:r w:rsidDel="00E067A3">
                  <w:delText xml:space="preserve">                  &lt;xs:sequence&gt;</w:delText>
                </w:r>
              </w:del>
            </w:ins>
          </w:p>
          <w:p w14:paraId="789F6244" w14:textId="022EE4FC" w:rsidR="00874469" w:rsidDel="00E067A3" w:rsidRDefault="00874469">
            <w:pPr>
              <w:pStyle w:val="Appx"/>
              <w:rPr>
                <w:ins w:id="13271" w:author="aas" w:date="2013-10-14T02:06:00Z"/>
                <w:del w:id="13272" w:author="Anees Shaikh" w:date="2013-10-19T02:16:00Z"/>
              </w:rPr>
              <w:pPrChange w:id="13273" w:author="Anees Shaikh" w:date="2013-10-19T02:16:00Z">
                <w:pPr>
                  <w:pStyle w:val="XML1"/>
                </w:pPr>
              </w:pPrChange>
            </w:pPr>
            <w:ins w:id="13274" w:author="aas" w:date="2013-10-14T02:06:00Z">
              <w:del w:id="13275" w:author="Anees Shaikh" w:date="2013-10-19T02:16:00Z">
                <w:r w:rsidDel="00E067A3">
                  <w:delText xml:space="preserve">                    &lt;xs:element name="resource-id"  type="inet:uri"&gt;</w:delText>
                </w:r>
              </w:del>
            </w:ins>
          </w:p>
          <w:p w14:paraId="1589B4E1" w14:textId="5C13427B" w:rsidR="00874469" w:rsidDel="00E067A3" w:rsidRDefault="00874469">
            <w:pPr>
              <w:pStyle w:val="Appx"/>
              <w:rPr>
                <w:ins w:id="13276" w:author="aas" w:date="2013-10-14T02:06:00Z"/>
                <w:del w:id="13277" w:author="Anees Shaikh" w:date="2013-10-19T02:16:00Z"/>
              </w:rPr>
              <w:pPrChange w:id="13278" w:author="Anees Shaikh" w:date="2013-10-19T02:16:00Z">
                <w:pPr>
                  <w:pStyle w:val="XML1"/>
                </w:pPr>
              </w:pPrChange>
            </w:pPr>
            <w:ins w:id="13279" w:author="aas" w:date="2013-10-14T02:06:00Z">
              <w:del w:id="13280" w:author="Anees Shaikh" w:date="2013-10-19T02:16:00Z">
                <w:r w:rsidDel="00E067A3">
                  <w:delText xml:space="preserve">                      &lt;xs:annotation&gt;</w:delText>
                </w:r>
              </w:del>
            </w:ins>
          </w:p>
          <w:p w14:paraId="5EECDE0C" w14:textId="69EA4598" w:rsidR="00874469" w:rsidDel="00E067A3" w:rsidRDefault="00874469">
            <w:pPr>
              <w:pStyle w:val="Appx"/>
              <w:rPr>
                <w:ins w:id="13281" w:author="aas" w:date="2013-10-14T02:06:00Z"/>
                <w:del w:id="13282" w:author="Anees Shaikh" w:date="2013-10-19T02:16:00Z"/>
              </w:rPr>
              <w:pPrChange w:id="13283" w:author="Anees Shaikh" w:date="2013-10-19T02:16:00Z">
                <w:pPr>
                  <w:pStyle w:val="XML1"/>
                </w:pPr>
              </w:pPrChange>
            </w:pPr>
            <w:ins w:id="13284" w:author="aas" w:date="2013-10-14T02:06:00Z">
              <w:del w:id="13285" w:author="Anees Shaikh" w:date="2013-10-19T02:16:00Z">
                <w:r w:rsidDel="00E067A3">
                  <w:delText xml:space="preserve">                        &lt;xs:documentation&gt;</w:delText>
                </w:r>
              </w:del>
            </w:ins>
          </w:p>
          <w:p w14:paraId="400F690C" w14:textId="5B7CD20D" w:rsidR="00874469" w:rsidDel="00E067A3" w:rsidRDefault="00874469">
            <w:pPr>
              <w:pStyle w:val="Appx"/>
              <w:rPr>
                <w:ins w:id="13286" w:author="aas" w:date="2013-10-14T02:06:00Z"/>
                <w:del w:id="13287" w:author="Anees Shaikh" w:date="2013-10-19T02:16:00Z"/>
              </w:rPr>
              <w:pPrChange w:id="13288" w:author="Anees Shaikh" w:date="2013-10-19T02:16:00Z">
                <w:pPr>
                  <w:pStyle w:val="XML1"/>
                </w:pPr>
              </w:pPrChange>
            </w:pPr>
            <w:ins w:id="13289" w:author="aas" w:date="2013-10-14T02:06:00Z">
              <w:del w:id="13290" w:author="Anees Shaikh" w:date="2013-10-19T02:16:00Z">
                <w:r w:rsidDel="00E067A3">
                  <w:delText xml:space="preserve">                          A unique but locally arbitrary identifier that uniquely identifies an</w:delText>
                </w:r>
              </w:del>
            </w:ins>
          </w:p>
          <w:p w14:paraId="2A3DC069" w14:textId="4DD50CF7" w:rsidR="00874469" w:rsidDel="00E067A3" w:rsidRDefault="00874469">
            <w:pPr>
              <w:pStyle w:val="Appx"/>
              <w:rPr>
                <w:ins w:id="13291" w:author="aas" w:date="2013-10-14T02:06:00Z"/>
                <w:del w:id="13292" w:author="Anees Shaikh" w:date="2013-10-19T02:16:00Z"/>
              </w:rPr>
              <w:pPrChange w:id="13293" w:author="Anees Shaikh" w:date="2013-10-19T02:16:00Z">
                <w:pPr>
                  <w:pStyle w:val="XML1"/>
                </w:pPr>
              </w:pPrChange>
            </w:pPr>
            <w:ins w:id="13294" w:author="aas" w:date="2013-10-14T02:06:00Z">
              <w:del w:id="13295" w:author="Anees Shaikh" w:date="2013-10-19T02:16:00Z">
                <w:r w:rsidDel="00E067A3">
                  <w:delText xml:space="preserve">                                 OpenFlow Port within the context of an OpenFlow Logical Switch.</w:delText>
                </w:r>
              </w:del>
            </w:ins>
          </w:p>
          <w:p w14:paraId="1E0B47D3" w14:textId="015F347B" w:rsidR="00874469" w:rsidDel="00E067A3" w:rsidRDefault="00874469">
            <w:pPr>
              <w:pStyle w:val="Appx"/>
              <w:rPr>
                <w:ins w:id="13296" w:author="aas" w:date="2013-10-14T02:06:00Z"/>
                <w:del w:id="13297" w:author="Anees Shaikh" w:date="2013-10-19T02:16:00Z"/>
              </w:rPr>
              <w:pPrChange w:id="13298" w:author="Anees Shaikh" w:date="2013-10-19T02:16:00Z">
                <w:pPr>
                  <w:pStyle w:val="XML1"/>
                </w:pPr>
              </w:pPrChange>
            </w:pPr>
            <w:ins w:id="13299" w:author="aas" w:date="2013-10-14T02:06:00Z">
              <w:del w:id="13300" w:author="Anees Shaikh" w:date="2013-10-19T02:16:00Z">
                <w:r w:rsidDel="00E067A3">
                  <w:delText xml:space="preserve">                                 It MUST be persistent across reboots of the OpenFlow Capable</w:delText>
                </w:r>
              </w:del>
            </w:ins>
          </w:p>
          <w:p w14:paraId="31CF2EAA" w14:textId="3C6CF081" w:rsidR="00874469" w:rsidDel="00E067A3" w:rsidRDefault="00874469">
            <w:pPr>
              <w:pStyle w:val="Appx"/>
              <w:rPr>
                <w:ins w:id="13301" w:author="aas" w:date="2013-10-14T02:06:00Z"/>
                <w:del w:id="13302" w:author="Anees Shaikh" w:date="2013-10-19T02:16:00Z"/>
              </w:rPr>
              <w:pPrChange w:id="13303" w:author="Anees Shaikh" w:date="2013-10-19T02:16:00Z">
                <w:pPr>
                  <w:pStyle w:val="XML1"/>
                </w:pPr>
              </w:pPrChange>
            </w:pPr>
            <w:ins w:id="13304" w:author="aas" w:date="2013-10-14T02:06:00Z">
              <w:del w:id="13305" w:author="Anees Shaikh" w:date="2013-10-19T02:16:00Z">
                <w:r w:rsidDel="00E067A3">
                  <w:delText xml:space="preserve">                                 Switch.</w:delText>
                </w:r>
              </w:del>
            </w:ins>
          </w:p>
          <w:p w14:paraId="743DEE65" w14:textId="2D142921" w:rsidR="00874469" w:rsidDel="00E067A3" w:rsidRDefault="00874469">
            <w:pPr>
              <w:pStyle w:val="Appx"/>
              <w:rPr>
                <w:ins w:id="13306" w:author="aas" w:date="2013-10-14T02:06:00Z"/>
                <w:del w:id="13307" w:author="Anees Shaikh" w:date="2013-10-19T02:16:00Z"/>
              </w:rPr>
              <w:pPrChange w:id="13308" w:author="Anees Shaikh" w:date="2013-10-19T02:16:00Z">
                <w:pPr>
                  <w:pStyle w:val="XML1"/>
                </w:pPr>
              </w:pPrChange>
            </w:pPr>
            <w:ins w:id="13309" w:author="aas" w:date="2013-10-14T02:06:00Z">
              <w:del w:id="13310" w:author="Anees Shaikh" w:date="2013-10-19T02:16:00Z">
                <w:r w:rsidDel="00E067A3">
                  <w:delText xml:space="preserve">                        &lt;/xs:documentation&gt;</w:delText>
                </w:r>
              </w:del>
            </w:ins>
          </w:p>
          <w:p w14:paraId="06EF9334" w14:textId="797AA403" w:rsidR="00874469" w:rsidDel="00E067A3" w:rsidRDefault="00874469">
            <w:pPr>
              <w:pStyle w:val="Appx"/>
              <w:rPr>
                <w:ins w:id="13311" w:author="aas" w:date="2013-10-14T02:06:00Z"/>
                <w:del w:id="13312" w:author="Anees Shaikh" w:date="2013-10-19T02:16:00Z"/>
              </w:rPr>
              <w:pPrChange w:id="13313" w:author="Anees Shaikh" w:date="2013-10-19T02:16:00Z">
                <w:pPr>
                  <w:pStyle w:val="XML1"/>
                </w:pPr>
              </w:pPrChange>
            </w:pPr>
            <w:ins w:id="13314" w:author="aas" w:date="2013-10-14T02:06:00Z">
              <w:del w:id="13315" w:author="Anees Shaikh" w:date="2013-10-19T02:16:00Z">
                <w:r w:rsidDel="00E067A3">
                  <w:delText xml:space="preserve">                      &lt;/xs:annotation&gt;</w:delText>
                </w:r>
              </w:del>
            </w:ins>
          </w:p>
          <w:p w14:paraId="2FEEE4C5" w14:textId="70F2FCCD" w:rsidR="00874469" w:rsidDel="00E067A3" w:rsidRDefault="00874469">
            <w:pPr>
              <w:pStyle w:val="Appx"/>
              <w:rPr>
                <w:ins w:id="13316" w:author="aas" w:date="2013-10-14T02:06:00Z"/>
                <w:del w:id="13317" w:author="Anees Shaikh" w:date="2013-10-19T02:16:00Z"/>
              </w:rPr>
              <w:pPrChange w:id="13318" w:author="Anees Shaikh" w:date="2013-10-19T02:16:00Z">
                <w:pPr>
                  <w:pStyle w:val="XML1"/>
                </w:pPr>
              </w:pPrChange>
            </w:pPr>
            <w:ins w:id="13319" w:author="aas" w:date="2013-10-14T02:06:00Z">
              <w:del w:id="13320" w:author="Anees Shaikh" w:date="2013-10-19T02:16:00Z">
                <w:r w:rsidDel="00E067A3">
                  <w:delText xml:space="preserve">                    &lt;/xs:element&gt;</w:delText>
                </w:r>
              </w:del>
            </w:ins>
          </w:p>
          <w:p w14:paraId="7ACB19DA" w14:textId="34D92C19" w:rsidR="00874469" w:rsidDel="00E067A3" w:rsidRDefault="00874469">
            <w:pPr>
              <w:pStyle w:val="Appx"/>
              <w:rPr>
                <w:ins w:id="13321" w:author="aas" w:date="2013-10-14T02:06:00Z"/>
                <w:del w:id="13322" w:author="Anees Shaikh" w:date="2013-10-19T02:16:00Z"/>
              </w:rPr>
              <w:pPrChange w:id="13323" w:author="Anees Shaikh" w:date="2013-10-19T02:16:00Z">
                <w:pPr>
                  <w:pStyle w:val="XML1"/>
                </w:pPr>
              </w:pPrChange>
            </w:pPr>
            <w:ins w:id="13324" w:author="aas" w:date="2013-10-14T02:06:00Z">
              <w:del w:id="13325" w:author="Anees Shaikh" w:date="2013-10-19T02:16:00Z">
                <w:r w:rsidDel="00E067A3">
                  <w:delText xml:space="preserve">                    &lt;xs:element name="certificate"  type="xs:string"&gt;</w:delText>
                </w:r>
              </w:del>
            </w:ins>
          </w:p>
          <w:p w14:paraId="5CABBA8D" w14:textId="0A7D9D04" w:rsidR="00874469" w:rsidDel="00E067A3" w:rsidRDefault="00874469">
            <w:pPr>
              <w:pStyle w:val="Appx"/>
              <w:rPr>
                <w:ins w:id="13326" w:author="aas" w:date="2013-10-14T02:06:00Z"/>
                <w:del w:id="13327" w:author="Anees Shaikh" w:date="2013-10-19T02:16:00Z"/>
              </w:rPr>
              <w:pPrChange w:id="13328" w:author="Anees Shaikh" w:date="2013-10-19T02:16:00Z">
                <w:pPr>
                  <w:pStyle w:val="XML1"/>
                </w:pPr>
              </w:pPrChange>
            </w:pPr>
            <w:ins w:id="13329" w:author="aas" w:date="2013-10-14T02:06:00Z">
              <w:del w:id="13330" w:author="Anees Shaikh" w:date="2013-10-19T02:16:00Z">
                <w:r w:rsidDel="00E067A3">
                  <w:delText xml:space="preserve">                      &lt;xs:annotation&gt;</w:delText>
                </w:r>
              </w:del>
            </w:ins>
          </w:p>
          <w:p w14:paraId="4320A4E4" w14:textId="0FFD6571" w:rsidR="00874469" w:rsidDel="00E067A3" w:rsidRDefault="00874469">
            <w:pPr>
              <w:pStyle w:val="Appx"/>
              <w:rPr>
                <w:ins w:id="13331" w:author="aas" w:date="2013-10-14T02:06:00Z"/>
                <w:del w:id="13332" w:author="Anees Shaikh" w:date="2013-10-19T02:16:00Z"/>
              </w:rPr>
              <w:pPrChange w:id="13333" w:author="Anees Shaikh" w:date="2013-10-19T02:16:00Z">
                <w:pPr>
                  <w:pStyle w:val="XML1"/>
                </w:pPr>
              </w:pPrChange>
            </w:pPr>
            <w:ins w:id="13334" w:author="aas" w:date="2013-10-14T02:06:00Z">
              <w:del w:id="13335" w:author="Anees Shaikh" w:date="2013-10-19T02:16:00Z">
                <w:r w:rsidDel="00E067A3">
                  <w:delText xml:space="preserve">                        &lt;xs:documentation&gt;</w:delText>
                </w:r>
              </w:del>
            </w:ins>
          </w:p>
          <w:p w14:paraId="5662875C" w14:textId="59AF5A1B" w:rsidR="00874469" w:rsidDel="00E067A3" w:rsidRDefault="00874469">
            <w:pPr>
              <w:pStyle w:val="Appx"/>
              <w:rPr>
                <w:ins w:id="13336" w:author="aas" w:date="2013-10-14T02:06:00Z"/>
                <w:del w:id="13337" w:author="Anees Shaikh" w:date="2013-10-19T02:16:00Z"/>
              </w:rPr>
              <w:pPrChange w:id="13338" w:author="Anees Shaikh" w:date="2013-10-19T02:16:00Z">
                <w:pPr>
                  <w:pStyle w:val="XML1"/>
                </w:pPr>
              </w:pPrChange>
            </w:pPr>
            <w:ins w:id="13339" w:author="aas" w:date="2013-10-14T02:06:00Z">
              <w:del w:id="13340" w:author="Anees Shaikh" w:date="2013-10-19T02:16:00Z">
                <w:r w:rsidDel="00E067A3">
                  <w:delText xml:space="preserve">                          An X.509 certificate in DER format base64 encoded.</w:delText>
                </w:r>
              </w:del>
            </w:ins>
          </w:p>
          <w:p w14:paraId="1CEFA7AB" w14:textId="3720B339" w:rsidR="00874469" w:rsidDel="00E067A3" w:rsidRDefault="00874469">
            <w:pPr>
              <w:pStyle w:val="Appx"/>
              <w:rPr>
                <w:ins w:id="13341" w:author="aas" w:date="2013-10-14T02:06:00Z"/>
                <w:del w:id="13342" w:author="Anees Shaikh" w:date="2013-10-19T02:16:00Z"/>
              </w:rPr>
              <w:pPrChange w:id="13343" w:author="Anees Shaikh" w:date="2013-10-19T02:16:00Z">
                <w:pPr>
                  <w:pStyle w:val="XML1"/>
                </w:pPr>
              </w:pPrChange>
            </w:pPr>
            <w:ins w:id="13344" w:author="aas" w:date="2013-10-14T02:06:00Z">
              <w:del w:id="13345" w:author="Anees Shaikh" w:date="2013-10-19T02:16:00Z">
                <w:r w:rsidDel="00E067A3">
                  <w:delText xml:space="preserve">                        &lt;/xs:documentation&gt;</w:delText>
                </w:r>
              </w:del>
            </w:ins>
          </w:p>
          <w:p w14:paraId="31001D65" w14:textId="7C885D62" w:rsidR="00874469" w:rsidDel="00E067A3" w:rsidRDefault="00874469">
            <w:pPr>
              <w:pStyle w:val="Appx"/>
              <w:rPr>
                <w:ins w:id="13346" w:author="aas" w:date="2013-10-14T02:06:00Z"/>
                <w:del w:id="13347" w:author="Anees Shaikh" w:date="2013-10-19T02:16:00Z"/>
              </w:rPr>
              <w:pPrChange w:id="13348" w:author="Anees Shaikh" w:date="2013-10-19T02:16:00Z">
                <w:pPr>
                  <w:pStyle w:val="XML1"/>
                </w:pPr>
              </w:pPrChange>
            </w:pPr>
            <w:ins w:id="13349" w:author="aas" w:date="2013-10-14T02:06:00Z">
              <w:del w:id="13350" w:author="Anees Shaikh" w:date="2013-10-19T02:16:00Z">
                <w:r w:rsidDel="00E067A3">
                  <w:delText xml:space="preserve">                      &lt;/xs:annotation&gt;</w:delText>
                </w:r>
              </w:del>
            </w:ins>
          </w:p>
          <w:p w14:paraId="6C747019" w14:textId="167363FA" w:rsidR="00874469" w:rsidDel="00E067A3" w:rsidRDefault="00874469">
            <w:pPr>
              <w:pStyle w:val="Appx"/>
              <w:rPr>
                <w:ins w:id="13351" w:author="aas" w:date="2013-10-14T02:06:00Z"/>
                <w:del w:id="13352" w:author="Anees Shaikh" w:date="2013-10-19T02:16:00Z"/>
              </w:rPr>
              <w:pPrChange w:id="13353" w:author="Anees Shaikh" w:date="2013-10-19T02:16:00Z">
                <w:pPr>
                  <w:pStyle w:val="XML1"/>
                </w:pPr>
              </w:pPrChange>
            </w:pPr>
            <w:ins w:id="13354" w:author="aas" w:date="2013-10-14T02:06:00Z">
              <w:del w:id="13355" w:author="Anees Shaikh" w:date="2013-10-19T02:16:00Z">
                <w:r w:rsidDel="00E067A3">
                  <w:delText xml:space="preserve">                    &lt;/xs:element&gt;</w:delText>
                </w:r>
              </w:del>
            </w:ins>
          </w:p>
          <w:p w14:paraId="49FD6911" w14:textId="63CF2C89" w:rsidR="00874469" w:rsidDel="00E067A3" w:rsidRDefault="00874469">
            <w:pPr>
              <w:pStyle w:val="Appx"/>
              <w:rPr>
                <w:ins w:id="13356" w:author="aas" w:date="2013-10-14T02:06:00Z"/>
                <w:del w:id="13357" w:author="Anees Shaikh" w:date="2013-10-19T02:16:00Z"/>
              </w:rPr>
              <w:pPrChange w:id="13358" w:author="Anees Shaikh" w:date="2013-10-19T02:16:00Z">
                <w:pPr>
                  <w:pStyle w:val="XML1"/>
                </w:pPr>
              </w:pPrChange>
            </w:pPr>
            <w:ins w:id="13359" w:author="aas" w:date="2013-10-14T02:06:00Z">
              <w:del w:id="13360" w:author="Anees Shaikh" w:date="2013-10-19T02:16:00Z">
                <w:r w:rsidDel="00E067A3">
                  <w:delText xml:space="preserve">                    &lt;xs:element name="private-key" minOccurs="0"&gt;</w:delText>
                </w:r>
              </w:del>
            </w:ins>
          </w:p>
          <w:p w14:paraId="19B47FEE" w14:textId="1000D926" w:rsidR="00874469" w:rsidDel="00E067A3" w:rsidRDefault="00874469">
            <w:pPr>
              <w:pStyle w:val="Appx"/>
              <w:rPr>
                <w:ins w:id="13361" w:author="aas" w:date="2013-10-14T02:06:00Z"/>
                <w:del w:id="13362" w:author="Anees Shaikh" w:date="2013-10-19T02:16:00Z"/>
              </w:rPr>
              <w:pPrChange w:id="13363" w:author="Anees Shaikh" w:date="2013-10-19T02:16:00Z">
                <w:pPr>
                  <w:pStyle w:val="XML1"/>
                </w:pPr>
              </w:pPrChange>
            </w:pPr>
            <w:ins w:id="13364" w:author="aas" w:date="2013-10-14T02:06:00Z">
              <w:del w:id="13365" w:author="Anees Shaikh" w:date="2013-10-19T02:16:00Z">
                <w:r w:rsidDel="00E067A3">
                  <w:delText xml:space="preserve">                      &lt;xs:annotation&gt;</w:delText>
                </w:r>
              </w:del>
            </w:ins>
          </w:p>
          <w:p w14:paraId="3C9C7D44" w14:textId="0B974081" w:rsidR="00874469" w:rsidDel="00E067A3" w:rsidRDefault="00874469">
            <w:pPr>
              <w:pStyle w:val="Appx"/>
              <w:rPr>
                <w:ins w:id="13366" w:author="aas" w:date="2013-10-14T02:06:00Z"/>
                <w:del w:id="13367" w:author="Anees Shaikh" w:date="2013-10-19T02:16:00Z"/>
              </w:rPr>
              <w:pPrChange w:id="13368" w:author="Anees Shaikh" w:date="2013-10-19T02:16:00Z">
                <w:pPr>
                  <w:pStyle w:val="XML1"/>
                </w:pPr>
              </w:pPrChange>
            </w:pPr>
            <w:ins w:id="13369" w:author="aas" w:date="2013-10-14T02:06:00Z">
              <w:del w:id="13370" w:author="Anees Shaikh" w:date="2013-10-19T02:16:00Z">
                <w:r w:rsidDel="00E067A3">
                  <w:delText xml:space="preserve">                        &lt;xs:documentation&gt;</w:delText>
                </w:r>
              </w:del>
            </w:ins>
          </w:p>
          <w:p w14:paraId="5A7E6F32" w14:textId="44924318" w:rsidR="00874469" w:rsidDel="00E067A3" w:rsidRDefault="00874469">
            <w:pPr>
              <w:pStyle w:val="Appx"/>
              <w:rPr>
                <w:ins w:id="13371" w:author="aas" w:date="2013-10-14T02:06:00Z"/>
                <w:del w:id="13372" w:author="Anees Shaikh" w:date="2013-10-19T02:16:00Z"/>
              </w:rPr>
              <w:pPrChange w:id="13373" w:author="Anees Shaikh" w:date="2013-10-19T02:16:00Z">
                <w:pPr>
                  <w:pStyle w:val="XML1"/>
                </w:pPr>
              </w:pPrChange>
            </w:pPr>
            <w:ins w:id="13374" w:author="aas" w:date="2013-10-14T02:06:00Z">
              <w:del w:id="13375" w:author="Anees Shaikh" w:date="2013-10-19T02:16:00Z">
                <w:r w:rsidDel="00E067A3">
                  <w:delText xml:space="preserve">                          This element contains the private key corresponding to the</w:delText>
                </w:r>
              </w:del>
            </w:ins>
          </w:p>
          <w:p w14:paraId="3F7CB4AB" w14:textId="3A24CC55" w:rsidR="00874469" w:rsidDel="00E067A3" w:rsidRDefault="00874469">
            <w:pPr>
              <w:pStyle w:val="Appx"/>
              <w:rPr>
                <w:ins w:id="13376" w:author="aas" w:date="2013-10-14T02:06:00Z"/>
                <w:del w:id="13377" w:author="Anees Shaikh" w:date="2013-10-19T02:16:00Z"/>
              </w:rPr>
              <w:pPrChange w:id="13378" w:author="Anees Shaikh" w:date="2013-10-19T02:16:00Z">
                <w:pPr>
                  <w:pStyle w:val="XML1"/>
                </w:pPr>
              </w:pPrChange>
            </w:pPr>
            <w:ins w:id="13379" w:author="aas" w:date="2013-10-14T02:06:00Z">
              <w:del w:id="13380" w:author="Anees Shaikh" w:date="2013-10-19T02:16:00Z">
                <w:r w:rsidDel="00E067A3">
                  <w:delText xml:space="preserve">                                certificate. The private key is encoded as specified in</w:delText>
                </w:r>
              </w:del>
            </w:ins>
          </w:p>
          <w:p w14:paraId="2E2BE65A" w14:textId="4263AF1B" w:rsidR="00874469" w:rsidDel="00E067A3" w:rsidRDefault="00874469">
            <w:pPr>
              <w:pStyle w:val="Appx"/>
              <w:rPr>
                <w:ins w:id="13381" w:author="aas" w:date="2013-10-14T02:06:00Z"/>
                <w:del w:id="13382" w:author="Anees Shaikh" w:date="2013-10-19T02:16:00Z"/>
              </w:rPr>
              <w:pPrChange w:id="13383" w:author="Anees Shaikh" w:date="2013-10-19T02:16:00Z">
                <w:pPr>
                  <w:pStyle w:val="XML1"/>
                </w:pPr>
              </w:pPrChange>
            </w:pPr>
            <w:ins w:id="13384" w:author="aas" w:date="2013-10-14T02:06:00Z">
              <w:del w:id="13385" w:author="Anees Shaikh" w:date="2013-10-19T02:16:00Z">
                <w:r w:rsidDel="00E067A3">
                  <w:delText xml:space="preserve">                                XML-Signature Syntax and Processing</w:delText>
                </w:r>
              </w:del>
            </w:ins>
          </w:p>
          <w:p w14:paraId="6530E98D" w14:textId="05417AE6" w:rsidR="00874469" w:rsidDel="00E067A3" w:rsidRDefault="00874469">
            <w:pPr>
              <w:pStyle w:val="Appx"/>
              <w:rPr>
                <w:ins w:id="13386" w:author="aas" w:date="2013-10-14T02:06:00Z"/>
                <w:del w:id="13387" w:author="Anees Shaikh" w:date="2013-10-19T02:16:00Z"/>
              </w:rPr>
              <w:pPrChange w:id="13388" w:author="Anees Shaikh" w:date="2013-10-19T02:16:00Z">
                <w:pPr>
                  <w:pStyle w:val="XML1"/>
                </w:pPr>
              </w:pPrChange>
            </w:pPr>
            <w:ins w:id="13389" w:author="aas" w:date="2013-10-14T02:06:00Z">
              <w:del w:id="13390" w:author="Anees Shaikh" w:date="2013-10-19T02:16:00Z">
                <w:r w:rsidDel="00E067A3">
                  <w:delText xml:space="preserve">                                (http://www.w3.org/TR/2001/PR-xmldsig-core-20010820/).</w:delText>
                </w:r>
              </w:del>
            </w:ins>
          </w:p>
          <w:p w14:paraId="207CC4C7" w14:textId="3C148619" w:rsidR="00874469" w:rsidDel="00E067A3" w:rsidRDefault="00874469">
            <w:pPr>
              <w:pStyle w:val="Appx"/>
              <w:rPr>
                <w:ins w:id="13391" w:author="aas" w:date="2013-10-14T02:06:00Z"/>
                <w:del w:id="13392" w:author="Anees Shaikh" w:date="2013-10-19T02:16:00Z"/>
              </w:rPr>
              <w:pPrChange w:id="13393" w:author="Anees Shaikh" w:date="2013-10-19T02:16:00Z">
                <w:pPr>
                  <w:pStyle w:val="XML1"/>
                </w:pPr>
              </w:pPrChange>
            </w:pPr>
            <w:ins w:id="13394" w:author="aas" w:date="2013-10-14T02:06:00Z">
              <w:del w:id="13395" w:author="Anees Shaikh" w:date="2013-10-19T02:16:00Z">
                <w:r w:rsidDel="00E067A3">
                  <w:delText xml:space="preserve">                                Currently the specification only support DSA and RSA keys.</w:delText>
                </w:r>
              </w:del>
            </w:ins>
          </w:p>
          <w:p w14:paraId="6D95D81D" w14:textId="3279ACED" w:rsidR="00874469" w:rsidDel="00E067A3" w:rsidRDefault="00874469">
            <w:pPr>
              <w:pStyle w:val="Appx"/>
              <w:rPr>
                <w:ins w:id="13396" w:author="aas" w:date="2013-10-14T02:06:00Z"/>
                <w:del w:id="13397" w:author="Anees Shaikh" w:date="2013-10-19T02:16:00Z"/>
              </w:rPr>
              <w:pPrChange w:id="13398" w:author="Anees Shaikh" w:date="2013-10-19T02:16:00Z">
                <w:pPr>
                  <w:pStyle w:val="XML1"/>
                </w:pPr>
              </w:pPrChange>
            </w:pPr>
            <w:ins w:id="13399" w:author="aas" w:date="2013-10-14T02:06:00Z">
              <w:del w:id="13400" w:author="Anees Shaikh" w:date="2013-10-19T02:16:00Z">
                <w:r w:rsidDel="00E067A3">
                  <w:delText xml:space="preserve">                        &lt;/xs:documentation&gt;</w:delText>
                </w:r>
              </w:del>
            </w:ins>
          </w:p>
          <w:p w14:paraId="2890B7DD" w14:textId="00EBD572" w:rsidR="00874469" w:rsidDel="00E067A3" w:rsidRDefault="00874469">
            <w:pPr>
              <w:pStyle w:val="Appx"/>
              <w:rPr>
                <w:ins w:id="13401" w:author="aas" w:date="2013-10-14T02:06:00Z"/>
                <w:del w:id="13402" w:author="Anees Shaikh" w:date="2013-10-19T02:16:00Z"/>
              </w:rPr>
              <w:pPrChange w:id="13403" w:author="Anees Shaikh" w:date="2013-10-19T02:16:00Z">
                <w:pPr>
                  <w:pStyle w:val="XML1"/>
                </w:pPr>
              </w:pPrChange>
            </w:pPr>
            <w:ins w:id="13404" w:author="aas" w:date="2013-10-14T02:06:00Z">
              <w:del w:id="13405" w:author="Anees Shaikh" w:date="2013-10-19T02:16:00Z">
                <w:r w:rsidDel="00E067A3">
                  <w:delText xml:space="preserve">                      &lt;/xs:annotation&gt;</w:delText>
                </w:r>
              </w:del>
            </w:ins>
          </w:p>
          <w:p w14:paraId="52EA5F58" w14:textId="7268259E" w:rsidR="00874469" w:rsidDel="00E067A3" w:rsidRDefault="00874469">
            <w:pPr>
              <w:pStyle w:val="Appx"/>
              <w:rPr>
                <w:ins w:id="13406" w:author="aas" w:date="2013-10-14T02:06:00Z"/>
                <w:del w:id="13407" w:author="Anees Shaikh" w:date="2013-10-19T02:16:00Z"/>
              </w:rPr>
              <w:pPrChange w:id="13408" w:author="Anees Shaikh" w:date="2013-10-19T02:16:00Z">
                <w:pPr>
                  <w:pStyle w:val="XML1"/>
                </w:pPr>
              </w:pPrChange>
            </w:pPr>
            <w:ins w:id="13409" w:author="aas" w:date="2013-10-14T02:06:00Z">
              <w:del w:id="13410" w:author="Anees Shaikh" w:date="2013-10-19T02:16:00Z">
                <w:r w:rsidDel="00E067A3">
                  <w:delText xml:space="preserve">                      &lt;xs:complexType&gt;</w:delText>
                </w:r>
              </w:del>
            </w:ins>
          </w:p>
          <w:p w14:paraId="04588671" w14:textId="207808E0" w:rsidR="00874469" w:rsidDel="00E067A3" w:rsidRDefault="00874469">
            <w:pPr>
              <w:pStyle w:val="Appx"/>
              <w:rPr>
                <w:ins w:id="13411" w:author="aas" w:date="2013-10-14T02:06:00Z"/>
                <w:del w:id="13412" w:author="Anees Shaikh" w:date="2013-10-19T02:16:00Z"/>
              </w:rPr>
              <w:pPrChange w:id="13413" w:author="Anees Shaikh" w:date="2013-10-19T02:16:00Z">
                <w:pPr>
                  <w:pStyle w:val="XML1"/>
                </w:pPr>
              </w:pPrChange>
            </w:pPr>
            <w:ins w:id="13414" w:author="aas" w:date="2013-10-14T02:06:00Z">
              <w:del w:id="13415" w:author="Anees Shaikh" w:date="2013-10-19T02:16:00Z">
                <w:r w:rsidDel="00E067A3">
                  <w:delText xml:space="preserve">                        &lt;xs:sequence&gt;</w:delText>
                </w:r>
              </w:del>
            </w:ins>
          </w:p>
          <w:p w14:paraId="532A5DDD" w14:textId="37F93CBD" w:rsidR="00874469" w:rsidDel="00E067A3" w:rsidRDefault="00874469">
            <w:pPr>
              <w:pStyle w:val="Appx"/>
              <w:rPr>
                <w:ins w:id="13416" w:author="aas" w:date="2013-10-14T02:06:00Z"/>
                <w:del w:id="13417" w:author="Anees Shaikh" w:date="2013-10-19T02:16:00Z"/>
              </w:rPr>
              <w:pPrChange w:id="13418" w:author="Anees Shaikh" w:date="2013-10-19T02:16:00Z">
                <w:pPr>
                  <w:pStyle w:val="XML1"/>
                </w:pPr>
              </w:pPrChange>
            </w:pPr>
            <w:ins w:id="13419" w:author="aas" w:date="2013-10-14T02:06:00Z">
              <w:del w:id="13420" w:author="Anees Shaikh" w:date="2013-10-19T02:16:00Z">
                <w:r w:rsidDel="00E067A3">
                  <w:delText xml:space="preserve">                          &lt;xs:choice&gt;</w:delText>
                </w:r>
              </w:del>
            </w:ins>
          </w:p>
          <w:p w14:paraId="1B5FC5B3" w14:textId="6F9BDD73" w:rsidR="00874469" w:rsidDel="00E067A3" w:rsidRDefault="00874469">
            <w:pPr>
              <w:pStyle w:val="Appx"/>
              <w:rPr>
                <w:ins w:id="13421" w:author="aas" w:date="2013-10-14T02:06:00Z"/>
                <w:del w:id="13422" w:author="Anees Shaikh" w:date="2013-10-19T02:16:00Z"/>
              </w:rPr>
              <w:pPrChange w:id="13423" w:author="Anees Shaikh" w:date="2013-10-19T02:16:00Z">
                <w:pPr>
                  <w:pStyle w:val="XML1"/>
                </w:pPr>
              </w:pPrChange>
            </w:pPr>
            <w:ins w:id="13424" w:author="aas" w:date="2013-10-14T02:06:00Z">
              <w:del w:id="13425" w:author="Anees Shaikh" w:date="2013-10-19T02:16:00Z">
                <w:r w:rsidDel="00E067A3">
                  <w:delText xml:space="preserve">                            &lt;xs:sequence&gt;</w:delText>
                </w:r>
              </w:del>
            </w:ins>
          </w:p>
          <w:p w14:paraId="44301268" w14:textId="03F5D6EC" w:rsidR="00874469" w:rsidDel="00E067A3" w:rsidRDefault="00874469">
            <w:pPr>
              <w:pStyle w:val="Appx"/>
              <w:rPr>
                <w:ins w:id="13426" w:author="aas" w:date="2013-10-14T02:06:00Z"/>
                <w:del w:id="13427" w:author="Anees Shaikh" w:date="2013-10-19T02:16:00Z"/>
              </w:rPr>
              <w:pPrChange w:id="13428" w:author="Anees Shaikh" w:date="2013-10-19T02:16:00Z">
                <w:pPr>
                  <w:pStyle w:val="XML1"/>
                </w:pPr>
              </w:pPrChange>
            </w:pPr>
            <w:ins w:id="13429" w:author="aas" w:date="2013-10-14T02:06:00Z">
              <w:del w:id="13430" w:author="Anees Shaikh" w:date="2013-10-19T02:16:00Z">
                <w:r w:rsidDel="00E067A3">
                  <w:delText xml:space="preserve">                              &lt;xs:element name="DSAKeyValue" minOccurs="0"&gt;</w:delText>
                </w:r>
              </w:del>
            </w:ins>
          </w:p>
          <w:p w14:paraId="033F0A55" w14:textId="0942DCC7" w:rsidR="00874469" w:rsidDel="00E067A3" w:rsidRDefault="00874469">
            <w:pPr>
              <w:pStyle w:val="Appx"/>
              <w:rPr>
                <w:ins w:id="13431" w:author="aas" w:date="2013-10-14T02:06:00Z"/>
                <w:del w:id="13432" w:author="Anees Shaikh" w:date="2013-10-19T02:16:00Z"/>
              </w:rPr>
              <w:pPrChange w:id="13433" w:author="Anees Shaikh" w:date="2013-10-19T02:16:00Z">
                <w:pPr>
                  <w:pStyle w:val="XML1"/>
                </w:pPr>
              </w:pPrChange>
            </w:pPr>
            <w:ins w:id="13434" w:author="aas" w:date="2013-10-14T02:06:00Z">
              <w:del w:id="13435" w:author="Anees Shaikh" w:date="2013-10-19T02:16:00Z">
                <w:r w:rsidDel="00E067A3">
                  <w:delText xml:space="preserve">                                &lt;xs:complexType&gt;</w:delText>
                </w:r>
              </w:del>
            </w:ins>
          </w:p>
          <w:p w14:paraId="247C1D99" w14:textId="651C64E1" w:rsidR="00874469" w:rsidDel="00E067A3" w:rsidRDefault="00874469">
            <w:pPr>
              <w:pStyle w:val="Appx"/>
              <w:rPr>
                <w:ins w:id="13436" w:author="aas" w:date="2013-10-14T02:06:00Z"/>
                <w:del w:id="13437" w:author="Anees Shaikh" w:date="2013-10-19T02:16:00Z"/>
              </w:rPr>
              <w:pPrChange w:id="13438" w:author="Anees Shaikh" w:date="2013-10-19T02:16:00Z">
                <w:pPr>
                  <w:pStyle w:val="XML1"/>
                </w:pPr>
              </w:pPrChange>
            </w:pPr>
            <w:ins w:id="13439" w:author="aas" w:date="2013-10-14T02:06:00Z">
              <w:del w:id="13440" w:author="Anees Shaikh" w:date="2013-10-19T02:16:00Z">
                <w:r w:rsidDel="00E067A3">
                  <w:delText xml:space="preserve">                                  &lt;xs:sequence&gt;</w:delText>
                </w:r>
              </w:del>
            </w:ins>
          </w:p>
          <w:p w14:paraId="48882B55" w14:textId="0D56FA7C" w:rsidR="00874469" w:rsidDel="00E067A3" w:rsidRDefault="00874469">
            <w:pPr>
              <w:pStyle w:val="Appx"/>
              <w:rPr>
                <w:ins w:id="13441" w:author="aas" w:date="2013-10-14T02:06:00Z"/>
                <w:del w:id="13442" w:author="Anees Shaikh" w:date="2013-10-19T02:16:00Z"/>
              </w:rPr>
              <w:pPrChange w:id="13443" w:author="Anees Shaikh" w:date="2013-10-19T02:16:00Z">
                <w:pPr>
                  <w:pStyle w:val="XML1"/>
                </w:pPr>
              </w:pPrChange>
            </w:pPr>
            <w:ins w:id="13444" w:author="aas" w:date="2013-10-14T02:06:00Z">
              <w:del w:id="13445" w:author="Anees Shaikh" w:date="2013-10-19T02:16:00Z">
                <w:r w:rsidDel="00E067A3">
                  <w:delText xml:space="preserve">                                    &lt;xs:element name="P"  type="xs:base64Binary"&gt;</w:delText>
                </w:r>
              </w:del>
            </w:ins>
          </w:p>
          <w:p w14:paraId="2AF347ED" w14:textId="52B67992" w:rsidR="00874469" w:rsidDel="00E067A3" w:rsidRDefault="00874469">
            <w:pPr>
              <w:pStyle w:val="Appx"/>
              <w:rPr>
                <w:ins w:id="13446" w:author="aas" w:date="2013-10-14T02:06:00Z"/>
                <w:del w:id="13447" w:author="Anees Shaikh" w:date="2013-10-19T02:16:00Z"/>
              </w:rPr>
              <w:pPrChange w:id="13448" w:author="Anees Shaikh" w:date="2013-10-19T02:16:00Z">
                <w:pPr>
                  <w:pStyle w:val="XML1"/>
                </w:pPr>
              </w:pPrChange>
            </w:pPr>
            <w:ins w:id="13449" w:author="aas" w:date="2013-10-14T02:06:00Z">
              <w:del w:id="13450" w:author="Anees Shaikh" w:date="2013-10-19T02:16:00Z">
                <w:r w:rsidDel="00E067A3">
                  <w:delText xml:space="preserve">                                      &lt;xs:annotation&gt;</w:delText>
                </w:r>
              </w:del>
            </w:ins>
          </w:p>
          <w:p w14:paraId="521B2617" w14:textId="3D62C010" w:rsidR="00874469" w:rsidDel="00E067A3" w:rsidRDefault="00874469">
            <w:pPr>
              <w:pStyle w:val="Appx"/>
              <w:rPr>
                <w:ins w:id="13451" w:author="aas" w:date="2013-10-14T02:06:00Z"/>
                <w:del w:id="13452" w:author="Anees Shaikh" w:date="2013-10-19T02:16:00Z"/>
              </w:rPr>
              <w:pPrChange w:id="13453" w:author="Anees Shaikh" w:date="2013-10-19T02:16:00Z">
                <w:pPr>
                  <w:pStyle w:val="XML1"/>
                </w:pPr>
              </w:pPrChange>
            </w:pPr>
            <w:ins w:id="13454" w:author="aas" w:date="2013-10-14T02:06:00Z">
              <w:del w:id="13455" w:author="Anees Shaikh" w:date="2013-10-19T02:16:00Z">
                <w:r w:rsidDel="00E067A3">
                  <w:delText xml:space="preserve">                                        &lt;xs:documentation&gt;</w:delText>
                </w:r>
              </w:del>
            </w:ins>
          </w:p>
          <w:p w14:paraId="769115C5" w14:textId="106F007B" w:rsidR="00874469" w:rsidDel="00E067A3" w:rsidRDefault="00874469">
            <w:pPr>
              <w:pStyle w:val="Appx"/>
              <w:rPr>
                <w:ins w:id="13456" w:author="aas" w:date="2013-10-14T02:06:00Z"/>
                <w:del w:id="13457" w:author="Anees Shaikh" w:date="2013-10-19T02:16:00Z"/>
              </w:rPr>
              <w:pPrChange w:id="13458" w:author="Anees Shaikh" w:date="2013-10-19T02:16:00Z">
                <w:pPr>
                  <w:pStyle w:val="XML1"/>
                </w:pPr>
              </w:pPrChange>
            </w:pPr>
            <w:ins w:id="13459" w:author="aas" w:date="2013-10-14T02:06:00Z">
              <w:del w:id="13460" w:author="Anees Shaikh" w:date="2013-10-19T02:16:00Z">
                <w:r w:rsidDel="00E067A3">
                  <w:delText xml:space="preserve">                                          A prime modulus meeting the requirements of the standard</w:delText>
                </w:r>
              </w:del>
            </w:ins>
          </w:p>
          <w:p w14:paraId="36FD2978" w14:textId="0D7219EC" w:rsidR="00874469" w:rsidDel="00E067A3" w:rsidRDefault="00874469">
            <w:pPr>
              <w:pStyle w:val="Appx"/>
              <w:rPr>
                <w:ins w:id="13461" w:author="aas" w:date="2013-10-14T02:06:00Z"/>
                <w:del w:id="13462" w:author="Anees Shaikh" w:date="2013-10-19T02:16:00Z"/>
              </w:rPr>
              <w:pPrChange w:id="13463" w:author="Anees Shaikh" w:date="2013-10-19T02:16:00Z">
                <w:pPr>
                  <w:pStyle w:val="XML1"/>
                </w:pPr>
              </w:pPrChange>
            </w:pPr>
            <w:ins w:id="13464" w:author="aas" w:date="2013-10-14T02:06:00Z">
              <w:del w:id="13465" w:author="Anees Shaikh" w:date="2013-10-19T02:16:00Z">
                <w:r w:rsidDel="00E067A3">
                  <w:delText xml:space="preserve">                                                 above</w:delText>
                </w:r>
              </w:del>
            </w:ins>
          </w:p>
          <w:p w14:paraId="292CA0A9" w14:textId="0EFF2418" w:rsidR="00874469" w:rsidDel="00E067A3" w:rsidRDefault="00874469">
            <w:pPr>
              <w:pStyle w:val="Appx"/>
              <w:rPr>
                <w:ins w:id="13466" w:author="aas" w:date="2013-10-14T02:06:00Z"/>
                <w:del w:id="13467" w:author="Anees Shaikh" w:date="2013-10-19T02:16:00Z"/>
              </w:rPr>
              <w:pPrChange w:id="13468" w:author="Anees Shaikh" w:date="2013-10-19T02:16:00Z">
                <w:pPr>
                  <w:pStyle w:val="XML1"/>
                </w:pPr>
              </w:pPrChange>
            </w:pPr>
            <w:ins w:id="13469" w:author="aas" w:date="2013-10-14T02:06:00Z">
              <w:del w:id="13470" w:author="Anees Shaikh" w:date="2013-10-19T02:16:00Z">
                <w:r w:rsidDel="00E067A3">
                  <w:delText xml:space="preserve">                                        &lt;/xs:documentation&gt;</w:delText>
                </w:r>
              </w:del>
            </w:ins>
          </w:p>
          <w:p w14:paraId="301C327C" w14:textId="6D18782B" w:rsidR="00874469" w:rsidDel="00E067A3" w:rsidRDefault="00874469">
            <w:pPr>
              <w:pStyle w:val="Appx"/>
              <w:rPr>
                <w:ins w:id="13471" w:author="aas" w:date="2013-10-14T02:06:00Z"/>
                <w:del w:id="13472" w:author="Anees Shaikh" w:date="2013-10-19T02:16:00Z"/>
              </w:rPr>
              <w:pPrChange w:id="13473" w:author="Anees Shaikh" w:date="2013-10-19T02:16:00Z">
                <w:pPr>
                  <w:pStyle w:val="XML1"/>
                </w:pPr>
              </w:pPrChange>
            </w:pPr>
            <w:ins w:id="13474" w:author="aas" w:date="2013-10-14T02:06:00Z">
              <w:del w:id="13475" w:author="Anees Shaikh" w:date="2013-10-19T02:16:00Z">
                <w:r w:rsidDel="00E067A3">
                  <w:delText xml:space="preserve">                                      &lt;/xs:annotation&gt;</w:delText>
                </w:r>
              </w:del>
            </w:ins>
          </w:p>
          <w:p w14:paraId="44C996A3" w14:textId="5EC70673" w:rsidR="00874469" w:rsidDel="00E067A3" w:rsidRDefault="00874469">
            <w:pPr>
              <w:pStyle w:val="Appx"/>
              <w:rPr>
                <w:ins w:id="13476" w:author="aas" w:date="2013-10-14T02:06:00Z"/>
                <w:del w:id="13477" w:author="Anees Shaikh" w:date="2013-10-19T02:16:00Z"/>
              </w:rPr>
              <w:pPrChange w:id="13478" w:author="Anees Shaikh" w:date="2013-10-19T02:16:00Z">
                <w:pPr>
                  <w:pStyle w:val="XML1"/>
                </w:pPr>
              </w:pPrChange>
            </w:pPr>
            <w:ins w:id="13479" w:author="aas" w:date="2013-10-14T02:06:00Z">
              <w:del w:id="13480" w:author="Anees Shaikh" w:date="2013-10-19T02:16:00Z">
                <w:r w:rsidDel="00E067A3">
                  <w:delText xml:space="preserve">                                    &lt;/xs:element&gt;</w:delText>
                </w:r>
              </w:del>
            </w:ins>
          </w:p>
          <w:p w14:paraId="04A4D205" w14:textId="144F5B4C" w:rsidR="00874469" w:rsidDel="00E067A3" w:rsidRDefault="00874469">
            <w:pPr>
              <w:pStyle w:val="Appx"/>
              <w:rPr>
                <w:ins w:id="13481" w:author="aas" w:date="2013-10-14T02:06:00Z"/>
                <w:del w:id="13482" w:author="Anees Shaikh" w:date="2013-10-19T02:16:00Z"/>
              </w:rPr>
              <w:pPrChange w:id="13483" w:author="Anees Shaikh" w:date="2013-10-19T02:16:00Z">
                <w:pPr>
                  <w:pStyle w:val="XML1"/>
                </w:pPr>
              </w:pPrChange>
            </w:pPr>
            <w:ins w:id="13484" w:author="aas" w:date="2013-10-14T02:06:00Z">
              <w:del w:id="13485" w:author="Anees Shaikh" w:date="2013-10-19T02:16:00Z">
                <w:r w:rsidDel="00E067A3">
                  <w:delText xml:space="preserve">                                    &lt;xs:element name="Q"  type="xs:base64Binary"&gt;</w:delText>
                </w:r>
              </w:del>
            </w:ins>
          </w:p>
          <w:p w14:paraId="4219C562" w14:textId="74C8FF60" w:rsidR="00874469" w:rsidDel="00E067A3" w:rsidRDefault="00874469">
            <w:pPr>
              <w:pStyle w:val="Appx"/>
              <w:rPr>
                <w:ins w:id="13486" w:author="aas" w:date="2013-10-14T02:06:00Z"/>
                <w:del w:id="13487" w:author="Anees Shaikh" w:date="2013-10-19T02:16:00Z"/>
              </w:rPr>
              <w:pPrChange w:id="13488" w:author="Anees Shaikh" w:date="2013-10-19T02:16:00Z">
                <w:pPr>
                  <w:pStyle w:val="XML1"/>
                </w:pPr>
              </w:pPrChange>
            </w:pPr>
            <w:ins w:id="13489" w:author="aas" w:date="2013-10-14T02:06:00Z">
              <w:del w:id="13490" w:author="Anees Shaikh" w:date="2013-10-19T02:16:00Z">
                <w:r w:rsidDel="00E067A3">
                  <w:delText xml:space="preserve">                                      &lt;xs:annotation&gt;</w:delText>
                </w:r>
              </w:del>
            </w:ins>
          </w:p>
          <w:p w14:paraId="71B629F3" w14:textId="5DF9FDC2" w:rsidR="00874469" w:rsidDel="00E067A3" w:rsidRDefault="00874469">
            <w:pPr>
              <w:pStyle w:val="Appx"/>
              <w:rPr>
                <w:ins w:id="13491" w:author="aas" w:date="2013-10-14T02:06:00Z"/>
                <w:del w:id="13492" w:author="Anees Shaikh" w:date="2013-10-19T02:16:00Z"/>
              </w:rPr>
              <w:pPrChange w:id="13493" w:author="Anees Shaikh" w:date="2013-10-19T02:16:00Z">
                <w:pPr>
                  <w:pStyle w:val="XML1"/>
                </w:pPr>
              </w:pPrChange>
            </w:pPr>
            <w:ins w:id="13494" w:author="aas" w:date="2013-10-14T02:06:00Z">
              <w:del w:id="13495" w:author="Anees Shaikh" w:date="2013-10-19T02:16:00Z">
                <w:r w:rsidDel="00E067A3">
                  <w:delText xml:space="preserve">                                        &lt;xs:documentation&gt;</w:delText>
                </w:r>
              </w:del>
            </w:ins>
          </w:p>
          <w:p w14:paraId="747437F3" w14:textId="5A88ED4B" w:rsidR="00874469" w:rsidDel="00E067A3" w:rsidRDefault="00874469">
            <w:pPr>
              <w:pStyle w:val="Appx"/>
              <w:rPr>
                <w:ins w:id="13496" w:author="aas" w:date="2013-10-14T02:06:00Z"/>
                <w:del w:id="13497" w:author="Anees Shaikh" w:date="2013-10-19T02:16:00Z"/>
              </w:rPr>
              <w:pPrChange w:id="13498" w:author="Anees Shaikh" w:date="2013-10-19T02:16:00Z">
                <w:pPr>
                  <w:pStyle w:val="XML1"/>
                </w:pPr>
              </w:pPrChange>
            </w:pPr>
            <w:ins w:id="13499" w:author="aas" w:date="2013-10-14T02:06:00Z">
              <w:del w:id="13500" w:author="Anees Shaikh" w:date="2013-10-19T02:16:00Z">
                <w:r w:rsidDel="00E067A3">
                  <w:delText xml:space="preserve">                                          An integer in the range 2**159 &amp;lt; Q &amp;lt; 2**160 which is a</w:delText>
                </w:r>
              </w:del>
            </w:ins>
          </w:p>
          <w:p w14:paraId="29935C0A" w14:textId="52042CB6" w:rsidR="00874469" w:rsidDel="00E067A3" w:rsidRDefault="00874469">
            <w:pPr>
              <w:pStyle w:val="Appx"/>
              <w:rPr>
                <w:ins w:id="13501" w:author="aas" w:date="2013-10-14T02:06:00Z"/>
                <w:del w:id="13502" w:author="Anees Shaikh" w:date="2013-10-19T02:16:00Z"/>
              </w:rPr>
              <w:pPrChange w:id="13503" w:author="Anees Shaikh" w:date="2013-10-19T02:16:00Z">
                <w:pPr>
                  <w:pStyle w:val="XML1"/>
                </w:pPr>
              </w:pPrChange>
            </w:pPr>
            <w:ins w:id="13504" w:author="aas" w:date="2013-10-14T02:06:00Z">
              <w:del w:id="13505" w:author="Anees Shaikh" w:date="2013-10-19T02:16:00Z">
                <w:r w:rsidDel="00E067A3">
                  <w:delText xml:space="preserve">                                                 prime divisor of P-1</w:delText>
                </w:r>
              </w:del>
            </w:ins>
          </w:p>
          <w:p w14:paraId="153EC1BA" w14:textId="3EA7EF11" w:rsidR="00874469" w:rsidDel="00E067A3" w:rsidRDefault="00874469">
            <w:pPr>
              <w:pStyle w:val="Appx"/>
              <w:rPr>
                <w:ins w:id="13506" w:author="aas" w:date="2013-10-14T02:06:00Z"/>
                <w:del w:id="13507" w:author="Anees Shaikh" w:date="2013-10-19T02:16:00Z"/>
              </w:rPr>
              <w:pPrChange w:id="13508" w:author="Anees Shaikh" w:date="2013-10-19T02:16:00Z">
                <w:pPr>
                  <w:pStyle w:val="XML1"/>
                </w:pPr>
              </w:pPrChange>
            </w:pPr>
            <w:ins w:id="13509" w:author="aas" w:date="2013-10-14T02:06:00Z">
              <w:del w:id="13510" w:author="Anees Shaikh" w:date="2013-10-19T02:16:00Z">
                <w:r w:rsidDel="00E067A3">
                  <w:delText xml:space="preserve">                                        &lt;/xs:documentation&gt;</w:delText>
                </w:r>
              </w:del>
            </w:ins>
          </w:p>
          <w:p w14:paraId="239ACB19" w14:textId="4B8B42E8" w:rsidR="00874469" w:rsidDel="00E067A3" w:rsidRDefault="00874469">
            <w:pPr>
              <w:pStyle w:val="Appx"/>
              <w:rPr>
                <w:ins w:id="13511" w:author="aas" w:date="2013-10-14T02:06:00Z"/>
                <w:del w:id="13512" w:author="Anees Shaikh" w:date="2013-10-19T02:16:00Z"/>
              </w:rPr>
              <w:pPrChange w:id="13513" w:author="Anees Shaikh" w:date="2013-10-19T02:16:00Z">
                <w:pPr>
                  <w:pStyle w:val="XML1"/>
                </w:pPr>
              </w:pPrChange>
            </w:pPr>
            <w:ins w:id="13514" w:author="aas" w:date="2013-10-14T02:06:00Z">
              <w:del w:id="13515" w:author="Anees Shaikh" w:date="2013-10-19T02:16:00Z">
                <w:r w:rsidDel="00E067A3">
                  <w:delText xml:space="preserve">                                      &lt;/xs:annotation&gt;</w:delText>
                </w:r>
              </w:del>
            </w:ins>
          </w:p>
          <w:p w14:paraId="046E3F59" w14:textId="38928F0E" w:rsidR="00874469" w:rsidDel="00E067A3" w:rsidRDefault="00874469">
            <w:pPr>
              <w:pStyle w:val="Appx"/>
              <w:rPr>
                <w:ins w:id="13516" w:author="aas" w:date="2013-10-14T02:06:00Z"/>
                <w:del w:id="13517" w:author="Anees Shaikh" w:date="2013-10-19T02:16:00Z"/>
              </w:rPr>
              <w:pPrChange w:id="13518" w:author="Anees Shaikh" w:date="2013-10-19T02:16:00Z">
                <w:pPr>
                  <w:pStyle w:val="XML1"/>
                </w:pPr>
              </w:pPrChange>
            </w:pPr>
            <w:ins w:id="13519" w:author="aas" w:date="2013-10-14T02:06:00Z">
              <w:del w:id="13520" w:author="Anees Shaikh" w:date="2013-10-19T02:16:00Z">
                <w:r w:rsidDel="00E067A3">
                  <w:delText xml:space="preserve">                                    &lt;/xs:element&gt;</w:delText>
                </w:r>
              </w:del>
            </w:ins>
          </w:p>
          <w:p w14:paraId="1480F4D4" w14:textId="6986DE94" w:rsidR="00874469" w:rsidDel="00E067A3" w:rsidRDefault="00874469">
            <w:pPr>
              <w:pStyle w:val="Appx"/>
              <w:rPr>
                <w:ins w:id="13521" w:author="aas" w:date="2013-10-14T02:06:00Z"/>
                <w:del w:id="13522" w:author="Anees Shaikh" w:date="2013-10-19T02:16:00Z"/>
              </w:rPr>
              <w:pPrChange w:id="13523" w:author="Anees Shaikh" w:date="2013-10-19T02:16:00Z">
                <w:pPr>
                  <w:pStyle w:val="XML1"/>
                </w:pPr>
              </w:pPrChange>
            </w:pPr>
            <w:ins w:id="13524" w:author="aas" w:date="2013-10-14T02:06:00Z">
              <w:del w:id="13525" w:author="Anees Shaikh" w:date="2013-10-19T02:16:00Z">
                <w:r w:rsidDel="00E067A3">
                  <w:delText xml:space="preserve">                                    &lt;xs:element name="J" minOccurs="0"  type="xs:base64Binary"&gt;</w:delText>
                </w:r>
              </w:del>
            </w:ins>
          </w:p>
          <w:p w14:paraId="323D2509" w14:textId="3E5D83AC" w:rsidR="00874469" w:rsidDel="00E067A3" w:rsidRDefault="00874469">
            <w:pPr>
              <w:pStyle w:val="Appx"/>
              <w:rPr>
                <w:ins w:id="13526" w:author="aas" w:date="2013-10-14T02:06:00Z"/>
                <w:del w:id="13527" w:author="Anees Shaikh" w:date="2013-10-19T02:16:00Z"/>
              </w:rPr>
              <w:pPrChange w:id="13528" w:author="Anees Shaikh" w:date="2013-10-19T02:16:00Z">
                <w:pPr>
                  <w:pStyle w:val="XML1"/>
                </w:pPr>
              </w:pPrChange>
            </w:pPr>
            <w:ins w:id="13529" w:author="aas" w:date="2013-10-14T02:06:00Z">
              <w:del w:id="13530" w:author="Anees Shaikh" w:date="2013-10-19T02:16:00Z">
                <w:r w:rsidDel="00E067A3">
                  <w:delText xml:space="preserve">                                      &lt;xs:annotation&gt;</w:delText>
                </w:r>
              </w:del>
            </w:ins>
          </w:p>
          <w:p w14:paraId="6EC290B3" w14:textId="24912D6F" w:rsidR="00874469" w:rsidDel="00E067A3" w:rsidRDefault="00874469">
            <w:pPr>
              <w:pStyle w:val="Appx"/>
              <w:rPr>
                <w:ins w:id="13531" w:author="aas" w:date="2013-10-14T02:06:00Z"/>
                <w:del w:id="13532" w:author="Anees Shaikh" w:date="2013-10-19T02:16:00Z"/>
              </w:rPr>
              <w:pPrChange w:id="13533" w:author="Anees Shaikh" w:date="2013-10-19T02:16:00Z">
                <w:pPr>
                  <w:pStyle w:val="XML1"/>
                </w:pPr>
              </w:pPrChange>
            </w:pPr>
            <w:ins w:id="13534" w:author="aas" w:date="2013-10-14T02:06:00Z">
              <w:del w:id="13535" w:author="Anees Shaikh" w:date="2013-10-19T02:16:00Z">
                <w:r w:rsidDel="00E067A3">
                  <w:delText xml:space="preserve">                                        &lt;xs:documentation&gt;</w:delText>
                </w:r>
              </w:del>
            </w:ins>
          </w:p>
          <w:p w14:paraId="39361957" w14:textId="7088CDE4" w:rsidR="00874469" w:rsidDel="00E067A3" w:rsidRDefault="00874469">
            <w:pPr>
              <w:pStyle w:val="Appx"/>
              <w:rPr>
                <w:ins w:id="13536" w:author="aas" w:date="2013-10-14T02:06:00Z"/>
                <w:del w:id="13537" w:author="Anees Shaikh" w:date="2013-10-19T02:16:00Z"/>
              </w:rPr>
              <w:pPrChange w:id="13538" w:author="Anees Shaikh" w:date="2013-10-19T02:16:00Z">
                <w:pPr>
                  <w:pStyle w:val="XML1"/>
                </w:pPr>
              </w:pPrChange>
            </w:pPr>
            <w:ins w:id="13539" w:author="aas" w:date="2013-10-14T02:06:00Z">
              <w:del w:id="13540" w:author="Anees Shaikh" w:date="2013-10-19T02:16:00Z">
                <w:r w:rsidDel="00E067A3">
                  <w:delText xml:space="preserve">                                          (P - 1) / Q</w:delText>
                </w:r>
              </w:del>
            </w:ins>
          </w:p>
          <w:p w14:paraId="6B76F140" w14:textId="4B4FAA79" w:rsidR="00874469" w:rsidDel="00E067A3" w:rsidRDefault="00874469">
            <w:pPr>
              <w:pStyle w:val="Appx"/>
              <w:rPr>
                <w:ins w:id="13541" w:author="aas" w:date="2013-10-14T02:06:00Z"/>
                <w:del w:id="13542" w:author="Anees Shaikh" w:date="2013-10-19T02:16:00Z"/>
              </w:rPr>
              <w:pPrChange w:id="13543" w:author="Anees Shaikh" w:date="2013-10-19T02:16:00Z">
                <w:pPr>
                  <w:pStyle w:val="XML1"/>
                </w:pPr>
              </w:pPrChange>
            </w:pPr>
            <w:ins w:id="13544" w:author="aas" w:date="2013-10-14T02:06:00Z">
              <w:del w:id="13545" w:author="Anees Shaikh" w:date="2013-10-19T02:16:00Z">
                <w:r w:rsidDel="00E067A3">
                  <w:delText xml:space="preserve">                                        &lt;/xs:documentation&gt;</w:delText>
                </w:r>
              </w:del>
            </w:ins>
          </w:p>
          <w:p w14:paraId="4D120B80" w14:textId="5918B19F" w:rsidR="00874469" w:rsidDel="00E067A3" w:rsidRDefault="00874469">
            <w:pPr>
              <w:pStyle w:val="Appx"/>
              <w:rPr>
                <w:ins w:id="13546" w:author="aas" w:date="2013-10-14T02:06:00Z"/>
                <w:del w:id="13547" w:author="Anees Shaikh" w:date="2013-10-19T02:16:00Z"/>
              </w:rPr>
              <w:pPrChange w:id="13548" w:author="Anees Shaikh" w:date="2013-10-19T02:16:00Z">
                <w:pPr>
                  <w:pStyle w:val="XML1"/>
                </w:pPr>
              </w:pPrChange>
            </w:pPr>
            <w:ins w:id="13549" w:author="aas" w:date="2013-10-14T02:06:00Z">
              <w:del w:id="13550" w:author="Anees Shaikh" w:date="2013-10-19T02:16:00Z">
                <w:r w:rsidDel="00E067A3">
                  <w:delText xml:space="preserve">                                      &lt;/xs:annotation&gt;</w:delText>
                </w:r>
              </w:del>
            </w:ins>
          </w:p>
          <w:p w14:paraId="48501307" w14:textId="23630B16" w:rsidR="00874469" w:rsidDel="00E067A3" w:rsidRDefault="00874469">
            <w:pPr>
              <w:pStyle w:val="Appx"/>
              <w:rPr>
                <w:ins w:id="13551" w:author="aas" w:date="2013-10-14T02:06:00Z"/>
                <w:del w:id="13552" w:author="Anees Shaikh" w:date="2013-10-19T02:16:00Z"/>
              </w:rPr>
              <w:pPrChange w:id="13553" w:author="Anees Shaikh" w:date="2013-10-19T02:16:00Z">
                <w:pPr>
                  <w:pStyle w:val="XML1"/>
                </w:pPr>
              </w:pPrChange>
            </w:pPr>
            <w:ins w:id="13554" w:author="aas" w:date="2013-10-14T02:06:00Z">
              <w:del w:id="13555" w:author="Anees Shaikh" w:date="2013-10-19T02:16:00Z">
                <w:r w:rsidDel="00E067A3">
                  <w:delText xml:space="preserve">                                    &lt;/xs:element&gt;</w:delText>
                </w:r>
              </w:del>
            </w:ins>
          </w:p>
          <w:p w14:paraId="42F6D21A" w14:textId="29AD1B2B" w:rsidR="00874469" w:rsidDel="00E067A3" w:rsidRDefault="00874469">
            <w:pPr>
              <w:pStyle w:val="Appx"/>
              <w:rPr>
                <w:ins w:id="13556" w:author="aas" w:date="2013-10-14T02:06:00Z"/>
                <w:del w:id="13557" w:author="Anees Shaikh" w:date="2013-10-19T02:16:00Z"/>
              </w:rPr>
              <w:pPrChange w:id="13558" w:author="Anees Shaikh" w:date="2013-10-19T02:16:00Z">
                <w:pPr>
                  <w:pStyle w:val="XML1"/>
                </w:pPr>
              </w:pPrChange>
            </w:pPr>
            <w:ins w:id="13559" w:author="aas" w:date="2013-10-14T02:06:00Z">
              <w:del w:id="13560" w:author="Anees Shaikh" w:date="2013-10-19T02:16:00Z">
                <w:r w:rsidDel="00E067A3">
                  <w:delText xml:space="preserve">                                    &lt;xs:element name="G" minOccurs="0"  type="xs:base64Binary"&gt;</w:delText>
                </w:r>
              </w:del>
            </w:ins>
          </w:p>
          <w:p w14:paraId="11E71221" w14:textId="70F801BB" w:rsidR="00874469" w:rsidDel="00E067A3" w:rsidRDefault="00874469">
            <w:pPr>
              <w:pStyle w:val="Appx"/>
              <w:rPr>
                <w:ins w:id="13561" w:author="aas" w:date="2013-10-14T02:06:00Z"/>
                <w:del w:id="13562" w:author="Anees Shaikh" w:date="2013-10-19T02:16:00Z"/>
              </w:rPr>
              <w:pPrChange w:id="13563" w:author="Anees Shaikh" w:date="2013-10-19T02:16:00Z">
                <w:pPr>
                  <w:pStyle w:val="XML1"/>
                </w:pPr>
              </w:pPrChange>
            </w:pPr>
            <w:ins w:id="13564" w:author="aas" w:date="2013-10-14T02:06:00Z">
              <w:del w:id="13565" w:author="Anees Shaikh" w:date="2013-10-19T02:16:00Z">
                <w:r w:rsidDel="00E067A3">
                  <w:delText xml:space="preserve">                                      &lt;xs:annotation&gt;</w:delText>
                </w:r>
              </w:del>
            </w:ins>
          </w:p>
          <w:p w14:paraId="68AF37EE" w14:textId="196FF19B" w:rsidR="00874469" w:rsidDel="00E067A3" w:rsidRDefault="00874469">
            <w:pPr>
              <w:pStyle w:val="Appx"/>
              <w:rPr>
                <w:ins w:id="13566" w:author="aas" w:date="2013-10-14T02:06:00Z"/>
                <w:del w:id="13567" w:author="Anees Shaikh" w:date="2013-10-19T02:16:00Z"/>
              </w:rPr>
              <w:pPrChange w:id="13568" w:author="Anees Shaikh" w:date="2013-10-19T02:16:00Z">
                <w:pPr>
                  <w:pStyle w:val="XML1"/>
                </w:pPr>
              </w:pPrChange>
            </w:pPr>
            <w:ins w:id="13569" w:author="aas" w:date="2013-10-14T02:06:00Z">
              <w:del w:id="13570" w:author="Anees Shaikh" w:date="2013-10-19T02:16:00Z">
                <w:r w:rsidDel="00E067A3">
                  <w:delText xml:space="preserve">                                        &lt;xs:documentation&gt;</w:delText>
                </w:r>
              </w:del>
            </w:ins>
          </w:p>
          <w:p w14:paraId="25018B4A" w14:textId="76948D10" w:rsidR="00874469" w:rsidDel="00E067A3" w:rsidRDefault="00874469">
            <w:pPr>
              <w:pStyle w:val="Appx"/>
              <w:rPr>
                <w:ins w:id="13571" w:author="aas" w:date="2013-10-14T02:06:00Z"/>
                <w:del w:id="13572" w:author="Anees Shaikh" w:date="2013-10-19T02:16:00Z"/>
              </w:rPr>
              <w:pPrChange w:id="13573" w:author="Anees Shaikh" w:date="2013-10-19T02:16:00Z">
                <w:pPr>
                  <w:pStyle w:val="XML1"/>
                </w:pPr>
              </w:pPrChange>
            </w:pPr>
            <w:ins w:id="13574" w:author="aas" w:date="2013-10-14T02:06:00Z">
              <w:del w:id="13575" w:author="Anees Shaikh" w:date="2013-10-19T02:16:00Z">
                <w:r w:rsidDel="00E067A3">
                  <w:delText xml:space="preserve">                                          An integer with certain properties with respect to P and Q</w:delText>
                </w:r>
              </w:del>
            </w:ins>
          </w:p>
          <w:p w14:paraId="474969F4" w14:textId="3BF4A323" w:rsidR="00874469" w:rsidDel="00E067A3" w:rsidRDefault="00874469">
            <w:pPr>
              <w:pStyle w:val="Appx"/>
              <w:rPr>
                <w:ins w:id="13576" w:author="aas" w:date="2013-10-14T02:06:00Z"/>
                <w:del w:id="13577" w:author="Anees Shaikh" w:date="2013-10-19T02:16:00Z"/>
              </w:rPr>
              <w:pPrChange w:id="13578" w:author="Anees Shaikh" w:date="2013-10-19T02:16:00Z">
                <w:pPr>
                  <w:pStyle w:val="XML1"/>
                </w:pPr>
              </w:pPrChange>
            </w:pPr>
            <w:ins w:id="13579" w:author="aas" w:date="2013-10-14T02:06:00Z">
              <w:del w:id="13580" w:author="Anees Shaikh" w:date="2013-10-19T02:16:00Z">
                <w:r w:rsidDel="00E067A3">
                  <w:delText xml:space="preserve">                                        &lt;/xs:documentation&gt;</w:delText>
                </w:r>
              </w:del>
            </w:ins>
          </w:p>
          <w:p w14:paraId="667287D6" w14:textId="3323472A" w:rsidR="00874469" w:rsidDel="00E067A3" w:rsidRDefault="00874469">
            <w:pPr>
              <w:pStyle w:val="Appx"/>
              <w:rPr>
                <w:ins w:id="13581" w:author="aas" w:date="2013-10-14T02:06:00Z"/>
                <w:del w:id="13582" w:author="Anees Shaikh" w:date="2013-10-19T02:16:00Z"/>
              </w:rPr>
              <w:pPrChange w:id="13583" w:author="Anees Shaikh" w:date="2013-10-19T02:16:00Z">
                <w:pPr>
                  <w:pStyle w:val="XML1"/>
                </w:pPr>
              </w:pPrChange>
            </w:pPr>
            <w:ins w:id="13584" w:author="aas" w:date="2013-10-14T02:06:00Z">
              <w:del w:id="13585" w:author="Anees Shaikh" w:date="2013-10-19T02:16:00Z">
                <w:r w:rsidDel="00E067A3">
                  <w:delText xml:space="preserve">                                      &lt;/xs:annotation&gt;</w:delText>
                </w:r>
              </w:del>
            </w:ins>
          </w:p>
          <w:p w14:paraId="52D2008C" w14:textId="706D859C" w:rsidR="00874469" w:rsidDel="00E067A3" w:rsidRDefault="00874469">
            <w:pPr>
              <w:pStyle w:val="Appx"/>
              <w:rPr>
                <w:ins w:id="13586" w:author="aas" w:date="2013-10-14T02:06:00Z"/>
                <w:del w:id="13587" w:author="Anees Shaikh" w:date="2013-10-19T02:16:00Z"/>
              </w:rPr>
              <w:pPrChange w:id="13588" w:author="Anees Shaikh" w:date="2013-10-19T02:16:00Z">
                <w:pPr>
                  <w:pStyle w:val="XML1"/>
                </w:pPr>
              </w:pPrChange>
            </w:pPr>
            <w:ins w:id="13589" w:author="aas" w:date="2013-10-14T02:06:00Z">
              <w:del w:id="13590" w:author="Anees Shaikh" w:date="2013-10-19T02:16:00Z">
                <w:r w:rsidDel="00E067A3">
                  <w:delText xml:space="preserve">                                    &lt;/xs:element&gt;</w:delText>
                </w:r>
              </w:del>
            </w:ins>
          </w:p>
          <w:p w14:paraId="5D6BD299" w14:textId="34ABA2BD" w:rsidR="00874469" w:rsidDel="00E067A3" w:rsidRDefault="00874469">
            <w:pPr>
              <w:pStyle w:val="Appx"/>
              <w:rPr>
                <w:ins w:id="13591" w:author="aas" w:date="2013-10-14T02:06:00Z"/>
                <w:del w:id="13592" w:author="Anees Shaikh" w:date="2013-10-19T02:16:00Z"/>
              </w:rPr>
              <w:pPrChange w:id="13593" w:author="Anees Shaikh" w:date="2013-10-19T02:16:00Z">
                <w:pPr>
                  <w:pStyle w:val="XML1"/>
                </w:pPr>
              </w:pPrChange>
            </w:pPr>
            <w:ins w:id="13594" w:author="aas" w:date="2013-10-14T02:06:00Z">
              <w:del w:id="13595" w:author="Anees Shaikh" w:date="2013-10-19T02:16:00Z">
                <w:r w:rsidDel="00E067A3">
                  <w:delText xml:space="preserve">                                    &lt;xs:element name="Y"  type="xs:base64Binary"&gt;</w:delText>
                </w:r>
              </w:del>
            </w:ins>
          </w:p>
          <w:p w14:paraId="0C7B2C53" w14:textId="378F0A3F" w:rsidR="00874469" w:rsidDel="00E067A3" w:rsidRDefault="00874469">
            <w:pPr>
              <w:pStyle w:val="Appx"/>
              <w:rPr>
                <w:ins w:id="13596" w:author="aas" w:date="2013-10-14T02:06:00Z"/>
                <w:del w:id="13597" w:author="Anees Shaikh" w:date="2013-10-19T02:16:00Z"/>
              </w:rPr>
              <w:pPrChange w:id="13598" w:author="Anees Shaikh" w:date="2013-10-19T02:16:00Z">
                <w:pPr>
                  <w:pStyle w:val="XML1"/>
                </w:pPr>
              </w:pPrChange>
            </w:pPr>
            <w:ins w:id="13599" w:author="aas" w:date="2013-10-14T02:06:00Z">
              <w:del w:id="13600" w:author="Anees Shaikh" w:date="2013-10-19T02:16:00Z">
                <w:r w:rsidDel="00E067A3">
                  <w:delText xml:space="preserve">                                      &lt;xs:annotation&gt;</w:delText>
                </w:r>
              </w:del>
            </w:ins>
          </w:p>
          <w:p w14:paraId="6C601F7A" w14:textId="0588E7B6" w:rsidR="00874469" w:rsidDel="00E067A3" w:rsidRDefault="00874469">
            <w:pPr>
              <w:pStyle w:val="Appx"/>
              <w:rPr>
                <w:ins w:id="13601" w:author="aas" w:date="2013-10-14T02:06:00Z"/>
                <w:del w:id="13602" w:author="Anees Shaikh" w:date="2013-10-19T02:16:00Z"/>
              </w:rPr>
              <w:pPrChange w:id="13603" w:author="Anees Shaikh" w:date="2013-10-19T02:16:00Z">
                <w:pPr>
                  <w:pStyle w:val="XML1"/>
                </w:pPr>
              </w:pPrChange>
            </w:pPr>
            <w:ins w:id="13604" w:author="aas" w:date="2013-10-14T02:06:00Z">
              <w:del w:id="13605" w:author="Anees Shaikh" w:date="2013-10-19T02:16:00Z">
                <w:r w:rsidDel="00E067A3">
                  <w:delText xml:space="preserve">                                        &lt;xs:documentation&gt;</w:delText>
                </w:r>
              </w:del>
            </w:ins>
          </w:p>
          <w:p w14:paraId="3EA4756B" w14:textId="2974063D" w:rsidR="00874469" w:rsidDel="00E067A3" w:rsidRDefault="00874469">
            <w:pPr>
              <w:pStyle w:val="Appx"/>
              <w:rPr>
                <w:ins w:id="13606" w:author="aas" w:date="2013-10-14T02:06:00Z"/>
                <w:del w:id="13607" w:author="Anees Shaikh" w:date="2013-10-19T02:16:00Z"/>
              </w:rPr>
              <w:pPrChange w:id="13608" w:author="Anees Shaikh" w:date="2013-10-19T02:16:00Z">
                <w:pPr>
                  <w:pStyle w:val="XML1"/>
                </w:pPr>
              </w:pPrChange>
            </w:pPr>
            <w:ins w:id="13609" w:author="aas" w:date="2013-10-14T02:06:00Z">
              <w:del w:id="13610" w:author="Anees Shaikh" w:date="2013-10-19T02:16:00Z">
                <w:r w:rsidDel="00E067A3">
                  <w:delText xml:space="preserve">                                          G**X mod P (where X is part of the private key and not made</w:delText>
                </w:r>
              </w:del>
            </w:ins>
          </w:p>
          <w:p w14:paraId="46396B81" w14:textId="63202DCC" w:rsidR="00874469" w:rsidDel="00E067A3" w:rsidRDefault="00874469">
            <w:pPr>
              <w:pStyle w:val="Appx"/>
              <w:rPr>
                <w:ins w:id="13611" w:author="aas" w:date="2013-10-14T02:06:00Z"/>
                <w:del w:id="13612" w:author="Anees Shaikh" w:date="2013-10-19T02:16:00Z"/>
              </w:rPr>
              <w:pPrChange w:id="13613" w:author="Anees Shaikh" w:date="2013-10-19T02:16:00Z">
                <w:pPr>
                  <w:pStyle w:val="XML1"/>
                </w:pPr>
              </w:pPrChange>
            </w:pPr>
            <w:ins w:id="13614" w:author="aas" w:date="2013-10-14T02:06:00Z">
              <w:del w:id="13615" w:author="Anees Shaikh" w:date="2013-10-19T02:16:00Z">
                <w:r w:rsidDel="00E067A3">
                  <w:delText xml:space="preserve">                                                 public)</w:delText>
                </w:r>
              </w:del>
            </w:ins>
          </w:p>
          <w:p w14:paraId="23DE0157" w14:textId="6489CA91" w:rsidR="00874469" w:rsidDel="00E067A3" w:rsidRDefault="00874469">
            <w:pPr>
              <w:pStyle w:val="Appx"/>
              <w:rPr>
                <w:ins w:id="13616" w:author="aas" w:date="2013-10-14T02:06:00Z"/>
                <w:del w:id="13617" w:author="Anees Shaikh" w:date="2013-10-19T02:16:00Z"/>
              </w:rPr>
              <w:pPrChange w:id="13618" w:author="Anees Shaikh" w:date="2013-10-19T02:16:00Z">
                <w:pPr>
                  <w:pStyle w:val="XML1"/>
                </w:pPr>
              </w:pPrChange>
            </w:pPr>
            <w:ins w:id="13619" w:author="aas" w:date="2013-10-14T02:06:00Z">
              <w:del w:id="13620" w:author="Anees Shaikh" w:date="2013-10-19T02:16:00Z">
                <w:r w:rsidDel="00E067A3">
                  <w:delText xml:space="preserve">                                        &lt;/xs:documentation&gt;</w:delText>
                </w:r>
              </w:del>
            </w:ins>
          </w:p>
          <w:p w14:paraId="16E63967" w14:textId="152D0641" w:rsidR="00874469" w:rsidDel="00E067A3" w:rsidRDefault="00874469">
            <w:pPr>
              <w:pStyle w:val="Appx"/>
              <w:rPr>
                <w:ins w:id="13621" w:author="aas" w:date="2013-10-14T02:06:00Z"/>
                <w:del w:id="13622" w:author="Anees Shaikh" w:date="2013-10-19T02:16:00Z"/>
              </w:rPr>
              <w:pPrChange w:id="13623" w:author="Anees Shaikh" w:date="2013-10-19T02:16:00Z">
                <w:pPr>
                  <w:pStyle w:val="XML1"/>
                </w:pPr>
              </w:pPrChange>
            </w:pPr>
            <w:ins w:id="13624" w:author="aas" w:date="2013-10-14T02:06:00Z">
              <w:del w:id="13625" w:author="Anees Shaikh" w:date="2013-10-19T02:16:00Z">
                <w:r w:rsidDel="00E067A3">
                  <w:delText xml:space="preserve">                                      &lt;/xs:annotation&gt;</w:delText>
                </w:r>
              </w:del>
            </w:ins>
          </w:p>
          <w:p w14:paraId="1934F33F" w14:textId="1E606B8E" w:rsidR="00874469" w:rsidDel="00E067A3" w:rsidRDefault="00874469">
            <w:pPr>
              <w:pStyle w:val="Appx"/>
              <w:rPr>
                <w:ins w:id="13626" w:author="aas" w:date="2013-10-14T02:06:00Z"/>
                <w:del w:id="13627" w:author="Anees Shaikh" w:date="2013-10-19T02:16:00Z"/>
              </w:rPr>
              <w:pPrChange w:id="13628" w:author="Anees Shaikh" w:date="2013-10-19T02:16:00Z">
                <w:pPr>
                  <w:pStyle w:val="XML1"/>
                </w:pPr>
              </w:pPrChange>
            </w:pPr>
            <w:ins w:id="13629" w:author="aas" w:date="2013-10-14T02:06:00Z">
              <w:del w:id="13630" w:author="Anees Shaikh" w:date="2013-10-19T02:16:00Z">
                <w:r w:rsidDel="00E067A3">
                  <w:delText xml:space="preserve">                                    &lt;/xs:element&gt;</w:delText>
                </w:r>
              </w:del>
            </w:ins>
          </w:p>
          <w:p w14:paraId="1F646EA9" w14:textId="740AF6D5" w:rsidR="00874469" w:rsidDel="00E067A3" w:rsidRDefault="00874469">
            <w:pPr>
              <w:pStyle w:val="Appx"/>
              <w:rPr>
                <w:ins w:id="13631" w:author="aas" w:date="2013-10-14T02:06:00Z"/>
                <w:del w:id="13632" w:author="Anees Shaikh" w:date="2013-10-19T02:16:00Z"/>
              </w:rPr>
              <w:pPrChange w:id="13633" w:author="Anees Shaikh" w:date="2013-10-19T02:16:00Z">
                <w:pPr>
                  <w:pStyle w:val="XML1"/>
                </w:pPr>
              </w:pPrChange>
            </w:pPr>
            <w:ins w:id="13634" w:author="aas" w:date="2013-10-14T02:06:00Z">
              <w:del w:id="13635" w:author="Anees Shaikh" w:date="2013-10-19T02:16:00Z">
                <w:r w:rsidDel="00E067A3">
                  <w:delText xml:space="preserve">                                    &lt;xs:element name="Seed"  type="xs:base64Binary"&gt;</w:delText>
                </w:r>
              </w:del>
            </w:ins>
          </w:p>
          <w:p w14:paraId="6AF61AC4" w14:textId="63AC37D2" w:rsidR="00874469" w:rsidDel="00E067A3" w:rsidRDefault="00874469">
            <w:pPr>
              <w:pStyle w:val="Appx"/>
              <w:rPr>
                <w:ins w:id="13636" w:author="aas" w:date="2013-10-14T02:06:00Z"/>
                <w:del w:id="13637" w:author="Anees Shaikh" w:date="2013-10-19T02:16:00Z"/>
              </w:rPr>
              <w:pPrChange w:id="13638" w:author="Anees Shaikh" w:date="2013-10-19T02:16:00Z">
                <w:pPr>
                  <w:pStyle w:val="XML1"/>
                </w:pPr>
              </w:pPrChange>
            </w:pPr>
            <w:ins w:id="13639" w:author="aas" w:date="2013-10-14T02:06:00Z">
              <w:del w:id="13640" w:author="Anees Shaikh" w:date="2013-10-19T02:16:00Z">
                <w:r w:rsidDel="00E067A3">
                  <w:delText xml:space="preserve">                                      &lt;xs:annotation&gt;</w:delText>
                </w:r>
              </w:del>
            </w:ins>
          </w:p>
          <w:p w14:paraId="7E6DB514" w14:textId="60E66999" w:rsidR="00874469" w:rsidDel="00E067A3" w:rsidRDefault="00874469">
            <w:pPr>
              <w:pStyle w:val="Appx"/>
              <w:rPr>
                <w:ins w:id="13641" w:author="aas" w:date="2013-10-14T02:06:00Z"/>
                <w:del w:id="13642" w:author="Anees Shaikh" w:date="2013-10-19T02:16:00Z"/>
              </w:rPr>
              <w:pPrChange w:id="13643" w:author="Anees Shaikh" w:date="2013-10-19T02:16:00Z">
                <w:pPr>
                  <w:pStyle w:val="XML1"/>
                </w:pPr>
              </w:pPrChange>
            </w:pPr>
            <w:ins w:id="13644" w:author="aas" w:date="2013-10-14T02:06:00Z">
              <w:del w:id="13645" w:author="Anees Shaikh" w:date="2013-10-19T02:16:00Z">
                <w:r w:rsidDel="00E067A3">
                  <w:delText xml:space="preserve">                                        &lt;xs:documentation&gt;</w:delText>
                </w:r>
              </w:del>
            </w:ins>
          </w:p>
          <w:p w14:paraId="51C8C56A" w14:textId="52BCA73C" w:rsidR="00874469" w:rsidDel="00E067A3" w:rsidRDefault="00874469">
            <w:pPr>
              <w:pStyle w:val="Appx"/>
              <w:rPr>
                <w:ins w:id="13646" w:author="aas" w:date="2013-10-14T02:06:00Z"/>
                <w:del w:id="13647" w:author="Anees Shaikh" w:date="2013-10-19T02:16:00Z"/>
              </w:rPr>
              <w:pPrChange w:id="13648" w:author="Anees Shaikh" w:date="2013-10-19T02:16:00Z">
                <w:pPr>
                  <w:pStyle w:val="XML1"/>
                </w:pPr>
              </w:pPrChange>
            </w:pPr>
            <w:ins w:id="13649" w:author="aas" w:date="2013-10-14T02:06:00Z">
              <w:del w:id="13650" w:author="Anees Shaikh" w:date="2013-10-19T02:16:00Z">
                <w:r w:rsidDel="00E067A3">
                  <w:delText xml:space="preserve">                                          A DSA prime generation seed</w:delText>
                </w:r>
              </w:del>
            </w:ins>
          </w:p>
          <w:p w14:paraId="1E4A44CF" w14:textId="2A68924D" w:rsidR="00874469" w:rsidDel="00E067A3" w:rsidRDefault="00874469">
            <w:pPr>
              <w:pStyle w:val="Appx"/>
              <w:rPr>
                <w:ins w:id="13651" w:author="aas" w:date="2013-10-14T02:06:00Z"/>
                <w:del w:id="13652" w:author="Anees Shaikh" w:date="2013-10-19T02:16:00Z"/>
              </w:rPr>
              <w:pPrChange w:id="13653" w:author="Anees Shaikh" w:date="2013-10-19T02:16:00Z">
                <w:pPr>
                  <w:pStyle w:val="XML1"/>
                </w:pPr>
              </w:pPrChange>
            </w:pPr>
            <w:ins w:id="13654" w:author="aas" w:date="2013-10-14T02:06:00Z">
              <w:del w:id="13655" w:author="Anees Shaikh" w:date="2013-10-19T02:16:00Z">
                <w:r w:rsidDel="00E067A3">
                  <w:delText xml:space="preserve">                                        &lt;/xs:documentation&gt;</w:delText>
                </w:r>
              </w:del>
            </w:ins>
          </w:p>
          <w:p w14:paraId="223E6FC0" w14:textId="08C154DD" w:rsidR="00874469" w:rsidDel="00E067A3" w:rsidRDefault="00874469">
            <w:pPr>
              <w:pStyle w:val="Appx"/>
              <w:rPr>
                <w:ins w:id="13656" w:author="aas" w:date="2013-10-14T02:06:00Z"/>
                <w:del w:id="13657" w:author="Anees Shaikh" w:date="2013-10-19T02:16:00Z"/>
              </w:rPr>
              <w:pPrChange w:id="13658" w:author="Anees Shaikh" w:date="2013-10-19T02:16:00Z">
                <w:pPr>
                  <w:pStyle w:val="XML1"/>
                </w:pPr>
              </w:pPrChange>
            </w:pPr>
            <w:ins w:id="13659" w:author="aas" w:date="2013-10-14T02:06:00Z">
              <w:del w:id="13660" w:author="Anees Shaikh" w:date="2013-10-19T02:16:00Z">
                <w:r w:rsidDel="00E067A3">
                  <w:delText xml:space="preserve">                                      &lt;/xs:annotation&gt;</w:delText>
                </w:r>
              </w:del>
            </w:ins>
          </w:p>
          <w:p w14:paraId="5051D537" w14:textId="7BE1614C" w:rsidR="00874469" w:rsidDel="00E067A3" w:rsidRDefault="00874469">
            <w:pPr>
              <w:pStyle w:val="Appx"/>
              <w:rPr>
                <w:ins w:id="13661" w:author="aas" w:date="2013-10-14T02:06:00Z"/>
                <w:del w:id="13662" w:author="Anees Shaikh" w:date="2013-10-19T02:16:00Z"/>
              </w:rPr>
              <w:pPrChange w:id="13663" w:author="Anees Shaikh" w:date="2013-10-19T02:16:00Z">
                <w:pPr>
                  <w:pStyle w:val="XML1"/>
                </w:pPr>
              </w:pPrChange>
            </w:pPr>
            <w:ins w:id="13664" w:author="aas" w:date="2013-10-14T02:06:00Z">
              <w:del w:id="13665" w:author="Anees Shaikh" w:date="2013-10-19T02:16:00Z">
                <w:r w:rsidDel="00E067A3">
                  <w:delText xml:space="preserve">                                    &lt;/xs:element&gt;</w:delText>
                </w:r>
              </w:del>
            </w:ins>
          </w:p>
          <w:p w14:paraId="6E6D8F38" w14:textId="17EA8D25" w:rsidR="00874469" w:rsidDel="00E067A3" w:rsidRDefault="00874469">
            <w:pPr>
              <w:pStyle w:val="Appx"/>
              <w:rPr>
                <w:ins w:id="13666" w:author="aas" w:date="2013-10-14T02:06:00Z"/>
                <w:del w:id="13667" w:author="Anees Shaikh" w:date="2013-10-19T02:16:00Z"/>
              </w:rPr>
              <w:pPrChange w:id="13668" w:author="Anees Shaikh" w:date="2013-10-19T02:16:00Z">
                <w:pPr>
                  <w:pStyle w:val="XML1"/>
                </w:pPr>
              </w:pPrChange>
            </w:pPr>
            <w:ins w:id="13669" w:author="aas" w:date="2013-10-14T02:06:00Z">
              <w:del w:id="13670" w:author="Anees Shaikh" w:date="2013-10-19T02:16:00Z">
                <w:r w:rsidDel="00E067A3">
                  <w:delText xml:space="preserve">                                    &lt;xs:element name="PgenCounter"  type="xs:base64Binary"&gt;</w:delText>
                </w:r>
              </w:del>
            </w:ins>
          </w:p>
          <w:p w14:paraId="7C1C5B4A" w14:textId="1C357FA3" w:rsidR="00874469" w:rsidDel="00E067A3" w:rsidRDefault="00874469">
            <w:pPr>
              <w:pStyle w:val="Appx"/>
              <w:rPr>
                <w:ins w:id="13671" w:author="aas" w:date="2013-10-14T02:06:00Z"/>
                <w:del w:id="13672" w:author="Anees Shaikh" w:date="2013-10-19T02:16:00Z"/>
              </w:rPr>
              <w:pPrChange w:id="13673" w:author="Anees Shaikh" w:date="2013-10-19T02:16:00Z">
                <w:pPr>
                  <w:pStyle w:val="XML1"/>
                </w:pPr>
              </w:pPrChange>
            </w:pPr>
            <w:ins w:id="13674" w:author="aas" w:date="2013-10-14T02:06:00Z">
              <w:del w:id="13675" w:author="Anees Shaikh" w:date="2013-10-19T02:16:00Z">
                <w:r w:rsidDel="00E067A3">
                  <w:delText xml:space="preserve">                                      &lt;xs:annotation&gt;</w:delText>
                </w:r>
              </w:del>
            </w:ins>
          </w:p>
          <w:p w14:paraId="66E72123" w14:textId="4B6E56B9" w:rsidR="00874469" w:rsidDel="00E067A3" w:rsidRDefault="00874469">
            <w:pPr>
              <w:pStyle w:val="Appx"/>
              <w:rPr>
                <w:ins w:id="13676" w:author="aas" w:date="2013-10-14T02:06:00Z"/>
                <w:del w:id="13677" w:author="Anees Shaikh" w:date="2013-10-19T02:16:00Z"/>
              </w:rPr>
              <w:pPrChange w:id="13678" w:author="Anees Shaikh" w:date="2013-10-19T02:16:00Z">
                <w:pPr>
                  <w:pStyle w:val="XML1"/>
                </w:pPr>
              </w:pPrChange>
            </w:pPr>
            <w:ins w:id="13679" w:author="aas" w:date="2013-10-14T02:06:00Z">
              <w:del w:id="13680" w:author="Anees Shaikh" w:date="2013-10-19T02:16:00Z">
                <w:r w:rsidDel="00E067A3">
                  <w:delText xml:space="preserve">                                        &lt;xs:documentation&gt;</w:delText>
                </w:r>
              </w:del>
            </w:ins>
          </w:p>
          <w:p w14:paraId="4BEF3446" w14:textId="6301CE1F" w:rsidR="00874469" w:rsidDel="00E067A3" w:rsidRDefault="00874469">
            <w:pPr>
              <w:pStyle w:val="Appx"/>
              <w:rPr>
                <w:ins w:id="13681" w:author="aas" w:date="2013-10-14T02:06:00Z"/>
                <w:del w:id="13682" w:author="Anees Shaikh" w:date="2013-10-19T02:16:00Z"/>
              </w:rPr>
              <w:pPrChange w:id="13683" w:author="Anees Shaikh" w:date="2013-10-19T02:16:00Z">
                <w:pPr>
                  <w:pStyle w:val="XML1"/>
                </w:pPr>
              </w:pPrChange>
            </w:pPr>
            <w:ins w:id="13684" w:author="aas" w:date="2013-10-14T02:06:00Z">
              <w:del w:id="13685" w:author="Anees Shaikh" w:date="2013-10-19T02:16:00Z">
                <w:r w:rsidDel="00E067A3">
                  <w:delText xml:space="preserve">                                          A DSA prime generation counter</w:delText>
                </w:r>
              </w:del>
            </w:ins>
          </w:p>
          <w:p w14:paraId="32B5453C" w14:textId="50D1698F" w:rsidR="00874469" w:rsidDel="00E067A3" w:rsidRDefault="00874469">
            <w:pPr>
              <w:pStyle w:val="Appx"/>
              <w:rPr>
                <w:ins w:id="13686" w:author="aas" w:date="2013-10-14T02:06:00Z"/>
                <w:del w:id="13687" w:author="Anees Shaikh" w:date="2013-10-19T02:16:00Z"/>
              </w:rPr>
              <w:pPrChange w:id="13688" w:author="Anees Shaikh" w:date="2013-10-19T02:16:00Z">
                <w:pPr>
                  <w:pStyle w:val="XML1"/>
                </w:pPr>
              </w:pPrChange>
            </w:pPr>
            <w:ins w:id="13689" w:author="aas" w:date="2013-10-14T02:06:00Z">
              <w:del w:id="13690" w:author="Anees Shaikh" w:date="2013-10-19T02:16:00Z">
                <w:r w:rsidDel="00E067A3">
                  <w:delText xml:space="preserve">                                        &lt;/xs:documentation&gt;</w:delText>
                </w:r>
              </w:del>
            </w:ins>
          </w:p>
          <w:p w14:paraId="6F2DE689" w14:textId="0CCB78EE" w:rsidR="00874469" w:rsidDel="00E067A3" w:rsidRDefault="00874469">
            <w:pPr>
              <w:pStyle w:val="Appx"/>
              <w:rPr>
                <w:ins w:id="13691" w:author="aas" w:date="2013-10-14T02:06:00Z"/>
                <w:del w:id="13692" w:author="Anees Shaikh" w:date="2013-10-19T02:16:00Z"/>
              </w:rPr>
              <w:pPrChange w:id="13693" w:author="Anees Shaikh" w:date="2013-10-19T02:16:00Z">
                <w:pPr>
                  <w:pStyle w:val="XML1"/>
                </w:pPr>
              </w:pPrChange>
            </w:pPr>
            <w:ins w:id="13694" w:author="aas" w:date="2013-10-14T02:06:00Z">
              <w:del w:id="13695" w:author="Anees Shaikh" w:date="2013-10-19T02:16:00Z">
                <w:r w:rsidDel="00E067A3">
                  <w:delText xml:space="preserve">                                      &lt;/xs:annotation&gt;</w:delText>
                </w:r>
              </w:del>
            </w:ins>
          </w:p>
          <w:p w14:paraId="4EF20A82" w14:textId="74EAFE1A" w:rsidR="00874469" w:rsidDel="00E067A3" w:rsidRDefault="00874469">
            <w:pPr>
              <w:pStyle w:val="Appx"/>
              <w:rPr>
                <w:ins w:id="13696" w:author="aas" w:date="2013-10-14T02:06:00Z"/>
                <w:del w:id="13697" w:author="Anees Shaikh" w:date="2013-10-19T02:16:00Z"/>
              </w:rPr>
              <w:pPrChange w:id="13698" w:author="Anees Shaikh" w:date="2013-10-19T02:16:00Z">
                <w:pPr>
                  <w:pStyle w:val="XML1"/>
                </w:pPr>
              </w:pPrChange>
            </w:pPr>
            <w:ins w:id="13699" w:author="aas" w:date="2013-10-14T02:06:00Z">
              <w:del w:id="13700" w:author="Anees Shaikh" w:date="2013-10-19T02:16:00Z">
                <w:r w:rsidDel="00E067A3">
                  <w:delText xml:space="preserve">                                    &lt;/xs:element&gt;</w:delText>
                </w:r>
              </w:del>
            </w:ins>
          </w:p>
          <w:p w14:paraId="3689F711" w14:textId="76231BC3" w:rsidR="00874469" w:rsidDel="00E067A3" w:rsidRDefault="00874469">
            <w:pPr>
              <w:pStyle w:val="Appx"/>
              <w:rPr>
                <w:ins w:id="13701" w:author="aas" w:date="2013-10-14T02:06:00Z"/>
                <w:del w:id="13702" w:author="Anees Shaikh" w:date="2013-10-19T02:16:00Z"/>
              </w:rPr>
              <w:pPrChange w:id="13703" w:author="Anees Shaikh" w:date="2013-10-19T02:16:00Z">
                <w:pPr>
                  <w:pStyle w:val="XML1"/>
                </w:pPr>
              </w:pPrChange>
            </w:pPr>
            <w:ins w:id="13704" w:author="aas" w:date="2013-10-14T02:06:00Z">
              <w:del w:id="13705" w:author="Anees Shaikh" w:date="2013-10-19T02:16:00Z">
                <w:r w:rsidDel="00E067A3">
                  <w:delText xml:space="preserve">                                    &lt;xs:any minOccurs="0" maxOccurs="unbounded"</w:delText>
                </w:r>
              </w:del>
            </w:ins>
          </w:p>
          <w:p w14:paraId="65D818D8" w14:textId="0B388F57" w:rsidR="00874469" w:rsidDel="00E067A3" w:rsidRDefault="00874469">
            <w:pPr>
              <w:pStyle w:val="Appx"/>
              <w:rPr>
                <w:ins w:id="13706" w:author="aas" w:date="2013-10-14T02:06:00Z"/>
                <w:del w:id="13707" w:author="Anees Shaikh" w:date="2013-10-19T02:16:00Z"/>
              </w:rPr>
              <w:pPrChange w:id="13708" w:author="Anees Shaikh" w:date="2013-10-19T02:16:00Z">
                <w:pPr>
                  <w:pStyle w:val="XML1"/>
                </w:pPr>
              </w:pPrChange>
            </w:pPr>
            <w:ins w:id="13709" w:author="aas" w:date="2013-10-14T02:06:00Z">
              <w:del w:id="13710" w:author="Anees Shaikh" w:date="2013-10-19T02:16:00Z">
                <w:r w:rsidDel="00E067A3">
                  <w:delText xml:space="preserve">                                            namespace="##other" processContents="lax"/&gt;</w:delText>
                </w:r>
              </w:del>
            </w:ins>
          </w:p>
          <w:p w14:paraId="2E3E1639" w14:textId="13DFA49F" w:rsidR="00874469" w:rsidDel="00E067A3" w:rsidRDefault="00874469">
            <w:pPr>
              <w:pStyle w:val="Appx"/>
              <w:rPr>
                <w:ins w:id="13711" w:author="aas" w:date="2013-10-14T02:06:00Z"/>
                <w:del w:id="13712" w:author="Anees Shaikh" w:date="2013-10-19T02:16:00Z"/>
              </w:rPr>
              <w:pPrChange w:id="13713" w:author="Anees Shaikh" w:date="2013-10-19T02:16:00Z">
                <w:pPr>
                  <w:pStyle w:val="XML1"/>
                </w:pPr>
              </w:pPrChange>
            </w:pPr>
            <w:ins w:id="13714" w:author="aas" w:date="2013-10-14T02:06:00Z">
              <w:del w:id="13715" w:author="Anees Shaikh" w:date="2013-10-19T02:16:00Z">
                <w:r w:rsidDel="00E067A3">
                  <w:delText xml:space="preserve">                                  &lt;/xs:sequence&gt;</w:delText>
                </w:r>
              </w:del>
            </w:ins>
          </w:p>
          <w:p w14:paraId="1EE756EF" w14:textId="05BB1B17" w:rsidR="00874469" w:rsidDel="00E067A3" w:rsidRDefault="00874469">
            <w:pPr>
              <w:pStyle w:val="Appx"/>
              <w:rPr>
                <w:ins w:id="13716" w:author="aas" w:date="2013-10-14T02:06:00Z"/>
                <w:del w:id="13717" w:author="Anees Shaikh" w:date="2013-10-19T02:16:00Z"/>
              </w:rPr>
              <w:pPrChange w:id="13718" w:author="Anees Shaikh" w:date="2013-10-19T02:16:00Z">
                <w:pPr>
                  <w:pStyle w:val="XML1"/>
                </w:pPr>
              </w:pPrChange>
            </w:pPr>
            <w:ins w:id="13719" w:author="aas" w:date="2013-10-14T02:06:00Z">
              <w:del w:id="13720" w:author="Anees Shaikh" w:date="2013-10-19T02:16:00Z">
                <w:r w:rsidDel="00E067A3">
                  <w:delText xml:space="preserve">                                &lt;/xs:complexType&gt;</w:delText>
                </w:r>
              </w:del>
            </w:ins>
          </w:p>
          <w:p w14:paraId="2BFEDA94" w14:textId="760B0516" w:rsidR="00874469" w:rsidDel="00E067A3" w:rsidRDefault="00874469">
            <w:pPr>
              <w:pStyle w:val="Appx"/>
              <w:rPr>
                <w:ins w:id="13721" w:author="aas" w:date="2013-10-14T02:06:00Z"/>
                <w:del w:id="13722" w:author="Anees Shaikh" w:date="2013-10-19T02:16:00Z"/>
              </w:rPr>
              <w:pPrChange w:id="13723" w:author="Anees Shaikh" w:date="2013-10-19T02:16:00Z">
                <w:pPr>
                  <w:pStyle w:val="XML1"/>
                </w:pPr>
              </w:pPrChange>
            </w:pPr>
            <w:ins w:id="13724" w:author="aas" w:date="2013-10-14T02:06:00Z">
              <w:del w:id="13725" w:author="Anees Shaikh" w:date="2013-10-19T02:16:00Z">
                <w:r w:rsidDel="00E067A3">
                  <w:delText xml:space="preserve">                              &lt;/xs:element&gt;</w:delText>
                </w:r>
              </w:del>
            </w:ins>
          </w:p>
          <w:p w14:paraId="6B142BBE" w14:textId="68CACB75" w:rsidR="00874469" w:rsidDel="00E067A3" w:rsidRDefault="00874469">
            <w:pPr>
              <w:pStyle w:val="Appx"/>
              <w:rPr>
                <w:ins w:id="13726" w:author="aas" w:date="2013-10-14T02:06:00Z"/>
                <w:del w:id="13727" w:author="Anees Shaikh" w:date="2013-10-19T02:16:00Z"/>
              </w:rPr>
              <w:pPrChange w:id="13728" w:author="Anees Shaikh" w:date="2013-10-19T02:16:00Z">
                <w:pPr>
                  <w:pStyle w:val="XML1"/>
                </w:pPr>
              </w:pPrChange>
            </w:pPr>
            <w:ins w:id="13729" w:author="aas" w:date="2013-10-14T02:06:00Z">
              <w:del w:id="13730" w:author="Anees Shaikh" w:date="2013-10-19T02:16:00Z">
                <w:r w:rsidDel="00E067A3">
                  <w:delText xml:space="preserve">                              &lt;xs:any minOccurs="0" maxOccurs="unbounded"</w:delText>
                </w:r>
              </w:del>
            </w:ins>
          </w:p>
          <w:p w14:paraId="7FDEF8E7" w14:textId="46EC47A2" w:rsidR="00874469" w:rsidDel="00E067A3" w:rsidRDefault="00874469">
            <w:pPr>
              <w:pStyle w:val="Appx"/>
              <w:rPr>
                <w:ins w:id="13731" w:author="aas" w:date="2013-10-14T02:06:00Z"/>
                <w:del w:id="13732" w:author="Anees Shaikh" w:date="2013-10-19T02:16:00Z"/>
              </w:rPr>
              <w:pPrChange w:id="13733" w:author="Anees Shaikh" w:date="2013-10-19T02:16:00Z">
                <w:pPr>
                  <w:pStyle w:val="XML1"/>
                </w:pPr>
              </w:pPrChange>
            </w:pPr>
            <w:ins w:id="13734" w:author="aas" w:date="2013-10-14T02:06:00Z">
              <w:del w:id="13735" w:author="Anees Shaikh" w:date="2013-10-19T02:16:00Z">
                <w:r w:rsidDel="00E067A3">
                  <w:delText xml:space="preserve">                                      namespace="##other" processContents="lax"/&gt;</w:delText>
                </w:r>
              </w:del>
            </w:ins>
          </w:p>
          <w:p w14:paraId="27FFB0E1" w14:textId="7184DC8D" w:rsidR="00874469" w:rsidDel="00E067A3" w:rsidRDefault="00874469">
            <w:pPr>
              <w:pStyle w:val="Appx"/>
              <w:rPr>
                <w:ins w:id="13736" w:author="aas" w:date="2013-10-14T02:06:00Z"/>
                <w:del w:id="13737" w:author="Anees Shaikh" w:date="2013-10-19T02:16:00Z"/>
              </w:rPr>
              <w:pPrChange w:id="13738" w:author="Anees Shaikh" w:date="2013-10-19T02:16:00Z">
                <w:pPr>
                  <w:pStyle w:val="XML1"/>
                </w:pPr>
              </w:pPrChange>
            </w:pPr>
            <w:ins w:id="13739" w:author="aas" w:date="2013-10-14T02:06:00Z">
              <w:del w:id="13740" w:author="Anees Shaikh" w:date="2013-10-19T02:16:00Z">
                <w:r w:rsidDel="00E067A3">
                  <w:delText xml:space="preserve">                            &lt;/xs:sequence&gt;</w:delText>
                </w:r>
              </w:del>
            </w:ins>
          </w:p>
          <w:p w14:paraId="17315E10" w14:textId="110E111A" w:rsidR="00874469" w:rsidDel="00E067A3" w:rsidRDefault="00874469">
            <w:pPr>
              <w:pStyle w:val="Appx"/>
              <w:rPr>
                <w:ins w:id="13741" w:author="aas" w:date="2013-10-14T02:06:00Z"/>
                <w:del w:id="13742" w:author="Anees Shaikh" w:date="2013-10-19T02:16:00Z"/>
              </w:rPr>
              <w:pPrChange w:id="13743" w:author="Anees Shaikh" w:date="2013-10-19T02:16:00Z">
                <w:pPr>
                  <w:pStyle w:val="XML1"/>
                </w:pPr>
              </w:pPrChange>
            </w:pPr>
            <w:ins w:id="13744" w:author="aas" w:date="2013-10-14T02:06:00Z">
              <w:del w:id="13745" w:author="Anees Shaikh" w:date="2013-10-19T02:16:00Z">
                <w:r w:rsidDel="00E067A3">
                  <w:delText xml:space="preserve">                            &lt;xs:sequence&gt;</w:delText>
                </w:r>
              </w:del>
            </w:ins>
          </w:p>
          <w:p w14:paraId="5BF259BD" w14:textId="5A93D519" w:rsidR="00874469" w:rsidDel="00E067A3" w:rsidRDefault="00874469">
            <w:pPr>
              <w:pStyle w:val="Appx"/>
              <w:rPr>
                <w:ins w:id="13746" w:author="aas" w:date="2013-10-14T02:06:00Z"/>
                <w:del w:id="13747" w:author="Anees Shaikh" w:date="2013-10-19T02:16:00Z"/>
              </w:rPr>
              <w:pPrChange w:id="13748" w:author="Anees Shaikh" w:date="2013-10-19T02:16:00Z">
                <w:pPr>
                  <w:pStyle w:val="XML1"/>
                </w:pPr>
              </w:pPrChange>
            </w:pPr>
            <w:ins w:id="13749" w:author="aas" w:date="2013-10-14T02:06:00Z">
              <w:del w:id="13750" w:author="Anees Shaikh" w:date="2013-10-19T02:16:00Z">
                <w:r w:rsidDel="00E067A3">
                  <w:delText xml:space="preserve">                              &lt;xs:element name="RSAKeyValue" minOccurs="0"&gt;</w:delText>
                </w:r>
              </w:del>
            </w:ins>
          </w:p>
          <w:p w14:paraId="7B697DE6" w14:textId="746300A9" w:rsidR="00874469" w:rsidDel="00E067A3" w:rsidRDefault="00874469">
            <w:pPr>
              <w:pStyle w:val="Appx"/>
              <w:rPr>
                <w:ins w:id="13751" w:author="aas" w:date="2013-10-14T02:06:00Z"/>
                <w:del w:id="13752" w:author="Anees Shaikh" w:date="2013-10-19T02:16:00Z"/>
              </w:rPr>
              <w:pPrChange w:id="13753" w:author="Anees Shaikh" w:date="2013-10-19T02:16:00Z">
                <w:pPr>
                  <w:pStyle w:val="XML1"/>
                </w:pPr>
              </w:pPrChange>
            </w:pPr>
            <w:ins w:id="13754" w:author="aas" w:date="2013-10-14T02:06:00Z">
              <w:del w:id="13755" w:author="Anees Shaikh" w:date="2013-10-19T02:16:00Z">
                <w:r w:rsidDel="00E067A3">
                  <w:delText xml:space="preserve">                                &lt;xs:complexType&gt;</w:delText>
                </w:r>
              </w:del>
            </w:ins>
          </w:p>
          <w:p w14:paraId="190FE362" w14:textId="151D58C5" w:rsidR="00874469" w:rsidDel="00E067A3" w:rsidRDefault="00874469">
            <w:pPr>
              <w:pStyle w:val="Appx"/>
              <w:rPr>
                <w:ins w:id="13756" w:author="aas" w:date="2013-10-14T02:06:00Z"/>
                <w:del w:id="13757" w:author="Anees Shaikh" w:date="2013-10-19T02:16:00Z"/>
              </w:rPr>
              <w:pPrChange w:id="13758" w:author="Anees Shaikh" w:date="2013-10-19T02:16:00Z">
                <w:pPr>
                  <w:pStyle w:val="XML1"/>
                </w:pPr>
              </w:pPrChange>
            </w:pPr>
            <w:ins w:id="13759" w:author="aas" w:date="2013-10-14T02:06:00Z">
              <w:del w:id="13760" w:author="Anees Shaikh" w:date="2013-10-19T02:16:00Z">
                <w:r w:rsidDel="00E067A3">
                  <w:delText xml:space="preserve">                                  &lt;xs:sequence&gt;</w:delText>
                </w:r>
              </w:del>
            </w:ins>
          </w:p>
          <w:p w14:paraId="1192DFC6" w14:textId="21E33D55" w:rsidR="00874469" w:rsidDel="00E067A3" w:rsidRDefault="00874469">
            <w:pPr>
              <w:pStyle w:val="Appx"/>
              <w:rPr>
                <w:ins w:id="13761" w:author="aas" w:date="2013-10-14T02:06:00Z"/>
                <w:del w:id="13762" w:author="Anees Shaikh" w:date="2013-10-19T02:16:00Z"/>
              </w:rPr>
              <w:pPrChange w:id="13763" w:author="Anees Shaikh" w:date="2013-10-19T02:16:00Z">
                <w:pPr>
                  <w:pStyle w:val="XML1"/>
                </w:pPr>
              </w:pPrChange>
            </w:pPr>
            <w:ins w:id="13764" w:author="aas" w:date="2013-10-14T02:06:00Z">
              <w:del w:id="13765" w:author="Anees Shaikh" w:date="2013-10-19T02:16:00Z">
                <w:r w:rsidDel="00E067A3">
                  <w:delText xml:space="preserve">                                    &lt;xs:element name="Modulus"  type="xs:base64Binary"/&gt;</w:delText>
                </w:r>
              </w:del>
            </w:ins>
          </w:p>
          <w:p w14:paraId="4A9F791C" w14:textId="1FBC0395" w:rsidR="00874469" w:rsidDel="00E067A3" w:rsidRDefault="00874469">
            <w:pPr>
              <w:pStyle w:val="Appx"/>
              <w:rPr>
                <w:ins w:id="13766" w:author="aas" w:date="2013-10-14T02:06:00Z"/>
                <w:del w:id="13767" w:author="Anees Shaikh" w:date="2013-10-19T02:16:00Z"/>
              </w:rPr>
              <w:pPrChange w:id="13768" w:author="Anees Shaikh" w:date="2013-10-19T02:16:00Z">
                <w:pPr>
                  <w:pStyle w:val="XML1"/>
                </w:pPr>
              </w:pPrChange>
            </w:pPr>
            <w:ins w:id="13769" w:author="aas" w:date="2013-10-14T02:06:00Z">
              <w:del w:id="13770" w:author="Anees Shaikh" w:date="2013-10-19T02:16:00Z">
                <w:r w:rsidDel="00E067A3">
                  <w:delText xml:space="preserve">                                    &lt;xs:element name="Exponent"  type="xs:base64Binary"/&gt;</w:delText>
                </w:r>
              </w:del>
            </w:ins>
          </w:p>
          <w:p w14:paraId="62F5FA44" w14:textId="0AE22A12" w:rsidR="00874469" w:rsidDel="00E067A3" w:rsidRDefault="00874469">
            <w:pPr>
              <w:pStyle w:val="Appx"/>
              <w:rPr>
                <w:ins w:id="13771" w:author="aas" w:date="2013-10-14T02:06:00Z"/>
                <w:del w:id="13772" w:author="Anees Shaikh" w:date="2013-10-19T02:16:00Z"/>
              </w:rPr>
              <w:pPrChange w:id="13773" w:author="Anees Shaikh" w:date="2013-10-19T02:16:00Z">
                <w:pPr>
                  <w:pStyle w:val="XML1"/>
                </w:pPr>
              </w:pPrChange>
            </w:pPr>
            <w:ins w:id="13774" w:author="aas" w:date="2013-10-14T02:06:00Z">
              <w:del w:id="13775" w:author="Anees Shaikh" w:date="2013-10-19T02:16:00Z">
                <w:r w:rsidDel="00E067A3">
                  <w:delText xml:space="preserve">                                    &lt;xs:any minOccurs="0" maxOccurs="unbounded"</w:delText>
                </w:r>
              </w:del>
            </w:ins>
          </w:p>
          <w:p w14:paraId="118EED67" w14:textId="2174BE32" w:rsidR="00874469" w:rsidDel="00E067A3" w:rsidRDefault="00874469">
            <w:pPr>
              <w:pStyle w:val="Appx"/>
              <w:rPr>
                <w:ins w:id="13776" w:author="aas" w:date="2013-10-14T02:06:00Z"/>
                <w:del w:id="13777" w:author="Anees Shaikh" w:date="2013-10-19T02:16:00Z"/>
              </w:rPr>
              <w:pPrChange w:id="13778" w:author="Anees Shaikh" w:date="2013-10-19T02:16:00Z">
                <w:pPr>
                  <w:pStyle w:val="XML1"/>
                </w:pPr>
              </w:pPrChange>
            </w:pPr>
            <w:ins w:id="13779" w:author="aas" w:date="2013-10-14T02:06:00Z">
              <w:del w:id="13780" w:author="Anees Shaikh" w:date="2013-10-19T02:16:00Z">
                <w:r w:rsidDel="00E067A3">
                  <w:delText xml:space="preserve">                                            namespace="##other" processContents="lax"/&gt;</w:delText>
                </w:r>
              </w:del>
            </w:ins>
          </w:p>
          <w:p w14:paraId="33365512" w14:textId="16B14CD9" w:rsidR="00874469" w:rsidDel="00E067A3" w:rsidRDefault="00874469">
            <w:pPr>
              <w:pStyle w:val="Appx"/>
              <w:rPr>
                <w:ins w:id="13781" w:author="aas" w:date="2013-10-14T02:06:00Z"/>
                <w:del w:id="13782" w:author="Anees Shaikh" w:date="2013-10-19T02:16:00Z"/>
              </w:rPr>
              <w:pPrChange w:id="13783" w:author="Anees Shaikh" w:date="2013-10-19T02:16:00Z">
                <w:pPr>
                  <w:pStyle w:val="XML1"/>
                </w:pPr>
              </w:pPrChange>
            </w:pPr>
            <w:ins w:id="13784" w:author="aas" w:date="2013-10-14T02:06:00Z">
              <w:del w:id="13785" w:author="Anees Shaikh" w:date="2013-10-19T02:16:00Z">
                <w:r w:rsidDel="00E067A3">
                  <w:delText xml:space="preserve">                                  &lt;/xs:sequence&gt;</w:delText>
                </w:r>
              </w:del>
            </w:ins>
          </w:p>
          <w:p w14:paraId="466A6669" w14:textId="1C405FB3" w:rsidR="00874469" w:rsidDel="00E067A3" w:rsidRDefault="00874469">
            <w:pPr>
              <w:pStyle w:val="Appx"/>
              <w:rPr>
                <w:ins w:id="13786" w:author="aas" w:date="2013-10-14T02:06:00Z"/>
                <w:del w:id="13787" w:author="Anees Shaikh" w:date="2013-10-19T02:16:00Z"/>
              </w:rPr>
              <w:pPrChange w:id="13788" w:author="Anees Shaikh" w:date="2013-10-19T02:16:00Z">
                <w:pPr>
                  <w:pStyle w:val="XML1"/>
                </w:pPr>
              </w:pPrChange>
            </w:pPr>
            <w:ins w:id="13789" w:author="aas" w:date="2013-10-14T02:06:00Z">
              <w:del w:id="13790" w:author="Anees Shaikh" w:date="2013-10-19T02:16:00Z">
                <w:r w:rsidDel="00E067A3">
                  <w:delText xml:space="preserve">                                &lt;/xs:complexType&gt;</w:delText>
                </w:r>
              </w:del>
            </w:ins>
          </w:p>
          <w:p w14:paraId="7AE79FEF" w14:textId="6CA41B2F" w:rsidR="00874469" w:rsidDel="00E067A3" w:rsidRDefault="00874469">
            <w:pPr>
              <w:pStyle w:val="Appx"/>
              <w:rPr>
                <w:ins w:id="13791" w:author="aas" w:date="2013-10-14T02:06:00Z"/>
                <w:del w:id="13792" w:author="Anees Shaikh" w:date="2013-10-19T02:16:00Z"/>
              </w:rPr>
              <w:pPrChange w:id="13793" w:author="Anees Shaikh" w:date="2013-10-19T02:16:00Z">
                <w:pPr>
                  <w:pStyle w:val="XML1"/>
                </w:pPr>
              </w:pPrChange>
            </w:pPr>
            <w:ins w:id="13794" w:author="aas" w:date="2013-10-14T02:06:00Z">
              <w:del w:id="13795" w:author="Anees Shaikh" w:date="2013-10-19T02:16:00Z">
                <w:r w:rsidDel="00E067A3">
                  <w:delText xml:space="preserve">                              &lt;/xs:element&gt;</w:delText>
                </w:r>
              </w:del>
            </w:ins>
          </w:p>
          <w:p w14:paraId="22EF9334" w14:textId="6EB3CD03" w:rsidR="00874469" w:rsidDel="00E067A3" w:rsidRDefault="00874469">
            <w:pPr>
              <w:pStyle w:val="Appx"/>
              <w:rPr>
                <w:ins w:id="13796" w:author="aas" w:date="2013-10-14T02:06:00Z"/>
                <w:del w:id="13797" w:author="Anees Shaikh" w:date="2013-10-19T02:16:00Z"/>
              </w:rPr>
              <w:pPrChange w:id="13798" w:author="Anees Shaikh" w:date="2013-10-19T02:16:00Z">
                <w:pPr>
                  <w:pStyle w:val="XML1"/>
                </w:pPr>
              </w:pPrChange>
            </w:pPr>
            <w:ins w:id="13799" w:author="aas" w:date="2013-10-14T02:06:00Z">
              <w:del w:id="13800" w:author="Anees Shaikh" w:date="2013-10-19T02:16:00Z">
                <w:r w:rsidDel="00E067A3">
                  <w:delText xml:space="preserve">                              &lt;xs:any minOccurs="0" maxOccurs="unbounded"</w:delText>
                </w:r>
              </w:del>
            </w:ins>
          </w:p>
          <w:p w14:paraId="5BEF03A3" w14:textId="02CCDE82" w:rsidR="00874469" w:rsidDel="00E067A3" w:rsidRDefault="00874469">
            <w:pPr>
              <w:pStyle w:val="Appx"/>
              <w:rPr>
                <w:ins w:id="13801" w:author="aas" w:date="2013-10-14T02:06:00Z"/>
                <w:del w:id="13802" w:author="Anees Shaikh" w:date="2013-10-19T02:16:00Z"/>
              </w:rPr>
              <w:pPrChange w:id="13803" w:author="Anees Shaikh" w:date="2013-10-19T02:16:00Z">
                <w:pPr>
                  <w:pStyle w:val="XML1"/>
                </w:pPr>
              </w:pPrChange>
            </w:pPr>
            <w:ins w:id="13804" w:author="aas" w:date="2013-10-14T02:06:00Z">
              <w:del w:id="13805" w:author="Anees Shaikh" w:date="2013-10-19T02:16:00Z">
                <w:r w:rsidDel="00E067A3">
                  <w:delText xml:space="preserve">                                      namespace="##other" processContents="lax"/&gt;</w:delText>
                </w:r>
              </w:del>
            </w:ins>
          </w:p>
          <w:p w14:paraId="7B6B6492" w14:textId="538936C0" w:rsidR="00874469" w:rsidDel="00E067A3" w:rsidRDefault="00874469">
            <w:pPr>
              <w:pStyle w:val="Appx"/>
              <w:rPr>
                <w:ins w:id="13806" w:author="aas" w:date="2013-10-14T02:06:00Z"/>
                <w:del w:id="13807" w:author="Anees Shaikh" w:date="2013-10-19T02:16:00Z"/>
              </w:rPr>
              <w:pPrChange w:id="13808" w:author="Anees Shaikh" w:date="2013-10-19T02:16:00Z">
                <w:pPr>
                  <w:pStyle w:val="XML1"/>
                </w:pPr>
              </w:pPrChange>
            </w:pPr>
            <w:ins w:id="13809" w:author="aas" w:date="2013-10-14T02:06:00Z">
              <w:del w:id="13810" w:author="Anees Shaikh" w:date="2013-10-19T02:16:00Z">
                <w:r w:rsidDel="00E067A3">
                  <w:delText xml:space="preserve">                            &lt;/xs:sequence&gt;</w:delText>
                </w:r>
              </w:del>
            </w:ins>
          </w:p>
          <w:p w14:paraId="61FE2581" w14:textId="52064CA4" w:rsidR="00874469" w:rsidDel="00E067A3" w:rsidRDefault="00874469">
            <w:pPr>
              <w:pStyle w:val="Appx"/>
              <w:rPr>
                <w:ins w:id="13811" w:author="aas" w:date="2013-10-14T02:06:00Z"/>
                <w:del w:id="13812" w:author="Anees Shaikh" w:date="2013-10-19T02:16:00Z"/>
              </w:rPr>
              <w:pPrChange w:id="13813" w:author="Anees Shaikh" w:date="2013-10-19T02:16:00Z">
                <w:pPr>
                  <w:pStyle w:val="XML1"/>
                </w:pPr>
              </w:pPrChange>
            </w:pPr>
            <w:ins w:id="13814" w:author="aas" w:date="2013-10-14T02:06:00Z">
              <w:del w:id="13815" w:author="Anees Shaikh" w:date="2013-10-19T02:16:00Z">
                <w:r w:rsidDel="00E067A3">
                  <w:delText xml:space="preserve">                            &lt;xs:any minOccurs="0" maxOccurs="unbounded"</w:delText>
                </w:r>
              </w:del>
            </w:ins>
          </w:p>
          <w:p w14:paraId="6DF1B86D" w14:textId="56B70585" w:rsidR="00874469" w:rsidDel="00E067A3" w:rsidRDefault="00874469">
            <w:pPr>
              <w:pStyle w:val="Appx"/>
              <w:rPr>
                <w:ins w:id="13816" w:author="aas" w:date="2013-10-14T02:06:00Z"/>
                <w:del w:id="13817" w:author="Anees Shaikh" w:date="2013-10-19T02:16:00Z"/>
              </w:rPr>
              <w:pPrChange w:id="13818" w:author="Anees Shaikh" w:date="2013-10-19T02:16:00Z">
                <w:pPr>
                  <w:pStyle w:val="XML1"/>
                </w:pPr>
              </w:pPrChange>
            </w:pPr>
            <w:ins w:id="13819" w:author="aas" w:date="2013-10-14T02:06:00Z">
              <w:del w:id="13820" w:author="Anees Shaikh" w:date="2013-10-19T02:16:00Z">
                <w:r w:rsidDel="00E067A3">
                  <w:delText xml:space="preserve">                                    namespace="##other" processContents="lax"/&gt;</w:delText>
                </w:r>
              </w:del>
            </w:ins>
          </w:p>
          <w:p w14:paraId="6D3D2362" w14:textId="465BA645" w:rsidR="00874469" w:rsidDel="00E067A3" w:rsidRDefault="00874469">
            <w:pPr>
              <w:pStyle w:val="Appx"/>
              <w:rPr>
                <w:ins w:id="13821" w:author="aas" w:date="2013-10-14T02:06:00Z"/>
                <w:del w:id="13822" w:author="Anees Shaikh" w:date="2013-10-19T02:16:00Z"/>
              </w:rPr>
              <w:pPrChange w:id="13823" w:author="Anees Shaikh" w:date="2013-10-19T02:16:00Z">
                <w:pPr>
                  <w:pStyle w:val="XML1"/>
                </w:pPr>
              </w:pPrChange>
            </w:pPr>
            <w:ins w:id="13824" w:author="aas" w:date="2013-10-14T02:06:00Z">
              <w:del w:id="13825" w:author="Anees Shaikh" w:date="2013-10-19T02:16:00Z">
                <w:r w:rsidDel="00E067A3">
                  <w:delText xml:space="preserve">                          &lt;/xs:choice&gt;</w:delText>
                </w:r>
              </w:del>
            </w:ins>
          </w:p>
          <w:p w14:paraId="5D83551F" w14:textId="22CCB826" w:rsidR="00874469" w:rsidDel="00E067A3" w:rsidRDefault="00874469">
            <w:pPr>
              <w:pStyle w:val="Appx"/>
              <w:rPr>
                <w:ins w:id="13826" w:author="aas" w:date="2013-10-14T02:06:00Z"/>
                <w:del w:id="13827" w:author="Anees Shaikh" w:date="2013-10-19T02:16:00Z"/>
              </w:rPr>
              <w:pPrChange w:id="13828" w:author="Anees Shaikh" w:date="2013-10-19T02:16:00Z">
                <w:pPr>
                  <w:pStyle w:val="XML1"/>
                </w:pPr>
              </w:pPrChange>
            </w:pPr>
            <w:ins w:id="13829" w:author="aas" w:date="2013-10-14T02:06:00Z">
              <w:del w:id="13830" w:author="Anees Shaikh" w:date="2013-10-19T02:16:00Z">
                <w:r w:rsidDel="00E067A3">
                  <w:delText xml:space="preserve">                          &lt;xs:any minOccurs="0" maxOccurs="unbounded"</w:delText>
                </w:r>
              </w:del>
            </w:ins>
          </w:p>
          <w:p w14:paraId="12655D1B" w14:textId="22C14CDE" w:rsidR="00874469" w:rsidDel="00E067A3" w:rsidRDefault="00874469">
            <w:pPr>
              <w:pStyle w:val="Appx"/>
              <w:rPr>
                <w:ins w:id="13831" w:author="aas" w:date="2013-10-14T02:06:00Z"/>
                <w:del w:id="13832" w:author="Anees Shaikh" w:date="2013-10-19T02:16:00Z"/>
              </w:rPr>
              <w:pPrChange w:id="13833" w:author="Anees Shaikh" w:date="2013-10-19T02:16:00Z">
                <w:pPr>
                  <w:pStyle w:val="XML1"/>
                </w:pPr>
              </w:pPrChange>
            </w:pPr>
            <w:ins w:id="13834" w:author="aas" w:date="2013-10-14T02:06:00Z">
              <w:del w:id="13835" w:author="Anees Shaikh" w:date="2013-10-19T02:16:00Z">
                <w:r w:rsidDel="00E067A3">
                  <w:delText xml:space="preserve">                                  namespace="##other" processContents="lax"/&gt;</w:delText>
                </w:r>
              </w:del>
            </w:ins>
          </w:p>
          <w:p w14:paraId="55B19C4A" w14:textId="6CAEA9ED" w:rsidR="00874469" w:rsidDel="00E067A3" w:rsidRDefault="00874469">
            <w:pPr>
              <w:pStyle w:val="Appx"/>
              <w:rPr>
                <w:ins w:id="13836" w:author="aas" w:date="2013-10-14T02:06:00Z"/>
                <w:del w:id="13837" w:author="Anees Shaikh" w:date="2013-10-19T02:16:00Z"/>
              </w:rPr>
              <w:pPrChange w:id="13838" w:author="Anees Shaikh" w:date="2013-10-19T02:16:00Z">
                <w:pPr>
                  <w:pStyle w:val="XML1"/>
                </w:pPr>
              </w:pPrChange>
            </w:pPr>
            <w:ins w:id="13839" w:author="aas" w:date="2013-10-14T02:06:00Z">
              <w:del w:id="13840" w:author="Anees Shaikh" w:date="2013-10-19T02:16:00Z">
                <w:r w:rsidDel="00E067A3">
                  <w:delText xml:space="preserve">                        &lt;/xs:sequence&gt;</w:delText>
                </w:r>
              </w:del>
            </w:ins>
          </w:p>
          <w:p w14:paraId="19C5A7AA" w14:textId="03B9DBAB" w:rsidR="00874469" w:rsidDel="00E067A3" w:rsidRDefault="00874469">
            <w:pPr>
              <w:pStyle w:val="Appx"/>
              <w:rPr>
                <w:ins w:id="13841" w:author="aas" w:date="2013-10-14T02:06:00Z"/>
                <w:del w:id="13842" w:author="Anees Shaikh" w:date="2013-10-19T02:16:00Z"/>
              </w:rPr>
              <w:pPrChange w:id="13843" w:author="Anees Shaikh" w:date="2013-10-19T02:16:00Z">
                <w:pPr>
                  <w:pStyle w:val="XML1"/>
                </w:pPr>
              </w:pPrChange>
            </w:pPr>
            <w:ins w:id="13844" w:author="aas" w:date="2013-10-14T02:06:00Z">
              <w:del w:id="13845" w:author="Anees Shaikh" w:date="2013-10-19T02:16:00Z">
                <w:r w:rsidDel="00E067A3">
                  <w:delText xml:space="preserve">                      &lt;/xs:complexType&gt;</w:delText>
                </w:r>
              </w:del>
            </w:ins>
          </w:p>
          <w:p w14:paraId="4EBDE3FF" w14:textId="0C2CD843" w:rsidR="00874469" w:rsidDel="00E067A3" w:rsidRDefault="00874469">
            <w:pPr>
              <w:pStyle w:val="Appx"/>
              <w:rPr>
                <w:ins w:id="13846" w:author="aas" w:date="2013-10-14T02:06:00Z"/>
                <w:del w:id="13847" w:author="Anees Shaikh" w:date="2013-10-19T02:16:00Z"/>
              </w:rPr>
              <w:pPrChange w:id="13848" w:author="Anees Shaikh" w:date="2013-10-19T02:16:00Z">
                <w:pPr>
                  <w:pStyle w:val="XML1"/>
                </w:pPr>
              </w:pPrChange>
            </w:pPr>
            <w:ins w:id="13849" w:author="aas" w:date="2013-10-14T02:06:00Z">
              <w:del w:id="13850" w:author="Anees Shaikh" w:date="2013-10-19T02:16:00Z">
                <w:r w:rsidDel="00E067A3">
                  <w:delText xml:space="preserve">                    &lt;/xs:element&gt;</w:delText>
                </w:r>
              </w:del>
            </w:ins>
          </w:p>
          <w:p w14:paraId="65E0932A" w14:textId="238F5718" w:rsidR="00874469" w:rsidDel="00E067A3" w:rsidRDefault="00874469">
            <w:pPr>
              <w:pStyle w:val="Appx"/>
              <w:rPr>
                <w:ins w:id="13851" w:author="aas" w:date="2013-10-14T02:06:00Z"/>
                <w:del w:id="13852" w:author="Anees Shaikh" w:date="2013-10-19T02:16:00Z"/>
              </w:rPr>
              <w:pPrChange w:id="13853" w:author="Anees Shaikh" w:date="2013-10-19T02:16:00Z">
                <w:pPr>
                  <w:pStyle w:val="XML1"/>
                </w:pPr>
              </w:pPrChange>
            </w:pPr>
            <w:ins w:id="13854" w:author="aas" w:date="2013-10-14T02:06:00Z">
              <w:del w:id="13855" w:author="Anees Shaikh" w:date="2013-10-19T02:16:00Z">
                <w:r w:rsidDel="00E067A3">
                  <w:delText xml:space="preserve">                    &lt;xs:any minOccurs="0" maxOccurs="unbounded"</w:delText>
                </w:r>
              </w:del>
            </w:ins>
          </w:p>
          <w:p w14:paraId="737A90D1" w14:textId="4D0CF49B" w:rsidR="00874469" w:rsidDel="00E067A3" w:rsidRDefault="00874469">
            <w:pPr>
              <w:pStyle w:val="Appx"/>
              <w:rPr>
                <w:ins w:id="13856" w:author="aas" w:date="2013-10-14T02:06:00Z"/>
                <w:del w:id="13857" w:author="Anees Shaikh" w:date="2013-10-19T02:16:00Z"/>
              </w:rPr>
              <w:pPrChange w:id="13858" w:author="Anees Shaikh" w:date="2013-10-19T02:16:00Z">
                <w:pPr>
                  <w:pStyle w:val="XML1"/>
                </w:pPr>
              </w:pPrChange>
            </w:pPr>
            <w:ins w:id="13859" w:author="aas" w:date="2013-10-14T02:06:00Z">
              <w:del w:id="13860" w:author="Anees Shaikh" w:date="2013-10-19T02:16:00Z">
                <w:r w:rsidDel="00E067A3">
                  <w:delText xml:space="preserve">                            namespace="##other" processContents="lax"/&gt;</w:delText>
                </w:r>
              </w:del>
            </w:ins>
          </w:p>
          <w:p w14:paraId="4012849B" w14:textId="0510C3B1" w:rsidR="00874469" w:rsidDel="00E067A3" w:rsidRDefault="00874469">
            <w:pPr>
              <w:pStyle w:val="Appx"/>
              <w:rPr>
                <w:ins w:id="13861" w:author="aas" w:date="2013-10-14T02:06:00Z"/>
                <w:del w:id="13862" w:author="Anees Shaikh" w:date="2013-10-19T02:16:00Z"/>
              </w:rPr>
              <w:pPrChange w:id="13863" w:author="Anees Shaikh" w:date="2013-10-19T02:16:00Z">
                <w:pPr>
                  <w:pStyle w:val="XML1"/>
                </w:pPr>
              </w:pPrChange>
            </w:pPr>
            <w:ins w:id="13864" w:author="aas" w:date="2013-10-14T02:06:00Z">
              <w:del w:id="13865" w:author="Anees Shaikh" w:date="2013-10-19T02:16:00Z">
                <w:r w:rsidDel="00E067A3">
                  <w:delText xml:space="preserve">                  &lt;/xs:sequence&gt;</w:delText>
                </w:r>
              </w:del>
            </w:ins>
          </w:p>
          <w:p w14:paraId="217610B1" w14:textId="6F30078F" w:rsidR="00874469" w:rsidDel="00E067A3" w:rsidRDefault="00874469">
            <w:pPr>
              <w:pStyle w:val="Appx"/>
              <w:rPr>
                <w:ins w:id="13866" w:author="aas" w:date="2013-10-14T02:06:00Z"/>
                <w:del w:id="13867" w:author="Anees Shaikh" w:date="2013-10-19T02:16:00Z"/>
              </w:rPr>
              <w:pPrChange w:id="13868" w:author="Anees Shaikh" w:date="2013-10-19T02:16:00Z">
                <w:pPr>
                  <w:pStyle w:val="XML1"/>
                </w:pPr>
              </w:pPrChange>
            </w:pPr>
            <w:ins w:id="13869" w:author="aas" w:date="2013-10-14T02:06:00Z">
              <w:del w:id="13870" w:author="Anees Shaikh" w:date="2013-10-19T02:16:00Z">
                <w:r w:rsidDel="00E067A3">
                  <w:delText xml:space="preserve">                &lt;/xs:complexType&gt;</w:delText>
                </w:r>
              </w:del>
            </w:ins>
          </w:p>
          <w:p w14:paraId="496B1CBC" w14:textId="209EE3E0" w:rsidR="00874469" w:rsidDel="00E067A3" w:rsidRDefault="00874469">
            <w:pPr>
              <w:pStyle w:val="Appx"/>
              <w:rPr>
                <w:ins w:id="13871" w:author="aas" w:date="2013-10-14T02:06:00Z"/>
                <w:del w:id="13872" w:author="Anees Shaikh" w:date="2013-10-19T02:16:00Z"/>
              </w:rPr>
              <w:pPrChange w:id="13873" w:author="Anees Shaikh" w:date="2013-10-19T02:16:00Z">
                <w:pPr>
                  <w:pStyle w:val="XML1"/>
                </w:pPr>
              </w:pPrChange>
            </w:pPr>
            <w:ins w:id="13874" w:author="aas" w:date="2013-10-14T02:06:00Z">
              <w:del w:id="13875" w:author="Anees Shaikh" w:date="2013-10-19T02:16:00Z">
                <w:r w:rsidDel="00E067A3">
                  <w:delText xml:space="preserve">              &lt;/xs:element&gt;</w:delText>
                </w:r>
              </w:del>
            </w:ins>
          </w:p>
          <w:p w14:paraId="2D3A283F" w14:textId="21965E6B" w:rsidR="00874469" w:rsidDel="00E067A3" w:rsidRDefault="00874469">
            <w:pPr>
              <w:pStyle w:val="Appx"/>
              <w:rPr>
                <w:ins w:id="13876" w:author="aas" w:date="2013-10-14T02:06:00Z"/>
                <w:del w:id="13877" w:author="Anees Shaikh" w:date="2013-10-19T02:16:00Z"/>
              </w:rPr>
              <w:pPrChange w:id="13878" w:author="Anees Shaikh" w:date="2013-10-19T02:16:00Z">
                <w:pPr>
                  <w:pStyle w:val="XML1"/>
                </w:pPr>
              </w:pPrChange>
            </w:pPr>
            <w:ins w:id="13879" w:author="aas" w:date="2013-10-14T02:06:00Z">
              <w:del w:id="13880" w:author="Anees Shaikh" w:date="2013-10-19T02:16:00Z">
                <w:r w:rsidDel="00E067A3">
                  <w:delText xml:space="preserve">              &lt;xs:element name="external-certificate" minOccurs="0" maxOccurs="unbounded"&gt;</w:delText>
                </w:r>
              </w:del>
            </w:ins>
          </w:p>
          <w:p w14:paraId="2B26CB76" w14:textId="20B101AB" w:rsidR="00874469" w:rsidDel="00E067A3" w:rsidRDefault="00874469">
            <w:pPr>
              <w:pStyle w:val="Appx"/>
              <w:rPr>
                <w:ins w:id="13881" w:author="aas" w:date="2013-10-14T02:06:00Z"/>
                <w:del w:id="13882" w:author="Anees Shaikh" w:date="2013-10-19T02:16:00Z"/>
              </w:rPr>
              <w:pPrChange w:id="13883" w:author="Anees Shaikh" w:date="2013-10-19T02:16:00Z">
                <w:pPr>
                  <w:pStyle w:val="XML1"/>
                </w:pPr>
              </w:pPrChange>
            </w:pPr>
            <w:ins w:id="13884" w:author="aas" w:date="2013-10-14T02:06:00Z">
              <w:del w:id="13885" w:author="Anees Shaikh" w:date="2013-10-19T02:16:00Z">
                <w:r w:rsidDel="00E067A3">
                  <w:delText xml:space="preserve">                &lt;xs:annotation&gt;</w:delText>
                </w:r>
              </w:del>
            </w:ins>
          </w:p>
          <w:p w14:paraId="0A5827CA" w14:textId="4199CBF2" w:rsidR="00874469" w:rsidDel="00E067A3" w:rsidRDefault="00874469">
            <w:pPr>
              <w:pStyle w:val="Appx"/>
              <w:rPr>
                <w:ins w:id="13886" w:author="aas" w:date="2013-10-14T02:06:00Z"/>
                <w:del w:id="13887" w:author="Anees Shaikh" w:date="2013-10-19T02:16:00Z"/>
              </w:rPr>
              <w:pPrChange w:id="13888" w:author="Anees Shaikh" w:date="2013-10-19T02:16:00Z">
                <w:pPr>
                  <w:pStyle w:val="XML1"/>
                </w:pPr>
              </w:pPrChange>
            </w:pPr>
            <w:ins w:id="13889" w:author="aas" w:date="2013-10-14T02:06:00Z">
              <w:del w:id="13890" w:author="Anees Shaikh" w:date="2013-10-19T02:16:00Z">
                <w:r w:rsidDel="00E067A3">
                  <w:delText xml:space="preserve">                  &lt;xs:documentation&gt;</w:delText>
                </w:r>
              </w:del>
            </w:ins>
          </w:p>
          <w:p w14:paraId="72FB3384" w14:textId="4431E00D" w:rsidR="00874469" w:rsidDel="00E067A3" w:rsidRDefault="00874469">
            <w:pPr>
              <w:pStyle w:val="Appx"/>
              <w:rPr>
                <w:ins w:id="13891" w:author="aas" w:date="2013-10-14T02:06:00Z"/>
                <w:del w:id="13892" w:author="Anees Shaikh" w:date="2013-10-19T02:16:00Z"/>
              </w:rPr>
              <w:pPrChange w:id="13893" w:author="Anees Shaikh" w:date="2013-10-19T02:16:00Z">
                <w:pPr>
                  <w:pStyle w:val="XML1"/>
                </w:pPr>
              </w:pPrChange>
            </w:pPr>
            <w:ins w:id="13894" w:author="aas" w:date="2013-10-14T02:06:00Z">
              <w:del w:id="13895" w:author="Anees Shaikh" w:date="2013-10-19T02:16:00Z">
                <w:r w:rsidDel="00E067A3">
                  <w:delText xml:space="preserve">                    The list contains all external certificate resources of the OpenFlow</w:delText>
                </w:r>
              </w:del>
            </w:ins>
          </w:p>
          <w:p w14:paraId="29F44591" w14:textId="486D2418" w:rsidR="00874469" w:rsidDel="00E067A3" w:rsidRDefault="00874469">
            <w:pPr>
              <w:pStyle w:val="Appx"/>
              <w:rPr>
                <w:ins w:id="13896" w:author="aas" w:date="2013-10-14T02:06:00Z"/>
                <w:del w:id="13897" w:author="Anees Shaikh" w:date="2013-10-19T02:16:00Z"/>
              </w:rPr>
              <w:pPrChange w:id="13898" w:author="Anees Shaikh" w:date="2013-10-19T02:16:00Z">
                <w:pPr>
                  <w:pStyle w:val="XML1"/>
                </w:pPr>
              </w:pPrChange>
            </w:pPr>
            <w:ins w:id="13899" w:author="aas" w:date="2013-10-14T02:06:00Z">
              <w:del w:id="13900" w:author="Anees Shaikh" w:date="2013-10-19T02:16:00Z">
                <w:r w:rsidDel="00E067A3">
                  <w:delText xml:space="preserve">                           Capable Switch.</w:delText>
                </w:r>
              </w:del>
            </w:ins>
          </w:p>
          <w:p w14:paraId="1B1D93D6" w14:textId="2FCE1C4B" w:rsidR="00874469" w:rsidDel="00E067A3" w:rsidRDefault="00874469">
            <w:pPr>
              <w:pStyle w:val="Appx"/>
              <w:rPr>
                <w:ins w:id="13901" w:author="aas" w:date="2013-10-14T02:06:00Z"/>
                <w:del w:id="13902" w:author="Anees Shaikh" w:date="2013-10-19T02:16:00Z"/>
              </w:rPr>
              <w:pPrChange w:id="13903" w:author="Anees Shaikh" w:date="2013-10-19T02:16:00Z">
                <w:pPr>
                  <w:pStyle w:val="XML1"/>
                </w:pPr>
              </w:pPrChange>
            </w:pPr>
            <w:ins w:id="13904" w:author="aas" w:date="2013-10-14T02:06:00Z">
              <w:del w:id="13905" w:author="Anees Shaikh" w:date="2013-10-19T02:16:00Z">
                <w:r w:rsidDel="00E067A3">
                  <w:delText xml:space="preserve">                  &lt;/xs:documentation&gt;</w:delText>
                </w:r>
              </w:del>
            </w:ins>
          </w:p>
          <w:p w14:paraId="58BD2925" w14:textId="11203381" w:rsidR="00874469" w:rsidDel="00E067A3" w:rsidRDefault="00874469">
            <w:pPr>
              <w:pStyle w:val="Appx"/>
              <w:rPr>
                <w:ins w:id="13906" w:author="aas" w:date="2013-10-14T02:06:00Z"/>
                <w:del w:id="13907" w:author="Anees Shaikh" w:date="2013-10-19T02:16:00Z"/>
              </w:rPr>
              <w:pPrChange w:id="13908" w:author="Anees Shaikh" w:date="2013-10-19T02:16:00Z">
                <w:pPr>
                  <w:pStyle w:val="XML1"/>
                </w:pPr>
              </w:pPrChange>
            </w:pPr>
            <w:ins w:id="13909" w:author="aas" w:date="2013-10-14T02:06:00Z">
              <w:del w:id="13910" w:author="Anees Shaikh" w:date="2013-10-19T02:16:00Z">
                <w:r w:rsidDel="00E067A3">
                  <w:delText xml:space="preserve">                &lt;/xs:annotation&gt;</w:delText>
                </w:r>
              </w:del>
            </w:ins>
          </w:p>
          <w:p w14:paraId="6BE05751" w14:textId="1B648F91" w:rsidR="00874469" w:rsidDel="00E067A3" w:rsidRDefault="00874469">
            <w:pPr>
              <w:pStyle w:val="Appx"/>
              <w:rPr>
                <w:ins w:id="13911" w:author="aas" w:date="2013-10-14T02:06:00Z"/>
                <w:del w:id="13912" w:author="Anees Shaikh" w:date="2013-10-19T02:16:00Z"/>
              </w:rPr>
              <w:pPrChange w:id="13913" w:author="Anees Shaikh" w:date="2013-10-19T02:16:00Z">
                <w:pPr>
                  <w:pStyle w:val="XML1"/>
                </w:pPr>
              </w:pPrChange>
            </w:pPr>
            <w:ins w:id="13914" w:author="aas" w:date="2013-10-14T02:06:00Z">
              <w:del w:id="13915" w:author="Anees Shaikh" w:date="2013-10-19T02:16:00Z">
                <w:r w:rsidDel="00E067A3">
                  <w:delText xml:space="preserve">                &lt;xs:complexType&gt;</w:delText>
                </w:r>
              </w:del>
            </w:ins>
          </w:p>
          <w:p w14:paraId="1882A754" w14:textId="7BE46DE3" w:rsidR="00874469" w:rsidDel="00E067A3" w:rsidRDefault="00874469">
            <w:pPr>
              <w:pStyle w:val="Appx"/>
              <w:rPr>
                <w:ins w:id="13916" w:author="aas" w:date="2013-10-14T02:06:00Z"/>
                <w:del w:id="13917" w:author="Anees Shaikh" w:date="2013-10-19T02:16:00Z"/>
              </w:rPr>
              <w:pPrChange w:id="13918" w:author="Anees Shaikh" w:date="2013-10-19T02:16:00Z">
                <w:pPr>
                  <w:pStyle w:val="XML1"/>
                </w:pPr>
              </w:pPrChange>
            </w:pPr>
            <w:ins w:id="13919" w:author="aas" w:date="2013-10-14T02:06:00Z">
              <w:del w:id="13920" w:author="Anees Shaikh" w:date="2013-10-19T02:16:00Z">
                <w:r w:rsidDel="00E067A3">
                  <w:delText xml:space="preserve">                  &lt;xs:sequence&gt;</w:delText>
                </w:r>
              </w:del>
            </w:ins>
          </w:p>
          <w:p w14:paraId="675A0061" w14:textId="055890DC" w:rsidR="00874469" w:rsidDel="00E067A3" w:rsidRDefault="00874469">
            <w:pPr>
              <w:pStyle w:val="Appx"/>
              <w:rPr>
                <w:ins w:id="13921" w:author="aas" w:date="2013-10-14T02:06:00Z"/>
                <w:del w:id="13922" w:author="Anees Shaikh" w:date="2013-10-19T02:16:00Z"/>
              </w:rPr>
              <w:pPrChange w:id="13923" w:author="Anees Shaikh" w:date="2013-10-19T02:16:00Z">
                <w:pPr>
                  <w:pStyle w:val="XML1"/>
                </w:pPr>
              </w:pPrChange>
            </w:pPr>
            <w:ins w:id="13924" w:author="aas" w:date="2013-10-14T02:06:00Z">
              <w:del w:id="13925" w:author="Anees Shaikh" w:date="2013-10-19T02:16:00Z">
                <w:r w:rsidDel="00E067A3">
                  <w:delText xml:space="preserve">                    &lt;xs:element name="resource-id"  type="inet:uri"&gt;</w:delText>
                </w:r>
              </w:del>
            </w:ins>
          </w:p>
          <w:p w14:paraId="02CD724B" w14:textId="31B9F0E9" w:rsidR="00874469" w:rsidDel="00E067A3" w:rsidRDefault="00874469">
            <w:pPr>
              <w:pStyle w:val="Appx"/>
              <w:rPr>
                <w:ins w:id="13926" w:author="aas" w:date="2013-10-14T02:06:00Z"/>
                <w:del w:id="13927" w:author="Anees Shaikh" w:date="2013-10-19T02:16:00Z"/>
              </w:rPr>
              <w:pPrChange w:id="13928" w:author="Anees Shaikh" w:date="2013-10-19T02:16:00Z">
                <w:pPr>
                  <w:pStyle w:val="XML1"/>
                </w:pPr>
              </w:pPrChange>
            </w:pPr>
            <w:ins w:id="13929" w:author="aas" w:date="2013-10-14T02:06:00Z">
              <w:del w:id="13930" w:author="Anees Shaikh" w:date="2013-10-19T02:16:00Z">
                <w:r w:rsidDel="00E067A3">
                  <w:delText xml:space="preserve">                      &lt;xs:annotation&gt;</w:delText>
                </w:r>
              </w:del>
            </w:ins>
          </w:p>
          <w:p w14:paraId="1EA64DB0" w14:textId="700D5544" w:rsidR="00874469" w:rsidDel="00E067A3" w:rsidRDefault="00874469">
            <w:pPr>
              <w:pStyle w:val="Appx"/>
              <w:rPr>
                <w:ins w:id="13931" w:author="aas" w:date="2013-10-14T02:06:00Z"/>
                <w:del w:id="13932" w:author="Anees Shaikh" w:date="2013-10-19T02:16:00Z"/>
              </w:rPr>
              <w:pPrChange w:id="13933" w:author="Anees Shaikh" w:date="2013-10-19T02:16:00Z">
                <w:pPr>
                  <w:pStyle w:val="XML1"/>
                </w:pPr>
              </w:pPrChange>
            </w:pPr>
            <w:ins w:id="13934" w:author="aas" w:date="2013-10-14T02:06:00Z">
              <w:del w:id="13935" w:author="Anees Shaikh" w:date="2013-10-19T02:16:00Z">
                <w:r w:rsidDel="00E067A3">
                  <w:delText xml:space="preserve">                        &lt;xs:documentation&gt;</w:delText>
                </w:r>
              </w:del>
            </w:ins>
          </w:p>
          <w:p w14:paraId="6CFF1362" w14:textId="4A8CF834" w:rsidR="00874469" w:rsidDel="00E067A3" w:rsidRDefault="00874469">
            <w:pPr>
              <w:pStyle w:val="Appx"/>
              <w:rPr>
                <w:ins w:id="13936" w:author="aas" w:date="2013-10-14T02:06:00Z"/>
                <w:del w:id="13937" w:author="Anees Shaikh" w:date="2013-10-19T02:16:00Z"/>
              </w:rPr>
              <w:pPrChange w:id="13938" w:author="Anees Shaikh" w:date="2013-10-19T02:16:00Z">
                <w:pPr>
                  <w:pStyle w:val="XML1"/>
                </w:pPr>
              </w:pPrChange>
            </w:pPr>
            <w:ins w:id="13939" w:author="aas" w:date="2013-10-14T02:06:00Z">
              <w:del w:id="13940" w:author="Anees Shaikh" w:date="2013-10-19T02:16:00Z">
                <w:r w:rsidDel="00E067A3">
                  <w:delText xml:space="preserve">                          A unique but locally arbitrary identifier that uniquely identifies an</w:delText>
                </w:r>
              </w:del>
            </w:ins>
          </w:p>
          <w:p w14:paraId="10977B29" w14:textId="1D1ACF50" w:rsidR="00874469" w:rsidDel="00E067A3" w:rsidRDefault="00874469">
            <w:pPr>
              <w:pStyle w:val="Appx"/>
              <w:rPr>
                <w:ins w:id="13941" w:author="aas" w:date="2013-10-14T02:06:00Z"/>
                <w:del w:id="13942" w:author="Anees Shaikh" w:date="2013-10-19T02:16:00Z"/>
              </w:rPr>
              <w:pPrChange w:id="13943" w:author="Anees Shaikh" w:date="2013-10-19T02:16:00Z">
                <w:pPr>
                  <w:pStyle w:val="XML1"/>
                </w:pPr>
              </w:pPrChange>
            </w:pPr>
            <w:ins w:id="13944" w:author="aas" w:date="2013-10-14T02:06:00Z">
              <w:del w:id="13945" w:author="Anees Shaikh" w:date="2013-10-19T02:16:00Z">
                <w:r w:rsidDel="00E067A3">
                  <w:delText xml:space="preserve">                                 OpenFlow Port within the context of an OpenFlow Logical Switch.</w:delText>
                </w:r>
              </w:del>
            </w:ins>
          </w:p>
          <w:p w14:paraId="1E5C7E62" w14:textId="37E45F95" w:rsidR="00874469" w:rsidDel="00E067A3" w:rsidRDefault="00874469">
            <w:pPr>
              <w:pStyle w:val="Appx"/>
              <w:rPr>
                <w:ins w:id="13946" w:author="aas" w:date="2013-10-14T02:06:00Z"/>
                <w:del w:id="13947" w:author="Anees Shaikh" w:date="2013-10-19T02:16:00Z"/>
              </w:rPr>
              <w:pPrChange w:id="13948" w:author="Anees Shaikh" w:date="2013-10-19T02:16:00Z">
                <w:pPr>
                  <w:pStyle w:val="XML1"/>
                </w:pPr>
              </w:pPrChange>
            </w:pPr>
            <w:ins w:id="13949" w:author="aas" w:date="2013-10-14T02:06:00Z">
              <w:del w:id="13950" w:author="Anees Shaikh" w:date="2013-10-19T02:16:00Z">
                <w:r w:rsidDel="00E067A3">
                  <w:delText xml:space="preserve">                                 It MUST be persistent across reboots of the OpenFlow Capable</w:delText>
                </w:r>
              </w:del>
            </w:ins>
          </w:p>
          <w:p w14:paraId="5D6928B4" w14:textId="4F33B58A" w:rsidR="00874469" w:rsidDel="00E067A3" w:rsidRDefault="00874469">
            <w:pPr>
              <w:pStyle w:val="Appx"/>
              <w:rPr>
                <w:ins w:id="13951" w:author="aas" w:date="2013-10-14T02:06:00Z"/>
                <w:del w:id="13952" w:author="Anees Shaikh" w:date="2013-10-19T02:16:00Z"/>
              </w:rPr>
              <w:pPrChange w:id="13953" w:author="Anees Shaikh" w:date="2013-10-19T02:16:00Z">
                <w:pPr>
                  <w:pStyle w:val="XML1"/>
                </w:pPr>
              </w:pPrChange>
            </w:pPr>
            <w:ins w:id="13954" w:author="aas" w:date="2013-10-14T02:06:00Z">
              <w:del w:id="13955" w:author="Anees Shaikh" w:date="2013-10-19T02:16:00Z">
                <w:r w:rsidDel="00E067A3">
                  <w:delText xml:space="preserve">                                 Switch.</w:delText>
                </w:r>
              </w:del>
            </w:ins>
          </w:p>
          <w:p w14:paraId="264B5696" w14:textId="0DC843E1" w:rsidR="00874469" w:rsidDel="00E067A3" w:rsidRDefault="00874469">
            <w:pPr>
              <w:pStyle w:val="Appx"/>
              <w:rPr>
                <w:ins w:id="13956" w:author="aas" w:date="2013-10-14T02:06:00Z"/>
                <w:del w:id="13957" w:author="Anees Shaikh" w:date="2013-10-19T02:16:00Z"/>
              </w:rPr>
              <w:pPrChange w:id="13958" w:author="Anees Shaikh" w:date="2013-10-19T02:16:00Z">
                <w:pPr>
                  <w:pStyle w:val="XML1"/>
                </w:pPr>
              </w:pPrChange>
            </w:pPr>
            <w:ins w:id="13959" w:author="aas" w:date="2013-10-14T02:06:00Z">
              <w:del w:id="13960" w:author="Anees Shaikh" w:date="2013-10-19T02:16:00Z">
                <w:r w:rsidDel="00E067A3">
                  <w:delText xml:space="preserve">                        &lt;/xs:documentation&gt;</w:delText>
                </w:r>
              </w:del>
            </w:ins>
          </w:p>
          <w:p w14:paraId="33458020" w14:textId="56E0D2EC" w:rsidR="00874469" w:rsidDel="00E067A3" w:rsidRDefault="00874469">
            <w:pPr>
              <w:pStyle w:val="Appx"/>
              <w:rPr>
                <w:ins w:id="13961" w:author="aas" w:date="2013-10-14T02:06:00Z"/>
                <w:del w:id="13962" w:author="Anees Shaikh" w:date="2013-10-19T02:16:00Z"/>
              </w:rPr>
              <w:pPrChange w:id="13963" w:author="Anees Shaikh" w:date="2013-10-19T02:16:00Z">
                <w:pPr>
                  <w:pStyle w:val="XML1"/>
                </w:pPr>
              </w:pPrChange>
            </w:pPr>
            <w:ins w:id="13964" w:author="aas" w:date="2013-10-14T02:06:00Z">
              <w:del w:id="13965" w:author="Anees Shaikh" w:date="2013-10-19T02:16:00Z">
                <w:r w:rsidDel="00E067A3">
                  <w:delText xml:space="preserve">                      &lt;/xs:annotation&gt;</w:delText>
                </w:r>
              </w:del>
            </w:ins>
          </w:p>
          <w:p w14:paraId="0C5117FB" w14:textId="0A088CD1" w:rsidR="00874469" w:rsidDel="00E067A3" w:rsidRDefault="00874469">
            <w:pPr>
              <w:pStyle w:val="Appx"/>
              <w:rPr>
                <w:ins w:id="13966" w:author="aas" w:date="2013-10-14T02:06:00Z"/>
                <w:del w:id="13967" w:author="Anees Shaikh" w:date="2013-10-19T02:16:00Z"/>
              </w:rPr>
              <w:pPrChange w:id="13968" w:author="Anees Shaikh" w:date="2013-10-19T02:16:00Z">
                <w:pPr>
                  <w:pStyle w:val="XML1"/>
                </w:pPr>
              </w:pPrChange>
            </w:pPr>
            <w:ins w:id="13969" w:author="aas" w:date="2013-10-14T02:06:00Z">
              <w:del w:id="13970" w:author="Anees Shaikh" w:date="2013-10-19T02:16:00Z">
                <w:r w:rsidDel="00E067A3">
                  <w:delText xml:space="preserve">                    &lt;/xs:element&gt;</w:delText>
                </w:r>
              </w:del>
            </w:ins>
          </w:p>
          <w:p w14:paraId="1E11AF2F" w14:textId="271ADBE5" w:rsidR="00874469" w:rsidDel="00E067A3" w:rsidRDefault="00874469">
            <w:pPr>
              <w:pStyle w:val="Appx"/>
              <w:rPr>
                <w:ins w:id="13971" w:author="aas" w:date="2013-10-14T02:06:00Z"/>
                <w:del w:id="13972" w:author="Anees Shaikh" w:date="2013-10-19T02:16:00Z"/>
              </w:rPr>
              <w:pPrChange w:id="13973" w:author="Anees Shaikh" w:date="2013-10-19T02:16:00Z">
                <w:pPr>
                  <w:pStyle w:val="XML1"/>
                </w:pPr>
              </w:pPrChange>
            </w:pPr>
            <w:ins w:id="13974" w:author="aas" w:date="2013-10-14T02:06:00Z">
              <w:del w:id="13975" w:author="Anees Shaikh" w:date="2013-10-19T02:16:00Z">
                <w:r w:rsidDel="00E067A3">
                  <w:delText xml:space="preserve">                    &lt;xs:element name="certificate"  type="xs:string"&gt;</w:delText>
                </w:r>
              </w:del>
            </w:ins>
          </w:p>
          <w:p w14:paraId="277A5DFD" w14:textId="4C7299E3" w:rsidR="00874469" w:rsidDel="00E067A3" w:rsidRDefault="00874469">
            <w:pPr>
              <w:pStyle w:val="Appx"/>
              <w:rPr>
                <w:ins w:id="13976" w:author="aas" w:date="2013-10-14T02:06:00Z"/>
                <w:del w:id="13977" w:author="Anees Shaikh" w:date="2013-10-19T02:16:00Z"/>
              </w:rPr>
              <w:pPrChange w:id="13978" w:author="Anees Shaikh" w:date="2013-10-19T02:16:00Z">
                <w:pPr>
                  <w:pStyle w:val="XML1"/>
                </w:pPr>
              </w:pPrChange>
            </w:pPr>
            <w:ins w:id="13979" w:author="aas" w:date="2013-10-14T02:06:00Z">
              <w:del w:id="13980" w:author="Anees Shaikh" w:date="2013-10-19T02:16:00Z">
                <w:r w:rsidDel="00E067A3">
                  <w:delText xml:space="preserve">                      &lt;xs:annotation&gt;</w:delText>
                </w:r>
              </w:del>
            </w:ins>
          </w:p>
          <w:p w14:paraId="1C748A6E" w14:textId="63866E0F" w:rsidR="00874469" w:rsidDel="00E067A3" w:rsidRDefault="00874469">
            <w:pPr>
              <w:pStyle w:val="Appx"/>
              <w:rPr>
                <w:ins w:id="13981" w:author="aas" w:date="2013-10-14T02:06:00Z"/>
                <w:del w:id="13982" w:author="Anees Shaikh" w:date="2013-10-19T02:16:00Z"/>
              </w:rPr>
              <w:pPrChange w:id="13983" w:author="Anees Shaikh" w:date="2013-10-19T02:16:00Z">
                <w:pPr>
                  <w:pStyle w:val="XML1"/>
                </w:pPr>
              </w:pPrChange>
            </w:pPr>
            <w:ins w:id="13984" w:author="aas" w:date="2013-10-14T02:06:00Z">
              <w:del w:id="13985" w:author="Anees Shaikh" w:date="2013-10-19T02:16:00Z">
                <w:r w:rsidDel="00E067A3">
                  <w:delText xml:space="preserve">                        &lt;xs:documentation&gt;</w:delText>
                </w:r>
              </w:del>
            </w:ins>
          </w:p>
          <w:p w14:paraId="3DEF576E" w14:textId="37391210" w:rsidR="00874469" w:rsidDel="00E067A3" w:rsidRDefault="00874469">
            <w:pPr>
              <w:pStyle w:val="Appx"/>
              <w:rPr>
                <w:ins w:id="13986" w:author="aas" w:date="2013-10-14T02:06:00Z"/>
                <w:del w:id="13987" w:author="Anees Shaikh" w:date="2013-10-19T02:16:00Z"/>
              </w:rPr>
              <w:pPrChange w:id="13988" w:author="Anees Shaikh" w:date="2013-10-19T02:16:00Z">
                <w:pPr>
                  <w:pStyle w:val="XML1"/>
                </w:pPr>
              </w:pPrChange>
            </w:pPr>
            <w:ins w:id="13989" w:author="aas" w:date="2013-10-14T02:06:00Z">
              <w:del w:id="13990" w:author="Anees Shaikh" w:date="2013-10-19T02:16:00Z">
                <w:r w:rsidDel="00E067A3">
                  <w:delText xml:space="preserve">                          An X.509 certificate in DER format base64 encoded.</w:delText>
                </w:r>
              </w:del>
            </w:ins>
          </w:p>
          <w:p w14:paraId="21F9FD04" w14:textId="2376B6C6" w:rsidR="00874469" w:rsidDel="00E067A3" w:rsidRDefault="00874469">
            <w:pPr>
              <w:pStyle w:val="Appx"/>
              <w:rPr>
                <w:ins w:id="13991" w:author="aas" w:date="2013-10-14T02:06:00Z"/>
                <w:del w:id="13992" w:author="Anees Shaikh" w:date="2013-10-19T02:16:00Z"/>
              </w:rPr>
              <w:pPrChange w:id="13993" w:author="Anees Shaikh" w:date="2013-10-19T02:16:00Z">
                <w:pPr>
                  <w:pStyle w:val="XML1"/>
                </w:pPr>
              </w:pPrChange>
            </w:pPr>
            <w:ins w:id="13994" w:author="aas" w:date="2013-10-14T02:06:00Z">
              <w:del w:id="13995" w:author="Anees Shaikh" w:date="2013-10-19T02:16:00Z">
                <w:r w:rsidDel="00E067A3">
                  <w:delText xml:space="preserve">                        &lt;/xs:documentation&gt;</w:delText>
                </w:r>
              </w:del>
            </w:ins>
          </w:p>
          <w:p w14:paraId="0E6C4511" w14:textId="1C4E7DEF" w:rsidR="00874469" w:rsidDel="00E067A3" w:rsidRDefault="00874469">
            <w:pPr>
              <w:pStyle w:val="Appx"/>
              <w:rPr>
                <w:ins w:id="13996" w:author="aas" w:date="2013-10-14T02:06:00Z"/>
                <w:del w:id="13997" w:author="Anees Shaikh" w:date="2013-10-19T02:16:00Z"/>
              </w:rPr>
              <w:pPrChange w:id="13998" w:author="Anees Shaikh" w:date="2013-10-19T02:16:00Z">
                <w:pPr>
                  <w:pStyle w:val="XML1"/>
                </w:pPr>
              </w:pPrChange>
            </w:pPr>
            <w:ins w:id="13999" w:author="aas" w:date="2013-10-14T02:06:00Z">
              <w:del w:id="14000" w:author="Anees Shaikh" w:date="2013-10-19T02:16:00Z">
                <w:r w:rsidDel="00E067A3">
                  <w:delText xml:space="preserve">                      &lt;/xs:annotation&gt;</w:delText>
                </w:r>
              </w:del>
            </w:ins>
          </w:p>
          <w:p w14:paraId="6AA26302" w14:textId="1E8FB0C4" w:rsidR="00874469" w:rsidDel="00E067A3" w:rsidRDefault="00874469">
            <w:pPr>
              <w:pStyle w:val="Appx"/>
              <w:rPr>
                <w:ins w:id="14001" w:author="aas" w:date="2013-10-14T02:06:00Z"/>
                <w:del w:id="14002" w:author="Anees Shaikh" w:date="2013-10-19T02:16:00Z"/>
              </w:rPr>
              <w:pPrChange w:id="14003" w:author="Anees Shaikh" w:date="2013-10-19T02:16:00Z">
                <w:pPr>
                  <w:pStyle w:val="XML1"/>
                </w:pPr>
              </w:pPrChange>
            </w:pPr>
            <w:ins w:id="14004" w:author="aas" w:date="2013-10-14T02:06:00Z">
              <w:del w:id="14005" w:author="Anees Shaikh" w:date="2013-10-19T02:16:00Z">
                <w:r w:rsidDel="00E067A3">
                  <w:delText xml:space="preserve">                    &lt;/xs:element&gt;</w:delText>
                </w:r>
              </w:del>
            </w:ins>
          </w:p>
          <w:p w14:paraId="72BD28A7" w14:textId="097D200E" w:rsidR="00874469" w:rsidDel="00E067A3" w:rsidRDefault="00874469">
            <w:pPr>
              <w:pStyle w:val="Appx"/>
              <w:rPr>
                <w:ins w:id="14006" w:author="aas" w:date="2013-10-14T02:06:00Z"/>
                <w:del w:id="14007" w:author="Anees Shaikh" w:date="2013-10-19T02:16:00Z"/>
              </w:rPr>
              <w:pPrChange w:id="14008" w:author="Anees Shaikh" w:date="2013-10-19T02:16:00Z">
                <w:pPr>
                  <w:pStyle w:val="XML1"/>
                </w:pPr>
              </w:pPrChange>
            </w:pPr>
            <w:ins w:id="14009" w:author="aas" w:date="2013-10-14T02:06:00Z">
              <w:del w:id="14010" w:author="Anees Shaikh" w:date="2013-10-19T02:16:00Z">
                <w:r w:rsidDel="00E067A3">
                  <w:delText xml:space="preserve">                    &lt;xs:any minOccurs="0" maxOccurs="unbounded"</w:delText>
                </w:r>
              </w:del>
            </w:ins>
          </w:p>
          <w:p w14:paraId="5DCD8235" w14:textId="20436C30" w:rsidR="00874469" w:rsidDel="00E067A3" w:rsidRDefault="00874469">
            <w:pPr>
              <w:pStyle w:val="Appx"/>
              <w:rPr>
                <w:ins w:id="14011" w:author="aas" w:date="2013-10-14T02:06:00Z"/>
                <w:del w:id="14012" w:author="Anees Shaikh" w:date="2013-10-19T02:16:00Z"/>
              </w:rPr>
              <w:pPrChange w:id="14013" w:author="Anees Shaikh" w:date="2013-10-19T02:16:00Z">
                <w:pPr>
                  <w:pStyle w:val="XML1"/>
                </w:pPr>
              </w:pPrChange>
            </w:pPr>
            <w:ins w:id="14014" w:author="aas" w:date="2013-10-14T02:06:00Z">
              <w:del w:id="14015" w:author="Anees Shaikh" w:date="2013-10-19T02:16:00Z">
                <w:r w:rsidDel="00E067A3">
                  <w:delText xml:space="preserve">                            namespace="##other" processContents="lax"/&gt;</w:delText>
                </w:r>
              </w:del>
            </w:ins>
          </w:p>
          <w:p w14:paraId="300908B1" w14:textId="559A42A1" w:rsidR="00874469" w:rsidDel="00E067A3" w:rsidRDefault="00874469">
            <w:pPr>
              <w:pStyle w:val="Appx"/>
              <w:rPr>
                <w:ins w:id="14016" w:author="aas" w:date="2013-10-14T02:06:00Z"/>
                <w:del w:id="14017" w:author="Anees Shaikh" w:date="2013-10-19T02:16:00Z"/>
              </w:rPr>
              <w:pPrChange w:id="14018" w:author="Anees Shaikh" w:date="2013-10-19T02:16:00Z">
                <w:pPr>
                  <w:pStyle w:val="XML1"/>
                </w:pPr>
              </w:pPrChange>
            </w:pPr>
            <w:ins w:id="14019" w:author="aas" w:date="2013-10-14T02:06:00Z">
              <w:del w:id="14020" w:author="Anees Shaikh" w:date="2013-10-19T02:16:00Z">
                <w:r w:rsidDel="00E067A3">
                  <w:delText xml:space="preserve">                  &lt;/xs:sequence&gt;</w:delText>
                </w:r>
              </w:del>
            </w:ins>
          </w:p>
          <w:p w14:paraId="659F352E" w14:textId="19FB087C" w:rsidR="00874469" w:rsidDel="00E067A3" w:rsidRDefault="00874469">
            <w:pPr>
              <w:pStyle w:val="Appx"/>
              <w:rPr>
                <w:ins w:id="14021" w:author="aas" w:date="2013-10-14T02:06:00Z"/>
                <w:del w:id="14022" w:author="Anees Shaikh" w:date="2013-10-19T02:16:00Z"/>
              </w:rPr>
              <w:pPrChange w:id="14023" w:author="Anees Shaikh" w:date="2013-10-19T02:16:00Z">
                <w:pPr>
                  <w:pStyle w:val="XML1"/>
                </w:pPr>
              </w:pPrChange>
            </w:pPr>
            <w:ins w:id="14024" w:author="aas" w:date="2013-10-14T02:06:00Z">
              <w:del w:id="14025" w:author="Anees Shaikh" w:date="2013-10-19T02:16:00Z">
                <w:r w:rsidDel="00E067A3">
                  <w:delText xml:space="preserve">                &lt;/xs:complexType&gt;</w:delText>
                </w:r>
              </w:del>
            </w:ins>
          </w:p>
          <w:p w14:paraId="27C81F79" w14:textId="4E814966" w:rsidR="00874469" w:rsidDel="00E067A3" w:rsidRDefault="00874469">
            <w:pPr>
              <w:pStyle w:val="Appx"/>
              <w:rPr>
                <w:ins w:id="14026" w:author="aas" w:date="2013-10-14T02:06:00Z"/>
                <w:del w:id="14027" w:author="Anees Shaikh" w:date="2013-10-19T02:16:00Z"/>
              </w:rPr>
              <w:pPrChange w:id="14028" w:author="Anees Shaikh" w:date="2013-10-19T02:16:00Z">
                <w:pPr>
                  <w:pStyle w:val="XML1"/>
                </w:pPr>
              </w:pPrChange>
            </w:pPr>
            <w:ins w:id="14029" w:author="aas" w:date="2013-10-14T02:06:00Z">
              <w:del w:id="14030" w:author="Anees Shaikh" w:date="2013-10-19T02:16:00Z">
                <w:r w:rsidDel="00E067A3">
                  <w:delText xml:space="preserve">              &lt;/xs:element&gt;</w:delText>
                </w:r>
              </w:del>
            </w:ins>
          </w:p>
          <w:p w14:paraId="436C1ECD" w14:textId="2F61E7C9" w:rsidR="00874469" w:rsidDel="00E067A3" w:rsidRDefault="00874469">
            <w:pPr>
              <w:pStyle w:val="Appx"/>
              <w:rPr>
                <w:ins w:id="14031" w:author="aas" w:date="2013-10-14T02:06:00Z"/>
                <w:del w:id="14032" w:author="Anees Shaikh" w:date="2013-10-19T02:16:00Z"/>
              </w:rPr>
              <w:pPrChange w:id="14033" w:author="Anees Shaikh" w:date="2013-10-19T02:16:00Z">
                <w:pPr>
                  <w:pStyle w:val="XML1"/>
                </w:pPr>
              </w:pPrChange>
            </w:pPr>
            <w:ins w:id="14034" w:author="aas" w:date="2013-10-14T02:06:00Z">
              <w:del w:id="14035" w:author="Anees Shaikh" w:date="2013-10-19T02:16:00Z">
                <w:r w:rsidDel="00E067A3">
                  <w:delText xml:space="preserve">              &lt;xs:element name="flow-table" minOccurs="0" maxOccurs="unbounded"&gt;</w:delText>
                </w:r>
              </w:del>
            </w:ins>
          </w:p>
          <w:p w14:paraId="25E68101" w14:textId="5A05E189" w:rsidR="00874469" w:rsidDel="00E067A3" w:rsidRDefault="00874469">
            <w:pPr>
              <w:pStyle w:val="Appx"/>
              <w:rPr>
                <w:ins w:id="14036" w:author="aas" w:date="2013-10-14T02:06:00Z"/>
                <w:del w:id="14037" w:author="Anees Shaikh" w:date="2013-10-19T02:16:00Z"/>
              </w:rPr>
              <w:pPrChange w:id="14038" w:author="Anees Shaikh" w:date="2013-10-19T02:16:00Z">
                <w:pPr>
                  <w:pStyle w:val="XML1"/>
                </w:pPr>
              </w:pPrChange>
            </w:pPr>
            <w:ins w:id="14039" w:author="aas" w:date="2013-10-14T02:06:00Z">
              <w:del w:id="14040" w:author="Anees Shaikh" w:date="2013-10-19T02:16:00Z">
                <w:r w:rsidDel="00E067A3">
                  <w:delText xml:space="preserve">                &lt;xs:annotation&gt;</w:delText>
                </w:r>
              </w:del>
            </w:ins>
          </w:p>
          <w:p w14:paraId="16EFD7BC" w14:textId="2EAA249B" w:rsidR="00874469" w:rsidDel="00E067A3" w:rsidRDefault="00874469">
            <w:pPr>
              <w:pStyle w:val="Appx"/>
              <w:rPr>
                <w:ins w:id="14041" w:author="aas" w:date="2013-10-14T02:06:00Z"/>
                <w:del w:id="14042" w:author="Anees Shaikh" w:date="2013-10-19T02:16:00Z"/>
              </w:rPr>
              <w:pPrChange w:id="14043" w:author="Anees Shaikh" w:date="2013-10-19T02:16:00Z">
                <w:pPr>
                  <w:pStyle w:val="XML1"/>
                </w:pPr>
              </w:pPrChange>
            </w:pPr>
            <w:ins w:id="14044" w:author="aas" w:date="2013-10-14T02:06:00Z">
              <w:del w:id="14045" w:author="Anees Shaikh" w:date="2013-10-19T02:16:00Z">
                <w:r w:rsidDel="00E067A3">
                  <w:delText xml:space="preserve">                  &lt;xs:documentation&gt;</w:delText>
                </w:r>
              </w:del>
            </w:ins>
          </w:p>
          <w:p w14:paraId="0A340F02" w14:textId="504B0DFF" w:rsidR="00874469" w:rsidDel="00E067A3" w:rsidRDefault="00874469">
            <w:pPr>
              <w:pStyle w:val="Appx"/>
              <w:rPr>
                <w:ins w:id="14046" w:author="aas" w:date="2013-10-14T02:06:00Z"/>
                <w:del w:id="14047" w:author="Anees Shaikh" w:date="2013-10-19T02:16:00Z"/>
              </w:rPr>
              <w:pPrChange w:id="14048" w:author="Anees Shaikh" w:date="2013-10-19T02:16:00Z">
                <w:pPr>
                  <w:pStyle w:val="XML1"/>
                </w:pPr>
              </w:pPrChange>
            </w:pPr>
            <w:ins w:id="14049" w:author="aas" w:date="2013-10-14T02:06:00Z">
              <w:del w:id="14050" w:author="Anees Shaikh" w:date="2013-10-19T02:16:00Z">
                <w:r w:rsidDel="00E067A3">
                  <w:delText xml:space="preserve">                    The list contains all flow table resources of the OpenFlow Capable</w:delText>
                </w:r>
              </w:del>
            </w:ins>
          </w:p>
          <w:p w14:paraId="0A306CB0" w14:textId="39D6C4DE" w:rsidR="00874469" w:rsidDel="00E067A3" w:rsidRDefault="00874469">
            <w:pPr>
              <w:pStyle w:val="Appx"/>
              <w:rPr>
                <w:ins w:id="14051" w:author="aas" w:date="2013-10-14T02:06:00Z"/>
                <w:del w:id="14052" w:author="Anees Shaikh" w:date="2013-10-19T02:16:00Z"/>
              </w:rPr>
              <w:pPrChange w:id="14053" w:author="Anees Shaikh" w:date="2013-10-19T02:16:00Z">
                <w:pPr>
                  <w:pStyle w:val="XML1"/>
                </w:pPr>
              </w:pPrChange>
            </w:pPr>
            <w:ins w:id="14054" w:author="aas" w:date="2013-10-14T02:06:00Z">
              <w:del w:id="14055" w:author="Anees Shaikh" w:date="2013-10-19T02:16:00Z">
                <w:r w:rsidDel="00E067A3">
                  <w:delText xml:space="preserve">                           Switch.</w:delText>
                </w:r>
              </w:del>
            </w:ins>
          </w:p>
          <w:p w14:paraId="7EC64ECF" w14:textId="7F4B5D93" w:rsidR="00874469" w:rsidDel="00E067A3" w:rsidRDefault="00874469">
            <w:pPr>
              <w:pStyle w:val="Appx"/>
              <w:rPr>
                <w:ins w:id="14056" w:author="aas" w:date="2013-10-14T02:06:00Z"/>
                <w:del w:id="14057" w:author="Anees Shaikh" w:date="2013-10-19T02:16:00Z"/>
              </w:rPr>
              <w:pPrChange w:id="14058" w:author="Anees Shaikh" w:date="2013-10-19T02:16:00Z">
                <w:pPr>
                  <w:pStyle w:val="XML1"/>
                </w:pPr>
              </w:pPrChange>
            </w:pPr>
            <w:ins w:id="14059" w:author="aas" w:date="2013-10-14T02:06:00Z">
              <w:del w:id="14060" w:author="Anees Shaikh" w:date="2013-10-19T02:16:00Z">
                <w:r w:rsidDel="00E067A3">
                  <w:delText xml:space="preserve">                  &lt;/xs:documentation&gt;</w:delText>
                </w:r>
              </w:del>
            </w:ins>
          </w:p>
          <w:p w14:paraId="18CA6838" w14:textId="0951C3F2" w:rsidR="00874469" w:rsidDel="00E067A3" w:rsidRDefault="00874469">
            <w:pPr>
              <w:pStyle w:val="Appx"/>
              <w:rPr>
                <w:ins w:id="14061" w:author="aas" w:date="2013-10-14T02:06:00Z"/>
                <w:del w:id="14062" w:author="Anees Shaikh" w:date="2013-10-19T02:16:00Z"/>
              </w:rPr>
              <w:pPrChange w:id="14063" w:author="Anees Shaikh" w:date="2013-10-19T02:16:00Z">
                <w:pPr>
                  <w:pStyle w:val="XML1"/>
                </w:pPr>
              </w:pPrChange>
            </w:pPr>
            <w:ins w:id="14064" w:author="aas" w:date="2013-10-14T02:06:00Z">
              <w:del w:id="14065" w:author="Anees Shaikh" w:date="2013-10-19T02:16:00Z">
                <w:r w:rsidDel="00E067A3">
                  <w:delText xml:space="preserve">                &lt;/xs:annotation&gt;</w:delText>
                </w:r>
              </w:del>
            </w:ins>
          </w:p>
          <w:p w14:paraId="280CDA20" w14:textId="20D6D1FD" w:rsidR="00874469" w:rsidDel="00E067A3" w:rsidRDefault="00874469">
            <w:pPr>
              <w:pStyle w:val="Appx"/>
              <w:rPr>
                <w:ins w:id="14066" w:author="aas" w:date="2013-10-14T02:06:00Z"/>
                <w:del w:id="14067" w:author="Anees Shaikh" w:date="2013-10-19T02:16:00Z"/>
              </w:rPr>
              <w:pPrChange w:id="14068" w:author="Anees Shaikh" w:date="2013-10-19T02:16:00Z">
                <w:pPr>
                  <w:pStyle w:val="XML1"/>
                </w:pPr>
              </w:pPrChange>
            </w:pPr>
            <w:ins w:id="14069" w:author="aas" w:date="2013-10-14T02:06:00Z">
              <w:del w:id="14070" w:author="Anees Shaikh" w:date="2013-10-19T02:16:00Z">
                <w:r w:rsidDel="00E067A3">
                  <w:delText xml:space="preserve">                &lt;xs:complexType&gt;</w:delText>
                </w:r>
              </w:del>
            </w:ins>
          </w:p>
          <w:p w14:paraId="1018D6CB" w14:textId="6C429DCA" w:rsidR="00874469" w:rsidDel="00E067A3" w:rsidRDefault="00874469">
            <w:pPr>
              <w:pStyle w:val="Appx"/>
              <w:rPr>
                <w:ins w:id="14071" w:author="aas" w:date="2013-10-14T02:06:00Z"/>
                <w:del w:id="14072" w:author="Anees Shaikh" w:date="2013-10-19T02:16:00Z"/>
              </w:rPr>
              <w:pPrChange w:id="14073" w:author="Anees Shaikh" w:date="2013-10-19T02:16:00Z">
                <w:pPr>
                  <w:pStyle w:val="XML1"/>
                </w:pPr>
              </w:pPrChange>
            </w:pPr>
            <w:ins w:id="14074" w:author="aas" w:date="2013-10-14T02:06:00Z">
              <w:del w:id="14075" w:author="Anees Shaikh" w:date="2013-10-19T02:16:00Z">
                <w:r w:rsidDel="00E067A3">
                  <w:delText xml:space="preserve">                  &lt;xs:sequence&gt;</w:delText>
                </w:r>
              </w:del>
            </w:ins>
          </w:p>
          <w:p w14:paraId="23F4E311" w14:textId="52AC4824" w:rsidR="00874469" w:rsidDel="00E067A3" w:rsidRDefault="00874469">
            <w:pPr>
              <w:pStyle w:val="Appx"/>
              <w:rPr>
                <w:ins w:id="14076" w:author="aas" w:date="2013-10-14T02:06:00Z"/>
                <w:del w:id="14077" w:author="Anees Shaikh" w:date="2013-10-19T02:16:00Z"/>
              </w:rPr>
              <w:pPrChange w:id="14078" w:author="Anees Shaikh" w:date="2013-10-19T02:16:00Z">
                <w:pPr>
                  <w:pStyle w:val="XML1"/>
                </w:pPr>
              </w:pPrChange>
            </w:pPr>
            <w:ins w:id="14079" w:author="aas" w:date="2013-10-14T02:06:00Z">
              <w:del w:id="14080" w:author="Anees Shaikh" w:date="2013-10-19T02:16:00Z">
                <w:r w:rsidDel="00E067A3">
                  <w:delText xml:space="preserve">                    &lt;xs:element name="resource-id"  type="inet:uri"&gt;</w:delText>
                </w:r>
              </w:del>
            </w:ins>
          </w:p>
          <w:p w14:paraId="04B7DB4C" w14:textId="79684BEB" w:rsidR="00874469" w:rsidDel="00E067A3" w:rsidRDefault="00874469">
            <w:pPr>
              <w:pStyle w:val="Appx"/>
              <w:rPr>
                <w:ins w:id="14081" w:author="aas" w:date="2013-10-14T02:06:00Z"/>
                <w:del w:id="14082" w:author="Anees Shaikh" w:date="2013-10-19T02:16:00Z"/>
              </w:rPr>
              <w:pPrChange w:id="14083" w:author="Anees Shaikh" w:date="2013-10-19T02:16:00Z">
                <w:pPr>
                  <w:pStyle w:val="XML1"/>
                </w:pPr>
              </w:pPrChange>
            </w:pPr>
            <w:ins w:id="14084" w:author="aas" w:date="2013-10-14T02:06:00Z">
              <w:del w:id="14085" w:author="Anees Shaikh" w:date="2013-10-19T02:16:00Z">
                <w:r w:rsidDel="00E067A3">
                  <w:delText xml:space="preserve">                      &lt;xs:annotation&gt;</w:delText>
                </w:r>
              </w:del>
            </w:ins>
          </w:p>
          <w:p w14:paraId="1C64971A" w14:textId="31356CFC" w:rsidR="00874469" w:rsidDel="00E067A3" w:rsidRDefault="00874469">
            <w:pPr>
              <w:pStyle w:val="Appx"/>
              <w:rPr>
                <w:ins w:id="14086" w:author="aas" w:date="2013-10-14T02:06:00Z"/>
                <w:del w:id="14087" w:author="Anees Shaikh" w:date="2013-10-19T02:16:00Z"/>
              </w:rPr>
              <w:pPrChange w:id="14088" w:author="Anees Shaikh" w:date="2013-10-19T02:16:00Z">
                <w:pPr>
                  <w:pStyle w:val="XML1"/>
                </w:pPr>
              </w:pPrChange>
            </w:pPr>
            <w:ins w:id="14089" w:author="aas" w:date="2013-10-14T02:06:00Z">
              <w:del w:id="14090" w:author="Anees Shaikh" w:date="2013-10-19T02:16:00Z">
                <w:r w:rsidDel="00E067A3">
                  <w:delText xml:space="preserve">                        &lt;xs:documentation&gt;</w:delText>
                </w:r>
              </w:del>
            </w:ins>
          </w:p>
          <w:p w14:paraId="5A058587" w14:textId="69A2C7B3" w:rsidR="00874469" w:rsidDel="00E067A3" w:rsidRDefault="00874469">
            <w:pPr>
              <w:pStyle w:val="Appx"/>
              <w:rPr>
                <w:ins w:id="14091" w:author="aas" w:date="2013-10-14T02:06:00Z"/>
                <w:del w:id="14092" w:author="Anees Shaikh" w:date="2013-10-19T02:16:00Z"/>
              </w:rPr>
              <w:pPrChange w:id="14093" w:author="Anees Shaikh" w:date="2013-10-19T02:16:00Z">
                <w:pPr>
                  <w:pStyle w:val="XML1"/>
                </w:pPr>
              </w:pPrChange>
            </w:pPr>
            <w:ins w:id="14094" w:author="aas" w:date="2013-10-14T02:06:00Z">
              <w:del w:id="14095" w:author="Anees Shaikh" w:date="2013-10-19T02:16:00Z">
                <w:r w:rsidDel="00E067A3">
                  <w:delText xml:space="preserve">                          A unique but locally arbitrary identifier that uniquely identifies an</w:delText>
                </w:r>
              </w:del>
            </w:ins>
          </w:p>
          <w:p w14:paraId="20E07804" w14:textId="24D41B29" w:rsidR="00874469" w:rsidDel="00E067A3" w:rsidRDefault="00874469">
            <w:pPr>
              <w:pStyle w:val="Appx"/>
              <w:rPr>
                <w:ins w:id="14096" w:author="aas" w:date="2013-10-14T02:06:00Z"/>
                <w:del w:id="14097" w:author="Anees Shaikh" w:date="2013-10-19T02:16:00Z"/>
              </w:rPr>
              <w:pPrChange w:id="14098" w:author="Anees Shaikh" w:date="2013-10-19T02:16:00Z">
                <w:pPr>
                  <w:pStyle w:val="XML1"/>
                </w:pPr>
              </w:pPrChange>
            </w:pPr>
            <w:ins w:id="14099" w:author="aas" w:date="2013-10-14T02:06:00Z">
              <w:del w:id="14100" w:author="Anees Shaikh" w:date="2013-10-19T02:16:00Z">
                <w:r w:rsidDel="00E067A3">
                  <w:delText xml:space="preserve">                                 OpenFlow Port within the context of an OpenFlow Logical Switch.</w:delText>
                </w:r>
              </w:del>
            </w:ins>
          </w:p>
          <w:p w14:paraId="5E69017A" w14:textId="666FE2AE" w:rsidR="00874469" w:rsidDel="00E067A3" w:rsidRDefault="00874469">
            <w:pPr>
              <w:pStyle w:val="Appx"/>
              <w:rPr>
                <w:ins w:id="14101" w:author="aas" w:date="2013-10-14T02:06:00Z"/>
                <w:del w:id="14102" w:author="Anees Shaikh" w:date="2013-10-19T02:16:00Z"/>
              </w:rPr>
              <w:pPrChange w:id="14103" w:author="Anees Shaikh" w:date="2013-10-19T02:16:00Z">
                <w:pPr>
                  <w:pStyle w:val="XML1"/>
                </w:pPr>
              </w:pPrChange>
            </w:pPr>
            <w:ins w:id="14104" w:author="aas" w:date="2013-10-14T02:06:00Z">
              <w:del w:id="14105" w:author="Anees Shaikh" w:date="2013-10-19T02:16:00Z">
                <w:r w:rsidDel="00E067A3">
                  <w:delText xml:space="preserve">                                 It MUST be persistent across reboots of the OpenFlow Capable</w:delText>
                </w:r>
              </w:del>
            </w:ins>
          </w:p>
          <w:p w14:paraId="7D6A7EDB" w14:textId="6D581270" w:rsidR="00874469" w:rsidDel="00E067A3" w:rsidRDefault="00874469">
            <w:pPr>
              <w:pStyle w:val="Appx"/>
              <w:rPr>
                <w:ins w:id="14106" w:author="aas" w:date="2013-10-14T02:06:00Z"/>
                <w:del w:id="14107" w:author="Anees Shaikh" w:date="2013-10-19T02:16:00Z"/>
              </w:rPr>
              <w:pPrChange w:id="14108" w:author="Anees Shaikh" w:date="2013-10-19T02:16:00Z">
                <w:pPr>
                  <w:pStyle w:val="XML1"/>
                </w:pPr>
              </w:pPrChange>
            </w:pPr>
            <w:ins w:id="14109" w:author="aas" w:date="2013-10-14T02:06:00Z">
              <w:del w:id="14110" w:author="Anees Shaikh" w:date="2013-10-19T02:16:00Z">
                <w:r w:rsidDel="00E067A3">
                  <w:delText xml:space="preserve">                                 Switch.</w:delText>
                </w:r>
              </w:del>
            </w:ins>
          </w:p>
          <w:p w14:paraId="79919A15" w14:textId="66C83BBC" w:rsidR="00874469" w:rsidDel="00E067A3" w:rsidRDefault="00874469">
            <w:pPr>
              <w:pStyle w:val="Appx"/>
              <w:rPr>
                <w:ins w:id="14111" w:author="aas" w:date="2013-10-14T02:06:00Z"/>
                <w:del w:id="14112" w:author="Anees Shaikh" w:date="2013-10-19T02:16:00Z"/>
              </w:rPr>
              <w:pPrChange w:id="14113" w:author="Anees Shaikh" w:date="2013-10-19T02:16:00Z">
                <w:pPr>
                  <w:pStyle w:val="XML1"/>
                </w:pPr>
              </w:pPrChange>
            </w:pPr>
            <w:ins w:id="14114" w:author="aas" w:date="2013-10-14T02:06:00Z">
              <w:del w:id="14115" w:author="Anees Shaikh" w:date="2013-10-19T02:16:00Z">
                <w:r w:rsidDel="00E067A3">
                  <w:delText xml:space="preserve">                        &lt;/xs:documentation&gt;</w:delText>
                </w:r>
              </w:del>
            </w:ins>
          </w:p>
          <w:p w14:paraId="61D101A7" w14:textId="2AA88E9D" w:rsidR="00874469" w:rsidDel="00E067A3" w:rsidRDefault="00874469">
            <w:pPr>
              <w:pStyle w:val="Appx"/>
              <w:rPr>
                <w:ins w:id="14116" w:author="aas" w:date="2013-10-14T02:06:00Z"/>
                <w:del w:id="14117" w:author="Anees Shaikh" w:date="2013-10-19T02:16:00Z"/>
              </w:rPr>
              <w:pPrChange w:id="14118" w:author="Anees Shaikh" w:date="2013-10-19T02:16:00Z">
                <w:pPr>
                  <w:pStyle w:val="XML1"/>
                </w:pPr>
              </w:pPrChange>
            </w:pPr>
            <w:ins w:id="14119" w:author="aas" w:date="2013-10-14T02:06:00Z">
              <w:del w:id="14120" w:author="Anees Shaikh" w:date="2013-10-19T02:16:00Z">
                <w:r w:rsidDel="00E067A3">
                  <w:delText xml:space="preserve">                      &lt;/xs:annotation&gt;</w:delText>
                </w:r>
              </w:del>
            </w:ins>
          </w:p>
          <w:p w14:paraId="2A393E68" w14:textId="1F73E56B" w:rsidR="00874469" w:rsidDel="00E067A3" w:rsidRDefault="00874469">
            <w:pPr>
              <w:pStyle w:val="Appx"/>
              <w:rPr>
                <w:ins w:id="14121" w:author="aas" w:date="2013-10-14T02:06:00Z"/>
                <w:del w:id="14122" w:author="Anees Shaikh" w:date="2013-10-19T02:16:00Z"/>
              </w:rPr>
              <w:pPrChange w:id="14123" w:author="Anees Shaikh" w:date="2013-10-19T02:16:00Z">
                <w:pPr>
                  <w:pStyle w:val="XML1"/>
                </w:pPr>
              </w:pPrChange>
            </w:pPr>
            <w:ins w:id="14124" w:author="aas" w:date="2013-10-14T02:06:00Z">
              <w:del w:id="14125" w:author="Anees Shaikh" w:date="2013-10-19T02:16:00Z">
                <w:r w:rsidDel="00E067A3">
                  <w:delText xml:space="preserve">                    &lt;/xs:element&gt;</w:delText>
                </w:r>
              </w:del>
            </w:ins>
          </w:p>
          <w:p w14:paraId="711BF458" w14:textId="582E6239" w:rsidR="00874469" w:rsidDel="00E067A3" w:rsidRDefault="00874469">
            <w:pPr>
              <w:pStyle w:val="Appx"/>
              <w:rPr>
                <w:ins w:id="14126" w:author="aas" w:date="2013-10-14T02:06:00Z"/>
                <w:del w:id="14127" w:author="Anees Shaikh" w:date="2013-10-19T02:16:00Z"/>
              </w:rPr>
              <w:pPrChange w:id="14128" w:author="Anees Shaikh" w:date="2013-10-19T02:16:00Z">
                <w:pPr>
                  <w:pStyle w:val="XML1"/>
                </w:pPr>
              </w:pPrChange>
            </w:pPr>
            <w:ins w:id="14129" w:author="aas" w:date="2013-10-14T02:06:00Z">
              <w:del w:id="14130" w:author="Anees Shaikh" w:date="2013-10-19T02:16:00Z">
                <w:r w:rsidDel="00E067A3">
                  <w:delText xml:space="preserve">                    &lt;xs:element name="max-entries" minOccurs="0"  type="xs:unsignedByte"&gt;</w:delText>
                </w:r>
              </w:del>
            </w:ins>
          </w:p>
          <w:p w14:paraId="5879C8A2" w14:textId="067B0EBC" w:rsidR="00874469" w:rsidDel="00E067A3" w:rsidRDefault="00874469">
            <w:pPr>
              <w:pStyle w:val="Appx"/>
              <w:rPr>
                <w:ins w:id="14131" w:author="aas" w:date="2013-10-14T02:06:00Z"/>
                <w:del w:id="14132" w:author="Anees Shaikh" w:date="2013-10-19T02:16:00Z"/>
              </w:rPr>
              <w:pPrChange w:id="14133" w:author="Anees Shaikh" w:date="2013-10-19T02:16:00Z">
                <w:pPr>
                  <w:pStyle w:val="XML1"/>
                </w:pPr>
              </w:pPrChange>
            </w:pPr>
            <w:ins w:id="14134" w:author="aas" w:date="2013-10-14T02:06:00Z">
              <w:del w:id="14135" w:author="Anees Shaikh" w:date="2013-10-19T02:16:00Z">
                <w:r w:rsidDel="00E067A3">
                  <w:delText xml:space="preserve">                      &lt;xs:annotation&gt;</w:delText>
                </w:r>
              </w:del>
            </w:ins>
          </w:p>
          <w:p w14:paraId="5312C1A6" w14:textId="39F0F699" w:rsidR="00874469" w:rsidDel="00E067A3" w:rsidRDefault="00874469">
            <w:pPr>
              <w:pStyle w:val="Appx"/>
              <w:rPr>
                <w:ins w:id="14136" w:author="aas" w:date="2013-10-14T02:06:00Z"/>
                <w:del w:id="14137" w:author="Anees Shaikh" w:date="2013-10-19T02:16:00Z"/>
              </w:rPr>
              <w:pPrChange w:id="14138" w:author="Anees Shaikh" w:date="2013-10-19T02:16:00Z">
                <w:pPr>
                  <w:pStyle w:val="XML1"/>
                </w:pPr>
              </w:pPrChange>
            </w:pPr>
            <w:ins w:id="14139" w:author="aas" w:date="2013-10-14T02:06:00Z">
              <w:del w:id="14140" w:author="Anees Shaikh" w:date="2013-10-19T02:16:00Z">
                <w:r w:rsidDel="00E067A3">
                  <w:delText xml:space="preserve">                        &lt;xs:documentation&gt;</w:delText>
                </w:r>
              </w:del>
            </w:ins>
          </w:p>
          <w:p w14:paraId="119BCC22" w14:textId="6C311D2D" w:rsidR="00874469" w:rsidDel="00E067A3" w:rsidRDefault="00874469">
            <w:pPr>
              <w:pStyle w:val="Appx"/>
              <w:rPr>
                <w:ins w:id="14141" w:author="aas" w:date="2013-10-14T02:06:00Z"/>
                <w:del w:id="14142" w:author="Anees Shaikh" w:date="2013-10-19T02:16:00Z"/>
              </w:rPr>
              <w:pPrChange w:id="14143" w:author="Anees Shaikh" w:date="2013-10-19T02:16:00Z">
                <w:pPr>
                  <w:pStyle w:val="XML1"/>
                </w:pPr>
              </w:pPrChange>
            </w:pPr>
            <w:ins w:id="14144" w:author="aas" w:date="2013-10-14T02:06:00Z">
              <w:del w:id="14145" w:author="Anees Shaikh" w:date="2013-10-19T02:16:00Z">
                <w:r w:rsidDel="00E067A3">
                  <w:delText xml:space="preserve">                          The maximum number of flow entries supported by the flow table.</w:delText>
                </w:r>
              </w:del>
            </w:ins>
          </w:p>
          <w:p w14:paraId="20F2EB20" w14:textId="365E2AB3" w:rsidR="00874469" w:rsidDel="00E067A3" w:rsidRDefault="00874469">
            <w:pPr>
              <w:pStyle w:val="Appx"/>
              <w:rPr>
                <w:ins w:id="14146" w:author="aas" w:date="2013-10-14T02:06:00Z"/>
                <w:del w:id="14147" w:author="Anees Shaikh" w:date="2013-10-19T02:16:00Z"/>
              </w:rPr>
              <w:pPrChange w:id="14148" w:author="Anees Shaikh" w:date="2013-10-19T02:16:00Z">
                <w:pPr>
                  <w:pStyle w:val="XML1"/>
                </w:pPr>
              </w:pPrChange>
            </w:pPr>
            <w:ins w:id="14149" w:author="aas" w:date="2013-10-14T02:06:00Z">
              <w:del w:id="14150" w:author="Anees Shaikh" w:date="2013-10-19T02:16:00Z">
                <w:r w:rsidDel="00E067A3">
                  <w:delText xml:space="preserve">                        &lt;/xs:documentation&gt;</w:delText>
                </w:r>
              </w:del>
            </w:ins>
          </w:p>
          <w:p w14:paraId="2232FC00" w14:textId="5598E067" w:rsidR="00874469" w:rsidDel="00E067A3" w:rsidRDefault="00874469">
            <w:pPr>
              <w:pStyle w:val="Appx"/>
              <w:rPr>
                <w:ins w:id="14151" w:author="aas" w:date="2013-10-14T02:06:00Z"/>
                <w:del w:id="14152" w:author="Anees Shaikh" w:date="2013-10-19T02:16:00Z"/>
              </w:rPr>
              <w:pPrChange w:id="14153" w:author="Anees Shaikh" w:date="2013-10-19T02:16:00Z">
                <w:pPr>
                  <w:pStyle w:val="XML1"/>
                </w:pPr>
              </w:pPrChange>
            </w:pPr>
            <w:ins w:id="14154" w:author="aas" w:date="2013-10-14T02:06:00Z">
              <w:del w:id="14155" w:author="Anees Shaikh" w:date="2013-10-19T02:16:00Z">
                <w:r w:rsidDel="00E067A3">
                  <w:delText xml:space="preserve">                      &lt;/xs:annotation&gt;</w:delText>
                </w:r>
              </w:del>
            </w:ins>
          </w:p>
          <w:p w14:paraId="18FA4985" w14:textId="64E5C547" w:rsidR="00874469" w:rsidDel="00E067A3" w:rsidRDefault="00874469">
            <w:pPr>
              <w:pStyle w:val="Appx"/>
              <w:rPr>
                <w:ins w:id="14156" w:author="aas" w:date="2013-10-14T02:06:00Z"/>
                <w:del w:id="14157" w:author="Anees Shaikh" w:date="2013-10-19T02:16:00Z"/>
              </w:rPr>
              <w:pPrChange w:id="14158" w:author="Anees Shaikh" w:date="2013-10-19T02:16:00Z">
                <w:pPr>
                  <w:pStyle w:val="XML1"/>
                </w:pPr>
              </w:pPrChange>
            </w:pPr>
            <w:ins w:id="14159" w:author="aas" w:date="2013-10-14T02:06:00Z">
              <w:del w:id="14160" w:author="Anees Shaikh" w:date="2013-10-19T02:16:00Z">
                <w:r w:rsidDel="00E067A3">
                  <w:delText xml:space="preserve">                    &lt;/xs:element&gt;</w:delText>
                </w:r>
              </w:del>
            </w:ins>
          </w:p>
          <w:p w14:paraId="54E32BA9" w14:textId="5DCE2A47" w:rsidR="00874469" w:rsidDel="00E067A3" w:rsidRDefault="00874469">
            <w:pPr>
              <w:pStyle w:val="Appx"/>
              <w:rPr>
                <w:ins w:id="14161" w:author="aas" w:date="2013-10-14T02:06:00Z"/>
                <w:del w:id="14162" w:author="Anees Shaikh" w:date="2013-10-19T02:16:00Z"/>
              </w:rPr>
              <w:pPrChange w:id="14163" w:author="Anees Shaikh" w:date="2013-10-19T02:16:00Z">
                <w:pPr>
                  <w:pStyle w:val="XML1"/>
                </w:pPr>
              </w:pPrChange>
            </w:pPr>
            <w:ins w:id="14164" w:author="aas" w:date="2013-10-14T02:06:00Z">
              <w:del w:id="14165" w:author="Anees Shaikh" w:date="2013-10-19T02:16:00Z">
                <w:r w:rsidDel="00E067A3">
                  <w:delText xml:space="preserve">                    &lt;xs:element name="next-tables" minOccurs="0"&gt;</w:delText>
                </w:r>
              </w:del>
            </w:ins>
          </w:p>
          <w:p w14:paraId="2A0EE303" w14:textId="4938DECD" w:rsidR="00874469" w:rsidDel="00E067A3" w:rsidRDefault="00874469">
            <w:pPr>
              <w:pStyle w:val="Appx"/>
              <w:rPr>
                <w:ins w:id="14166" w:author="aas" w:date="2013-10-14T02:06:00Z"/>
                <w:del w:id="14167" w:author="Anees Shaikh" w:date="2013-10-19T02:16:00Z"/>
              </w:rPr>
              <w:pPrChange w:id="14168" w:author="Anees Shaikh" w:date="2013-10-19T02:16:00Z">
                <w:pPr>
                  <w:pStyle w:val="XML1"/>
                </w:pPr>
              </w:pPrChange>
            </w:pPr>
            <w:ins w:id="14169" w:author="aas" w:date="2013-10-14T02:06:00Z">
              <w:del w:id="14170" w:author="Anees Shaikh" w:date="2013-10-19T02:16:00Z">
                <w:r w:rsidDel="00E067A3">
                  <w:delText xml:space="preserve">                      &lt;xs:annotation&gt;</w:delText>
                </w:r>
              </w:del>
            </w:ins>
          </w:p>
          <w:p w14:paraId="1827C428" w14:textId="25C845BA" w:rsidR="00874469" w:rsidDel="00E067A3" w:rsidRDefault="00874469">
            <w:pPr>
              <w:pStyle w:val="Appx"/>
              <w:rPr>
                <w:ins w:id="14171" w:author="aas" w:date="2013-10-14T02:06:00Z"/>
                <w:del w:id="14172" w:author="Anees Shaikh" w:date="2013-10-19T02:16:00Z"/>
              </w:rPr>
              <w:pPrChange w:id="14173" w:author="Anees Shaikh" w:date="2013-10-19T02:16:00Z">
                <w:pPr>
                  <w:pStyle w:val="XML1"/>
                </w:pPr>
              </w:pPrChange>
            </w:pPr>
            <w:ins w:id="14174" w:author="aas" w:date="2013-10-14T02:06:00Z">
              <w:del w:id="14175" w:author="Anees Shaikh" w:date="2013-10-19T02:16:00Z">
                <w:r w:rsidDel="00E067A3">
                  <w:delText xml:space="preserve">                        &lt;xs:documentation&gt;</w:delText>
                </w:r>
              </w:del>
            </w:ins>
          </w:p>
          <w:p w14:paraId="489CF2BF" w14:textId="0087DE1F" w:rsidR="00874469" w:rsidDel="00E067A3" w:rsidRDefault="00874469">
            <w:pPr>
              <w:pStyle w:val="Appx"/>
              <w:rPr>
                <w:ins w:id="14176" w:author="aas" w:date="2013-10-14T02:06:00Z"/>
                <w:del w:id="14177" w:author="Anees Shaikh" w:date="2013-10-19T02:16:00Z"/>
              </w:rPr>
              <w:pPrChange w:id="14178" w:author="Anees Shaikh" w:date="2013-10-19T02:16:00Z">
                <w:pPr>
                  <w:pStyle w:val="XML1"/>
                </w:pPr>
              </w:pPrChange>
            </w:pPr>
            <w:ins w:id="14179" w:author="aas" w:date="2013-10-14T02:06:00Z">
              <w:del w:id="14180" w:author="Anees Shaikh" w:date="2013-10-19T02:16:00Z">
                <w:r w:rsidDel="00E067A3">
                  <w:delText xml:space="preserve">                          An array of resource-ids of all flow tables that can be directly reached</w:delText>
                </w:r>
              </w:del>
            </w:ins>
          </w:p>
          <w:p w14:paraId="4819566A" w14:textId="7760E974" w:rsidR="00874469" w:rsidDel="00E067A3" w:rsidRDefault="00874469">
            <w:pPr>
              <w:pStyle w:val="Appx"/>
              <w:rPr>
                <w:ins w:id="14181" w:author="aas" w:date="2013-10-14T02:06:00Z"/>
                <w:del w:id="14182" w:author="Anees Shaikh" w:date="2013-10-19T02:16:00Z"/>
              </w:rPr>
              <w:pPrChange w:id="14183" w:author="Anees Shaikh" w:date="2013-10-19T02:16:00Z">
                <w:pPr>
                  <w:pStyle w:val="XML1"/>
                </w:pPr>
              </w:pPrChange>
            </w:pPr>
            <w:ins w:id="14184" w:author="aas" w:date="2013-10-14T02:06:00Z">
              <w:del w:id="14185" w:author="Anees Shaikh" w:date="2013-10-19T02:16:00Z">
                <w:r w:rsidDel="00E067A3">
                  <w:delText xml:space="preserve">                                from this table using the 'goto-table' instruction.</w:delText>
                </w:r>
              </w:del>
            </w:ins>
          </w:p>
          <w:p w14:paraId="0F14EFDC" w14:textId="5BE90F0F" w:rsidR="00874469" w:rsidDel="00E067A3" w:rsidRDefault="00874469">
            <w:pPr>
              <w:pStyle w:val="Appx"/>
              <w:rPr>
                <w:ins w:id="14186" w:author="aas" w:date="2013-10-14T02:06:00Z"/>
                <w:del w:id="14187" w:author="Anees Shaikh" w:date="2013-10-19T02:16:00Z"/>
              </w:rPr>
              <w:pPrChange w:id="14188" w:author="Anees Shaikh" w:date="2013-10-19T02:16:00Z">
                <w:pPr>
                  <w:pStyle w:val="XML1"/>
                </w:pPr>
              </w:pPrChange>
            </w:pPr>
            <w:ins w:id="14189" w:author="aas" w:date="2013-10-14T02:06:00Z">
              <w:del w:id="14190" w:author="Anees Shaikh" w:date="2013-10-19T02:16:00Z">
                <w:r w:rsidDel="00E067A3">
                  <w:delText xml:space="preserve">                        &lt;/xs:documentation&gt;</w:delText>
                </w:r>
              </w:del>
            </w:ins>
          </w:p>
          <w:p w14:paraId="31428C1C" w14:textId="1CEE8FCB" w:rsidR="00874469" w:rsidDel="00E067A3" w:rsidRDefault="00874469">
            <w:pPr>
              <w:pStyle w:val="Appx"/>
              <w:rPr>
                <w:ins w:id="14191" w:author="aas" w:date="2013-10-14T02:06:00Z"/>
                <w:del w:id="14192" w:author="Anees Shaikh" w:date="2013-10-19T02:16:00Z"/>
              </w:rPr>
              <w:pPrChange w:id="14193" w:author="Anees Shaikh" w:date="2013-10-19T02:16:00Z">
                <w:pPr>
                  <w:pStyle w:val="XML1"/>
                </w:pPr>
              </w:pPrChange>
            </w:pPr>
            <w:ins w:id="14194" w:author="aas" w:date="2013-10-14T02:06:00Z">
              <w:del w:id="14195" w:author="Anees Shaikh" w:date="2013-10-19T02:16:00Z">
                <w:r w:rsidDel="00E067A3">
                  <w:delText xml:space="preserve">                      &lt;/xs:annotation&gt;</w:delText>
                </w:r>
              </w:del>
            </w:ins>
          </w:p>
          <w:p w14:paraId="6105E90F" w14:textId="070F185F" w:rsidR="00874469" w:rsidDel="00E067A3" w:rsidRDefault="00874469">
            <w:pPr>
              <w:pStyle w:val="Appx"/>
              <w:rPr>
                <w:ins w:id="14196" w:author="aas" w:date="2013-10-14T02:06:00Z"/>
                <w:del w:id="14197" w:author="Anees Shaikh" w:date="2013-10-19T02:16:00Z"/>
              </w:rPr>
              <w:pPrChange w:id="14198" w:author="Anees Shaikh" w:date="2013-10-19T02:16:00Z">
                <w:pPr>
                  <w:pStyle w:val="XML1"/>
                </w:pPr>
              </w:pPrChange>
            </w:pPr>
            <w:ins w:id="14199" w:author="aas" w:date="2013-10-14T02:06:00Z">
              <w:del w:id="14200" w:author="Anees Shaikh" w:date="2013-10-19T02:16:00Z">
                <w:r w:rsidDel="00E067A3">
                  <w:delText xml:space="preserve">                      &lt;xs:complexType&gt;</w:delText>
                </w:r>
              </w:del>
            </w:ins>
          </w:p>
          <w:p w14:paraId="3ACACAF4" w14:textId="69269BC6" w:rsidR="00874469" w:rsidDel="00E067A3" w:rsidRDefault="00874469">
            <w:pPr>
              <w:pStyle w:val="Appx"/>
              <w:rPr>
                <w:ins w:id="14201" w:author="aas" w:date="2013-10-14T02:06:00Z"/>
                <w:del w:id="14202" w:author="Anees Shaikh" w:date="2013-10-19T02:16:00Z"/>
              </w:rPr>
              <w:pPrChange w:id="14203" w:author="Anees Shaikh" w:date="2013-10-19T02:16:00Z">
                <w:pPr>
                  <w:pStyle w:val="XML1"/>
                </w:pPr>
              </w:pPrChange>
            </w:pPr>
            <w:ins w:id="14204" w:author="aas" w:date="2013-10-14T02:06:00Z">
              <w:del w:id="14205" w:author="Anees Shaikh" w:date="2013-10-19T02:16:00Z">
                <w:r w:rsidDel="00E067A3">
                  <w:delText xml:space="preserve">                        &lt;xs:sequence&gt;</w:delText>
                </w:r>
              </w:del>
            </w:ins>
          </w:p>
          <w:p w14:paraId="10D8B8B4" w14:textId="0932DBAA" w:rsidR="00874469" w:rsidDel="00E067A3" w:rsidRDefault="00874469">
            <w:pPr>
              <w:pStyle w:val="Appx"/>
              <w:rPr>
                <w:ins w:id="14206" w:author="aas" w:date="2013-10-14T02:06:00Z"/>
                <w:del w:id="14207" w:author="Anees Shaikh" w:date="2013-10-19T02:16:00Z"/>
              </w:rPr>
              <w:pPrChange w:id="14208" w:author="Anees Shaikh" w:date="2013-10-19T02:16:00Z">
                <w:pPr>
                  <w:pStyle w:val="XML1"/>
                </w:pPr>
              </w:pPrChange>
            </w:pPr>
            <w:ins w:id="14209" w:author="aas" w:date="2013-10-14T02:06:00Z">
              <w:del w:id="14210" w:author="Anees Shaikh" w:date="2013-10-19T02:16:00Z">
                <w:r w:rsidDel="00E067A3">
                  <w:delText xml:space="preserve">                          &lt;xs:element name="table-id" minOccurs="0" maxOccurs="unbounded"  type="inet:uri"/&gt;</w:delText>
                </w:r>
              </w:del>
            </w:ins>
          </w:p>
          <w:p w14:paraId="65327E7F" w14:textId="4F1C1A7D" w:rsidR="00874469" w:rsidDel="00E067A3" w:rsidRDefault="00874469">
            <w:pPr>
              <w:pStyle w:val="Appx"/>
              <w:rPr>
                <w:ins w:id="14211" w:author="aas" w:date="2013-10-14T02:06:00Z"/>
                <w:del w:id="14212" w:author="Anees Shaikh" w:date="2013-10-19T02:16:00Z"/>
              </w:rPr>
              <w:pPrChange w:id="14213" w:author="Anees Shaikh" w:date="2013-10-19T02:16:00Z">
                <w:pPr>
                  <w:pStyle w:val="XML1"/>
                </w:pPr>
              </w:pPrChange>
            </w:pPr>
            <w:ins w:id="14214" w:author="aas" w:date="2013-10-14T02:06:00Z">
              <w:del w:id="14215" w:author="Anees Shaikh" w:date="2013-10-19T02:16:00Z">
                <w:r w:rsidDel="00E067A3">
                  <w:delText xml:space="preserve">                          &lt;xs:any minOccurs="0" maxOccurs="unbounded"</w:delText>
                </w:r>
              </w:del>
            </w:ins>
          </w:p>
          <w:p w14:paraId="5D2BB550" w14:textId="04311E2E" w:rsidR="00874469" w:rsidDel="00E067A3" w:rsidRDefault="00874469">
            <w:pPr>
              <w:pStyle w:val="Appx"/>
              <w:rPr>
                <w:ins w:id="14216" w:author="aas" w:date="2013-10-14T02:06:00Z"/>
                <w:del w:id="14217" w:author="Anees Shaikh" w:date="2013-10-19T02:16:00Z"/>
              </w:rPr>
              <w:pPrChange w:id="14218" w:author="Anees Shaikh" w:date="2013-10-19T02:16:00Z">
                <w:pPr>
                  <w:pStyle w:val="XML1"/>
                </w:pPr>
              </w:pPrChange>
            </w:pPr>
            <w:ins w:id="14219" w:author="aas" w:date="2013-10-14T02:06:00Z">
              <w:del w:id="14220" w:author="Anees Shaikh" w:date="2013-10-19T02:16:00Z">
                <w:r w:rsidDel="00E067A3">
                  <w:delText xml:space="preserve">                                  namespace="##other" processContents="lax"/&gt;</w:delText>
                </w:r>
              </w:del>
            </w:ins>
          </w:p>
          <w:p w14:paraId="70D79C78" w14:textId="6B5F8C59" w:rsidR="00874469" w:rsidDel="00E067A3" w:rsidRDefault="00874469">
            <w:pPr>
              <w:pStyle w:val="Appx"/>
              <w:rPr>
                <w:ins w:id="14221" w:author="aas" w:date="2013-10-14T02:06:00Z"/>
                <w:del w:id="14222" w:author="Anees Shaikh" w:date="2013-10-19T02:16:00Z"/>
              </w:rPr>
              <w:pPrChange w:id="14223" w:author="Anees Shaikh" w:date="2013-10-19T02:16:00Z">
                <w:pPr>
                  <w:pStyle w:val="XML1"/>
                </w:pPr>
              </w:pPrChange>
            </w:pPr>
            <w:ins w:id="14224" w:author="aas" w:date="2013-10-14T02:06:00Z">
              <w:del w:id="14225" w:author="Anees Shaikh" w:date="2013-10-19T02:16:00Z">
                <w:r w:rsidDel="00E067A3">
                  <w:delText xml:space="preserve">                        &lt;/xs:sequence&gt;</w:delText>
                </w:r>
              </w:del>
            </w:ins>
          </w:p>
          <w:p w14:paraId="1A9AA2B4" w14:textId="4B9810AB" w:rsidR="00874469" w:rsidDel="00E067A3" w:rsidRDefault="00874469">
            <w:pPr>
              <w:pStyle w:val="Appx"/>
              <w:rPr>
                <w:ins w:id="14226" w:author="aas" w:date="2013-10-14T02:06:00Z"/>
                <w:del w:id="14227" w:author="Anees Shaikh" w:date="2013-10-19T02:16:00Z"/>
              </w:rPr>
              <w:pPrChange w:id="14228" w:author="Anees Shaikh" w:date="2013-10-19T02:16:00Z">
                <w:pPr>
                  <w:pStyle w:val="XML1"/>
                </w:pPr>
              </w:pPrChange>
            </w:pPr>
            <w:ins w:id="14229" w:author="aas" w:date="2013-10-14T02:06:00Z">
              <w:del w:id="14230" w:author="Anees Shaikh" w:date="2013-10-19T02:16:00Z">
                <w:r w:rsidDel="00E067A3">
                  <w:delText xml:space="preserve">                      &lt;/xs:complexType&gt;</w:delText>
                </w:r>
              </w:del>
            </w:ins>
          </w:p>
          <w:p w14:paraId="396097A7" w14:textId="23C43DF9" w:rsidR="00874469" w:rsidDel="00E067A3" w:rsidRDefault="00874469">
            <w:pPr>
              <w:pStyle w:val="Appx"/>
              <w:rPr>
                <w:ins w:id="14231" w:author="aas" w:date="2013-10-14T02:06:00Z"/>
                <w:del w:id="14232" w:author="Anees Shaikh" w:date="2013-10-19T02:16:00Z"/>
              </w:rPr>
              <w:pPrChange w:id="14233" w:author="Anees Shaikh" w:date="2013-10-19T02:16:00Z">
                <w:pPr>
                  <w:pStyle w:val="XML1"/>
                </w:pPr>
              </w:pPrChange>
            </w:pPr>
            <w:ins w:id="14234" w:author="aas" w:date="2013-10-14T02:06:00Z">
              <w:del w:id="14235" w:author="Anees Shaikh" w:date="2013-10-19T02:16:00Z">
                <w:r w:rsidDel="00E067A3">
                  <w:delText xml:space="preserve">                    &lt;/xs:element&gt;</w:delText>
                </w:r>
              </w:del>
            </w:ins>
          </w:p>
          <w:p w14:paraId="49A6A75A" w14:textId="66150E84" w:rsidR="00874469" w:rsidDel="00E067A3" w:rsidRDefault="00874469">
            <w:pPr>
              <w:pStyle w:val="Appx"/>
              <w:rPr>
                <w:ins w:id="14236" w:author="aas" w:date="2013-10-14T02:06:00Z"/>
                <w:del w:id="14237" w:author="Anees Shaikh" w:date="2013-10-19T02:16:00Z"/>
              </w:rPr>
              <w:pPrChange w:id="14238" w:author="Anees Shaikh" w:date="2013-10-19T02:16:00Z">
                <w:pPr>
                  <w:pStyle w:val="XML1"/>
                </w:pPr>
              </w:pPrChange>
            </w:pPr>
            <w:ins w:id="14239" w:author="aas" w:date="2013-10-14T02:06:00Z">
              <w:del w:id="14240" w:author="Anees Shaikh" w:date="2013-10-19T02:16:00Z">
                <w:r w:rsidDel="00E067A3">
                  <w:delText xml:space="preserve">                    &lt;xs:element name="instructions" minOccurs="0"&gt;</w:delText>
                </w:r>
              </w:del>
            </w:ins>
          </w:p>
          <w:p w14:paraId="196EFEB1" w14:textId="50DABCF6" w:rsidR="00874469" w:rsidDel="00E067A3" w:rsidRDefault="00874469">
            <w:pPr>
              <w:pStyle w:val="Appx"/>
              <w:rPr>
                <w:ins w:id="14241" w:author="aas" w:date="2013-10-14T02:06:00Z"/>
                <w:del w:id="14242" w:author="Anees Shaikh" w:date="2013-10-19T02:16:00Z"/>
              </w:rPr>
              <w:pPrChange w:id="14243" w:author="Anees Shaikh" w:date="2013-10-19T02:16:00Z">
                <w:pPr>
                  <w:pStyle w:val="XML1"/>
                </w:pPr>
              </w:pPrChange>
            </w:pPr>
            <w:ins w:id="14244" w:author="aas" w:date="2013-10-14T02:06:00Z">
              <w:del w:id="14245" w:author="Anees Shaikh" w:date="2013-10-19T02:16:00Z">
                <w:r w:rsidDel="00E067A3">
                  <w:delText xml:space="preserve">                      &lt;xs:annotation&gt;</w:delText>
                </w:r>
              </w:del>
            </w:ins>
          </w:p>
          <w:p w14:paraId="522D7B5B" w14:textId="72900F7E" w:rsidR="00874469" w:rsidDel="00E067A3" w:rsidRDefault="00874469">
            <w:pPr>
              <w:pStyle w:val="Appx"/>
              <w:rPr>
                <w:ins w:id="14246" w:author="aas" w:date="2013-10-14T02:06:00Z"/>
                <w:del w:id="14247" w:author="Anees Shaikh" w:date="2013-10-19T02:16:00Z"/>
              </w:rPr>
              <w:pPrChange w:id="14248" w:author="Anees Shaikh" w:date="2013-10-19T02:16:00Z">
                <w:pPr>
                  <w:pStyle w:val="XML1"/>
                </w:pPr>
              </w:pPrChange>
            </w:pPr>
            <w:ins w:id="14249" w:author="aas" w:date="2013-10-14T02:06:00Z">
              <w:del w:id="14250" w:author="Anees Shaikh" w:date="2013-10-19T02:16:00Z">
                <w:r w:rsidDel="00E067A3">
                  <w:delText xml:space="preserve">                        &lt;xs:documentation&gt;</w:delText>
                </w:r>
              </w:del>
            </w:ins>
          </w:p>
          <w:p w14:paraId="35E22E99" w14:textId="1BAF44B8" w:rsidR="00874469" w:rsidDel="00E067A3" w:rsidRDefault="00874469">
            <w:pPr>
              <w:pStyle w:val="Appx"/>
              <w:rPr>
                <w:ins w:id="14251" w:author="aas" w:date="2013-10-14T02:06:00Z"/>
                <w:del w:id="14252" w:author="Anees Shaikh" w:date="2013-10-19T02:16:00Z"/>
              </w:rPr>
              <w:pPrChange w:id="14253" w:author="Anees Shaikh" w:date="2013-10-19T02:16:00Z">
                <w:pPr>
                  <w:pStyle w:val="XML1"/>
                </w:pPr>
              </w:pPrChange>
            </w:pPr>
            <w:ins w:id="14254" w:author="aas" w:date="2013-10-14T02:06:00Z">
              <w:del w:id="14255" w:author="Anees Shaikh" w:date="2013-10-19T02:16:00Z">
                <w:r w:rsidDel="00E067A3">
                  <w:delText xml:space="preserve">                          The list of all instruction types supported by the flow table.</w:delText>
                </w:r>
              </w:del>
            </w:ins>
          </w:p>
          <w:p w14:paraId="41226392" w14:textId="2DEC08B5" w:rsidR="00874469" w:rsidDel="00E067A3" w:rsidRDefault="00874469">
            <w:pPr>
              <w:pStyle w:val="Appx"/>
              <w:rPr>
                <w:ins w:id="14256" w:author="aas" w:date="2013-10-14T02:06:00Z"/>
                <w:del w:id="14257" w:author="Anees Shaikh" w:date="2013-10-19T02:16:00Z"/>
              </w:rPr>
              <w:pPrChange w:id="14258" w:author="Anees Shaikh" w:date="2013-10-19T02:16:00Z">
                <w:pPr>
                  <w:pStyle w:val="XML1"/>
                </w:pPr>
              </w:pPrChange>
            </w:pPr>
            <w:ins w:id="14259" w:author="aas" w:date="2013-10-14T02:06:00Z">
              <w:del w:id="14260" w:author="Anees Shaikh" w:date="2013-10-19T02:16:00Z">
                <w:r w:rsidDel="00E067A3">
                  <w:delText xml:space="preserve">                        &lt;/xs:documentation&gt;</w:delText>
                </w:r>
              </w:del>
            </w:ins>
          </w:p>
          <w:p w14:paraId="5F52B686" w14:textId="5316D4A1" w:rsidR="00874469" w:rsidDel="00E067A3" w:rsidRDefault="00874469">
            <w:pPr>
              <w:pStyle w:val="Appx"/>
              <w:rPr>
                <w:ins w:id="14261" w:author="aas" w:date="2013-10-14T02:06:00Z"/>
                <w:del w:id="14262" w:author="Anees Shaikh" w:date="2013-10-19T02:16:00Z"/>
              </w:rPr>
              <w:pPrChange w:id="14263" w:author="Anees Shaikh" w:date="2013-10-19T02:16:00Z">
                <w:pPr>
                  <w:pStyle w:val="XML1"/>
                </w:pPr>
              </w:pPrChange>
            </w:pPr>
            <w:ins w:id="14264" w:author="aas" w:date="2013-10-14T02:06:00Z">
              <w:del w:id="14265" w:author="Anees Shaikh" w:date="2013-10-19T02:16:00Z">
                <w:r w:rsidDel="00E067A3">
                  <w:delText xml:space="preserve">                      &lt;/xs:annotation&gt;</w:delText>
                </w:r>
              </w:del>
            </w:ins>
          </w:p>
          <w:p w14:paraId="03310E65" w14:textId="2DE80C44" w:rsidR="00874469" w:rsidDel="00E067A3" w:rsidRDefault="00874469">
            <w:pPr>
              <w:pStyle w:val="Appx"/>
              <w:rPr>
                <w:ins w:id="14266" w:author="aas" w:date="2013-10-14T02:06:00Z"/>
                <w:del w:id="14267" w:author="Anees Shaikh" w:date="2013-10-19T02:16:00Z"/>
              </w:rPr>
              <w:pPrChange w:id="14268" w:author="Anees Shaikh" w:date="2013-10-19T02:16:00Z">
                <w:pPr>
                  <w:pStyle w:val="XML1"/>
                </w:pPr>
              </w:pPrChange>
            </w:pPr>
            <w:ins w:id="14269" w:author="aas" w:date="2013-10-14T02:06:00Z">
              <w:del w:id="14270" w:author="Anees Shaikh" w:date="2013-10-19T02:16:00Z">
                <w:r w:rsidDel="00E067A3">
                  <w:delText xml:space="preserve">                      &lt;xs:complexType&gt;</w:delText>
                </w:r>
              </w:del>
            </w:ins>
          </w:p>
          <w:p w14:paraId="0C01F8C2" w14:textId="3A2B5622" w:rsidR="00874469" w:rsidDel="00E067A3" w:rsidRDefault="00874469">
            <w:pPr>
              <w:pStyle w:val="Appx"/>
              <w:rPr>
                <w:ins w:id="14271" w:author="aas" w:date="2013-10-14T02:06:00Z"/>
                <w:del w:id="14272" w:author="Anees Shaikh" w:date="2013-10-19T02:16:00Z"/>
              </w:rPr>
              <w:pPrChange w:id="14273" w:author="Anees Shaikh" w:date="2013-10-19T02:16:00Z">
                <w:pPr>
                  <w:pStyle w:val="XML1"/>
                </w:pPr>
              </w:pPrChange>
            </w:pPr>
            <w:ins w:id="14274" w:author="aas" w:date="2013-10-14T02:06:00Z">
              <w:del w:id="14275" w:author="Anees Shaikh" w:date="2013-10-19T02:16:00Z">
                <w:r w:rsidDel="00E067A3">
                  <w:delText xml:space="preserve">                        &lt;xs:sequence&gt;</w:delText>
                </w:r>
              </w:del>
            </w:ins>
          </w:p>
          <w:p w14:paraId="42B0E992" w14:textId="2B94307E" w:rsidR="00874469" w:rsidDel="00E067A3" w:rsidRDefault="00874469">
            <w:pPr>
              <w:pStyle w:val="Appx"/>
              <w:rPr>
                <w:ins w:id="14276" w:author="aas" w:date="2013-10-14T02:06:00Z"/>
                <w:del w:id="14277" w:author="Anees Shaikh" w:date="2013-10-19T02:16:00Z"/>
              </w:rPr>
              <w:pPrChange w:id="14278" w:author="Anees Shaikh" w:date="2013-10-19T02:16:00Z">
                <w:pPr>
                  <w:pStyle w:val="XML1"/>
                </w:pPr>
              </w:pPrChange>
            </w:pPr>
            <w:ins w:id="14279" w:author="aas" w:date="2013-10-14T02:06:00Z">
              <w:del w:id="14280" w:author="Anees Shaikh" w:date="2013-10-19T02:16:00Z">
                <w:r w:rsidDel="00E067A3">
                  <w:delText xml:space="preserve">                          &lt;xs:element name="type" minOccurs="0" maxOccurs="unbounded"  type="OFInstructionType"/&gt;</w:delText>
                </w:r>
              </w:del>
            </w:ins>
          </w:p>
          <w:p w14:paraId="17FD4E43" w14:textId="176B37E9" w:rsidR="00874469" w:rsidDel="00E067A3" w:rsidRDefault="00874469">
            <w:pPr>
              <w:pStyle w:val="Appx"/>
              <w:rPr>
                <w:ins w:id="14281" w:author="aas" w:date="2013-10-14T02:06:00Z"/>
                <w:del w:id="14282" w:author="Anees Shaikh" w:date="2013-10-19T02:16:00Z"/>
              </w:rPr>
              <w:pPrChange w:id="14283" w:author="Anees Shaikh" w:date="2013-10-19T02:16:00Z">
                <w:pPr>
                  <w:pStyle w:val="XML1"/>
                </w:pPr>
              </w:pPrChange>
            </w:pPr>
            <w:ins w:id="14284" w:author="aas" w:date="2013-10-14T02:06:00Z">
              <w:del w:id="14285" w:author="Anees Shaikh" w:date="2013-10-19T02:16:00Z">
                <w:r w:rsidDel="00E067A3">
                  <w:delText xml:space="preserve">                          &lt;xs:any minOccurs="0" maxOccurs="unbounded"</w:delText>
                </w:r>
              </w:del>
            </w:ins>
          </w:p>
          <w:p w14:paraId="6BB02ECA" w14:textId="074CB572" w:rsidR="00874469" w:rsidDel="00E067A3" w:rsidRDefault="00874469">
            <w:pPr>
              <w:pStyle w:val="Appx"/>
              <w:rPr>
                <w:ins w:id="14286" w:author="aas" w:date="2013-10-14T02:06:00Z"/>
                <w:del w:id="14287" w:author="Anees Shaikh" w:date="2013-10-19T02:16:00Z"/>
              </w:rPr>
              <w:pPrChange w:id="14288" w:author="Anees Shaikh" w:date="2013-10-19T02:16:00Z">
                <w:pPr>
                  <w:pStyle w:val="XML1"/>
                </w:pPr>
              </w:pPrChange>
            </w:pPr>
            <w:ins w:id="14289" w:author="aas" w:date="2013-10-14T02:06:00Z">
              <w:del w:id="14290" w:author="Anees Shaikh" w:date="2013-10-19T02:16:00Z">
                <w:r w:rsidDel="00E067A3">
                  <w:delText xml:space="preserve">                                  namespace="##other" processContents="lax"/&gt;</w:delText>
                </w:r>
              </w:del>
            </w:ins>
          </w:p>
          <w:p w14:paraId="60FFDC0A" w14:textId="24D99B0D" w:rsidR="00874469" w:rsidDel="00E067A3" w:rsidRDefault="00874469">
            <w:pPr>
              <w:pStyle w:val="Appx"/>
              <w:rPr>
                <w:ins w:id="14291" w:author="aas" w:date="2013-10-14T02:06:00Z"/>
                <w:del w:id="14292" w:author="Anees Shaikh" w:date="2013-10-19T02:16:00Z"/>
              </w:rPr>
              <w:pPrChange w:id="14293" w:author="Anees Shaikh" w:date="2013-10-19T02:16:00Z">
                <w:pPr>
                  <w:pStyle w:val="XML1"/>
                </w:pPr>
              </w:pPrChange>
            </w:pPr>
            <w:ins w:id="14294" w:author="aas" w:date="2013-10-14T02:06:00Z">
              <w:del w:id="14295" w:author="Anees Shaikh" w:date="2013-10-19T02:16:00Z">
                <w:r w:rsidDel="00E067A3">
                  <w:delText xml:space="preserve">                        &lt;/xs:sequence&gt;</w:delText>
                </w:r>
              </w:del>
            </w:ins>
          </w:p>
          <w:p w14:paraId="52A951C2" w14:textId="4B1E03E2" w:rsidR="00874469" w:rsidDel="00E067A3" w:rsidRDefault="00874469">
            <w:pPr>
              <w:pStyle w:val="Appx"/>
              <w:rPr>
                <w:ins w:id="14296" w:author="aas" w:date="2013-10-14T02:06:00Z"/>
                <w:del w:id="14297" w:author="Anees Shaikh" w:date="2013-10-19T02:16:00Z"/>
              </w:rPr>
              <w:pPrChange w:id="14298" w:author="Anees Shaikh" w:date="2013-10-19T02:16:00Z">
                <w:pPr>
                  <w:pStyle w:val="XML1"/>
                </w:pPr>
              </w:pPrChange>
            </w:pPr>
            <w:ins w:id="14299" w:author="aas" w:date="2013-10-14T02:06:00Z">
              <w:del w:id="14300" w:author="Anees Shaikh" w:date="2013-10-19T02:16:00Z">
                <w:r w:rsidDel="00E067A3">
                  <w:delText xml:space="preserve">                      &lt;/xs:complexType&gt;</w:delText>
                </w:r>
              </w:del>
            </w:ins>
          </w:p>
          <w:p w14:paraId="44B26F6B" w14:textId="5987DDDA" w:rsidR="00874469" w:rsidDel="00E067A3" w:rsidRDefault="00874469">
            <w:pPr>
              <w:pStyle w:val="Appx"/>
              <w:rPr>
                <w:ins w:id="14301" w:author="aas" w:date="2013-10-14T02:06:00Z"/>
                <w:del w:id="14302" w:author="Anees Shaikh" w:date="2013-10-19T02:16:00Z"/>
              </w:rPr>
              <w:pPrChange w:id="14303" w:author="Anees Shaikh" w:date="2013-10-19T02:16:00Z">
                <w:pPr>
                  <w:pStyle w:val="XML1"/>
                </w:pPr>
              </w:pPrChange>
            </w:pPr>
            <w:ins w:id="14304" w:author="aas" w:date="2013-10-14T02:06:00Z">
              <w:del w:id="14305" w:author="Anees Shaikh" w:date="2013-10-19T02:16:00Z">
                <w:r w:rsidDel="00E067A3">
                  <w:delText xml:space="preserve">                    &lt;/xs:element&gt;</w:delText>
                </w:r>
              </w:del>
            </w:ins>
          </w:p>
          <w:p w14:paraId="0C6943F3" w14:textId="38C94557" w:rsidR="00874469" w:rsidDel="00E067A3" w:rsidRDefault="00874469">
            <w:pPr>
              <w:pStyle w:val="Appx"/>
              <w:rPr>
                <w:ins w:id="14306" w:author="aas" w:date="2013-10-14T02:06:00Z"/>
                <w:del w:id="14307" w:author="Anees Shaikh" w:date="2013-10-19T02:16:00Z"/>
              </w:rPr>
              <w:pPrChange w:id="14308" w:author="Anees Shaikh" w:date="2013-10-19T02:16:00Z">
                <w:pPr>
                  <w:pStyle w:val="XML1"/>
                </w:pPr>
              </w:pPrChange>
            </w:pPr>
            <w:ins w:id="14309" w:author="aas" w:date="2013-10-14T02:06:00Z">
              <w:del w:id="14310" w:author="Anees Shaikh" w:date="2013-10-19T02:16:00Z">
                <w:r w:rsidDel="00E067A3">
                  <w:delText xml:space="preserve">                    &lt;xs:element name="matches" minOccurs="0"&gt;</w:delText>
                </w:r>
              </w:del>
            </w:ins>
          </w:p>
          <w:p w14:paraId="3D608038" w14:textId="1C75E6A9" w:rsidR="00874469" w:rsidDel="00E067A3" w:rsidRDefault="00874469">
            <w:pPr>
              <w:pStyle w:val="Appx"/>
              <w:rPr>
                <w:ins w:id="14311" w:author="aas" w:date="2013-10-14T02:06:00Z"/>
                <w:del w:id="14312" w:author="Anees Shaikh" w:date="2013-10-19T02:16:00Z"/>
              </w:rPr>
              <w:pPrChange w:id="14313" w:author="Anees Shaikh" w:date="2013-10-19T02:16:00Z">
                <w:pPr>
                  <w:pStyle w:val="XML1"/>
                </w:pPr>
              </w:pPrChange>
            </w:pPr>
            <w:ins w:id="14314" w:author="aas" w:date="2013-10-14T02:06:00Z">
              <w:del w:id="14315" w:author="Anees Shaikh" w:date="2013-10-19T02:16:00Z">
                <w:r w:rsidDel="00E067A3">
                  <w:delText xml:space="preserve">                      &lt;xs:annotation&gt;</w:delText>
                </w:r>
              </w:del>
            </w:ins>
          </w:p>
          <w:p w14:paraId="3A23AE00" w14:textId="721EA2E1" w:rsidR="00874469" w:rsidDel="00E067A3" w:rsidRDefault="00874469">
            <w:pPr>
              <w:pStyle w:val="Appx"/>
              <w:rPr>
                <w:ins w:id="14316" w:author="aas" w:date="2013-10-14T02:06:00Z"/>
                <w:del w:id="14317" w:author="Anees Shaikh" w:date="2013-10-19T02:16:00Z"/>
              </w:rPr>
              <w:pPrChange w:id="14318" w:author="Anees Shaikh" w:date="2013-10-19T02:16:00Z">
                <w:pPr>
                  <w:pStyle w:val="XML1"/>
                </w:pPr>
              </w:pPrChange>
            </w:pPr>
            <w:ins w:id="14319" w:author="aas" w:date="2013-10-14T02:06:00Z">
              <w:del w:id="14320" w:author="Anees Shaikh" w:date="2013-10-19T02:16:00Z">
                <w:r w:rsidDel="00E067A3">
                  <w:delText xml:space="preserve">                        &lt;xs:documentation&gt;</w:delText>
                </w:r>
              </w:del>
            </w:ins>
          </w:p>
          <w:p w14:paraId="05D6FEAF" w14:textId="1C5B8881" w:rsidR="00874469" w:rsidDel="00E067A3" w:rsidRDefault="00874469">
            <w:pPr>
              <w:pStyle w:val="Appx"/>
              <w:rPr>
                <w:ins w:id="14321" w:author="aas" w:date="2013-10-14T02:06:00Z"/>
                <w:del w:id="14322" w:author="Anees Shaikh" w:date="2013-10-19T02:16:00Z"/>
              </w:rPr>
              <w:pPrChange w:id="14323" w:author="Anees Shaikh" w:date="2013-10-19T02:16:00Z">
                <w:pPr>
                  <w:pStyle w:val="XML1"/>
                </w:pPr>
              </w:pPrChange>
            </w:pPr>
            <w:ins w:id="14324" w:author="aas" w:date="2013-10-14T02:06:00Z">
              <w:del w:id="14325" w:author="Anees Shaikh" w:date="2013-10-19T02:16:00Z">
                <w:r w:rsidDel="00E067A3">
                  <w:delText xml:space="preserve">                          The list of all match types supported by the flow table.</w:delText>
                </w:r>
              </w:del>
            </w:ins>
          </w:p>
          <w:p w14:paraId="23F53A65" w14:textId="7E906C97" w:rsidR="00874469" w:rsidDel="00E067A3" w:rsidRDefault="00874469">
            <w:pPr>
              <w:pStyle w:val="Appx"/>
              <w:rPr>
                <w:ins w:id="14326" w:author="aas" w:date="2013-10-14T02:06:00Z"/>
                <w:del w:id="14327" w:author="Anees Shaikh" w:date="2013-10-19T02:16:00Z"/>
              </w:rPr>
              <w:pPrChange w:id="14328" w:author="Anees Shaikh" w:date="2013-10-19T02:16:00Z">
                <w:pPr>
                  <w:pStyle w:val="XML1"/>
                </w:pPr>
              </w:pPrChange>
            </w:pPr>
            <w:ins w:id="14329" w:author="aas" w:date="2013-10-14T02:06:00Z">
              <w:del w:id="14330" w:author="Anees Shaikh" w:date="2013-10-19T02:16:00Z">
                <w:r w:rsidDel="00E067A3">
                  <w:delText xml:space="preserve">                        &lt;/xs:documentation&gt;</w:delText>
                </w:r>
              </w:del>
            </w:ins>
          </w:p>
          <w:p w14:paraId="11CDFEB9" w14:textId="05A2D1BF" w:rsidR="00874469" w:rsidDel="00E067A3" w:rsidRDefault="00874469">
            <w:pPr>
              <w:pStyle w:val="Appx"/>
              <w:rPr>
                <w:ins w:id="14331" w:author="aas" w:date="2013-10-14T02:06:00Z"/>
                <w:del w:id="14332" w:author="Anees Shaikh" w:date="2013-10-19T02:16:00Z"/>
              </w:rPr>
              <w:pPrChange w:id="14333" w:author="Anees Shaikh" w:date="2013-10-19T02:16:00Z">
                <w:pPr>
                  <w:pStyle w:val="XML1"/>
                </w:pPr>
              </w:pPrChange>
            </w:pPr>
            <w:ins w:id="14334" w:author="aas" w:date="2013-10-14T02:06:00Z">
              <w:del w:id="14335" w:author="Anees Shaikh" w:date="2013-10-19T02:16:00Z">
                <w:r w:rsidDel="00E067A3">
                  <w:delText xml:space="preserve">                      &lt;/xs:annotation&gt;</w:delText>
                </w:r>
              </w:del>
            </w:ins>
          </w:p>
          <w:p w14:paraId="26B1C45E" w14:textId="2D90BB2A" w:rsidR="00874469" w:rsidDel="00E067A3" w:rsidRDefault="00874469">
            <w:pPr>
              <w:pStyle w:val="Appx"/>
              <w:rPr>
                <w:ins w:id="14336" w:author="aas" w:date="2013-10-14T02:06:00Z"/>
                <w:del w:id="14337" w:author="Anees Shaikh" w:date="2013-10-19T02:16:00Z"/>
              </w:rPr>
              <w:pPrChange w:id="14338" w:author="Anees Shaikh" w:date="2013-10-19T02:16:00Z">
                <w:pPr>
                  <w:pStyle w:val="XML1"/>
                </w:pPr>
              </w:pPrChange>
            </w:pPr>
            <w:ins w:id="14339" w:author="aas" w:date="2013-10-14T02:06:00Z">
              <w:del w:id="14340" w:author="Anees Shaikh" w:date="2013-10-19T02:16:00Z">
                <w:r w:rsidDel="00E067A3">
                  <w:delText xml:space="preserve">                      &lt;xs:complexType&gt;</w:delText>
                </w:r>
              </w:del>
            </w:ins>
          </w:p>
          <w:p w14:paraId="0CC716BB" w14:textId="2468F647" w:rsidR="00874469" w:rsidDel="00E067A3" w:rsidRDefault="00874469">
            <w:pPr>
              <w:pStyle w:val="Appx"/>
              <w:rPr>
                <w:ins w:id="14341" w:author="aas" w:date="2013-10-14T02:06:00Z"/>
                <w:del w:id="14342" w:author="Anees Shaikh" w:date="2013-10-19T02:16:00Z"/>
              </w:rPr>
              <w:pPrChange w:id="14343" w:author="Anees Shaikh" w:date="2013-10-19T02:16:00Z">
                <w:pPr>
                  <w:pStyle w:val="XML1"/>
                </w:pPr>
              </w:pPrChange>
            </w:pPr>
            <w:ins w:id="14344" w:author="aas" w:date="2013-10-14T02:06:00Z">
              <w:del w:id="14345" w:author="Anees Shaikh" w:date="2013-10-19T02:16:00Z">
                <w:r w:rsidDel="00E067A3">
                  <w:delText xml:space="preserve">                        &lt;xs:sequence&gt;</w:delText>
                </w:r>
              </w:del>
            </w:ins>
          </w:p>
          <w:p w14:paraId="4CBFA979" w14:textId="69BCC839" w:rsidR="00874469" w:rsidDel="00E067A3" w:rsidRDefault="00874469">
            <w:pPr>
              <w:pStyle w:val="Appx"/>
              <w:rPr>
                <w:ins w:id="14346" w:author="aas" w:date="2013-10-14T02:06:00Z"/>
                <w:del w:id="14347" w:author="Anees Shaikh" w:date="2013-10-19T02:16:00Z"/>
              </w:rPr>
              <w:pPrChange w:id="14348" w:author="Anees Shaikh" w:date="2013-10-19T02:16:00Z">
                <w:pPr>
                  <w:pStyle w:val="XML1"/>
                </w:pPr>
              </w:pPrChange>
            </w:pPr>
            <w:ins w:id="14349" w:author="aas" w:date="2013-10-14T02:06:00Z">
              <w:del w:id="14350" w:author="Anees Shaikh" w:date="2013-10-19T02:16:00Z">
                <w:r w:rsidDel="00E067A3">
                  <w:delText xml:space="preserve">                          &lt;xs:element name="type" minOccurs="0" maxOccurs="unbounded"  type="OFMatchFieldType"/&gt;</w:delText>
                </w:r>
              </w:del>
            </w:ins>
          </w:p>
          <w:p w14:paraId="6FD560DE" w14:textId="0A5A2906" w:rsidR="00874469" w:rsidDel="00E067A3" w:rsidRDefault="00874469">
            <w:pPr>
              <w:pStyle w:val="Appx"/>
              <w:rPr>
                <w:ins w:id="14351" w:author="aas" w:date="2013-10-14T02:06:00Z"/>
                <w:del w:id="14352" w:author="Anees Shaikh" w:date="2013-10-19T02:16:00Z"/>
              </w:rPr>
              <w:pPrChange w:id="14353" w:author="Anees Shaikh" w:date="2013-10-19T02:16:00Z">
                <w:pPr>
                  <w:pStyle w:val="XML1"/>
                </w:pPr>
              </w:pPrChange>
            </w:pPr>
            <w:ins w:id="14354" w:author="aas" w:date="2013-10-14T02:06:00Z">
              <w:del w:id="14355" w:author="Anees Shaikh" w:date="2013-10-19T02:16:00Z">
                <w:r w:rsidDel="00E067A3">
                  <w:delText xml:space="preserve">                          &lt;xs:any minOccurs="0" maxOccurs="unbounded"</w:delText>
                </w:r>
              </w:del>
            </w:ins>
          </w:p>
          <w:p w14:paraId="67F223A6" w14:textId="3AC4F140" w:rsidR="00874469" w:rsidDel="00E067A3" w:rsidRDefault="00874469">
            <w:pPr>
              <w:pStyle w:val="Appx"/>
              <w:rPr>
                <w:ins w:id="14356" w:author="aas" w:date="2013-10-14T02:06:00Z"/>
                <w:del w:id="14357" w:author="Anees Shaikh" w:date="2013-10-19T02:16:00Z"/>
              </w:rPr>
              <w:pPrChange w:id="14358" w:author="Anees Shaikh" w:date="2013-10-19T02:16:00Z">
                <w:pPr>
                  <w:pStyle w:val="XML1"/>
                </w:pPr>
              </w:pPrChange>
            </w:pPr>
            <w:ins w:id="14359" w:author="aas" w:date="2013-10-14T02:06:00Z">
              <w:del w:id="14360" w:author="Anees Shaikh" w:date="2013-10-19T02:16:00Z">
                <w:r w:rsidDel="00E067A3">
                  <w:delText xml:space="preserve">                                  namespace="##other" processContents="lax"/&gt;</w:delText>
                </w:r>
              </w:del>
            </w:ins>
          </w:p>
          <w:p w14:paraId="4F4E9303" w14:textId="3067E763" w:rsidR="00874469" w:rsidDel="00E067A3" w:rsidRDefault="00874469">
            <w:pPr>
              <w:pStyle w:val="Appx"/>
              <w:rPr>
                <w:ins w:id="14361" w:author="aas" w:date="2013-10-14T02:06:00Z"/>
                <w:del w:id="14362" w:author="Anees Shaikh" w:date="2013-10-19T02:16:00Z"/>
              </w:rPr>
              <w:pPrChange w:id="14363" w:author="Anees Shaikh" w:date="2013-10-19T02:16:00Z">
                <w:pPr>
                  <w:pStyle w:val="XML1"/>
                </w:pPr>
              </w:pPrChange>
            </w:pPr>
            <w:ins w:id="14364" w:author="aas" w:date="2013-10-14T02:06:00Z">
              <w:del w:id="14365" w:author="Anees Shaikh" w:date="2013-10-19T02:16:00Z">
                <w:r w:rsidDel="00E067A3">
                  <w:delText xml:space="preserve">                        &lt;/xs:sequence&gt;</w:delText>
                </w:r>
              </w:del>
            </w:ins>
          </w:p>
          <w:p w14:paraId="146AAFA9" w14:textId="1D249137" w:rsidR="00874469" w:rsidDel="00E067A3" w:rsidRDefault="00874469">
            <w:pPr>
              <w:pStyle w:val="Appx"/>
              <w:rPr>
                <w:ins w:id="14366" w:author="aas" w:date="2013-10-14T02:06:00Z"/>
                <w:del w:id="14367" w:author="Anees Shaikh" w:date="2013-10-19T02:16:00Z"/>
              </w:rPr>
              <w:pPrChange w:id="14368" w:author="Anees Shaikh" w:date="2013-10-19T02:16:00Z">
                <w:pPr>
                  <w:pStyle w:val="XML1"/>
                </w:pPr>
              </w:pPrChange>
            </w:pPr>
            <w:ins w:id="14369" w:author="aas" w:date="2013-10-14T02:06:00Z">
              <w:del w:id="14370" w:author="Anees Shaikh" w:date="2013-10-19T02:16:00Z">
                <w:r w:rsidDel="00E067A3">
                  <w:delText xml:space="preserve">                      &lt;/xs:complexType&gt;</w:delText>
                </w:r>
              </w:del>
            </w:ins>
          </w:p>
          <w:p w14:paraId="5BE1AA81" w14:textId="1EE3B310" w:rsidR="00874469" w:rsidDel="00E067A3" w:rsidRDefault="00874469">
            <w:pPr>
              <w:pStyle w:val="Appx"/>
              <w:rPr>
                <w:ins w:id="14371" w:author="aas" w:date="2013-10-14T02:06:00Z"/>
                <w:del w:id="14372" w:author="Anees Shaikh" w:date="2013-10-19T02:16:00Z"/>
              </w:rPr>
              <w:pPrChange w:id="14373" w:author="Anees Shaikh" w:date="2013-10-19T02:16:00Z">
                <w:pPr>
                  <w:pStyle w:val="XML1"/>
                </w:pPr>
              </w:pPrChange>
            </w:pPr>
            <w:ins w:id="14374" w:author="aas" w:date="2013-10-14T02:06:00Z">
              <w:del w:id="14375" w:author="Anees Shaikh" w:date="2013-10-19T02:16:00Z">
                <w:r w:rsidDel="00E067A3">
                  <w:delText xml:space="preserve">                    &lt;/xs:element&gt;</w:delText>
                </w:r>
              </w:del>
            </w:ins>
          </w:p>
          <w:p w14:paraId="7B56F4F8" w14:textId="20593C9D" w:rsidR="00874469" w:rsidDel="00E067A3" w:rsidRDefault="00874469">
            <w:pPr>
              <w:pStyle w:val="Appx"/>
              <w:rPr>
                <w:ins w:id="14376" w:author="aas" w:date="2013-10-14T02:06:00Z"/>
                <w:del w:id="14377" w:author="Anees Shaikh" w:date="2013-10-19T02:16:00Z"/>
              </w:rPr>
              <w:pPrChange w:id="14378" w:author="Anees Shaikh" w:date="2013-10-19T02:16:00Z">
                <w:pPr>
                  <w:pStyle w:val="XML1"/>
                </w:pPr>
              </w:pPrChange>
            </w:pPr>
            <w:ins w:id="14379" w:author="aas" w:date="2013-10-14T02:06:00Z">
              <w:del w:id="14380" w:author="Anees Shaikh" w:date="2013-10-19T02:16:00Z">
                <w:r w:rsidDel="00E067A3">
                  <w:delText xml:space="preserve">                    &lt;xs:element name="write-actions" minOccurs="0"&gt;</w:delText>
                </w:r>
              </w:del>
            </w:ins>
          </w:p>
          <w:p w14:paraId="5200D3B1" w14:textId="1A7717AC" w:rsidR="00874469" w:rsidDel="00E067A3" w:rsidRDefault="00874469">
            <w:pPr>
              <w:pStyle w:val="Appx"/>
              <w:rPr>
                <w:ins w:id="14381" w:author="aas" w:date="2013-10-14T02:06:00Z"/>
                <w:del w:id="14382" w:author="Anees Shaikh" w:date="2013-10-19T02:16:00Z"/>
              </w:rPr>
              <w:pPrChange w:id="14383" w:author="Anees Shaikh" w:date="2013-10-19T02:16:00Z">
                <w:pPr>
                  <w:pStyle w:val="XML1"/>
                </w:pPr>
              </w:pPrChange>
            </w:pPr>
            <w:ins w:id="14384" w:author="aas" w:date="2013-10-14T02:06:00Z">
              <w:del w:id="14385" w:author="Anees Shaikh" w:date="2013-10-19T02:16:00Z">
                <w:r w:rsidDel="00E067A3">
                  <w:delText xml:space="preserve">                      &lt;xs:annotation&gt;</w:delText>
                </w:r>
              </w:del>
            </w:ins>
          </w:p>
          <w:p w14:paraId="04C6020C" w14:textId="65D3E3A5" w:rsidR="00874469" w:rsidDel="00E067A3" w:rsidRDefault="00874469">
            <w:pPr>
              <w:pStyle w:val="Appx"/>
              <w:rPr>
                <w:ins w:id="14386" w:author="aas" w:date="2013-10-14T02:06:00Z"/>
                <w:del w:id="14387" w:author="Anees Shaikh" w:date="2013-10-19T02:16:00Z"/>
              </w:rPr>
              <w:pPrChange w:id="14388" w:author="Anees Shaikh" w:date="2013-10-19T02:16:00Z">
                <w:pPr>
                  <w:pStyle w:val="XML1"/>
                </w:pPr>
              </w:pPrChange>
            </w:pPr>
            <w:ins w:id="14389" w:author="aas" w:date="2013-10-14T02:06:00Z">
              <w:del w:id="14390" w:author="Anees Shaikh" w:date="2013-10-19T02:16:00Z">
                <w:r w:rsidDel="00E067A3">
                  <w:delText xml:space="preserve">                        &lt;xs:documentation&gt;</w:delText>
                </w:r>
              </w:del>
            </w:ins>
          </w:p>
          <w:p w14:paraId="3B494A8B" w14:textId="0CD119B2" w:rsidR="00874469" w:rsidDel="00E067A3" w:rsidRDefault="00874469">
            <w:pPr>
              <w:pStyle w:val="Appx"/>
              <w:rPr>
                <w:ins w:id="14391" w:author="aas" w:date="2013-10-14T02:06:00Z"/>
                <w:del w:id="14392" w:author="Anees Shaikh" w:date="2013-10-19T02:16:00Z"/>
              </w:rPr>
              <w:pPrChange w:id="14393" w:author="Anees Shaikh" w:date="2013-10-19T02:16:00Z">
                <w:pPr>
                  <w:pStyle w:val="XML1"/>
                </w:pPr>
              </w:pPrChange>
            </w:pPr>
            <w:ins w:id="14394" w:author="aas" w:date="2013-10-14T02:06:00Z">
              <w:del w:id="14395" w:author="Anees Shaikh" w:date="2013-10-19T02:16:00Z">
                <w:r w:rsidDel="00E067A3">
                  <w:delText xml:space="preserve">                          The list of all write action types supported by the flow table.</w:delText>
                </w:r>
              </w:del>
            </w:ins>
          </w:p>
          <w:p w14:paraId="05BD9B94" w14:textId="4CD37297" w:rsidR="00874469" w:rsidDel="00E067A3" w:rsidRDefault="00874469">
            <w:pPr>
              <w:pStyle w:val="Appx"/>
              <w:rPr>
                <w:ins w:id="14396" w:author="aas" w:date="2013-10-14T02:06:00Z"/>
                <w:del w:id="14397" w:author="Anees Shaikh" w:date="2013-10-19T02:16:00Z"/>
              </w:rPr>
              <w:pPrChange w:id="14398" w:author="Anees Shaikh" w:date="2013-10-19T02:16:00Z">
                <w:pPr>
                  <w:pStyle w:val="XML1"/>
                </w:pPr>
              </w:pPrChange>
            </w:pPr>
            <w:ins w:id="14399" w:author="aas" w:date="2013-10-14T02:06:00Z">
              <w:del w:id="14400" w:author="Anees Shaikh" w:date="2013-10-19T02:16:00Z">
                <w:r w:rsidDel="00E067A3">
                  <w:delText xml:space="preserve">                        &lt;/xs:documentation&gt;</w:delText>
                </w:r>
              </w:del>
            </w:ins>
          </w:p>
          <w:p w14:paraId="56063184" w14:textId="66DFFC25" w:rsidR="00874469" w:rsidDel="00E067A3" w:rsidRDefault="00874469">
            <w:pPr>
              <w:pStyle w:val="Appx"/>
              <w:rPr>
                <w:ins w:id="14401" w:author="aas" w:date="2013-10-14T02:06:00Z"/>
                <w:del w:id="14402" w:author="Anees Shaikh" w:date="2013-10-19T02:16:00Z"/>
              </w:rPr>
              <w:pPrChange w:id="14403" w:author="Anees Shaikh" w:date="2013-10-19T02:16:00Z">
                <w:pPr>
                  <w:pStyle w:val="XML1"/>
                </w:pPr>
              </w:pPrChange>
            </w:pPr>
            <w:ins w:id="14404" w:author="aas" w:date="2013-10-14T02:06:00Z">
              <w:del w:id="14405" w:author="Anees Shaikh" w:date="2013-10-19T02:16:00Z">
                <w:r w:rsidDel="00E067A3">
                  <w:delText xml:space="preserve">                      &lt;/xs:annotation&gt;</w:delText>
                </w:r>
              </w:del>
            </w:ins>
          </w:p>
          <w:p w14:paraId="46A669FF" w14:textId="565BFE68" w:rsidR="00874469" w:rsidDel="00E067A3" w:rsidRDefault="00874469">
            <w:pPr>
              <w:pStyle w:val="Appx"/>
              <w:rPr>
                <w:ins w:id="14406" w:author="aas" w:date="2013-10-14T02:06:00Z"/>
                <w:del w:id="14407" w:author="Anees Shaikh" w:date="2013-10-19T02:16:00Z"/>
              </w:rPr>
              <w:pPrChange w:id="14408" w:author="Anees Shaikh" w:date="2013-10-19T02:16:00Z">
                <w:pPr>
                  <w:pStyle w:val="XML1"/>
                </w:pPr>
              </w:pPrChange>
            </w:pPr>
            <w:ins w:id="14409" w:author="aas" w:date="2013-10-14T02:06:00Z">
              <w:del w:id="14410" w:author="Anees Shaikh" w:date="2013-10-19T02:16:00Z">
                <w:r w:rsidDel="00E067A3">
                  <w:delText xml:space="preserve">                      &lt;xs:complexType&gt;</w:delText>
                </w:r>
              </w:del>
            </w:ins>
          </w:p>
          <w:p w14:paraId="793D3BB1" w14:textId="223BD28B" w:rsidR="00874469" w:rsidDel="00E067A3" w:rsidRDefault="00874469">
            <w:pPr>
              <w:pStyle w:val="Appx"/>
              <w:rPr>
                <w:ins w:id="14411" w:author="aas" w:date="2013-10-14T02:06:00Z"/>
                <w:del w:id="14412" w:author="Anees Shaikh" w:date="2013-10-19T02:16:00Z"/>
              </w:rPr>
              <w:pPrChange w:id="14413" w:author="Anees Shaikh" w:date="2013-10-19T02:16:00Z">
                <w:pPr>
                  <w:pStyle w:val="XML1"/>
                </w:pPr>
              </w:pPrChange>
            </w:pPr>
            <w:ins w:id="14414" w:author="aas" w:date="2013-10-14T02:06:00Z">
              <w:del w:id="14415" w:author="Anees Shaikh" w:date="2013-10-19T02:16:00Z">
                <w:r w:rsidDel="00E067A3">
                  <w:delText xml:space="preserve">                        &lt;xs:sequence&gt;</w:delText>
                </w:r>
              </w:del>
            </w:ins>
          </w:p>
          <w:p w14:paraId="3D27F042" w14:textId="6C08F483" w:rsidR="00874469" w:rsidDel="00E067A3" w:rsidRDefault="00874469">
            <w:pPr>
              <w:pStyle w:val="Appx"/>
              <w:rPr>
                <w:ins w:id="14416" w:author="aas" w:date="2013-10-14T02:06:00Z"/>
                <w:del w:id="14417" w:author="Anees Shaikh" w:date="2013-10-19T02:16:00Z"/>
              </w:rPr>
              <w:pPrChange w:id="14418" w:author="Anees Shaikh" w:date="2013-10-19T02:16:00Z">
                <w:pPr>
                  <w:pStyle w:val="XML1"/>
                </w:pPr>
              </w:pPrChange>
            </w:pPr>
            <w:ins w:id="14419" w:author="aas" w:date="2013-10-14T02:06:00Z">
              <w:del w:id="14420" w:author="Anees Shaikh" w:date="2013-10-19T02:16:00Z">
                <w:r w:rsidDel="00E067A3">
                  <w:delText xml:space="preserve">                          &lt;xs:element name="type" minOccurs="0" maxOccurs="unbounded"  type="OFActionType"/&gt;</w:delText>
                </w:r>
              </w:del>
            </w:ins>
          </w:p>
          <w:p w14:paraId="4038F0AA" w14:textId="2E993383" w:rsidR="00874469" w:rsidDel="00E067A3" w:rsidRDefault="00874469">
            <w:pPr>
              <w:pStyle w:val="Appx"/>
              <w:rPr>
                <w:ins w:id="14421" w:author="aas" w:date="2013-10-14T02:06:00Z"/>
                <w:del w:id="14422" w:author="Anees Shaikh" w:date="2013-10-19T02:16:00Z"/>
              </w:rPr>
              <w:pPrChange w:id="14423" w:author="Anees Shaikh" w:date="2013-10-19T02:16:00Z">
                <w:pPr>
                  <w:pStyle w:val="XML1"/>
                </w:pPr>
              </w:pPrChange>
            </w:pPr>
            <w:ins w:id="14424" w:author="aas" w:date="2013-10-14T02:06:00Z">
              <w:del w:id="14425" w:author="Anees Shaikh" w:date="2013-10-19T02:16:00Z">
                <w:r w:rsidDel="00E067A3">
                  <w:delText xml:space="preserve">                          &lt;xs:any minOccurs="0" maxOccurs="unbounded"</w:delText>
                </w:r>
              </w:del>
            </w:ins>
          </w:p>
          <w:p w14:paraId="637577AE" w14:textId="030E2AD0" w:rsidR="00874469" w:rsidDel="00E067A3" w:rsidRDefault="00874469">
            <w:pPr>
              <w:pStyle w:val="Appx"/>
              <w:rPr>
                <w:ins w:id="14426" w:author="aas" w:date="2013-10-14T02:06:00Z"/>
                <w:del w:id="14427" w:author="Anees Shaikh" w:date="2013-10-19T02:16:00Z"/>
              </w:rPr>
              <w:pPrChange w:id="14428" w:author="Anees Shaikh" w:date="2013-10-19T02:16:00Z">
                <w:pPr>
                  <w:pStyle w:val="XML1"/>
                </w:pPr>
              </w:pPrChange>
            </w:pPr>
            <w:ins w:id="14429" w:author="aas" w:date="2013-10-14T02:06:00Z">
              <w:del w:id="14430" w:author="Anees Shaikh" w:date="2013-10-19T02:16:00Z">
                <w:r w:rsidDel="00E067A3">
                  <w:delText xml:space="preserve">                                  namespace="##other" processContents="lax"/&gt;</w:delText>
                </w:r>
              </w:del>
            </w:ins>
          </w:p>
          <w:p w14:paraId="2C7D4AD1" w14:textId="518D28FB" w:rsidR="00874469" w:rsidDel="00E067A3" w:rsidRDefault="00874469">
            <w:pPr>
              <w:pStyle w:val="Appx"/>
              <w:rPr>
                <w:ins w:id="14431" w:author="aas" w:date="2013-10-14T02:06:00Z"/>
                <w:del w:id="14432" w:author="Anees Shaikh" w:date="2013-10-19T02:16:00Z"/>
              </w:rPr>
              <w:pPrChange w:id="14433" w:author="Anees Shaikh" w:date="2013-10-19T02:16:00Z">
                <w:pPr>
                  <w:pStyle w:val="XML1"/>
                </w:pPr>
              </w:pPrChange>
            </w:pPr>
            <w:ins w:id="14434" w:author="aas" w:date="2013-10-14T02:06:00Z">
              <w:del w:id="14435" w:author="Anees Shaikh" w:date="2013-10-19T02:16:00Z">
                <w:r w:rsidDel="00E067A3">
                  <w:delText xml:space="preserve">                        &lt;/xs:sequence&gt;</w:delText>
                </w:r>
              </w:del>
            </w:ins>
          </w:p>
          <w:p w14:paraId="5DAC1063" w14:textId="2F6A009A" w:rsidR="00874469" w:rsidDel="00E067A3" w:rsidRDefault="00874469">
            <w:pPr>
              <w:pStyle w:val="Appx"/>
              <w:rPr>
                <w:ins w:id="14436" w:author="aas" w:date="2013-10-14T02:06:00Z"/>
                <w:del w:id="14437" w:author="Anees Shaikh" w:date="2013-10-19T02:16:00Z"/>
              </w:rPr>
              <w:pPrChange w:id="14438" w:author="Anees Shaikh" w:date="2013-10-19T02:16:00Z">
                <w:pPr>
                  <w:pStyle w:val="XML1"/>
                </w:pPr>
              </w:pPrChange>
            </w:pPr>
            <w:ins w:id="14439" w:author="aas" w:date="2013-10-14T02:06:00Z">
              <w:del w:id="14440" w:author="Anees Shaikh" w:date="2013-10-19T02:16:00Z">
                <w:r w:rsidDel="00E067A3">
                  <w:delText xml:space="preserve">                      &lt;/xs:complexType&gt;</w:delText>
                </w:r>
              </w:del>
            </w:ins>
          </w:p>
          <w:p w14:paraId="2CFD855A" w14:textId="10A5CF24" w:rsidR="00874469" w:rsidDel="00E067A3" w:rsidRDefault="00874469">
            <w:pPr>
              <w:pStyle w:val="Appx"/>
              <w:rPr>
                <w:ins w:id="14441" w:author="aas" w:date="2013-10-14T02:06:00Z"/>
                <w:del w:id="14442" w:author="Anees Shaikh" w:date="2013-10-19T02:16:00Z"/>
              </w:rPr>
              <w:pPrChange w:id="14443" w:author="Anees Shaikh" w:date="2013-10-19T02:16:00Z">
                <w:pPr>
                  <w:pStyle w:val="XML1"/>
                </w:pPr>
              </w:pPrChange>
            </w:pPr>
            <w:ins w:id="14444" w:author="aas" w:date="2013-10-14T02:06:00Z">
              <w:del w:id="14445" w:author="Anees Shaikh" w:date="2013-10-19T02:16:00Z">
                <w:r w:rsidDel="00E067A3">
                  <w:delText xml:space="preserve">                    &lt;/xs:element&gt;</w:delText>
                </w:r>
              </w:del>
            </w:ins>
          </w:p>
          <w:p w14:paraId="14F189F1" w14:textId="1021776A" w:rsidR="00874469" w:rsidDel="00E067A3" w:rsidRDefault="00874469">
            <w:pPr>
              <w:pStyle w:val="Appx"/>
              <w:rPr>
                <w:ins w:id="14446" w:author="aas" w:date="2013-10-14T02:06:00Z"/>
                <w:del w:id="14447" w:author="Anees Shaikh" w:date="2013-10-19T02:16:00Z"/>
              </w:rPr>
              <w:pPrChange w:id="14448" w:author="Anees Shaikh" w:date="2013-10-19T02:16:00Z">
                <w:pPr>
                  <w:pStyle w:val="XML1"/>
                </w:pPr>
              </w:pPrChange>
            </w:pPr>
            <w:ins w:id="14449" w:author="aas" w:date="2013-10-14T02:06:00Z">
              <w:del w:id="14450" w:author="Anees Shaikh" w:date="2013-10-19T02:16:00Z">
                <w:r w:rsidDel="00E067A3">
                  <w:delText xml:space="preserve">                    &lt;xs:element name="apply-actions" minOccurs="0"&gt;</w:delText>
                </w:r>
              </w:del>
            </w:ins>
          </w:p>
          <w:p w14:paraId="11459787" w14:textId="6EEEC598" w:rsidR="00874469" w:rsidDel="00E067A3" w:rsidRDefault="00874469">
            <w:pPr>
              <w:pStyle w:val="Appx"/>
              <w:rPr>
                <w:ins w:id="14451" w:author="aas" w:date="2013-10-14T02:06:00Z"/>
                <w:del w:id="14452" w:author="Anees Shaikh" w:date="2013-10-19T02:16:00Z"/>
              </w:rPr>
              <w:pPrChange w:id="14453" w:author="Anees Shaikh" w:date="2013-10-19T02:16:00Z">
                <w:pPr>
                  <w:pStyle w:val="XML1"/>
                </w:pPr>
              </w:pPrChange>
            </w:pPr>
            <w:ins w:id="14454" w:author="aas" w:date="2013-10-14T02:06:00Z">
              <w:del w:id="14455" w:author="Anees Shaikh" w:date="2013-10-19T02:16:00Z">
                <w:r w:rsidDel="00E067A3">
                  <w:delText xml:space="preserve">                      &lt;xs:annotation&gt;</w:delText>
                </w:r>
              </w:del>
            </w:ins>
          </w:p>
          <w:p w14:paraId="35D2D9A1" w14:textId="591F38E0" w:rsidR="00874469" w:rsidDel="00E067A3" w:rsidRDefault="00874469">
            <w:pPr>
              <w:pStyle w:val="Appx"/>
              <w:rPr>
                <w:ins w:id="14456" w:author="aas" w:date="2013-10-14T02:06:00Z"/>
                <w:del w:id="14457" w:author="Anees Shaikh" w:date="2013-10-19T02:16:00Z"/>
              </w:rPr>
              <w:pPrChange w:id="14458" w:author="Anees Shaikh" w:date="2013-10-19T02:16:00Z">
                <w:pPr>
                  <w:pStyle w:val="XML1"/>
                </w:pPr>
              </w:pPrChange>
            </w:pPr>
            <w:ins w:id="14459" w:author="aas" w:date="2013-10-14T02:06:00Z">
              <w:del w:id="14460" w:author="Anees Shaikh" w:date="2013-10-19T02:16:00Z">
                <w:r w:rsidDel="00E067A3">
                  <w:delText xml:space="preserve">                        &lt;xs:documentation&gt;</w:delText>
                </w:r>
              </w:del>
            </w:ins>
          </w:p>
          <w:p w14:paraId="74F3C92E" w14:textId="1DD5CF81" w:rsidR="00874469" w:rsidDel="00E067A3" w:rsidRDefault="00874469">
            <w:pPr>
              <w:pStyle w:val="Appx"/>
              <w:rPr>
                <w:ins w:id="14461" w:author="aas" w:date="2013-10-14T02:06:00Z"/>
                <w:del w:id="14462" w:author="Anees Shaikh" w:date="2013-10-19T02:16:00Z"/>
              </w:rPr>
              <w:pPrChange w:id="14463" w:author="Anees Shaikh" w:date="2013-10-19T02:16:00Z">
                <w:pPr>
                  <w:pStyle w:val="XML1"/>
                </w:pPr>
              </w:pPrChange>
            </w:pPr>
            <w:ins w:id="14464" w:author="aas" w:date="2013-10-14T02:06:00Z">
              <w:del w:id="14465" w:author="Anees Shaikh" w:date="2013-10-19T02:16:00Z">
                <w:r w:rsidDel="00E067A3">
                  <w:delText xml:space="preserve">                          The list of all apply action types supported by the flow table.</w:delText>
                </w:r>
              </w:del>
            </w:ins>
          </w:p>
          <w:p w14:paraId="4779E5CB" w14:textId="2E865172" w:rsidR="00874469" w:rsidDel="00E067A3" w:rsidRDefault="00874469">
            <w:pPr>
              <w:pStyle w:val="Appx"/>
              <w:rPr>
                <w:ins w:id="14466" w:author="aas" w:date="2013-10-14T02:06:00Z"/>
                <w:del w:id="14467" w:author="Anees Shaikh" w:date="2013-10-19T02:16:00Z"/>
              </w:rPr>
              <w:pPrChange w:id="14468" w:author="Anees Shaikh" w:date="2013-10-19T02:16:00Z">
                <w:pPr>
                  <w:pStyle w:val="XML1"/>
                </w:pPr>
              </w:pPrChange>
            </w:pPr>
            <w:ins w:id="14469" w:author="aas" w:date="2013-10-14T02:06:00Z">
              <w:del w:id="14470" w:author="Anees Shaikh" w:date="2013-10-19T02:16:00Z">
                <w:r w:rsidDel="00E067A3">
                  <w:delText xml:space="preserve">                        &lt;/xs:documentation&gt;</w:delText>
                </w:r>
              </w:del>
            </w:ins>
          </w:p>
          <w:p w14:paraId="2A716ECB" w14:textId="71EF4420" w:rsidR="00874469" w:rsidDel="00E067A3" w:rsidRDefault="00874469">
            <w:pPr>
              <w:pStyle w:val="Appx"/>
              <w:rPr>
                <w:ins w:id="14471" w:author="aas" w:date="2013-10-14T02:06:00Z"/>
                <w:del w:id="14472" w:author="Anees Shaikh" w:date="2013-10-19T02:16:00Z"/>
              </w:rPr>
              <w:pPrChange w:id="14473" w:author="Anees Shaikh" w:date="2013-10-19T02:16:00Z">
                <w:pPr>
                  <w:pStyle w:val="XML1"/>
                </w:pPr>
              </w:pPrChange>
            </w:pPr>
            <w:ins w:id="14474" w:author="aas" w:date="2013-10-14T02:06:00Z">
              <w:del w:id="14475" w:author="Anees Shaikh" w:date="2013-10-19T02:16:00Z">
                <w:r w:rsidDel="00E067A3">
                  <w:delText xml:space="preserve">                      &lt;/xs:annotation&gt;</w:delText>
                </w:r>
              </w:del>
            </w:ins>
          </w:p>
          <w:p w14:paraId="5CB4379D" w14:textId="66CDC81D" w:rsidR="00874469" w:rsidDel="00E067A3" w:rsidRDefault="00874469">
            <w:pPr>
              <w:pStyle w:val="Appx"/>
              <w:rPr>
                <w:ins w:id="14476" w:author="aas" w:date="2013-10-14T02:06:00Z"/>
                <w:del w:id="14477" w:author="Anees Shaikh" w:date="2013-10-19T02:16:00Z"/>
              </w:rPr>
              <w:pPrChange w:id="14478" w:author="Anees Shaikh" w:date="2013-10-19T02:16:00Z">
                <w:pPr>
                  <w:pStyle w:val="XML1"/>
                </w:pPr>
              </w:pPrChange>
            </w:pPr>
            <w:ins w:id="14479" w:author="aas" w:date="2013-10-14T02:06:00Z">
              <w:del w:id="14480" w:author="Anees Shaikh" w:date="2013-10-19T02:16:00Z">
                <w:r w:rsidDel="00E067A3">
                  <w:delText xml:space="preserve">                      &lt;xs:complexType&gt;</w:delText>
                </w:r>
              </w:del>
            </w:ins>
          </w:p>
          <w:p w14:paraId="08C66206" w14:textId="7F82EF94" w:rsidR="00874469" w:rsidDel="00E067A3" w:rsidRDefault="00874469">
            <w:pPr>
              <w:pStyle w:val="Appx"/>
              <w:rPr>
                <w:ins w:id="14481" w:author="aas" w:date="2013-10-14T02:06:00Z"/>
                <w:del w:id="14482" w:author="Anees Shaikh" w:date="2013-10-19T02:16:00Z"/>
              </w:rPr>
              <w:pPrChange w:id="14483" w:author="Anees Shaikh" w:date="2013-10-19T02:16:00Z">
                <w:pPr>
                  <w:pStyle w:val="XML1"/>
                </w:pPr>
              </w:pPrChange>
            </w:pPr>
            <w:ins w:id="14484" w:author="aas" w:date="2013-10-14T02:06:00Z">
              <w:del w:id="14485" w:author="Anees Shaikh" w:date="2013-10-19T02:16:00Z">
                <w:r w:rsidDel="00E067A3">
                  <w:delText xml:space="preserve">                        &lt;xs:sequence&gt;</w:delText>
                </w:r>
              </w:del>
            </w:ins>
          </w:p>
          <w:p w14:paraId="3DAB2771" w14:textId="5D2DF8F3" w:rsidR="00874469" w:rsidDel="00E067A3" w:rsidRDefault="00874469">
            <w:pPr>
              <w:pStyle w:val="Appx"/>
              <w:rPr>
                <w:ins w:id="14486" w:author="aas" w:date="2013-10-14T02:06:00Z"/>
                <w:del w:id="14487" w:author="Anees Shaikh" w:date="2013-10-19T02:16:00Z"/>
              </w:rPr>
              <w:pPrChange w:id="14488" w:author="Anees Shaikh" w:date="2013-10-19T02:16:00Z">
                <w:pPr>
                  <w:pStyle w:val="XML1"/>
                </w:pPr>
              </w:pPrChange>
            </w:pPr>
            <w:ins w:id="14489" w:author="aas" w:date="2013-10-14T02:06:00Z">
              <w:del w:id="14490" w:author="Anees Shaikh" w:date="2013-10-19T02:16:00Z">
                <w:r w:rsidDel="00E067A3">
                  <w:delText xml:space="preserve">                          &lt;xs:element name="type" minOccurs="0" maxOccurs="unbounded"  type="OFActionType"/&gt;</w:delText>
                </w:r>
              </w:del>
            </w:ins>
          </w:p>
          <w:p w14:paraId="6A14FAC8" w14:textId="47B4699A" w:rsidR="00874469" w:rsidDel="00E067A3" w:rsidRDefault="00874469">
            <w:pPr>
              <w:pStyle w:val="Appx"/>
              <w:rPr>
                <w:ins w:id="14491" w:author="aas" w:date="2013-10-14T02:06:00Z"/>
                <w:del w:id="14492" w:author="Anees Shaikh" w:date="2013-10-19T02:16:00Z"/>
              </w:rPr>
              <w:pPrChange w:id="14493" w:author="Anees Shaikh" w:date="2013-10-19T02:16:00Z">
                <w:pPr>
                  <w:pStyle w:val="XML1"/>
                </w:pPr>
              </w:pPrChange>
            </w:pPr>
            <w:ins w:id="14494" w:author="aas" w:date="2013-10-14T02:06:00Z">
              <w:del w:id="14495" w:author="Anees Shaikh" w:date="2013-10-19T02:16:00Z">
                <w:r w:rsidDel="00E067A3">
                  <w:delText xml:space="preserve">                          &lt;xs:any minOccurs="0" maxOccurs="unbounded"</w:delText>
                </w:r>
              </w:del>
            </w:ins>
          </w:p>
          <w:p w14:paraId="41E5B79A" w14:textId="24577AC0" w:rsidR="00874469" w:rsidDel="00E067A3" w:rsidRDefault="00874469">
            <w:pPr>
              <w:pStyle w:val="Appx"/>
              <w:rPr>
                <w:ins w:id="14496" w:author="aas" w:date="2013-10-14T02:06:00Z"/>
                <w:del w:id="14497" w:author="Anees Shaikh" w:date="2013-10-19T02:16:00Z"/>
              </w:rPr>
              <w:pPrChange w:id="14498" w:author="Anees Shaikh" w:date="2013-10-19T02:16:00Z">
                <w:pPr>
                  <w:pStyle w:val="XML1"/>
                </w:pPr>
              </w:pPrChange>
            </w:pPr>
            <w:ins w:id="14499" w:author="aas" w:date="2013-10-14T02:06:00Z">
              <w:del w:id="14500" w:author="Anees Shaikh" w:date="2013-10-19T02:16:00Z">
                <w:r w:rsidDel="00E067A3">
                  <w:delText xml:space="preserve">                                  namespace="##other" processContents="lax"/&gt;</w:delText>
                </w:r>
              </w:del>
            </w:ins>
          </w:p>
          <w:p w14:paraId="24C16CD5" w14:textId="4B0CDCC2" w:rsidR="00874469" w:rsidDel="00E067A3" w:rsidRDefault="00874469">
            <w:pPr>
              <w:pStyle w:val="Appx"/>
              <w:rPr>
                <w:ins w:id="14501" w:author="aas" w:date="2013-10-14T02:06:00Z"/>
                <w:del w:id="14502" w:author="Anees Shaikh" w:date="2013-10-19T02:16:00Z"/>
              </w:rPr>
              <w:pPrChange w:id="14503" w:author="Anees Shaikh" w:date="2013-10-19T02:16:00Z">
                <w:pPr>
                  <w:pStyle w:val="XML1"/>
                </w:pPr>
              </w:pPrChange>
            </w:pPr>
            <w:ins w:id="14504" w:author="aas" w:date="2013-10-14T02:06:00Z">
              <w:del w:id="14505" w:author="Anees Shaikh" w:date="2013-10-19T02:16:00Z">
                <w:r w:rsidDel="00E067A3">
                  <w:delText xml:space="preserve">                        &lt;/xs:sequence&gt;</w:delText>
                </w:r>
              </w:del>
            </w:ins>
          </w:p>
          <w:p w14:paraId="2B78F1B6" w14:textId="477DE37B" w:rsidR="00874469" w:rsidDel="00E067A3" w:rsidRDefault="00874469">
            <w:pPr>
              <w:pStyle w:val="Appx"/>
              <w:rPr>
                <w:ins w:id="14506" w:author="aas" w:date="2013-10-14T02:06:00Z"/>
                <w:del w:id="14507" w:author="Anees Shaikh" w:date="2013-10-19T02:16:00Z"/>
              </w:rPr>
              <w:pPrChange w:id="14508" w:author="Anees Shaikh" w:date="2013-10-19T02:16:00Z">
                <w:pPr>
                  <w:pStyle w:val="XML1"/>
                </w:pPr>
              </w:pPrChange>
            </w:pPr>
            <w:ins w:id="14509" w:author="aas" w:date="2013-10-14T02:06:00Z">
              <w:del w:id="14510" w:author="Anees Shaikh" w:date="2013-10-19T02:16:00Z">
                <w:r w:rsidDel="00E067A3">
                  <w:delText xml:space="preserve">                      &lt;/xs:complexType&gt;</w:delText>
                </w:r>
              </w:del>
            </w:ins>
          </w:p>
          <w:p w14:paraId="59DD8DC9" w14:textId="438CB9D4" w:rsidR="00874469" w:rsidDel="00E067A3" w:rsidRDefault="00874469">
            <w:pPr>
              <w:pStyle w:val="Appx"/>
              <w:rPr>
                <w:ins w:id="14511" w:author="aas" w:date="2013-10-14T02:06:00Z"/>
                <w:del w:id="14512" w:author="Anees Shaikh" w:date="2013-10-19T02:16:00Z"/>
              </w:rPr>
              <w:pPrChange w:id="14513" w:author="Anees Shaikh" w:date="2013-10-19T02:16:00Z">
                <w:pPr>
                  <w:pStyle w:val="XML1"/>
                </w:pPr>
              </w:pPrChange>
            </w:pPr>
            <w:ins w:id="14514" w:author="aas" w:date="2013-10-14T02:06:00Z">
              <w:del w:id="14515" w:author="Anees Shaikh" w:date="2013-10-19T02:16:00Z">
                <w:r w:rsidDel="00E067A3">
                  <w:delText xml:space="preserve">                    &lt;/xs:element&gt;</w:delText>
                </w:r>
              </w:del>
            </w:ins>
          </w:p>
          <w:p w14:paraId="23953A7A" w14:textId="0ECF6B66" w:rsidR="00874469" w:rsidDel="00E067A3" w:rsidRDefault="00874469">
            <w:pPr>
              <w:pStyle w:val="Appx"/>
              <w:rPr>
                <w:ins w:id="14516" w:author="aas" w:date="2013-10-14T02:06:00Z"/>
                <w:del w:id="14517" w:author="Anees Shaikh" w:date="2013-10-19T02:16:00Z"/>
              </w:rPr>
              <w:pPrChange w:id="14518" w:author="Anees Shaikh" w:date="2013-10-19T02:16:00Z">
                <w:pPr>
                  <w:pStyle w:val="XML1"/>
                </w:pPr>
              </w:pPrChange>
            </w:pPr>
            <w:ins w:id="14519" w:author="aas" w:date="2013-10-14T02:06:00Z">
              <w:del w:id="14520" w:author="Anees Shaikh" w:date="2013-10-19T02:16:00Z">
                <w:r w:rsidDel="00E067A3">
                  <w:delText xml:space="preserve">                    &lt;xs:element name="write-setfields" minOccurs="0"&gt;</w:delText>
                </w:r>
              </w:del>
            </w:ins>
          </w:p>
          <w:p w14:paraId="2EF127B9" w14:textId="4657D9CF" w:rsidR="00874469" w:rsidDel="00E067A3" w:rsidRDefault="00874469">
            <w:pPr>
              <w:pStyle w:val="Appx"/>
              <w:rPr>
                <w:ins w:id="14521" w:author="aas" w:date="2013-10-14T02:06:00Z"/>
                <w:del w:id="14522" w:author="Anees Shaikh" w:date="2013-10-19T02:16:00Z"/>
              </w:rPr>
              <w:pPrChange w:id="14523" w:author="Anees Shaikh" w:date="2013-10-19T02:16:00Z">
                <w:pPr>
                  <w:pStyle w:val="XML1"/>
                </w:pPr>
              </w:pPrChange>
            </w:pPr>
            <w:ins w:id="14524" w:author="aas" w:date="2013-10-14T02:06:00Z">
              <w:del w:id="14525" w:author="Anees Shaikh" w:date="2013-10-19T02:16:00Z">
                <w:r w:rsidDel="00E067A3">
                  <w:delText xml:space="preserve">                      &lt;xs:annotation&gt;</w:delText>
                </w:r>
              </w:del>
            </w:ins>
          </w:p>
          <w:p w14:paraId="748DB008" w14:textId="334BA50E" w:rsidR="00874469" w:rsidDel="00E067A3" w:rsidRDefault="00874469">
            <w:pPr>
              <w:pStyle w:val="Appx"/>
              <w:rPr>
                <w:ins w:id="14526" w:author="aas" w:date="2013-10-14T02:06:00Z"/>
                <w:del w:id="14527" w:author="Anees Shaikh" w:date="2013-10-19T02:16:00Z"/>
              </w:rPr>
              <w:pPrChange w:id="14528" w:author="Anees Shaikh" w:date="2013-10-19T02:16:00Z">
                <w:pPr>
                  <w:pStyle w:val="XML1"/>
                </w:pPr>
              </w:pPrChange>
            </w:pPr>
            <w:ins w:id="14529" w:author="aas" w:date="2013-10-14T02:06:00Z">
              <w:del w:id="14530" w:author="Anees Shaikh" w:date="2013-10-19T02:16:00Z">
                <w:r w:rsidDel="00E067A3">
                  <w:delText xml:space="preserve">                        &lt;xs:documentation&gt;</w:delText>
                </w:r>
              </w:del>
            </w:ins>
          </w:p>
          <w:p w14:paraId="7AA71C36" w14:textId="7807CF2B" w:rsidR="00874469" w:rsidDel="00E067A3" w:rsidRDefault="00874469">
            <w:pPr>
              <w:pStyle w:val="Appx"/>
              <w:rPr>
                <w:ins w:id="14531" w:author="aas" w:date="2013-10-14T02:06:00Z"/>
                <w:del w:id="14532" w:author="Anees Shaikh" w:date="2013-10-19T02:16:00Z"/>
              </w:rPr>
              <w:pPrChange w:id="14533" w:author="Anees Shaikh" w:date="2013-10-19T02:16:00Z">
                <w:pPr>
                  <w:pStyle w:val="XML1"/>
                </w:pPr>
              </w:pPrChange>
            </w:pPr>
            <w:ins w:id="14534" w:author="aas" w:date="2013-10-14T02:06:00Z">
              <w:del w:id="14535" w:author="Anees Shaikh" w:date="2013-10-19T02:16:00Z">
                <w:r w:rsidDel="00E067A3">
                  <w:delText xml:space="preserve">                          The list of all 'set-field' action types supported by the table using</w:delText>
                </w:r>
              </w:del>
            </w:ins>
          </w:p>
          <w:p w14:paraId="77F246D0" w14:textId="5EA39097" w:rsidR="00874469" w:rsidDel="00E067A3" w:rsidRDefault="00874469">
            <w:pPr>
              <w:pStyle w:val="Appx"/>
              <w:rPr>
                <w:ins w:id="14536" w:author="aas" w:date="2013-10-14T02:06:00Z"/>
                <w:del w:id="14537" w:author="Anees Shaikh" w:date="2013-10-19T02:16:00Z"/>
              </w:rPr>
              <w:pPrChange w:id="14538" w:author="Anees Shaikh" w:date="2013-10-19T02:16:00Z">
                <w:pPr>
                  <w:pStyle w:val="XML1"/>
                </w:pPr>
              </w:pPrChange>
            </w:pPr>
            <w:ins w:id="14539" w:author="aas" w:date="2013-10-14T02:06:00Z">
              <w:del w:id="14540" w:author="Anees Shaikh" w:date="2013-10-19T02:16:00Z">
                <w:r w:rsidDel="00E067A3">
                  <w:delText xml:space="preserve">                                 write actions.</w:delText>
                </w:r>
              </w:del>
            </w:ins>
          </w:p>
          <w:p w14:paraId="24939BDD" w14:textId="3F2CEEEF" w:rsidR="00874469" w:rsidDel="00E067A3" w:rsidRDefault="00874469">
            <w:pPr>
              <w:pStyle w:val="Appx"/>
              <w:rPr>
                <w:ins w:id="14541" w:author="aas" w:date="2013-10-14T02:06:00Z"/>
                <w:del w:id="14542" w:author="Anees Shaikh" w:date="2013-10-19T02:16:00Z"/>
              </w:rPr>
              <w:pPrChange w:id="14543" w:author="Anees Shaikh" w:date="2013-10-19T02:16:00Z">
                <w:pPr>
                  <w:pStyle w:val="XML1"/>
                </w:pPr>
              </w:pPrChange>
            </w:pPr>
            <w:ins w:id="14544" w:author="aas" w:date="2013-10-14T02:06:00Z">
              <w:del w:id="14545" w:author="Anees Shaikh" w:date="2013-10-19T02:16:00Z">
                <w:r w:rsidDel="00E067A3">
                  <w:delText xml:space="preserve">                        &lt;/xs:documentation&gt;</w:delText>
                </w:r>
              </w:del>
            </w:ins>
          </w:p>
          <w:p w14:paraId="4DCF4254" w14:textId="39D71EDE" w:rsidR="00874469" w:rsidDel="00E067A3" w:rsidRDefault="00874469">
            <w:pPr>
              <w:pStyle w:val="Appx"/>
              <w:rPr>
                <w:ins w:id="14546" w:author="aas" w:date="2013-10-14T02:06:00Z"/>
                <w:del w:id="14547" w:author="Anees Shaikh" w:date="2013-10-19T02:16:00Z"/>
              </w:rPr>
              <w:pPrChange w:id="14548" w:author="Anees Shaikh" w:date="2013-10-19T02:16:00Z">
                <w:pPr>
                  <w:pStyle w:val="XML1"/>
                </w:pPr>
              </w:pPrChange>
            </w:pPr>
            <w:ins w:id="14549" w:author="aas" w:date="2013-10-14T02:06:00Z">
              <w:del w:id="14550" w:author="Anees Shaikh" w:date="2013-10-19T02:16:00Z">
                <w:r w:rsidDel="00E067A3">
                  <w:delText xml:space="preserve">                      &lt;/xs:annotation&gt;</w:delText>
                </w:r>
              </w:del>
            </w:ins>
          </w:p>
          <w:p w14:paraId="23307093" w14:textId="0CC7EE89" w:rsidR="00874469" w:rsidDel="00E067A3" w:rsidRDefault="00874469">
            <w:pPr>
              <w:pStyle w:val="Appx"/>
              <w:rPr>
                <w:ins w:id="14551" w:author="aas" w:date="2013-10-14T02:06:00Z"/>
                <w:del w:id="14552" w:author="Anees Shaikh" w:date="2013-10-19T02:16:00Z"/>
              </w:rPr>
              <w:pPrChange w:id="14553" w:author="Anees Shaikh" w:date="2013-10-19T02:16:00Z">
                <w:pPr>
                  <w:pStyle w:val="XML1"/>
                </w:pPr>
              </w:pPrChange>
            </w:pPr>
            <w:ins w:id="14554" w:author="aas" w:date="2013-10-14T02:06:00Z">
              <w:del w:id="14555" w:author="Anees Shaikh" w:date="2013-10-19T02:16:00Z">
                <w:r w:rsidDel="00E067A3">
                  <w:delText xml:space="preserve">                      &lt;xs:complexType&gt;</w:delText>
                </w:r>
              </w:del>
            </w:ins>
          </w:p>
          <w:p w14:paraId="145B8C00" w14:textId="6D16C6F9" w:rsidR="00874469" w:rsidDel="00E067A3" w:rsidRDefault="00874469">
            <w:pPr>
              <w:pStyle w:val="Appx"/>
              <w:rPr>
                <w:ins w:id="14556" w:author="aas" w:date="2013-10-14T02:06:00Z"/>
                <w:del w:id="14557" w:author="Anees Shaikh" w:date="2013-10-19T02:16:00Z"/>
              </w:rPr>
              <w:pPrChange w:id="14558" w:author="Anees Shaikh" w:date="2013-10-19T02:16:00Z">
                <w:pPr>
                  <w:pStyle w:val="XML1"/>
                </w:pPr>
              </w:pPrChange>
            </w:pPr>
            <w:ins w:id="14559" w:author="aas" w:date="2013-10-14T02:06:00Z">
              <w:del w:id="14560" w:author="Anees Shaikh" w:date="2013-10-19T02:16:00Z">
                <w:r w:rsidDel="00E067A3">
                  <w:delText xml:space="preserve">                        &lt;xs:sequence&gt;</w:delText>
                </w:r>
              </w:del>
            </w:ins>
          </w:p>
          <w:p w14:paraId="17169240" w14:textId="1DDC2A0E" w:rsidR="00874469" w:rsidDel="00E067A3" w:rsidRDefault="00874469">
            <w:pPr>
              <w:pStyle w:val="Appx"/>
              <w:rPr>
                <w:ins w:id="14561" w:author="aas" w:date="2013-10-14T02:06:00Z"/>
                <w:del w:id="14562" w:author="Anees Shaikh" w:date="2013-10-19T02:16:00Z"/>
              </w:rPr>
              <w:pPrChange w:id="14563" w:author="Anees Shaikh" w:date="2013-10-19T02:16:00Z">
                <w:pPr>
                  <w:pStyle w:val="XML1"/>
                </w:pPr>
              </w:pPrChange>
            </w:pPr>
            <w:ins w:id="14564" w:author="aas" w:date="2013-10-14T02:06:00Z">
              <w:del w:id="14565" w:author="Anees Shaikh" w:date="2013-10-19T02:16:00Z">
                <w:r w:rsidDel="00E067A3">
                  <w:delText xml:space="preserve">                          &lt;xs:element name="type" minOccurs="0" maxOccurs="unbounded"  type="OFMatchFieldType"/&gt;</w:delText>
                </w:r>
              </w:del>
            </w:ins>
          </w:p>
          <w:p w14:paraId="57F56835" w14:textId="7977C4A1" w:rsidR="00874469" w:rsidDel="00E067A3" w:rsidRDefault="00874469">
            <w:pPr>
              <w:pStyle w:val="Appx"/>
              <w:rPr>
                <w:ins w:id="14566" w:author="aas" w:date="2013-10-14T02:06:00Z"/>
                <w:del w:id="14567" w:author="Anees Shaikh" w:date="2013-10-19T02:16:00Z"/>
              </w:rPr>
              <w:pPrChange w:id="14568" w:author="Anees Shaikh" w:date="2013-10-19T02:16:00Z">
                <w:pPr>
                  <w:pStyle w:val="XML1"/>
                </w:pPr>
              </w:pPrChange>
            </w:pPr>
            <w:ins w:id="14569" w:author="aas" w:date="2013-10-14T02:06:00Z">
              <w:del w:id="14570" w:author="Anees Shaikh" w:date="2013-10-19T02:16:00Z">
                <w:r w:rsidDel="00E067A3">
                  <w:delText xml:space="preserve">                          &lt;xs:any minOccurs="0" maxOccurs="unbounded"</w:delText>
                </w:r>
              </w:del>
            </w:ins>
          </w:p>
          <w:p w14:paraId="7CAB939D" w14:textId="02BF5525" w:rsidR="00874469" w:rsidDel="00E067A3" w:rsidRDefault="00874469">
            <w:pPr>
              <w:pStyle w:val="Appx"/>
              <w:rPr>
                <w:ins w:id="14571" w:author="aas" w:date="2013-10-14T02:06:00Z"/>
                <w:del w:id="14572" w:author="Anees Shaikh" w:date="2013-10-19T02:16:00Z"/>
              </w:rPr>
              <w:pPrChange w:id="14573" w:author="Anees Shaikh" w:date="2013-10-19T02:16:00Z">
                <w:pPr>
                  <w:pStyle w:val="XML1"/>
                </w:pPr>
              </w:pPrChange>
            </w:pPr>
            <w:ins w:id="14574" w:author="aas" w:date="2013-10-14T02:06:00Z">
              <w:del w:id="14575" w:author="Anees Shaikh" w:date="2013-10-19T02:16:00Z">
                <w:r w:rsidDel="00E067A3">
                  <w:delText xml:space="preserve">                                  namespace="##other" processContents="lax"/&gt;</w:delText>
                </w:r>
              </w:del>
            </w:ins>
          </w:p>
          <w:p w14:paraId="5D4AF07C" w14:textId="01321B47" w:rsidR="00874469" w:rsidDel="00E067A3" w:rsidRDefault="00874469">
            <w:pPr>
              <w:pStyle w:val="Appx"/>
              <w:rPr>
                <w:ins w:id="14576" w:author="aas" w:date="2013-10-14T02:06:00Z"/>
                <w:del w:id="14577" w:author="Anees Shaikh" w:date="2013-10-19T02:16:00Z"/>
              </w:rPr>
              <w:pPrChange w:id="14578" w:author="Anees Shaikh" w:date="2013-10-19T02:16:00Z">
                <w:pPr>
                  <w:pStyle w:val="XML1"/>
                </w:pPr>
              </w:pPrChange>
            </w:pPr>
            <w:ins w:id="14579" w:author="aas" w:date="2013-10-14T02:06:00Z">
              <w:del w:id="14580" w:author="Anees Shaikh" w:date="2013-10-19T02:16:00Z">
                <w:r w:rsidDel="00E067A3">
                  <w:delText xml:space="preserve">                        &lt;/xs:sequence&gt;</w:delText>
                </w:r>
              </w:del>
            </w:ins>
          </w:p>
          <w:p w14:paraId="1EF8A808" w14:textId="7A4D140F" w:rsidR="00874469" w:rsidDel="00E067A3" w:rsidRDefault="00874469">
            <w:pPr>
              <w:pStyle w:val="Appx"/>
              <w:rPr>
                <w:ins w:id="14581" w:author="aas" w:date="2013-10-14T02:06:00Z"/>
                <w:del w:id="14582" w:author="Anees Shaikh" w:date="2013-10-19T02:16:00Z"/>
              </w:rPr>
              <w:pPrChange w:id="14583" w:author="Anees Shaikh" w:date="2013-10-19T02:16:00Z">
                <w:pPr>
                  <w:pStyle w:val="XML1"/>
                </w:pPr>
              </w:pPrChange>
            </w:pPr>
            <w:ins w:id="14584" w:author="aas" w:date="2013-10-14T02:06:00Z">
              <w:del w:id="14585" w:author="Anees Shaikh" w:date="2013-10-19T02:16:00Z">
                <w:r w:rsidDel="00E067A3">
                  <w:delText xml:space="preserve">                      &lt;/xs:complexType&gt;</w:delText>
                </w:r>
              </w:del>
            </w:ins>
          </w:p>
          <w:p w14:paraId="4452EC5C" w14:textId="7A078D29" w:rsidR="00874469" w:rsidDel="00E067A3" w:rsidRDefault="00874469">
            <w:pPr>
              <w:pStyle w:val="Appx"/>
              <w:rPr>
                <w:ins w:id="14586" w:author="aas" w:date="2013-10-14T02:06:00Z"/>
                <w:del w:id="14587" w:author="Anees Shaikh" w:date="2013-10-19T02:16:00Z"/>
              </w:rPr>
              <w:pPrChange w:id="14588" w:author="Anees Shaikh" w:date="2013-10-19T02:16:00Z">
                <w:pPr>
                  <w:pStyle w:val="XML1"/>
                </w:pPr>
              </w:pPrChange>
            </w:pPr>
            <w:ins w:id="14589" w:author="aas" w:date="2013-10-14T02:06:00Z">
              <w:del w:id="14590" w:author="Anees Shaikh" w:date="2013-10-19T02:16:00Z">
                <w:r w:rsidDel="00E067A3">
                  <w:delText xml:space="preserve">                    &lt;/xs:element&gt;</w:delText>
                </w:r>
              </w:del>
            </w:ins>
          </w:p>
          <w:p w14:paraId="3C425AC4" w14:textId="5ADAE13F" w:rsidR="00874469" w:rsidDel="00E067A3" w:rsidRDefault="00874469">
            <w:pPr>
              <w:pStyle w:val="Appx"/>
              <w:rPr>
                <w:ins w:id="14591" w:author="aas" w:date="2013-10-14T02:06:00Z"/>
                <w:del w:id="14592" w:author="Anees Shaikh" w:date="2013-10-19T02:16:00Z"/>
              </w:rPr>
              <w:pPrChange w:id="14593" w:author="Anees Shaikh" w:date="2013-10-19T02:16:00Z">
                <w:pPr>
                  <w:pStyle w:val="XML1"/>
                </w:pPr>
              </w:pPrChange>
            </w:pPr>
            <w:ins w:id="14594" w:author="aas" w:date="2013-10-14T02:06:00Z">
              <w:del w:id="14595" w:author="Anees Shaikh" w:date="2013-10-19T02:16:00Z">
                <w:r w:rsidDel="00E067A3">
                  <w:delText xml:space="preserve">                    &lt;xs:element name="apply-setfields" minOccurs="0"&gt;</w:delText>
                </w:r>
              </w:del>
            </w:ins>
          </w:p>
          <w:p w14:paraId="58A0E6C5" w14:textId="1A00173D" w:rsidR="00874469" w:rsidDel="00E067A3" w:rsidRDefault="00874469">
            <w:pPr>
              <w:pStyle w:val="Appx"/>
              <w:rPr>
                <w:ins w:id="14596" w:author="aas" w:date="2013-10-14T02:06:00Z"/>
                <w:del w:id="14597" w:author="Anees Shaikh" w:date="2013-10-19T02:16:00Z"/>
              </w:rPr>
              <w:pPrChange w:id="14598" w:author="Anees Shaikh" w:date="2013-10-19T02:16:00Z">
                <w:pPr>
                  <w:pStyle w:val="XML1"/>
                </w:pPr>
              </w:pPrChange>
            </w:pPr>
            <w:ins w:id="14599" w:author="aas" w:date="2013-10-14T02:06:00Z">
              <w:del w:id="14600" w:author="Anees Shaikh" w:date="2013-10-19T02:16:00Z">
                <w:r w:rsidDel="00E067A3">
                  <w:delText xml:space="preserve">                      &lt;xs:annotation&gt;</w:delText>
                </w:r>
              </w:del>
            </w:ins>
          </w:p>
          <w:p w14:paraId="2FC1FE0A" w14:textId="1088417A" w:rsidR="00874469" w:rsidDel="00E067A3" w:rsidRDefault="00874469">
            <w:pPr>
              <w:pStyle w:val="Appx"/>
              <w:rPr>
                <w:ins w:id="14601" w:author="aas" w:date="2013-10-14T02:06:00Z"/>
                <w:del w:id="14602" w:author="Anees Shaikh" w:date="2013-10-19T02:16:00Z"/>
              </w:rPr>
              <w:pPrChange w:id="14603" w:author="Anees Shaikh" w:date="2013-10-19T02:16:00Z">
                <w:pPr>
                  <w:pStyle w:val="XML1"/>
                </w:pPr>
              </w:pPrChange>
            </w:pPr>
            <w:ins w:id="14604" w:author="aas" w:date="2013-10-14T02:06:00Z">
              <w:del w:id="14605" w:author="Anees Shaikh" w:date="2013-10-19T02:16:00Z">
                <w:r w:rsidDel="00E067A3">
                  <w:delText xml:space="preserve">                        &lt;xs:documentation&gt;</w:delText>
                </w:r>
              </w:del>
            </w:ins>
          </w:p>
          <w:p w14:paraId="403BA3BE" w14:textId="56448F47" w:rsidR="00874469" w:rsidDel="00E067A3" w:rsidRDefault="00874469">
            <w:pPr>
              <w:pStyle w:val="Appx"/>
              <w:rPr>
                <w:ins w:id="14606" w:author="aas" w:date="2013-10-14T02:06:00Z"/>
                <w:del w:id="14607" w:author="Anees Shaikh" w:date="2013-10-19T02:16:00Z"/>
              </w:rPr>
              <w:pPrChange w:id="14608" w:author="Anees Shaikh" w:date="2013-10-19T02:16:00Z">
                <w:pPr>
                  <w:pStyle w:val="XML1"/>
                </w:pPr>
              </w:pPrChange>
            </w:pPr>
            <w:ins w:id="14609" w:author="aas" w:date="2013-10-14T02:06:00Z">
              <w:del w:id="14610" w:author="Anees Shaikh" w:date="2013-10-19T02:16:00Z">
                <w:r w:rsidDel="00E067A3">
                  <w:delText xml:space="preserve">                          The list of all 'set-field' action types supported by the table using</w:delText>
                </w:r>
              </w:del>
            </w:ins>
          </w:p>
          <w:p w14:paraId="4B058F42" w14:textId="7DC498EE" w:rsidR="00874469" w:rsidDel="00E067A3" w:rsidRDefault="00874469">
            <w:pPr>
              <w:pStyle w:val="Appx"/>
              <w:rPr>
                <w:ins w:id="14611" w:author="aas" w:date="2013-10-14T02:06:00Z"/>
                <w:del w:id="14612" w:author="Anees Shaikh" w:date="2013-10-19T02:16:00Z"/>
              </w:rPr>
              <w:pPrChange w:id="14613" w:author="Anees Shaikh" w:date="2013-10-19T02:16:00Z">
                <w:pPr>
                  <w:pStyle w:val="XML1"/>
                </w:pPr>
              </w:pPrChange>
            </w:pPr>
            <w:ins w:id="14614" w:author="aas" w:date="2013-10-14T02:06:00Z">
              <w:del w:id="14615" w:author="Anees Shaikh" w:date="2013-10-19T02:16:00Z">
                <w:r w:rsidDel="00E067A3">
                  <w:delText xml:space="preserve">                                apply actions.</w:delText>
                </w:r>
              </w:del>
            </w:ins>
          </w:p>
          <w:p w14:paraId="2F55ABA6" w14:textId="7A2BCDD4" w:rsidR="00874469" w:rsidDel="00E067A3" w:rsidRDefault="00874469">
            <w:pPr>
              <w:pStyle w:val="Appx"/>
              <w:rPr>
                <w:ins w:id="14616" w:author="aas" w:date="2013-10-14T02:06:00Z"/>
                <w:del w:id="14617" w:author="Anees Shaikh" w:date="2013-10-19T02:16:00Z"/>
              </w:rPr>
              <w:pPrChange w:id="14618" w:author="Anees Shaikh" w:date="2013-10-19T02:16:00Z">
                <w:pPr>
                  <w:pStyle w:val="XML1"/>
                </w:pPr>
              </w:pPrChange>
            </w:pPr>
            <w:ins w:id="14619" w:author="aas" w:date="2013-10-14T02:06:00Z">
              <w:del w:id="14620" w:author="Anees Shaikh" w:date="2013-10-19T02:16:00Z">
                <w:r w:rsidDel="00E067A3">
                  <w:delText xml:space="preserve">                        &lt;/xs:documentation&gt;</w:delText>
                </w:r>
              </w:del>
            </w:ins>
          </w:p>
          <w:p w14:paraId="04A6BC86" w14:textId="7D844974" w:rsidR="00874469" w:rsidDel="00E067A3" w:rsidRDefault="00874469">
            <w:pPr>
              <w:pStyle w:val="Appx"/>
              <w:rPr>
                <w:ins w:id="14621" w:author="aas" w:date="2013-10-14T02:06:00Z"/>
                <w:del w:id="14622" w:author="Anees Shaikh" w:date="2013-10-19T02:16:00Z"/>
              </w:rPr>
              <w:pPrChange w:id="14623" w:author="Anees Shaikh" w:date="2013-10-19T02:16:00Z">
                <w:pPr>
                  <w:pStyle w:val="XML1"/>
                </w:pPr>
              </w:pPrChange>
            </w:pPr>
            <w:ins w:id="14624" w:author="aas" w:date="2013-10-14T02:06:00Z">
              <w:del w:id="14625" w:author="Anees Shaikh" w:date="2013-10-19T02:16:00Z">
                <w:r w:rsidDel="00E067A3">
                  <w:delText xml:space="preserve">                      &lt;/xs:annotation&gt;</w:delText>
                </w:r>
              </w:del>
            </w:ins>
          </w:p>
          <w:p w14:paraId="0B9B2385" w14:textId="5702E8B1" w:rsidR="00874469" w:rsidDel="00E067A3" w:rsidRDefault="00874469">
            <w:pPr>
              <w:pStyle w:val="Appx"/>
              <w:rPr>
                <w:ins w:id="14626" w:author="aas" w:date="2013-10-14T02:06:00Z"/>
                <w:del w:id="14627" w:author="Anees Shaikh" w:date="2013-10-19T02:16:00Z"/>
              </w:rPr>
              <w:pPrChange w:id="14628" w:author="Anees Shaikh" w:date="2013-10-19T02:16:00Z">
                <w:pPr>
                  <w:pStyle w:val="XML1"/>
                </w:pPr>
              </w:pPrChange>
            </w:pPr>
            <w:ins w:id="14629" w:author="aas" w:date="2013-10-14T02:06:00Z">
              <w:del w:id="14630" w:author="Anees Shaikh" w:date="2013-10-19T02:16:00Z">
                <w:r w:rsidDel="00E067A3">
                  <w:delText xml:space="preserve">                      &lt;xs:complexType&gt;</w:delText>
                </w:r>
              </w:del>
            </w:ins>
          </w:p>
          <w:p w14:paraId="59AE59B1" w14:textId="25A5AA64" w:rsidR="00874469" w:rsidDel="00E067A3" w:rsidRDefault="00874469">
            <w:pPr>
              <w:pStyle w:val="Appx"/>
              <w:rPr>
                <w:ins w:id="14631" w:author="aas" w:date="2013-10-14T02:06:00Z"/>
                <w:del w:id="14632" w:author="Anees Shaikh" w:date="2013-10-19T02:16:00Z"/>
              </w:rPr>
              <w:pPrChange w:id="14633" w:author="Anees Shaikh" w:date="2013-10-19T02:16:00Z">
                <w:pPr>
                  <w:pStyle w:val="XML1"/>
                </w:pPr>
              </w:pPrChange>
            </w:pPr>
            <w:ins w:id="14634" w:author="aas" w:date="2013-10-14T02:06:00Z">
              <w:del w:id="14635" w:author="Anees Shaikh" w:date="2013-10-19T02:16:00Z">
                <w:r w:rsidDel="00E067A3">
                  <w:delText xml:space="preserve">                        &lt;xs:sequence&gt;</w:delText>
                </w:r>
              </w:del>
            </w:ins>
          </w:p>
          <w:p w14:paraId="10B3B3DF" w14:textId="45248DDC" w:rsidR="00874469" w:rsidDel="00E067A3" w:rsidRDefault="00874469">
            <w:pPr>
              <w:pStyle w:val="Appx"/>
              <w:rPr>
                <w:ins w:id="14636" w:author="aas" w:date="2013-10-14T02:06:00Z"/>
                <w:del w:id="14637" w:author="Anees Shaikh" w:date="2013-10-19T02:16:00Z"/>
              </w:rPr>
              <w:pPrChange w:id="14638" w:author="Anees Shaikh" w:date="2013-10-19T02:16:00Z">
                <w:pPr>
                  <w:pStyle w:val="XML1"/>
                </w:pPr>
              </w:pPrChange>
            </w:pPr>
            <w:ins w:id="14639" w:author="aas" w:date="2013-10-14T02:06:00Z">
              <w:del w:id="14640" w:author="Anees Shaikh" w:date="2013-10-19T02:16:00Z">
                <w:r w:rsidDel="00E067A3">
                  <w:delText xml:space="preserve">                          &lt;xs:element name="type" minOccurs="0" maxOccurs="unbounded"  type="OFMatchFieldType"/&gt;</w:delText>
                </w:r>
              </w:del>
            </w:ins>
          </w:p>
          <w:p w14:paraId="590819F3" w14:textId="26630A63" w:rsidR="00874469" w:rsidDel="00E067A3" w:rsidRDefault="00874469">
            <w:pPr>
              <w:pStyle w:val="Appx"/>
              <w:rPr>
                <w:ins w:id="14641" w:author="aas" w:date="2013-10-14T02:06:00Z"/>
                <w:del w:id="14642" w:author="Anees Shaikh" w:date="2013-10-19T02:16:00Z"/>
              </w:rPr>
              <w:pPrChange w:id="14643" w:author="Anees Shaikh" w:date="2013-10-19T02:16:00Z">
                <w:pPr>
                  <w:pStyle w:val="XML1"/>
                </w:pPr>
              </w:pPrChange>
            </w:pPr>
            <w:ins w:id="14644" w:author="aas" w:date="2013-10-14T02:06:00Z">
              <w:del w:id="14645" w:author="Anees Shaikh" w:date="2013-10-19T02:16:00Z">
                <w:r w:rsidDel="00E067A3">
                  <w:delText xml:space="preserve">                          &lt;xs:any minOccurs="0" maxOccurs="unbounded"</w:delText>
                </w:r>
              </w:del>
            </w:ins>
          </w:p>
          <w:p w14:paraId="26D85200" w14:textId="40924D29" w:rsidR="00874469" w:rsidDel="00E067A3" w:rsidRDefault="00874469">
            <w:pPr>
              <w:pStyle w:val="Appx"/>
              <w:rPr>
                <w:ins w:id="14646" w:author="aas" w:date="2013-10-14T02:06:00Z"/>
                <w:del w:id="14647" w:author="Anees Shaikh" w:date="2013-10-19T02:16:00Z"/>
              </w:rPr>
              <w:pPrChange w:id="14648" w:author="Anees Shaikh" w:date="2013-10-19T02:16:00Z">
                <w:pPr>
                  <w:pStyle w:val="XML1"/>
                </w:pPr>
              </w:pPrChange>
            </w:pPr>
            <w:ins w:id="14649" w:author="aas" w:date="2013-10-14T02:06:00Z">
              <w:del w:id="14650" w:author="Anees Shaikh" w:date="2013-10-19T02:16:00Z">
                <w:r w:rsidDel="00E067A3">
                  <w:delText xml:space="preserve">                                  namespace="##other" processContents="lax"/&gt;</w:delText>
                </w:r>
              </w:del>
            </w:ins>
          </w:p>
          <w:p w14:paraId="53CE91DB" w14:textId="47A6E587" w:rsidR="00874469" w:rsidDel="00E067A3" w:rsidRDefault="00874469">
            <w:pPr>
              <w:pStyle w:val="Appx"/>
              <w:rPr>
                <w:ins w:id="14651" w:author="aas" w:date="2013-10-14T02:06:00Z"/>
                <w:del w:id="14652" w:author="Anees Shaikh" w:date="2013-10-19T02:16:00Z"/>
              </w:rPr>
              <w:pPrChange w:id="14653" w:author="Anees Shaikh" w:date="2013-10-19T02:16:00Z">
                <w:pPr>
                  <w:pStyle w:val="XML1"/>
                </w:pPr>
              </w:pPrChange>
            </w:pPr>
            <w:ins w:id="14654" w:author="aas" w:date="2013-10-14T02:06:00Z">
              <w:del w:id="14655" w:author="Anees Shaikh" w:date="2013-10-19T02:16:00Z">
                <w:r w:rsidDel="00E067A3">
                  <w:delText xml:space="preserve">                        &lt;/xs:sequence&gt;</w:delText>
                </w:r>
              </w:del>
            </w:ins>
          </w:p>
          <w:p w14:paraId="36BE5FD1" w14:textId="3140580E" w:rsidR="00874469" w:rsidDel="00E067A3" w:rsidRDefault="00874469">
            <w:pPr>
              <w:pStyle w:val="Appx"/>
              <w:rPr>
                <w:ins w:id="14656" w:author="aas" w:date="2013-10-14T02:06:00Z"/>
                <w:del w:id="14657" w:author="Anees Shaikh" w:date="2013-10-19T02:16:00Z"/>
              </w:rPr>
              <w:pPrChange w:id="14658" w:author="Anees Shaikh" w:date="2013-10-19T02:16:00Z">
                <w:pPr>
                  <w:pStyle w:val="XML1"/>
                </w:pPr>
              </w:pPrChange>
            </w:pPr>
            <w:ins w:id="14659" w:author="aas" w:date="2013-10-14T02:06:00Z">
              <w:del w:id="14660" w:author="Anees Shaikh" w:date="2013-10-19T02:16:00Z">
                <w:r w:rsidDel="00E067A3">
                  <w:delText xml:space="preserve">                      &lt;/xs:complexType&gt;</w:delText>
                </w:r>
              </w:del>
            </w:ins>
          </w:p>
          <w:p w14:paraId="406EA5EC" w14:textId="0C7ED101" w:rsidR="00874469" w:rsidDel="00E067A3" w:rsidRDefault="00874469">
            <w:pPr>
              <w:pStyle w:val="Appx"/>
              <w:rPr>
                <w:ins w:id="14661" w:author="aas" w:date="2013-10-14T02:06:00Z"/>
                <w:del w:id="14662" w:author="Anees Shaikh" w:date="2013-10-19T02:16:00Z"/>
              </w:rPr>
              <w:pPrChange w:id="14663" w:author="Anees Shaikh" w:date="2013-10-19T02:16:00Z">
                <w:pPr>
                  <w:pStyle w:val="XML1"/>
                </w:pPr>
              </w:pPrChange>
            </w:pPr>
            <w:ins w:id="14664" w:author="aas" w:date="2013-10-14T02:06:00Z">
              <w:del w:id="14665" w:author="Anees Shaikh" w:date="2013-10-19T02:16:00Z">
                <w:r w:rsidDel="00E067A3">
                  <w:delText xml:space="preserve">                    &lt;/xs:element&gt;</w:delText>
                </w:r>
              </w:del>
            </w:ins>
          </w:p>
          <w:p w14:paraId="6FE03622" w14:textId="7824C483" w:rsidR="00874469" w:rsidDel="00E067A3" w:rsidRDefault="00874469">
            <w:pPr>
              <w:pStyle w:val="Appx"/>
              <w:rPr>
                <w:ins w:id="14666" w:author="aas" w:date="2013-10-14T02:06:00Z"/>
                <w:del w:id="14667" w:author="Anees Shaikh" w:date="2013-10-19T02:16:00Z"/>
              </w:rPr>
              <w:pPrChange w:id="14668" w:author="Anees Shaikh" w:date="2013-10-19T02:16:00Z">
                <w:pPr>
                  <w:pStyle w:val="XML1"/>
                </w:pPr>
              </w:pPrChange>
            </w:pPr>
            <w:ins w:id="14669" w:author="aas" w:date="2013-10-14T02:06:00Z">
              <w:del w:id="14670" w:author="Anees Shaikh" w:date="2013-10-19T02:16:00Z">
                <w:r w:rsidDel="00E067A3">
                  <w:delText xml:space="preserve">                    &lt;xs:element name="wildcards" minOccurs="0"&gt;</w:delText>
                </w:r>
              </w:del>
            </w:ins>
          </w:p>
          <w:p w14:paraId="0789A9AC" w14:textId="3593DBCA" w:rsidR="00874469" w:rsidDel="00E067A3" w:rsidRDefault="00874469">
            <w:pPr>
              <w:pStyle w:val="Appx"/>
              <w:rPr>
                <w:ins w:id="14671" w:author="aas" w:date="2013-10-14T02:06:00Z"/>
                <w:del w:id="14672" w:author="Anees Shaikh" w:date="2013-10-19T02:16:00Z"/>
              </w:rPr>
              <w:pPrChange w:id="14673" w:author="Anees Shaikh" w:date="2013-10-19T02:16:00Z">
                <w:pPr>
                  <w:pStyle w:val="XML1"/>
                </w:pPr>
              </w:pPrChange>
            </w:pPr>
            <w:ins w:id="14674" w:author="aas" w:date="2013-10-14T02:06:00Z">
              <w:del w:id="14675" w:author="Anees Shaikh" w:date="2013-10-19T02:16:00Z">
                <w:r w:rsidDel="00E067A3">
                  <w:delText xml:space="preserve">                      &lt;xs:annotation&gt;</w:delText>
                </w:r>
              </w:del>
            </w:ins>
          </w:p>
          <w:p w14:paraId="473ECD94" w14:textId="04639427" w:rsidR="00874469" w:rsidDel="00E067A3" w:rsidRDefault="00874469">
            <w:pPr>
              <w:pStyle w:val="Appx"/>
              <w:rPr>
                <w:ins w:id="14676" w:author="aas" w:date="2013-10-14T02:06:00Z"/>
                <w:del w:id="14677" w:author="Anees Shaikh" w:date="2013-10-19T02:16:00Z"/>
              </w:rPr>
              <w:pPrChange w:id="14678" w:author="Anees Shaikh" w:date="2013-10-19T02:16:00Z">
                <w:pPr>
                  <w:pStyle w:val="XML1"/>
                </w:pPr>
              </w:pPrChange>
            </w:pPr>
            <w:ins w:id="14679" w:author="aas" w:date="2013-10-14T02:06:00Z">
              <w:del w:id="14680" w:author="Anees Shaikh" w:date="2013-10-19T02:16:00Z">
                <w:r w:rsidDel="00E067A3">
                  <w:delText xml:space="preserve">                        &lt;xs:documentation&gt;</w:delText>
                </w:r>
              </w:del>
            </w:ins>
          </w:p>
          <w:p w14:paraId="4F61730B" w14:textId="11877AAE" w:rsidR="00874469" w:rsidDel="00E067A3" w:rsidRDefault="00874469">
            <w:pPr>
              <w:pStyle w:val="Appx"/>
              <w:rPr>
                <w:ins w:id="14681" w:author="aas" w:date="2013-10-14T02:06:00Z"/>
                <w:del w:id="14682" w:author="Anees Shaikh" w:date="2013-10-19T02:16:00Z"/>
              </w:rPr>
              <w:pPrChange w:id="14683" w:author="Anees Shaikh" w:date="2013-10-19T02:16:00Z">
                <w:pPr>
                  <w:pStyle w:val="XML1"/>
                </w:pPr>
              </w:pPrChange>
            </w:pPr>
            <w:ins w:id="14684" w:author="aas" w:date="2013-10-14T02:06:00Z">
              <w:del w:id="14685" w:author="Anees Shaikh" w:date="2013-10-19T02:16:00Z">
                <w:r w:rsidDel="00E067A3">
                  <w:delText xml:space="preserve">                          The list of all fields for which the table supports wildcarding.</w:delText>
                </w:r>
              </w:del>
            </w:ins>
          </w:p>
          <w:p w14:paraId="68874363" w14:textId="157A243B" w:rsidR="00874469" w:rsidDel="00E067A3" w:rsidRDefault="00874469">
            <w:pPr>
              <w:pStyle w:val="Appx"/>
              <w:rPr>
                <w:ins w:id="14686" w:author="aas" w:date="2013-10-14T02:06:00Z"/>
                <w:del w:id="14687" w:author="Anees Shaikh" w:date="2013-10-19T02:16:00Z"/>
              </w:rPr>
              <w:pPrChange w:id="14688" w:author="Anees Shaikh" w:date="2013-10-19T02:16:00Z">
                <w:pPr>
                  <w:pStyle w:val="XML1"/>
                </w:pPr>
              </w:pPrChange>
            </w:pPr>
            <w:ins w:id="14689" w:author="aas" w:date="2013-10-14T02:06:00Z">
              <w:del w:id="14690" w:author="Anees Shaikh" w:date="2013-10-19T02:16:00Z">
                <w:r w:rsidDel="00E067A3">
                  <w:delText xml:space="preserve">                        &lt;/xs:documentation&gt;</w:delText>
                </w:r>
              </w:del>
            </w:ins>
          </w:p>
          <w:p w14:paraId="2831175D" w14:textId="09CC95B2" w:rsidR="00874469" w:rsidDel="00E067A3" w:rsidRDefault="00874469">
            <w:pPr>
              <w:pStyle w:val="Appx"/>
              <w:rPr>
                <w:ins w:id="14691" w:author="aas" w:date="2013-10-14T02:06:00Z"/>
                <w:del w:id="14692" w:author="Anees Shaikh" w:date="2013-10-19T02:16:00Z"/>
              </w:rPr>
              <w:pPrChange w:id="14693" w:author="Anees Shaikh" w:date="2013-10-19T02:16:00Z">
                <w:pPr>
                  <w:pStyle w:val="XML1"/>
                </w:pPr>
              </w:pPrChange>
            </w:pPr>
            <w:ins w:id="14694" w:author="aas" w:date="2013-10-14T02:06:00Z">
              <w:del w:id="14695" w:author="Anees Shaikh" w:date="2013-10-19T02:16:00Z">
                <w:r w:rsidDel="00E067A3">
                  <w:delText xml:space="preserve">                      &lt;/xs:annotation&gt;</w:delText>
                </w:r>
              </w:del>
            </w:ins>
          </w:p>
          <w:p w14:paraId="7E5A21EC" w14:textId="0897923A" w:rsidR="00874469" w:rsidDel="00E067A3" w:rsidRDefault="00874469">
            <w:pPr>
              <w:pStyle w:val="Appx"/>
              <w:rPr>
                <w:ins w:id="14696" w:author="aas" w:date="2013-10-14T02:06:00Z"/>
                <w:del w:id="14697" w:author="Anees Shaikh" w:date="2013-10-19T02:16:00Z"/>
              </w:rPr>
              <w:pPrChange w:id="14698" w:author="Anees Shaikh" w:date="2013-10-19T02:16:00Z">
                <w:pPr>
                  <w:pStyle w:val="XML1"/>
                </w:pPr>
              </w:pPrChange>
            </w:pPr>
            <w:ins w:id="14699" w:author="aas" w:date="2013-10-14T02:06:00Z">
              <w:del w:id="14700" w:author="Anees Shaikh" w:date="2013-10-19T02:16:00Z">
                <w:r w:rsidDel="00E067A3">
                  <w:delText xml:space="preserve">                      &lt;xs:complexType&gt;</w:delText>
                </w:r>
              </w:del>
            </w:ins>
          </w:p>
          <w:p w14:paraId="62D46473" w14:textId="39D17644" w:rsidR="00874469" w:rsidDel="00E067A3" w:rsidRDefault="00874469">
            <w:pPr>
              <w:pStyle w:val="Appx"/>
              <w:rPr>
                <w:ins w:id="14701" w:author="aas" w:date="2013-10-14T02:06:00Z"/>
                <w:del w:id="14702" w:author="Anees Shaikh" w:date="2013-10-19T02:16:00Z"/>
              </w:rPr>
              <w:pPrChange w:id="14703" w:author="Anees Shaikh" w:date="2013-10-19T02:16:00Z">
                <w:pPr>
                  <w:pStyle w:val="XML1"/>
                </w:pPr>
              </w:pPrChange>
            </w:pPr>
            <w:ins w:id="14704" w:author="aas" w:date="2013-10-14T02:06:00Z">
              <w:del w:id="14705" w:author="Anees Shaikh" w:date="2013-10-19T02:16:00Z">
                <w:r w:rsidDel="00E067A3">
                  <w:delText xml:space="preserve">                        &lt;xs:sequence&gt;</w:delText>
                </w:r>
              </w:del>
            </w:ins>
          </w:p>
          <w:p w14:paraId="091E8A97" w14:textId="6EAA4F88" w:rsidR="00874469" w:rsidDel="00E067A3" w:rsidRDefault="00874469">
            <w:pPr>
              <w:pStyle w:val="Appx"/>
              <w:rPr>
                <w:ins w:id="14706" w:author="aas" w:date="2013-10-14T02:06:00Z"/>
                <w:del w:id="14707" w:author="Anees Shaikh" w:date="2013-10-19T02:16:00Z"/>
              </w:rPr>
              <w:pPrChange w:id="14708" w:author="Anees Shaikh" w:date="2013-10-19T02:16:00Z">
                <w:pPr>
                  <w:pStyle w:val="XML1"/>
                </w:pPr>
              </w:pPrChange>
            </w:pPr>
            <w:ins w:id="14709" w:author="aas" w:date="2013-10-14T02:06:00Z">
              <w:del w:id="14710" w:author="Anees Shaikh" w:date="2013-10-19T02:16:00Z">
                <w:r w:rsidDel="00E067A3">
                  <w:delText xml:space="preserve">                          &lt;xs:element name="type" minOccurs="0" maxOccurs="unbounded"  type="OFMatchFieldType"/&gt;</w:delText>
                </w:r>
              </w:del>
            </w:ins>
          </w:p>
          <w:p w14:paraId="73B76B2A" w14:textId="16BA0939" w:rsidR="00874469" w:rsidDel="00E067A3" w:rsidRDefault="00874469">
            <w:pPr>
              <w:pStyle w:val="Appx"/>
              <w:rPr>
                <w:ins w:id="14711" w:author="aas" w:date="2013-10-14T02:06:00Z"/>
                <w:del w:id="14712" w:author="Anees Shaikh" w:date="2013-10-19T02:16:00Z"/>
              </w:rPr>
              <w:pPrChange w:id="14713" w:author="Anees Shaikh" w:date="2013-10-19T02:16:00Z">
                <w:pPr>
                  <w:pStyle w:val="XML1"/>
                </w:pPr>
              </w:pPrChange>
            </w:pPr>
            <w:ins w:id="14714" w:author="aas" w:date="2013-10-14T02:06:00Z">
              <w:del w:id="14715" w:author="Anees Shaikh" w:date="2013-10-19T02:16:00Z">
                <w:r w:rsidDel="00E067A3">
                  <w:delText xml:space="preserve">                          &lt;xs:any minOccurs="0" maxOccurs="unbounded"</w:delText>
                </w:r>
              </w:del>
            </w:ins>
          </w:p>
          <w:p w14:paraId="5E971FD2" w14:textId="7A008A13" w:rsidR="00874469" w:rsidDel="00E067A3" w:rsidRDefault="00874469">
            <w:pPr>
              <w:pStyle w:val="Appx"/>
              <w:rPr>
                <w:ins w:id="14716" w:author="aas" w:date="2013-10-14T02:06:00Z"/>
                <w:del w:id="14717" w:author="Anees Shaikh" w:date="2013-10-19T02:16:00Z"/>
              </w:rPr>
              <w:pPrChange w:id="14718" w:author="Anees Shaikh" w:date="2013-10-19T02:16:00Z">
                <w:pPr>
                  <w:pStyle w:val="XML1"/>
                </w:pPr>
              </w:pPrChange>
            </w:pPr>
            <w:ins w:id="14719" w:author="aas" w:date="2013-10-14T02:06:00Z">
              <w:del w:id="14720" w:author="Anees Shaikh" w:date="2013-10-19T02:16:00Z">
                <w:r w:rsidDel="00E067A3">
                  <w:delText xml:space="preserve">                                  namespace="##other" processContents="lax"/&gt;</w:delText>
                </w:r>
              </w:del>
            </w:ins>
          </w:p>
          <w:p w14:paraId="66AC94FA" w14:textId="01BDE7DA" w:rsidR="00874469" w:rsidDel="00E067A3" w:rsidRDefault="00874469">
            <w:pPr>
              <w:pStyle w:val="Appx"/>
              <w:rPr>
                <w:ins w:id="14721" w:author="aas" w:date="2013-10-14T02:06:00Z"/>
                <w:del w:id="14722" w:author="Anees Shaikh" w:date="2013-10-19T02:16:00Z"/>
              </w:rPr>
              <w:pPrChange w:id="14723" w:author="Anees Shaikh" w:date="2013-10-19T02:16:00Z">
                <w:pPr>
                  <w:pStyle w:val="XML1"/>
                </w:pPr>
              </w:pPrChange>
            </w:pPr>
            <w:ins w:id="14724" w:author="aas" w:date="2013-10-14T02:06:00Z">
              <w:del w:id="14725" w:author="Anees Shaikh" w:date="2013-10-19T02:16:00Z">
                <w:r w:rsidDel="00E067A3">
                  <w:delText xml:space="preserve">                        &lt;/xs:sequence&gt;</w:delText>
                </w:r>
              </w:del>
            </w:ins>
          </w:p>
          <w:p w14:paraId="05DC24EC" w14:textId="21DC15EB" w:rsidR="00874469" w:rsidDel="00E067A3" w:rsidRDefault="00874469">
            <w:pPr>
              <w:pStyle w:val="Appx"/>
              <w:rPr>
                <w:ins w:id="14726" w:author="aas" w:date="2013-10-14T02:06:00Z"/>
                <w:del w:id="14727" w:author="Anees Shaikh" w:date="2013-10-19T02:16:00Z"/>
              </w:rPr>
              <w:pPrChange w:id="14728" w:author="Anees Shaikh" w:date="2013-10-19T02:16:00Z">
                <w:pPr>
                  <w:pStyle w:val="XML1"/>
                </w:pPr>
              </w:pPrChange>
            </w:pPr>
            <w:ins w:id="14729" w:author="aas" w:date="2013-10-14T02:06:00Z">
              <w:del w:id="14730" w:author="Anees Shaikh" w:date="2013-10-19T02:16:00Z">
                <w:r w:rsidDel="00E067A3">
                  <w:delText xml:space="preserve">                      &lt;/xs:complexType&gt;</w:delText>
                </w:r>
              </w:del>
            </w:ins>
          </w:p>
          <w:p w14:paraId="69812D00" w14:textId="1341A1E1" w:rsidR="00874469" w:rsidDel="00E067A3" w:rsidRDefault="00874469">
            <w:pPr>
              <w:pStyle w:val="Appx"/>
              <w:rPr>
                <w:ins w:id="14731" w:author="aas" w:date="2013-10-14T02:06:00Z"/>
                <w:del w:id="14732" w:author="Anees Shaikh" w:date="2013-10-19T02:16:00Z"/>
              </w:rPr>
              <w:pPrChange w:id="14733" w:author="Anees Shaikh" w:date="2013-10-19T02:16:00Z">
                <w:pPr>
                  <w:pStyle w:val="XML1"/>
                </w:pPr>
              </w:pPrChange>
            </w:pPr>
            <w:ins w:id="14734" w:author="aas" w:date="2013-10-14T02:06:00Z">
              <w:del w:id="14735" w:author="Anees Shaikh" w:date="2013-10-19T02:16:00Z">
                <w:r w:rsidDel="00E067A3">
                  <w:delText xml:space="preserve">                    &lt;/xs:element&gt;</w:delText>
                </w:r>
              </w:del>
            </w:ins>
          </w:p>
          <w:p w14:paraId="1BA84CD7" w14:textId="57EBEF7B" w:rsidR="00874469" w:rsidDel="00E067A3" w:rsidRDefault="00874469">
            <w:pPr>
              <w:pStyle w:val="Appx"/>
              <w:rPr>
                <w:ins w:id="14736" w:author="aas" w:date="2013-10-14T02:06:00Z"/>
                <w:del w:id="14737" w:author="Anees Shaikh" w:date="2013-10-19T02:16:00Z"/>
              </w:rPr>
              <w:pPrChange w:id="14738" w:author="Anees Shaikh" w:date="2013-10-19T02:16:00Z">
                <w:pPr>
                  <w:pStyle w:val="XML1"/>
                </w:pPr>
              </w:pPrChange>
            </w:pPr>
            <w:ins w:id="14739" w:author="aas" w:date="2013-10-14T02:06:00Z">
              <w:del w:id="14740" w:author="Anees Shaikh" w:date="2013-10-19T02:16:00Z">
                <w:r w:rsidDel="00E067A3">
                  <w:delText xml:space="preserve">                    &lt;xs:element name="metadata-match" minOccurs="0"  type="hex-binary"&gt;</w:delText>
                </w:r>
              </w:del>
            </w:ins>
          </w:p>
          <w:p w14:paraId="2298A6E7" w14:textId="114F2B1C" w:rsidR="00874469" w:rsidDel="00E067A3" w:rsidRDefault="00874469">
            <w:pPr>
              <w:pStyle w:val="Appx"/>
              <w:rPr>
                <w:ins w:id="14741" w:author="aas" w:date="2013-10-14T02:06:00Z"/>
                <w:del w:id="14742" w:author="Anees Shaikh" w:date="2013-10-19T02:16:00Z"/>
              </w:rPr>
              <w:pPrChange w:id="14743" w:author="Anees Shaikh" w:date="2013-10-19T02:16:00Z">
                <w:pPr>
                  <w:pStyle w:val="XML1"/>
                </w:pPr>
              </w:pPrChange>
            </w:pPr>
            <w:ins w:id="14744" w:author="aas" w:date="2013-10-14T02:06:00Z">
              <w:del w:id="14745" w:author="Anees Shaikh" w:date="2013-10-19T02:16:00Z">
                <w:r w:rsidDel="00E067A3">
                  <w:delText xml:space="preserve">                      &lt;xs:annotation&gt;</w:delText>
                </w:r>
              </w:del>
            </w:ins>
          </w:p>
          <w:p w14:paraId="5547BABE" w14:textId="25359A74" w:rsidR="00874469" w:rsidDel="00E067A3" w:rsidRDefault="00874469">
            <w:pPr>
              <w:pStyle w:val="Appx"/>
              <w:rPr>
                <w:ins w:id="14746" w:author="aas" w:date="2013-10-14T02:06:00Z"/>
                <w:del w:id="14747" w:author="Anees Shaikh" w:date="2013-10-19T02:16:00Z"/>
              </w:rPr>
              <w:pPrChange w:id="14748" w:author="Anees Shaikh" w:date="2013-10-19T02:16:00Z">
                <w:pPr>
                  <w:pStyle w:val="XML1"/>
                </w:pPr>
              </w:pPrChange>
            </w:pPr>
            <w:ins w:id="14749" w:author="aas" w:date="2013-10-14T02:06:00Z">
              <w:del w:id="14750" w:author="Anees Shaikh" w:date="2013-10-19T02:16:00Z">
                <w:r w:rsidDel="00E067A3">
                  <w:delText xml:space="preserve">                        &lt;xs:documentation&gt;</w:delText>
                </w:r>
              </w:del>
            </w:ins>
          </w:p>
          <w:p w14:paraId="3BD3E829" w14:textId="1FAC9F65" w:rsidR="00874469" w:rsidDel="00E067A3" w:rsidRDefault="00874469">
            <w:pPr>
              <w:pStyle w:val="Appx"/>
              <w:rPr>
                <w:ins w:id="14751" w:author="aas" w:date="2013-10-14T02:06:00Z"/>
                <w:del w:id="14752" w:author="Anees Shaikh" w:date="2013-10-19T02:16:00Z"/>
              </w:rPr>
              <w:pPrChange w:id="14753" w:author="Anees Shaikh" w:date="2013-10-19T02:16:00Z">
                <w:pPr>
                  <w:pStyle w:val="XML1"/>
                </w:pPr>
              </w:pPrChange>
            </w:pPr>
            <w:ins w:id="14754" w:author="aas" w:date="2013-10-14T02:06:00Z">
              <w:del w:id="14755" w:author="Anees Shaikh" w:date="2013-10-19T02:16:00Z">
                <w:r w:rsidDel="00E067A3">
                  <w:delText xml:space="preserve">                          This element indicates the bits of the metadata field on which the flow</w:delText>
                </w:r>
              </w:del>
            </w:ins>
          </w:p>
          <w:p w14:paraId="4B7E3E44" w14:textId="3C6BADD9" w:rsidR="00874469" w:rsidDel="00E067A3" w:rsidRDefault="00874469">
            <w:pPr>
              <w:pStyle w:val="Appx"/>
              <w:rPr>
                <w:ins w:id="14756" w:author="aas" w:date="2013-10-14T02:06:00Z"/>
                <w:del w:id="14757" w:author="Anees Shaikh" w:date="2013-10-19T02:16:00Z"/>
              </w:rPr>
              <w:pPrChange w:id="14758" w:author="Anees Shaikh" w:date="2013-10-19T02:16:00Z">
                <w:pPr>
                  <w:pStyle w:val="XML1"/>
                </w:pPr>
              </w:pPrChange>
            </w:pPr>
            <w:ins w:id="14759" w:author="aas" w:date="2013-10-14T02:06:00Z">
              <w:del w:id="14760" w:author="Anees Shaikh" w:date="2013-10-19T02:16:00Z">
                <w:r w:rsidDel="00E067A3">
                  <w:delText xml:space="preserve">                                table can match.  It is represented as 64-bit integer in</w:delText>
                </w:r>
              </w:del>
            </w:ins>
          </w:p>
          <w:p w14:paraId="45279A95" w14:textId="09F9349A" w:rsidR="00874469" w:rsidDel="00E067A3" w:rsidRDefault="00874469">
            <w:pPr>
              <w:pStyle w:val="Appx"/>
              <w:rPr>
                <w:ins w:id="14761" w:author="aas" w:date="2013-10-14T02:06:00Z"/>
                <w:del w:id="14762" w:author="Anees Shaikh" w:date="2013-10-19T02:16:00Z"/>
              </w:rPr>
              <w:pPrChange w:id="14763" w:author="Anees Shaikh" w:date="2013-10-19T02:16:00Z">
                <w:pPr>
                  <w:pStyle w:val="XML1"/>
                </w:pPr>
              </w:pPrChange>
            </w:pPr>
            <w:ins w:id="14764" w:author="aas" w:date="2013-10-14T02:06:00Z">
              <w:del w:id="14765" w:author="Anees Shaikh" w:date="2013-10-19T02:16:00Z">
                <w:r w:rsidDel="00E067A3">
                  <w:delText xml:space="preserve">                                hexadecimal digits([0-9a-fA-F]) format.</w:delText>
                </w:r>
              </w:del>
            </w:ins>
          </w:p>
          <w:p w14:paraId="1B6224D7" w14:textId="64A84967" w:rsidR="00874469" w:rsidDel="00E067A3" w:rsidRDefault="00874469">
            <w:pPr>
              <w:pStyle w:val="Appx"/>
              <w:rPr>
                <w:ins w:id="14766" w:author="aas" w:date="2013-10-14T02:06:00Z"/>
                <w:del w:id="14767" w:author="Anees Shaikh" w:date="2013-10-19T02:16:00Z"/>
              </w:rPr>
              <w:pPrChange w:id="14768" w:author="Anees Shaikh" w:date="2013-10-19T02:16:00Z">
                <w:pPr>
                  <w:pStyle w:val="XML1"/>
                </w:pPr>
              </w:pPrChange>
            </w:pPr>
            <w:ins w:id="14769" w:author="aas" w:date="2013-10-14T02:06:00Z">
              <w:del w:id="14770" w:author="Anees Shaikh" w:date="2013-10-19T02:16:00Z">
                <w:r w:rsidDel="00E067A3">
                  <w:delText xml:space="preserve">                        &lt;/xs:documentation&gt;</w:delText>
                </w:r>
              </w:del>
            </w:ins>
          </w:p>
          <w:p w14:paraId="1F2C165D" w14:textId="2714D9A6" w:rsidR="00874469" w:rsidDel="00E067A3" w:rsidRDefault="00874469">
            <w:pPr>
              <w:pStyle w:val="Appx"/>
              <w:rPr>
                <w:ins w:id="14771" w:author="aas" w:date="2013-10-14T02:06:00Z"/>
                <w:del w:id="14772" w:author="Anees Shaikh" w:date="2013-10-19T02:16:00Z"/>
              </w:rPr>
              <w:pPrChange w:id="14773" w:author="Anees Shaikh" w:date="2013-10-19T02:16:00Z">
                <w:pPr>
                  <w:pStyle w:val="XML1"/>
                </w:pPr>
              </w:pPrChange>
            </w:pPr>
            <w:ins w:id="14774" w:author="aas" w:date="2013-10-14T02:06:00Z">
              <w:del w:id="14775" w:author="Anees Shaikh" w:date="2013-10-19T02:16:00Z">
                <w:r w:rsidDel="00E067A3">
                  <w:delText xml:space="preserve">                      &lt;/xs:annotation&gt;</w:delText>
                </w:r>
              </w:del>
            </w:ins>
          </w:p>
          <w:p w14:paraId="7962A17C" w14:textId="65EE77FD" w:rsidR="00874469" w:rsidDel="00E067A3" w:rsidRDefault="00874469">
            <w:pPr>
              <w:pStyle w:val="Appx"/>
              <w:rPr>
                <w:ins w:id="14776" w:author="aas" w:date="2013-10-14T02:06:00Z"/>
                <w:del w:id="14777" w:author="Anees Shaikh" w:date="2013-10-19T02:16:00Z"/>
              </w:rPr>
              <w:pPrChange w:id="14778" w:author="Anees Shaikh" w:date="2013-10-19T02:16:00Z">
                <w:pPr>
                  <w:pStyle w:val="XML1"/>
                </w:pPr>
              </w:pPrChange>
            </w:pPr>
            <w:ins w:id="14779" w:author="aas" w:date="2013-10-14T02:06:00Z">
              <w:del w:id="14780" w:author="Anees Shaikh" w:date="2013-10-19T02:16:00Z">
                <w:r w:rsidDel="00E067A3">
                  <w:delText xml:space="preserve">                    &lt;/xs:element&gt;</w:delText>
                </w:r>
              </w:del>
            </w:ins>
          </w:p>
          <w:p w14:paraId="57D9F89F" w14:textId="087E1814" w:rsidR="00874469" w:rsidDel="00E067A3" w:rsidRDefault="00874469">
            <w:pPr>
              <w:pStyle w:val="Appx"/>
              <w:rPr>
                <w:ins w:id="14781" w:author="aas" w:date="2013-10-14T02:06:00Z"/>
                <w:del w:id="14782" w:author="Anees Shaikh" w:date="2013-10-19T02:16:00Z"/>
              </w:rPr>
              <w:pPrChange w:id="14783" w:author="Anees Shaikh" w:date="2013-10-19T02:16:00Z">
                <w:pPr>
                  <w:pStyle w:val="XML1"/>
                </w:pPr>
              </w:pPrChange>
            </w:pPr>
            <w:ins w:id="14784" w:author="aas" w:date="2013-10-14T02:06:00Z">
              <w:del w:id="14785" w:author="Anees Shaikh" w:date="2013-10-19T02:16:00Z">
                <w:r w:rsidDel="00E067A3">
                  <w:delText xml:space="preserve">                    &lt;xs:element name="metadata-write" minOccurs="0"  type="hex-binary"&gt;</w:delText>
                </w:r>
              </w:del>
            </w:ins>
          </w:p>
          <w:p w14:paraId="6023DF39" w14:textId="686E71B5" w:rsidR="00874469" w:rsidDel="00E067A3" w:rsidRDefault="00874469">
            <w:pPr>
              <w:pStyle w:val="Appx"/>
              <w:rPr>
                <w:ins w:id="14786" w:author="aas" w:date="2013-10-14T02:06:00Z"/>
                <w:del w:id="14787" w:author="Anees Shaikh" w:date="2013-10-19T02:16:00Z"/>
              </w:rPr>
              <w:pPrChange w:id="14788" w:author="Anees Shaikh" w:date="2013-10-19T02:16:00Z">
                <w:pPr>
                  <w:pStyle w:val="XML1"/>
                </w:pPr>
              </w:pPrChange>
            </w:pPr>
            <w:ins w:id="14789" w:author="aas" w:date="2013-10-14T02:06:00Z">
              <w:del w:id="14790" w:author="Anees Shaikh" w:date="2013-10-19T02:16:00Z">
                <w:r w:rsidDel="00E067A3">
                  <w:delText xml:space="preserve">                      &lt;xs:annotation&gt;</w:delText>
                </w:r>
              </w:del>
            </w:ins>
          </w:p>
          <w:p w14:paraId="5B378A63" w14:textId="42AB19E3" w:rsidR="00874469" w:rsidDel="00E067A3" w:rsidRDefault="00874469">
            <w:pPr>
              <w:pStyle w:val="Appx"/>
              <w:rPr>
                <w:ins w:id="14791" w:author="aas" w:date="2013-10-14T02:06:00Z"/>
                <w:del w:id="14792" w:author="Anees Shaikh" w:date="2013-10-19T02:16:00Z"/>
              </w:rPr>
              <w:pPrChange w:id="14793" w:author="Anees Shaikh" w:date="2013-10-19T02:16:00Z">
                <w:pPr>
                  <w:pStyle w:val="XML1"/>
                </w:pPr>
              </w:pPrChange>
            </w:pPr>
            <w:ins w:id="14794" w:author="aas" w:date="2013-10-14T02:06:00Z">
              <w:del w:id="14795" w:author="Anees Shaikh" w:date="2013-10-19T02:16:00Z">
                <w:r w:rsidDel="00E067A3">
                  <w:delText xml:space="preserve">                        &lt;xs:documentation&gt;</w:delText>
                </w:r>
              </w:del>
            </w:ins>
          </w:p>
          <w:p w14:paraId="7CC4DB64" w14:textId="390CE452" w:rsidR="00874469" w:rsidDel="00E067A3" w:rsidRDefault="00874469">
            <w:pPr>
              <w:pStyle w:val="Appx"/>
              <w:rPr>
                <w:ins w:id="14796" w:author="aas" w:date="2013-10-14T02:06:00Z"/>
                <w:del w:id="14797" w:author="Anees Shaikh" w:date="2013-10-19T02:16:00Z"/>
              </w:rPr>
              <w:pPrChange w:id="14798" w:author="Anees Shaikh" w:date="2013-10-19T02:16:00Z">
                <w:pPr>
                  <w:pStyle w:val="XML1"/>
                </w:pPr>
              </w:pPrChange>
            </w:pPr>
            <w:ins w:id="14799" w:author="aas" w:date="2013-10-14T02:06:00Z">
              <w:del w:id="14800" w:author="Anees Shaikh" w:date="2013-10-19T02:16:00Z">
                <w:r w:rsidDel="00E067A3">
                  <w:delText xml:space="preserve">                          This element indicates the bits of the metadata field on which flow</w:delText>
                </w:r>
              </w:del>
            </w:ins>
          </w:p>
          <w:p w14:paraId="27218CF5" w14:textId="3E9FE2E0" w:rsidR="00874469" w:rsidDel="00E067A3" w:rsidRDefault="00874469">
            <w:pPr>
              <w:pStyle w:val="Appx"/>
              <w:rPr>
                <w:ins w:id="14801" w:author="aas" w:date="2013-10-14T02:06:00Z"/>
                <w:del w:id="14802" w:author="Anees Shaikh" w:date="2013-10-19T02:16:00Z"/>
              </w:rPr>
              <w:pPrChange w:id="14803" w:author="Anees Shaikh" w:date="2013-10-19T02:16:00Z">
                <w:pPr>
                  <w:pStyle w:val="XML1"/>
                </w:pPr>
              </w:pPrChange>
            </w:pPr>
            <w:ins w:id="14804" w:author="aas" w:date="2013-10-14T02:06:00Z">
              <w:del w:id="14805" w:author="Anees Shaikh" w:date="2013-10-19T02:16:00Z">
                <w:r w:rsidDel="00E067A3">
                  <w:delText xml:space="preserve">                                 table can write using the 'write-metadata' instruction.  It is</w:delText>
                </w:r>
              </w:del>
            </w:ins>
          </w:p>
          <w:p w14:paraId="4D294FC5" w14:textId="2F2E4392" w:rsidR="00874469" w:rsidDel="00E067A3" w:rsidRDefault="00874469">
            <w:pPr>
              <w:pStyle w:val="Appx"/>
              <w:rPr>
                <w:ins w:id="14806" w:author="aas" w:date="2013-10-14T02:06:00Z"/>
                <w:del w:id="14807" w:author="Anees Shaikh" w:date="2013-10-19T02:16:00Z"/>
              </w:rPr>
              <w:pPrChange w:id="14808" w:author="Anees Shaikh" w:date="2013-10-19T02:16:00Z">
                <w:pPr>
                  <w:pStyle w:val="XML1"/>
                </w:pPr>
              </w:pPrChange>
            </w:pPr>
            <w:ins w:id="14809" w:author="aas" w:date="2013-10-14T02:06:00Z">
              <w:del w:id="14810" w:author="Anees Shaikh" w:date="2013-10-19T02:16:00Z">
                <w:r w:rsidDel="00E067A3">
                  <w:delText xml:space="preserve">                                 represented as 64-bit integer in hexadecimal digits([0-9a-fA-F])</w:delText>
                </w:r>
              </w:del>
            </w:ins>
          </w:p>
          <w:p w14:paraId="44E61E52" w14:textId="1CE31195" w:rsidR="00874469" w:rsidDel="00E067A3" w:rsidRDefault="00874469">
            <w:pPr>
              <w:pStyle w:val="Appx"/>
              <w:rPr>
                <w:ins w:id="14811" w:author="aas" w:date="2013-10-14T02:06:00Z"/>
                <w:del w:id="14812" w:author="Anees Shaikh" w:date="2013-10-19T02:16:00Z"/>
              </w:rPr>
              <w:pPrChange w:id="14813" w:author="Anees Shaikh" w:date="2013-10-19T02:16:00Z">
                <w:pPr>
                  <w:pStyle w:val="XML1"/>
                </w:pPr>
              </w:pPrChange>
            </w:pPr>
            <w:ins w:id="14814" w:author="aas" w:date="2013-10-14T02:06:00Z">
              <w:del w:id="14815" w:author="Anees Shaikh" w:date="2013-10-19T02:16:00Z">
                <w:r w:rsidDel="00E067A3">
                  <w:delText xml:space="preserve">                                 format.</w:delText>
                </w:r>
              </w:del>
            </w:ins>
          </w:p>
          <w:p w14:paraId="4B25FCE4" w14:textId="4E2636ED" w:rsidR="00874469" w:rsidDel="00E067A3" w:rsidRDefault="00874469">
            <w:pPr>
              <w:pStyle w:val="Appx"/>
              <w:rPr>
                <w:ins w:id="14816" w:author="aas" w:date="2013-10-14T02:06:00Z"/>
                <w:del w:id="14817" w:author="Anees Shaikh" w:date="2013-10-19T02:16:00Z"/>
              </w:rPr>
              <w:pPrChange w:id="14818" w:author="Anees Shaikh" w:date="2013-10-19T02:16:00Z">
                <w:pPr>
                  <w:pStyle w:val="XML1"/>
                </w:pPr>
              </w:pPrChange>
            </w:pPr>
            <w:ins w:id="14819" w:author="aas" w:date="2013-10-14T02:06:00Z">
              <w:del w:id="14820" w:author="Anees Shaikh" w:date="2013-10-19T02:16:00Z">
                <w:r w:rsidDel="00E067A3">
                  <w:delText xml:space="preserve">                        &lt;/xs:documentation&gt;</w:delText>
                </w:r>
              </w:del>
            </w:ins>
          </w:p>
          <w:p w14:paraId="0B638D26" w14:textId="2B160BF9" w:rsidR="00874469" w:rsidDel="00E067A3" w:rsidRDefault="00874469">
            <w:pPr>
              <w:pStyle w:val="Appx"/>
              <w:rPr>
                <w:ins w:id="14821" w:author="aas" w:date="2013-10-14T02:06:00Z"/>
                <w:del w:id="14822" w:author="Anees Shaikh" w:date="2013-10-19T02:16:00Z"/>
              </w:rPr>
              <w:pPrChange w:id="14823" w:author="Anees Shaikh" w:date="2013-10-19T02:16:00Z">
                <w:pPr>
                  <w:pStyle w:val="XML1"/>
                </w:pPr>
              </w:pPrChange>
            </w:pPr>
            <w:ins w:id="14824" w:author="aas" w:date="2013-10-14T02:06:00Z">
              <w:del w:id="14825" w:author="Anees Shaikh" w:date="2013-10-19T02:16:00Z">
                <w:r w:rsidDel="00E067A3">
                  <w:delText xml:space="preserve">                      &lt;/xs:annotation&gt;</w:delText>
                </w:r>
              </w:del>
            </w:ins>
          </w:p>
          <w:p w14:paraId="052AA7E0" w14:textId="07D61C30" w:rsidR="00874469" w:rsidDel="00E067A3" w:rsidRDefault="00874469">
            <w:pPr>
              <w:pStyle w:val="Appx"/>
              <w:rPr>
                <w:ins w:id="14826" w:author="aas" w:date="2013-10-14T02:06:00Z"/>
                <w:del w:id="14827" w:author="Anees Shaikh" w:date="2013-10-19T02:16:00Z"/>
              </w:rPr>
              <w:pPrChange w:id="14828" w:author="Anees Shaikh" w:date="2013-10-19T02:16:00Z">
                <w:pPr>
                  <w:pStyle w:val="XML1"/>
                </w:pPr>
              </w:pPrChange>
            </w:pPr>
            <w:ins w:id="14829" w:author="aas" w:date="2013-10-14T02:06:00Z">
              <w:del w:id="14830" w:author="Anees Shaikh" w:date="2013-10-19T02:16:00Z">
                <w:r w:rsidDel="00E067A3">
                  <w:delText xml:space="preserve">                    &lt;/xs:element&gt;</w:delText>
                </w:r>
              </w:del>
            </w:ins>
          </w:p>
          <w:p w14:paraId="5076F146" w14:textId="0309B2AF" w:rsidR="00874469" w:rsidDel="00E067A3" w:rsidRDefault="00874469">
            <w:pPr>
              <w:pStyle w:val="Appx"/>
              <w:rPr>
                <w:ins w:id="14831" w:author="aas" w:date="2013-10-14T02:06:00Z"/>
                <w:del w:id="14832" w:author="Anees Shaikh" w:date="2013-10-19T02:16:00Z"/>
              </w:rPr>
              <w:pPrChange w:id="14833" w:author="Anees Shaikh" w:date="2013-10-19T02:16:00Z">
                <w:pPr>
                  <w:pStyle w:val="XML1"/>
                </w:pPr>
              </w:pPrChange>
            </w:pPr>
            <w:ins w:id="14834" w:author="aas" w:date="2013-10-14T02:06:00Z">
              <w:del w:id="14835" w:author="Anees Shaikh" w:date="2013-10-19T02:16:00Z">
                <w:r w:rsidDel="00E067A3">
                  <w:delText xml:space="preserve">                    &lt;xs:any minOccurs="0" maxOccurs="unbounded"</w:delText>
                </w:r>
              </w:del>
            </w:ins>
          </w:p>
          <w:p w14:paraId="7E12ED68" w14:textId="2618969A" w:rsidR="00874469" w:rsidDel="00E067A3" w:rsidRDefault="00874469">
            <w:pPr>
              <w:pStyle w:val="Appx"/>
              <w:rPr>
                <w:ins w:id="14836" w:author="aas" w:date="2013-10-14T02:06:00Z"/>
                <w:del w:id="14837" w:author="Anees Shaikh" w:date="2013-10-19T02:16:00Z"/>
              </w:rPr>
              <w:pPrChange w:id="14838" w:author="Anees Shaikh" w:date="2013-10-19T02:16:00Z">
                <w:pPr>
                  <w:pStyle w:val="XML1"/>
                </w:pPr>
              </w:pPrChange>
            </w:pPr>
            <w:ins w:id="14839" w:author="aas" w:date="2013-10-14T02:06:00Z">
              <w:del w:id="14840" w:author="Anees Shaikh" w:date="2013-10-19T02:16:00Z">
                <w:r w:rsidDel="00E067A3">
                  <w:delText xml:space="preserve">                            namespace="##other" processContents="lax"/&gt;</w:delText>
                </w:r>
              </w:del>
            </w:ins>
          </w:p>
          <w:p w14:paraId="372AACF6" w14:textId="1856602D" w:rsidR="00874469" w:rsidDel="00E067A3" w:rsidRDefault="00874469">
            <w:pPr>
              <w:pStyle w:val="Appx"/>
              <w:rPr>
                <w:ins w:id="14841" w:author="aas" w:date="2013-10-14T02:06:00Z"/>
                <w:del w:id="14842" w:author="Anees Shaikh" w:date="2013-10-19T02:16:00Z"/>
              </w:rPr>
              <w:pPrChange w:id="14843" w:author="Anees Shaikh" w:date="2013-10-19T02:16:00Z">
                <w:pPr>
                  <w:pStyle w:val="XML1"/>
                </w:pPr>
              </w:pPrChange>
            </w:pPr>
            <w:ins w:id="14844" w:author="aas" w:date="2013-10-14T02:06:00Z">
              <w:del w:id="14845" w:author="Anees Shaikh" w:date="2013-10-19T02:16:00Z">
                <w:r w:rsidDel="00E067A3">
                  <w:delText xml:space="preserve">                  &lt;/xs:sequence&gt;</w:delText>
                </w:r>
              </w:del>
            </w:ins>
          </w:p>
          <w:p w14:paraId="7B3A2EB5" w14:textId="44B45ABD" w:rsidR="00874469" w:rsidDel="00E067A3" w:rsidRDefault="00874469">
            <w:pPr>
              <w:pStyle w:val="Appx"/>
              <w:rPr>
                <w:ins w:id="14846" w:author="aas" w:date="2013-10-14T02:06:00Z"/>
                <w:del w:id="14847" w:author="Anees Shaikh" w:date="2013-10-19T02:16:00Z"/>
              </w:rPr>
              <w:pPrChange w:id="14848" w:author="Anees Shaikh" w:date="2013-10-19T02:16:00Z">
                <w:pPr>
                  <w:pStyle w:val="XML1"/>
                </w:pPr>
              </w:pPrChange>
            </w:pPr>
            <w:ins w:id="14849" w:author="aas" w:date="2013-10-14T02:06:00Z">
              <w:del w:id="14850" w:author="Anees Shaikh" w:date="2013-10-19T02:16:00Z">
                <w:r w:rsidDel="00E067A3">
                  <w:delText xml:space="preserve">                &lt;/xs:complexType&gt;</w:delText>
                </w:r>
              </w:del>
            </w:ins>
          </w:p>
          <w:p w14:paraId="021ED1B0" w14:textId="5609EDEF" w:rsidR="00874469" w:rsidDel="00E067A3" w:rsidRDefault="00874469">
            <w:pPr>
              <w:pStyle w:val="Appx"/>
              <w:rPr>
                <w:ins w:id="14851" w:author="aas" w:date="2013-10-14T02:06:00Z"/>
                <w:del w:id="14852" w:author="Anees Shaikh" w:date="2013-10-19T02:16:00Z"/>
              </w:rPr>
              <w:pPrChange w:id="14853" w:author="Anees Shaikh" w:date="2013-10-19T02:16:00Z">
                <w:pPr>
                  <w:pStyle w:val="XML1"/>
                </w:pPr>
              </w:pPrChange>
            </w:pPr>
            <w:ins w:id="14854" w:author="aas" w:date="2013-10-14T02:06:00Z">
              <w:del w:id="14855" w:author="Anees Shaikh" w:date="2013-10-19T02:16:00Z">
                <w:r w:rsidDel="00E067A3">
                  <w:delText xml:space="preserve">              &lt;/xs:element&gt;</w:delText>
                </w:r>
              </w:del>
            </w:ins>
          </w:p>
          <w:p w14:paraId="735F1132" w14:textId="55F9CB88" w:rsidR="00874469" w:rsidDel="00E067A3" w:rsidRDefault="00874469">
            <w:pPr>
              <w:pStyle w:val="Appx"/>
              <w:rPr>
                <w:ins w:id="14856" w:author="aas" w:date="2013-10-14T02:06:00Z"/>
                <w:del w:id="14857" w:author="Anees Shaikh" w:date="2013-10-19T02:16:00Z"/>
              </w:rPr>
              <w:pPrChange w:id="14858" w:author="Anees Shaikh" w:date="2013-10-19T02:16:00Z">
                <w:pPr>
                  <w:pStyle w:val="XML1"/>
                </w:pPr>
              </w:pPrChange>
            </w:pPr>
            <w:ins w:id="14859" w:author="aas" w:date="2013-10-14T02:06:00Z">
              <w:del w:id="14860" w:author="Anees Shaikh" w:date="2013-10-19T02:16:00Z">
                <w:r w:rsidDel="00E067A3">
                  <w:delText xml:space="preserve">              &lt;xs:any minOccurs="0" maxOccurs="unbounded"</w:delText>
                </w:r>
              </w:del>
            </w:ins>
          </w:p>
          <w:p w14:paraId="21239737" w14:textId="451B1DDF" w:rsidR="00874469" w:rsidDel="00E067A3" w:rsidRDefault="00874469">
            <w:pPr>
              <w:pStyle w:val="Appx"/>
              <w:rPr>
                <w:ins w:id="14861" w:author="aas" w:date="2013-10-14T02:06:00Z"/>
                <w:del w:id="14862" w:author="Anees Shaikh" w:date="2013-10-19T02:16:00Z"/>
              </w:rPr>
              <w:pPrChange w:id="14863" w:author="Anees Shaikh" w:date="2013-10-19T02:16:00Z">
                <w:pPr>
                  <w:pStyle w:val="XML1"/>
                </w:pPr>
              </w:pPrChange>
            </w:pPr>
            <w:ins w:id="14864" w:author="aas" w:date="2013-10-14T02:06:00Z">
              <w:del w:id="14865" w:author="Anees Shaikh" w:date="2013-10-19T02:16:00Z">
                <w:r w:rsidDel="00E067A3">
                  <w:delText xml:space="preserve">                      namespace="##other" processContents="lax"/&gt;</w:delText>
                </w:r>
              </w:del>
            </w:ins>
          </w:p>
          <w:p w14:paraId="6D6CE0AF" w14:textId="3C55C35D" w:rsidR="00874469" w:rsidDel="00E067A3" w:rsidRDefault="00874469">
            <w:pPr>
              <w:pStyle w:val="Appx"/>
              <w:rPr>
                <w:ins w:id="14866" w:author="aas" w:date="2013-10-14T02:06:00Z"/>
                <w:del w:id="14867" w:author="Anees Shaikh" w:date="2013-10-19T02:16:00Z"/>
              </w:rPr>
              <w:pPrChange w:id="14868" w:author="Anees Shaikh" w:date="2013-10-19T02:16:00Z">
                <w:pPr>
                  <w:pStyle w:val="XML1"/>
                </w:pPr>
              </w:pPrChange>
            </w:pPr>
            <w:ins w:id="14869" w:author="aas" w:date="2013-10-14T02:06:00Z">
              <w:del w:id="14870" w:author="Anees Shaikh" w:date="2013-10-19T02:16:00Z">
                <w:r w:rsidDel="00E067A3">
                  <w:delText xml:space="preserve">            &lt;/xs:sequence&gt;</w:delText>
                </w:r>
              </w:del>
            </w:ins>
          </w:p>
          <w:p w14:paraId="04F49343" w14:textId="413487F9" w:rsidR="00874469" w:rsidDel="00E067A3" w:rsidRDefault="00874469">
            <w:pPr>
              <w:pStyle w:val="Appx"/>
              <w:rPr>
                <w:ins w:id="14871" w:author="aas" w:date="2013-10-14T02:06:00Z"/>
                <w:del w:id="14872" w:author="Anees Shaikh" w:date="2013-10-19T02:16:00Z"/>
              </w:rPr>
              <w:pPrChange w:id="14873" w:author="Anees Shaikh" w:date="2013-10-19T02:16:00Z">
                <w:pPr>
                  <w:pStyle w:val="XML1"/>
                </w:pPr>
              </w:pPrChange>
            </w:pPr>
            <w:ins w:id="14874" w:author="aas" w:date="2013-10-14T02:06:00Z">
              <w:del w:id="14875" w:author="Anees Shaikh" w:date="2013-10-19T02:16:00Z">
                <w:r w:rsidDel="00E067A3">
                  <w:delText xml:space="preserve">          &lt;/xs:complexType&gt;</w:delText>
                </w:r>
              </w:del>
            </w:ins>
          </w:p>
          <w:p w14:paraId="35C22438" w14:textId="17513659" w:rsidR="00874469" w:rsidDel="00E067A3" w:rsidRDefault="00874469">
            <w:pPr>
              <w:pStyle w:val="Appx"/>
              <w:rPr>
                <w:ins w:id="14876" w:author="aas" w:date="2013-10-14T02:06:00Z"/>
                <w:del w:id="14877" w:author="Anees Shaikh" w:date="2013-10-19T02:16:00Z"/>
              </w:rPr>
              <w:pPrChange w:id="14878" w:author="Anees Shaikh" w:date="2013-10-19T02:16:00Z">
                <w:pPr>
                  <w:pStyle w:val="XML1"/>
                </w:pPr>
              </w:pPrChange>
            </w:pPr>
            <w:ins w:id="14879" w:author="aas" w:date="2013-10-14T02:06:00Z">
              <w:del w:id="14880" w:author="Anees Shaikh" w:date="2013-10-19T02:16:00Z">
                <w:r w:rsidDel="00E067A3">
                  <w:delText xml:space="preserve">          &lt;xs:key name="key_resources_capable-switch_port"&gt;</w:delText>
                </w:r>
              </w:del>
            </w:ins>
          </w:p>
          <w:p w14:paraId="73F438A1" w14:textId="219EB479" w:rsidR="00874469" w:rsidDel="00E067A3" w:rsidRDefault="00874469">
            <w:pPr>
              <w:pStyle w:val="Appx"/>
              <w:rPr>
                <w:ins w:id="14881" w:author="aas" w:date="2013-10-14T02:06:00Z"/>
                <w:del w:id="14882" w:author="Anees Shaikh" w:date="2013-10-19T02:16:00Z"/>
              </w:rPr>
              <w:pPrChange w:id="14883" w:author="Anees Shaikh" w:date="2013-10-19T02:16:00Z">
                <w:pPr>
                  <w:pStyle w:val="XML1"/>
                </w:pPr>
              </w:pPrChange>
            </w:pPr>
            <w:ins w:id="14884" w:author="aas" w:date="2013-10-14T02:06:00Z">
              <w:del w:id="14885" w:author="Anees Shaikh" w:date="2013-10-19T02:16:00Z">
                <w:r w:rsidDel="00E067A3">
                  <w:delText xml:space="preserve">            &lt;xs:selector xpath="of-config:port"/&gt;</w:delText>
                </w:r>
              </w:del>
            </w:ins>
          </w:p>
          <w:p w14:paraId="7B2D72D8" w14:textId="607E4C03" w:rsidR="00874469" w:rsidDel="00E067A3" w:rsidRDefault="00874469">
            <w:pPr>
              <w:pStyle w:val="Appx"/>
              <w:rPr>
                <w:ins w:id="14886" w:author="aas" w:date="2013-10-14T02:06:00Z"/>
                <w:del w:id="14887" w:author="Anees Shaikh" w:date="2013-10-19T02:16:00Z"/>
              </w:rPr>
              <w:pPrChange w:id="14888" w:author="Anees Shaikh" w:date="2013-10-19T02:16:00Z">
                <w:pPr>
                  <w:pStyle w:val="XML1"/>
                </w:pPr>
              </w:pPrChange>
            </w:pPr>
            <w:ins w:id="14889" w:author="aas" w:date="2013-10-14T02:06:00Z">
              <w:del w:id="14890" w:author="Anees Shaikh" w:date="2013-10-19T02:16:00Z">
                <w:r w:rsidDel="00E067A3">
                  <w:delText xml:space="preserve">            &lt;xs:field xpath="of-config:resource-id"/&gt;</w:delText>
                </w:r>
              </w:del>
            </w:ins>
          </w:p>
          <w:p w14:paraId="199BBA23" w14:textId="225E2CEA" w:rsidR="00874469" w:rsidDel="00E067A3" w:rsidRDefault="00874469">
            <w:pPr>
              <w:pStyle w:val="Appx"/>
              <w:rPr>
                <w:ins w:id="14891" w:author="aas" w:date="2013-10-14T02:06:00Z"/>
                <w:del w:id="14892" w:author="Anees Shaikh" w:date="2013-10-19T02:16:00Z"/>
              </w:rPr>
              <w:pPrChange w:id="14893" w:author="Anees Shaikh" w:date="2013-10-19T02:16:00Z">
                <w:pPr>
                  <w:pStyle w:val="XML1"/>
                </w:pPr>
              </w:pPrChange>
            </w:pPr>
            <w:ins w:id="14894" w:author="aas" w:date="2013-10-14T02:06:00Z">
              <w:del w:id="14895" w:author="Anees Shaikh" w:date="2013-10-19T02:16:00Z">
                <w:r w:rsidDel="00E067A3">
                  <w:delText xml:space="preserve">          &lt;/xs:key&gt;</w:delText>
                </w:r>
              </w:del>
            </w:ins>
          </w:p>
          <w:p w14:paraId="06409953" w14:textId="11EDC50F" w:rsidR="00874469" w:rsidDel="00E067A3" w:rsidRDefault="00874469">
            <w:pPr>
              <w:pStyle w:val="Appx"/>
              <w:rPr>
                <w:ins w:id="14896" w:author="aas" w:date="2013-10-14T02:06:00Z"/>
                <w:del w:id="14897" w:author="Anees Shaikh" w:date="2013-10-19T02:16:00Z"/>
              </w:rPr>
              <w:pPrChange w:id="14898" w:author="Anees Shaikh" w:date="2013-10-19T02:16:00Z">
                <w:pPr>
                  <w:pStyle w:val="XML1"/>
                </w:pPr>
              </w:pPrChange>
            </w:pPr>
            <w:ins w:id="14899" w:author="aas" w:date="2013-10-14T02:06:00Z">
              <w:del w:id="14900" w:author="Anees Shaikh" w:date="2013-10-19T02:16:00Z">
                <w:r w:rsidDel="00E067A3">
                  <w:delText xml:space="preserve">          &lt;xs:key name="key_resources_capable-switch_queue"&gt;</w:delText>
                </w:r>
              </w:del>
            </w:ins>
          </w:p>
          <w:p w14:paraId="7746B900" w14:textId="69AD7ED4" w:rsidR="00874469" w:rsidDel="00E067A3" w:rsidRDefault="00874469">
            <w:pPr>
              <w:pStyle w:val="Appx"/>
              <w:rPr>
                <w:ins w:id="14901" w:author="aas" w:date="2013-10-14T02:06:00Z"/>
                <w:del w:id="14902" w:author="Anees Shaikh" w:date="2013-10-19T02:16:00Z"/>
              </w:rPr>
              <w:pPrChange w:id="14903" w:author="Anees Shaikh" w:date="2013-10-19T02:16:00Z">
                <w:pPr>
                  <w:pStyle w:val="XML1"/>
                </w:pPr>
              </w:pPrChange>
            </w:pPr>
            <w:ins w:id="14904" w:author="aas" w:date="2013-10-14T02:06:00Z">
              <w:del w:id="14905" w:author="Anees Shaikh" w:date="2013-10-19T02:16:00Z">
                <w:r w:rsidDel="00E067A3">
                  <w:delText xml:space="preserve">            &lt;xs:selector xpath="of-config:queue"/&gt;</w:delText>
                </w:r>
              </w:del>
            </w:ins>
          </w:p>
          <w:p w14:paraId="6F342983" w14:textId="3FE77590" w:rsidR="00874469" w:rsidDel="00E067A3" w:rsidRDefault="00874469">
            <w:pPr>
              <w:pStyle w:val="Appx"/>
              <w:rPr>
                <w:ins w:id="14906" w:author="aas" w:date="2013-10-14T02:06:00Z"/>
                <w:del w:id="14907" w:author="Anees Shaikh" w:date="2013-10-19T02:16:00Z"/>
              </w:rPr>
              <w:pPrChange w:id="14908" w:author="Anees Shaikh" w:date="2013-10-19T02:16:00Z">
                <w:pPr>
                  <w:pStyle w:val="XML1"/>
                </w:pPr>
              </w:pPrChange>
            </w:pPr>
            <w:ins w:id="14909" w:author="aas" w:date="2013-10-14T02:06:00Z">
              <w:del w:id="14910" w:author="Anees Shaikh" w:date="2013-10-19T02:16:00Z">
                <w:r w:rsidDel="00E067A3">
                  <w:delText xml:space="preserve">            &lt;xs:field xpath="of-config:resource-id"/&gt;</w:delText>
                </w:r>
              </w:del>
            </w:ins>
          </w:p>
          <w:p w14:paraId="3F2971D0" w14:textId="2D95FA64" w:rsidR="00874469" w:rsidDel="00E067A3" w:rsidRDefault="00874469">
            <w:pPr>
              <w:pStyle w:val="Appx"/>
              <w:rPr>
                <w:ins w:id="14911" w:author="aas" w:date="2013-10-14T02:06:00Z"/>
                <w:del w:id="14912" w:author="Anees Shaikh" w:date="2013-10-19T02:16:00Z"/>
              </w:rPr>
              <w:pPrChange w:id="14913" w:author="Anees Shaikh" w:date="2013-10-19T02:16:00Z">
                <w:pPr>
                  <w:pStyle w:val="XML1"/>
                </w:pPr>
              </w:pPrChange>
            </w:pPr>
            <w:ins w:id="14914" w:author="aas" w:date="2013-10-14T02:06:00Z">
              <w:del w:id="14915" w:author="Anees Shaikh" w:date="2013-10-19T02:16:00Z">
                <w:r w:rsidDel="00E067A3">
                  <w:delText xml:space="preserve">          &lt;/xs:key&gt;</w:delText>
                </w:r>
              </w:del>
            </w:ins>
          </w:p>
          <w:p w14:paraId="34000FB5" w14:textId="20782919" w:rsidR="00874469" w:rsidDel="00E067A3" w:rsidRDefault="00874469">
            <w:pPr>
              <w:pStyle w:val="Appx"/>
              <w:rPr>
                <w:ins w:id="14916" w:author="aas" w:date="2013-10-14T02:06:00Z"/>
                <w:del w:id="14917" w:author="Anees Shaikh" w:date="2013-10-19T02:16:00Z"/>
              </w:rPr>
              <w:pPrChange w:id="14918" w:author="Anees Shaikh" w:date="2013-10-19T02:16:00Z">
                <w:pPr>
                  <w:pStyle w:val="XML1"/>
                </w:pPr>
              </w:pPrChange>
            </w:pPr>
            <w:ins w:id="14919" w:author="aas" w:date="2013-10-14T02:06:00Z">
              <w:del w:id="14920" w:author="Anees Shaikh" w:date="2013-10-19T02:16:00Z">
                <w:r w:rsidDel="00E067A3">
                  <w:delText xml:space="preserve">          &lt;xs:key name="key_resources_capable-switch_owned-certificate"&gt;</w:delText>
                </w:r>
              </w:del>
            </w:ins>
          </w:p>
          <w:p w14:paraId="01674FC0" w14:textId="3CCD5DDA" w:rsidR="00874469" w:rsidDel="00E067A3" w:rsidRDefault="00874469">
            <w:pPr>
              <w:pStyle w:val="Appx"/>
              <w:rPr>
                <w:ins w:id="14921" w:author="aas" w:date="2013-10-14T02:06:00Z"/>
                <w:del w:id="14922" w:author="Anees Shaikh" w:date="2013-10-19T02:16:00Z"/>
              </w:rPr>
              <w:pPrChange w:id="14923" w:author="Anees Shaikh" w:date="2013-10-19T02:16:00Z">
                <w:pPr>
                  <w:pStyle w:val="XML1"/>
                </w:pPr>
              </w:pPrChange>
            </w:pPr>
            <w:ins w:id="14924" w:author="aas" w:date="2013-10-14T02:06:00Z">
              <w:del w:id="14925" w:author="Anees Shaikh" w:date="2013-10-19T02:16:00Z">
                <w:r w:rsidDel="00E067A3">
                  <w:delText xml:space="preserve">            &lt;xs:selector xpath="of-config:owned-certificate"/&gt;</w:delText>
                </w:r>
              </w:del>
            </w:ins>
          </w:p>
          <w:p w14:paraId="736B26AE" w14:textId="2D964FC2" w:rsidR="00874469" w:rsidDel="00E067A3" w:rsidRDefault="00874469">
            <w:pPr>
              <w:pStyle w:val="Appx"/>
              <w:rPr>
                <w:ins w:id="14926" w:author="aas" w:date="2013-10-14T02:06:00Z"/>
                <w:del w:id="14927" w:author="Anees Shaikh" w:date="2013-10-19T02:16:00Z"/>
              </w:rPr>
              <w:pPrChange w:id="14928" w:author="Anees Shaikh" w:date="2013-10-19T02:16:00Z">
                <w:pPr>
                  <w:pStyle w:val="XML1"/>
                </w:pPr>
              </w:pPrChange>
            </w:pPr>
            <w:ins w:id="14929" w:author="aas" w:date="2013-10-14T02:06:00Z">
              <w:del w:id="14930" w:author="Anees Shaikh" w:date="2013-10-19T02:16:00Z">
                <w:r w:rsidDel="00E067A3">
                  <w:delText xml:space="preserve">            &lt;xs:field xpath="of-config:resource-id"/&gt;</w:delText>
                </w:r>
              </w:del>
            </w:ins>
          </w:p>
          <w:p w14:paraId="70B7C850" w14:textId="7A7E9DF7" w:rsidR="00874469" w:rsidDel="00E067A3" w:rsidRDefault="00874469">
            <w:pPr>
              <w:pStyle w:val="Appx"/>
              <w:rPr>
                <w:ins w:id="14931" w:author="aas" w:date="2013-10-14T02:06:00Z"/>
                <w:del w:id="14932" w:author="Anees Shaikh" w:date="2013-10-19T02:16:00Z"/>
              </w:rPr>
              <w:pPrChange w:id="14933" w:author="Anees Shaikh" w:date="2013-10-19T02:16:00Z">
                <w:pPr>
                  <w:pStyle w:val="XML1"/>
                </w:pPr>
              </w:pPrChange>
            </w:pPr>
            <w:ins w:id="14934" w:author="aas" w:date="2013-10-14T02:06:00Z">
              <w:del w:id="14935" w:author="Anees Shaikh" w:date="2013-10-19T02:16:00Z">
                <w:r w:rsidDel="00E067A3">
                  <w:delText xml:space="preserve">          &lt;/xs:key&gt;</w:delText>
                </w:r>
              </w:del>
            </w:ins>
          </w:p>
          <w:p w14:paraId="558C880B" w14:textId="667EFA6C" w:rsidR="00874469" w:rsidDel="00E067A3" w:rsidRDefault="00874469">
            <w:pPr>
              <w:pStyle w:val="Appx"/>
              <w:rPr>
                <w:ins w:id="14936" w:author="aas" w:date="2013-10-14T02:06:00Z"/>
                <w:del w:id="14937" w:author="Anees Shaikh" w:date="2013-10-19T02:16:00Z"/>
              </w:rPr>
              <w:pPrChange w:id="14938" w:author="Anees Shaikh" w:date="2013-10-19T02:16:00Z">
                <w:pPr>
                  <w:pStyle w:val="XML1"/>
                </w:pPr>
              </w:pPrChange>
            </w:pPr>
            <w:ins w:id="14939" w:author="aas" w:date="2013-10-14T02:06:00Z">
              <w:del w:id="14940" w:author="Anees Shaikh" w:date="2013-10-19T02:16:00Z">
                <w:r w:rsidDel="00E067A3">
                  <w:delText xml:space="preserve">          &lt;xs:key name="key_resources_capable-switch_external-certificate"&gt;</w:delText>
                </w:r>
              </w:del>
            </w:ins>
          </w:p>
          <w:p w14:paraId="0B4BE5E4" w14:textId="0782FC89" w:rsidR="00874469" w:rsidDel="00E067A3" w:rsidRDefault="00874469">
            <w:pPr>
              <w:pStyle w:val="Appx"/>
              <w:rPr>
                <w:ins w:id="14941" w:author="aas" w:date="2013-10-14T02:06:00Z"/>
                <w:del w:id="14942" w:author="Anees Shaikh" w:date="2013-10-19T02:16:00Z"/>
              </w:rPr>
              <w:pPrChange w:id="14943" w:author="Anees Shaikh" w:date="2013-10-19T02:16:00Z">
                <w:pPr>
                  <w:pStyle w:val="XML1"/>
                </w:pPr>
              </w:pPrChange>
            </w:pPr>
            <w:ins w:id="14944" w:author="aas" w:date="2013-10-14T02:06:00Z">
              <w:del w:id="14945" w:author="Anees Shaikh" w:date="2013-10-19T02:16:00Z">
                <w:r w:rsidDel="00E067A3">
                  <w:delText xml:space="preserve">            &lt;xs:selector xpath="of-config:external-certificate"/&gt;</w:delText>
                </w:r>
              </w:del>
            </w:ins>
          </w:p>
          <w:p w14:paraId="79BF11C6" w14:textId="471ED22F" w:rsidR="00874469" w:rsidDel="00E067A3" w:rsidRDefault="00874469">
            <w:pPr>
              <w:pStyle w:val="Appx"/>
              <w:rPr>
                <w:ins w:id="14946" w:author="aas" w:date="2013-10-14T02:06:00Z"/>
                <w:del w:id="14947" w:author="Anees Shaikh" w:date="2013-10-19T02:16:00Z"/>
              </w:rPr>
              <w:pPrChange w:id="14948" w:author="Anees Shaikh" w:date="2013-10-19T02:16:00Z">
                <w:pPr>
                  <w:pStyle w:val="XML1"/>
                </w:pPr>
              </w:pPrChange>
            </w:pPr>
            <w:ins w:id="14949" w:author="aas" w:date="2013-10-14T02:06:00Z">
              <w:del w:id="14950" w:author="Anees Shaikh" w:date="2013-10-19T02:16:00Z">
                <w:r w:rsidDel="00E067A3">
                  <w:delText xml:space="preserve">            &lt;xs:field xpath="of-config:resource-id"/&gt;</w:delText>
                </w:r>
              </w:del>
            </w:ins>
          </w:p>
          <w:p w14:paraId="3219D0BE" w14:textId="04723AAE" w:rsidR="00874469" w:rsidDel="00E067A3" w:rsidRDefault="00874469">
            <w:pPr>
              <w:pStyle w:val="Appx"/>
              <w:rPr>
                <w:ins w:id="14951" w:author="aas" w:date="2013-10-14T02:06:00Z"/>
                <w:del w:id="14952" w:author="Anees Shaikh" w:date="2013-10-19T02:16:00Z"/>
              </w:rPr>
              <w:pPrChange w:id="14953" w:author="Anees Shaikh" w:date="2013-10-19T02:16:00Z">
                <w:pPr>
                  <w:pStyle w:val="XML1"/>
                </w:pPr>
              </w:pPrChange>
            </w:pPr>
            <w:ins w:id="14954" w:author="aas" w:date="2013-10-14T02:06:00Z">
              <w:del w:id="14955" w:author="Anees Shaikh" w:date="2013-10-19T02:16:00Z">
                <w:r w:rsidDel="00E067A3">
                  <w:delText xml:space="preserve">          &lt;/xs:key&gt;</w:delText>
                </w:r>
              </w:del>
            </w:ins>
          </w:p>
          <w:p w14:paraId="2369CD96" w14:textId="2D41E461" w:rsidR="00874469" w:rsidDel="00E067A3" w:rsidRDefault="00874469">
            <w:pPr>
              <w:pStyle w:val="Appx"/>
              <w:rPr>
                <w:ins w:id="14956" w:author="aas" w:date="2013-10-14T02:06:00Z"/>
                <w:del w:id="14957" w:author="Anees Shaikh" w:date="2013-10-19T02:16:00Z"/>
              </w:rPr>
              <w:pPrChange w:id="14958" w:author="Anees Shaikh" w:date="2013-10-19T02:16:00Z">
                <w:pPr>
                  <w:pStyle w:val="XML1"/>
                </w:pPr>
              </w:pPrChange>
            </w:pPr>
            <w:ins w:id="14959" w:author="aas" w:date="2013-10-14T02:06:00Z">
              <w:del w:id="14960" w:author="Anees Shaikh" w:date="2013-10-19T02:16:00Z">
                <w:r w:rsidDel="00E067A3">
                  <w:delText xml:space="preserve">          &lt;xs:key name="key_resources_capable-switch_flow-table"&gt;</w:delText>
                </w:r>
              </w:del>
            </w:ins>
          </w:p>
          <w:p w14:paraId="2D00AEB0" w14:textId="53E3156F" w:rsidR="00874469" w:rsidDel="00E067A3" w:rsidRDefault="00874469">
            <w:pPr>
              <w:pStyle w:val="Appx"/>
              <w:rPr>
                <w:ins w:id="14961" w:author="aas" w:date="2013-10-14T02:06:00Z"/>
                <w:del w:id="14962" w:author="Anees Shaikh" w:date="2013-10-19T02:16:00Z"/>
              </w:rPr>
              <w:pPrChange w:id="14963" w:author="Anees Shaikh" w:date="2013-10-19T02:16:00Z">
                <w:pPr>
                  <w:pStyle w:val="XML1"/>
                </w:pPr>
              </w:pPrChange>
            </w:pPr>
            <w:ins w:id="14964" w:author="aas" w:date="2013-10-14T02:06:00Z">
              <w:del w:id="14965" w:author="Anees Shaikh" w:date="2013-10-19T02:16:00Z">
                <w:r w:rsidDel="00E067A3">
                  <w:delText xml:space="preserve">            &lt;xs:selector xpath="of-config:flow-table"/&gt;</w:delText>
                </w:r>
              </w:del>
            </w:ins>
          </w:p>
          <w:p w14:paraId="0E3A5C73" w14:textId="0550D6AC" w:rsidR="00874469" w:rsidDel="00E067A3" w:rsidRDefault="00874469">
            <w:pPr>
              <w:pStyle w:val="Appx"/>
              <w:rPr>
                <w:ins w:id="14966" w:author="aas" w:date="2013-10-14T02:06:00Z"/>
                <w:del w:id="14967" w:author="Anees Shaikh" w:date="2013-10-19T02:16:00Z"/>
              </w:rPr>
              <w:pPrChange w:id="14968" w:author="Anees Shaikh" w:date="2013-10-19T02:16:00Z">
                <w:pPr>
                  <w:pStyle w:val="XML1"/>
                </w:pPr>
              </w:pPrChange>
            </w:pPr>
            <w:ins w:id="14969" w:author="aas" w:date="2013-10-14T02:06:00Z">
              <w:del w:id="14970" w:author="Anees Shaikh" w:date="2013-10-19T02:16:00Z">
                <w:r w:rsidDel="00E067A3">
                  <w:delText xml:space="preserve">            &lt;xs:field xpath="of-config:resource-id"/&gt;</w:delText>
                </w:r>
              </w:del>
            </w:ins>
          </w:p>
          <w:p w14:paraId="6FF95854" w14:textId="094843F4" w:rsidR="00874469" w:rsidDel="00E067A3" w:rsidRDefault="00874469">
            <w:pPr>
              <w:pStyle w:val="Appx"/>
              <w:rPr>
                <w:ins w:id="14971" w:author="aas" w:date="2013-10-14T02:06:00Z"/>
                <w:del w:id="14972" w:author="Anees Shaikh" w:date="2013-10-19T02:16:00Z"/>
              </w:rPr>
              <w:pPrChange w:id="14973" w:author="Anees Shaikh" w:date="2013-10-19T02:16:00Z">
                <w:pPr>
                  <w:pStyle w:val="XML1"/>
                </w:pPr>
              </w:pPrChange>
            </w:pPr>
            <w:ins w:id="14974" w:author="aas" w:date="2013-10-14T02:06:00Z">
              <w:del w:id="14975" w:author="Anees Shaikh" w:date="2013-10-19T02:16:00Z">
                <w:r w:rsidDel="00E067A3">
                  <w:delText xml:space="preserve">          &lt;/xs:key&gt;</w:delText>
                </w:r>
              </w:del>
            </w:ins>
          </w:p>
          <w:p w14:paraId="4BBE8354" w14:textId="34639559" w:rsidR="00874469" w:rsidDel="00E067A3" w:rsidRDefault="00874469">
            <w:pPr>
              <w:pStyle w:val="Appx"/>
              <w:rPr>
                <w:ins w:id="14976" w:author="aas" w:date="2013-10-14T02:06:00Z"/>
                <w:del w:id="14977" w:author="Anees Shaikh" w:date="2013-10-19T02:16:00Z"/>
              </w:rPr>
              <w:pPrChange w:id="14978" w:author="Anees Shaikh" w:date="2013-10-19T02:16:00Z">
                <w:pPr>
                  <w:pStyle w:val="XML1"/>
                </w:pPr>
              </w:pPrChange>
            </w:pPr>
            <w:ins w:id="14979" w:author="aas" w:date="2013-10-14T02:06:00Z">
              <w:del w:id="14980" w:author="Anees Shaikh" w:date="2013-10-19T02:16:00Z">
                <w:r w:rsidDel="00E067A3">
                  <w:delText xml:space="preserve">        &lt;/xs:element&gt;</w:delText>
                </w:r>
              </w:del>
            </w:ins>
          </w:p>
          <w:p w14:paraId="66C10E3F" w14:textId="6B654987" w:rsidR="00874469" w:rsidDel="00E067A3" w:rsidRDefault="00874469">
            <w:pPr>
              <w:pStyle w:val="Appx"/>
              <w:rPr>
                <w:ins w:id="14981" w:author="aas" w:date="2013-10-14T02:06:00Z"/>
                <w:del w:id="14982" w:author="Anees Shaikh" w:date="2013-10-19T02:16:00Z"/>
              </w:rPr>
              <w:pPrChange w:id="14983" w:author="Anees Shaikh" w:date="2013-10-19T02:16:00Z">
                <w:pPr>
                  <w:pStyle w:val="XML1"/>
                </w:pPr>
              </w:pPrChange>
            </w:pPr>
            <w:ins w:id="14984" w:author="aas" w:date="2013-10-14T02:06:00Z">
              <w:del w:id="14985" w:author="Anees Shaikh" w:date="2013-10-19T02:16:00Z">
                <w:r w:rsidDel="00E067A3">
                  <w:delText xml:space="preserve">        &lt;xs:element name="logical-switches" minOccurs="0"&gt;</w:delText>
                </w:r>
              </w:del>
            </w:ins>
          </w:p>
          <w:p w14:paraId="174C73D6" w14:textId="27C2A3D9" w:rsidR="00874469" w:rsidDel="00E067A3" w:rsidRDefault="00874469">
            <w:pPr>
              <w:pStyle w:val="Appx"/>
              <w:rPr>
                <w:ins w:id="14986" w:author="aas" w:date="2013-10-14T02:06:00Z"/>
                <w:del w:id="14987" w:author="Anees Shaikh" w:date="2013-10-19T02:16:00Z"/>
              </w:rPr>
              <w:pPrChange w:id="14988" w:author="Anees Shaikh" w:date="2013-10-19T02:16:00Z">
                <w:pPr>
                  <w:pStyle w:val="XML1"/>
                </w:pPr>
              </w:pPrChange>
            </w:pPr>
            <w:ins w:id="14989" w:author="aas" w:date="2013-10-14T02:06:00Z">
              <w:del w:id="14990" w:author="Anees Shaikh" w:date="2013-10-19T02:16:00Z">
                <w:r w:rsidDel="00E067A3">
                  <w:delText xml:space="preserve">          &lt;xs:annotation&gt;</w:delText>
                </w:r>
              </w:del>
            </w:ins>
          </w:p>
          <w:p w14:paraId="6B049043" w14:textId="71149392" w:rsidR="00874469" w:rsidDel="00E067A3" w:rsidRDefault="00874469">
            <w:pPr>
              <w:pStyle w:val="Appx"/>
              <w:rPr>
                <w:ins w:id="14991" w:author="aas" w:date="2013-10-14T02:06:00Z"/>
                <w:del w:id="14992" w:author="Anees Shaikh" w:date="2013-10-19T02:16:00Z"/>
              </w:rPr>
              <w:pPrChange w:id="14993" w:author="Anees Shaikh" w:date="2013-10-19T02:16:00Z">
                <w:pPr>
                  <w:pStyle w:val="XML1"/>
                </w:pPr>
              </w:pPrChange>
            </w:pPr>
            <w:ins w:id="14994" w:author="aas" w:date="2013-10-14T02:06:00Z">
              <w:del w:id="14995" w:author="Anees Shaikh" w:date="2013-10-19T02:16:00Z">
                <w:r w:rsidDel="00E067A3">
                  <w:delText xml:space="preserve">            &lt;xs:documentation&gt;</w:delText>
                </w:r>
              </w:del>
            </w:ins>
          </w:p>
          <w:p w14:paraId="291F4B09" w14:textId="491E7822" w:rsidR="00874469" w:rsidDel="00E067A3" w:rsidRDefault="00874469">
            <w:pPr>
              <w:pStyle w:val="Appx"/>
              <w:rPr>
                <w:ins w:id="14996" w:author="aas" w:date="2013-10-14T02:06:00Z"/>
                <w:del w:id="14997" w:author="Anees Shaikh" w:date="2013-10-19T02:16:00Z"/>
              </w:rPr>
              <w:pPrChange w:id="14998" w:author="Anees Shaikh" w:date="2013-10-19T02:16:00Z">
                <w:pPr>
                  <w:pStyle w:val="XML1"/>
                </w:pPr>
              </w:pPrChange>
            </w:pPr>
            <w:ins w:id="14999" w:author="aas" w:date="2013-10-14T02:06:00Z">
              <w:del w:id="15000" w:author="Anees Shaikh" w:date="2013-10-19T02:16:00Z">
                <w:r w:rsidDel="00E067A3">
                  <w:delText xml:space="preserve">              This element contains a list of all OpenFlow Logical Switches available</w:delText>
                </w:r>
              </w:del>
            </w:ins>
          </w:p>
          <w:p w14:paraId="308E52F1" w14:textId="30F38206" w:rsidR="00874469" w:rsidDel="00E067A3" w:rsidRDefault="00874469">
            <w:pPr>
              <w:pStyle w:val="Appx"/>
              <w:rPr>
                <w:ins w:id="15001" w:author="aas" w:date="2013-10-14T02:06:00Z"/>
                <w:del w:id="15002" w:author="Anees Shaikh" w:date="2013-10-19T02:16:00Z"/>
              </w:rPr>
              <w:pPrChange w:id="15003" w:author="Anees Shaikh" w:date="2013-10-19T02:16:00Z">
                <w:pPr>
                  <w:pStyle w:val="XML1"/>
                </w:pPr>
              </w:pPrChange>
            </w:pPr>
            <w:ins w:id="15004" w:author="aas" w:date="2013-10-14T02:06:00Z">
              <w:del w:id="15005" w:author="Anees Shaikh" w:date="2013-10-19T02:16:00Z">
                <w:r w:rsidDel="00E067A3">
                  <w:delText xml:space="preserve">                     at the OpenFlow Capable Switch.</w:delText>
                </w:r>
              </w:del>
            </w:ins>
          </w:p>
          <w:p w14:paraId="5F10A3A4" w14:textId="08CFF993" w:rsidR="00874469" w:rsidDel="00E067A3" w:rsidRDefault="00874469">
            <w:pPr>
              <w:pStyle w:val="Appx"/>
              <w:rPr>
                <w:ins w:id="15006" w:author="aas" w:date="2013-10-14T02:06:00Z"/>
                <w:del w:id="15007" w:author="Anees Shaikh" w:date="2013-10-19T02:16:00Z"/>
              </w:rPr>
              <w:pPrChange w:id="15008" w:author="Anees Shaikh" w:date="2013-10-19T02:16:00Z">
                <w:pPr>
                  <w:pStyle w:val="XML1"/>
                </w:pPr>
              </w:pPrChange>
            </w:pPr>
            <w:ins w:id="15009" w:author="aas" w:date="2013-10-14T02:06:00Z">
              <w:del w:id="15010" w:author="Anees Shaikh" w:date="2013-10-19T02:16:00Z">
                <w:r w:rsidDel="00E067A3">
                  <w:delText xml:space="preserve">            &lt;/xs:documentation&gt;</w:delText>
                </w:r>
              </w:del>
            </w:ins>
          </w:p>
          <w:p w14:paraId="1C62BE58" w14:textId="2DA62444" w:rsidR="00874469" w:rsidDel="00E067A3" w:rsidRDefault="00874469">
            <w:pPr>
              <w:pStyle w:val="Appx"/>
              <w:rPr>
                <w:ins w:id="15011" w:author="aas" w:date="2013-10-14T02:06:00Z"/>
                <w:del w:id="15012" w:author="Anees Shaikh" w:date="2013-10-19T02:16:00Z"/>
              </w:rPr>
              <w:pPrChange w:id="15013" w:author="Anees Shaikh" w:date="2013-10-19T02:16:00Z">
                <w:pPr>
                  <w:pStyle w:val="XML1"/>
                </w:pPr>
              </w:pPrChange>
            </w:pPr>
            <w:ins w:id="15014" w:author="aas" w:date="2013-10-14T02:06:00Z">
              <w:del w:id="15015" w:author="Anees Shaikh" w:date="2013-10-19T02:16:00Z">
                <w:r w:rsidDel="00E067A3">
                  <w:delText xml:space="preserve">          &lt;/xs:annotation&gt;</w:delText>
                </w:r>
              </w:del>
            </w:ins>
          </w:p>
          <w:p w14:paraId="132D01CD" w14:textId="59CA1074" w:rsidR="00874469" w:rsidDel="00E067A3" w:rsidRDefault="00874469">
            <w:pPr>
              <w:pStyle w:val="Appx"/>
              <w:rPr>
                <w:ins w:id="15016" w:author="aas" w:date="2013-10-14T02:06:00Z"/>
                <w:del w:id="15017" w:author="Anees Shaikh" w:date="2013-10-19T02:16:00Z"/>
              </w:rPr>
              <w:pPrChange w:id="15018" w:author="Anees Shaikh" w:date="2013-10-19T02:16:00Z">
                <w:pPr>
                  <w:pStyle w:val="XML1"/>
                </w:pPr>
              </w:pPrChange>
            </w:pPr>
            <w:ins w:id="15019" w:author="aas" w:date="2013-10-14T02:06:00Z">
              <w:del w:id="15020" w:author="Anees Shaikh" w:date="2013-10-19T02:16:00Z">
                <w:r w:rsidDel="00E067A3">
                  <w:delText xml:space="preserve">          &lt;xs:complexType&gt;</w:delText>
                </w:r>
              </w:del>
            </w:ins>
          </w:p>
          <w:p w14:paraId="40AAC20E" w14:textId="37E6247B" w:rsidR="00874469" w:rsidDel="00E067A3" w:rsidRDefault="00874469">
            <w:pPr>
              <w:pStyle w:val="Appx"/>
              <w:rPr>
                <w:ins w:id="15021" w:author="aas" w:date="2013-10-14T02:06:00Z"/>
                <w:del w:id="15022" w:author="Anees Shaikh" w:date="2013-10-19T02:16:00Z"/>
              </w:rPr>
              <w:pPrChange w:id="15023" w:author="Anees Shaikh" w:date="2013-10-19T02:16:00Z">
                <w:pPr>
                  <w:pStyle w:val="XML1"/>
                </w:pPr>
              </w:pPrChange>
            </w:pPr>
            <w:ins w:id="15024" w:author="aas" w:date="2013-10-14T02:06:00Z">
              <w:del w:id="15025" w:author="Anees Shaikh" w:date="2013-10-19T02:16:00Z">
                <w:r w:rsidDel="00E067A3">
                  <w:delText xml:space="preserve">            &lt;xs:sequence&gt;</w:delText>
                </w:r>
              </w:del>
            </w:ins>
          </w:p>
          <w:p w14:paraId="71E36FD8" w14:textId="43828632" w:rsidR="00874469" w:rsidDel="00E067A3" w:rsidRDefault="00874469">
            <w:pPr>
              <w:pStyle w:val="Appx"/>
              <w:rPr>
                <w:ins w:id="15026" w:author="aas" w:date="2013-10-14T02:06:00Z"/>
                <w:del w:id="15027" w:author="Anees Shaikh" w:date="2013-10-19T02:16:00Z"/>
              </w:rPr>
              <w:pPrChange w:id="15028" w:author="Anees Shaikh" w:date="2013-10-19T02:16:00Z">
                <w:pPr>
                  <w:pStyle w:val="XML1"/>
                </w:pPr>
              </w:pPrChange>
            </w:pPr>
            <w:ins w:id="15029" w:author="aas" w:date="2013-10-14T02:06:00Z">
              <w:del w:id="15030" w:author="Anees Shaikh" w:date="2013-10-19T02:16:00Z">
                <w:r w:rsidDel="00E067A3">
                  <w:delText xml:space="preserve">              &lt;xs:element name="switch" minOccurs="0" maxOccurs="unbounded"&gt;</w:delText>
                </w:r>
              </w:del>
            </w:ins>
          </w:p>
          <w:p w14:paraId="3D46ACBA" w14:textId="016301D0" w:rsidR="00874469" w:rsidDel="00E067A3" w:rsidRDefault="00874469">
            <w:pPr>
              <w:pStyle w:val="Appx"/>
              <w:rPr>
                <w:ins w:id="15031" w:author="aas" w:date="2013-10-14T02:06:00Z"/>
                <w:del w:id="15032" w:author="Anees Shaikh" w:date="2013-10-19T02:16:00Z"/>
              </w:rPr>
              <w:pPrChange w:id="15033" w:author="Anees Shaikh" w:date="2013-10-19T02:16:00Z">
                <w:pPr>
                  <w:pStyle w:val="XML1"/>
                </w:pPr>
              </w:pPrChange>
            </w:pPr>
            <w:ins w:id="15034" w:author="aas" w:date="2013-10-14T02:06:00Z">
              <w:del w:id="15035" w:author="Anees Shaikh" w:date="2013-10-19T02:16:00Z">
                <w:r w:rsidDel="00E067A3">
                  <w:delText xml:space="preserve">                &lt;xs:annotation&gt;</w:delText>
                </w:r>
              </w:del>
            </w:ins>
          </w:p>
          <w:p w14:paraId="5B5D2DC4" w14:textId="4E492D47" w:rsidR="00874469" w:rsidDel="00E067A3" w:rsidRDefault="00874469">
            <w:pPr>
              <w:pStyle w:val="Appx"/>
              <w:rPr>
                <w:ins w:id="15036" w:author="aas" w:date="2013-10-14T02:06:00Z"/>
                <w:del w:id="15037" w:author="Anees Shaikh" w:date="2013-10-19T02:16:00Z"/>
              </w:rPr>
              <w:pPrChange w:id="15038" w:author="Anees Shaikh" w:date="2013-10-19T02:16:00Z">
                <w:pPr>
                  <w:pStyle w:val="XML1"/>
                </w:pPr>
              </w:pPrChange>
            </w:pPr>
            <w:ins w:id="15039" w:author="aas" w:date="2013-10-14T02:06:00Z">
              <w:del w:id="15040" w:author="Anees Shaikh" w:date="2013-10-19T02:16:00Z">
                <w:r w:rsidDel="00E067A3">
                  <w:delText xml:space="preserve">                  &lt;xs:documentation&gt;</w:delText>
                </w:r>
              </w:del>
            </w:ins>
          </w:p>
          <w:p w14:paraId="20B19C03" w14:textId="685AD6C8" w:rsidR="00874469" w:rsidDel="00E067A3" w:rsidRDefault="00874469">
            <w:pPr>
              <w:pStyle w:val="Appx"/>
              <w:rPr>
                <w:ins w:id="15041" w:author="aas" w:date="2013-10-14T02:06:00Z"/>
                <w:del w:id="15042" w:author="Anees Shaikh" w:date="2013-10-19T02:16:00Z"/>
              </w:rPr>
              <w:pPrChange w:id="15043" w:author="Anees Shaikh" w:date="2013-10-19T02:16:00Z">
                <w:pPr>
                  <w:pStyle w:val="XML1"/>
                </w:pPr>
              </w:pPrChange>
            </w:pPr>
            <w:ins w:id="15044" w:author="aas" w:date="2013-10-14T02:06:00Z">
              <w:del w:id="15045" w:author="Anees Shaikh" w:date="2013-10-19T02:16:00Z">
                <w:r w:rsidDel="00E067A3">
                  <w:delText xml:space="preserve">                    The list of all OpenFlow Logical Switches on the OpenFlow Capable</w:delText>
                </w:r>
              </w:del>
            </w:ins>
          </w:p>
          <w:p w14:paraId="58BAD077" w14:textId="7FEEA1BA" w:rsidR="00874469" w:rsidDel="00E067A3" w:rsidRDefault="00874469">
            <w:pPr>
              <w:pStyle w:val="Appx"/>
              <w:rPr>
                <w:ins w:id="15046" w:author="aas" w:date="2013-10-14T02:06:00Z"/>
                <w:del w:id="15047" w:author="Anees Shaikh" w:date="2013-10-19T02:16:00Z"/>
              </w:rPr>
              <w:pPrChange w:id="15048" w:author="Anees Shaikh" w:date="2013-10-19T02:16:00Z">
                <w:pPr>
                  <w:pStyle w:val="XML1"/>
                </w:pPr>
              </w:pPrChange>
            </w:pPr>
            <w:ins w:id="15049" w:author="aas" w:date="2013-10-14T02:06:00Z">
              <w:del w:id="15050" w:author="Anees Shaikh" w:date="2013-10-19T02:16:00Z">
                <w:r w:rsidDel="00E067A3">
                  <w:delText xml:space="preserve">                           Switch.</w:delText>
                </w:r>
              </w:del>
            </w:ins>
          </w:p>
          <w:p w14:paraId="11DC59F9" w14:textId="00BF4C11" w:rsidR="00874469" w:rsidDel="00E067A3" w:rsidRDefault="00874469">
            <w:pPr>
              <w:pStyle w:val="Appx"/>
              <w:rPr>
                <w:ins w:id="15051" w:author="aas" w:date="2013-10-14T02:06:00Z"/>
                <w:del w:id="15052" w:author="Anees Shaikh" w:date="2013-10-19T02:16:00Z"/>
              </w:rPr>
              <w:pPrChange w:id="15053" w:author="Anees Shaikh" w:date="2013-10-19T02:16:00Z">
                <w:pPr>
                  <w:pStyle w:val="XML1"/>
                </w:pPr>
              </w:pPrChange>
            </w:pPr>
            <w:ins w:id="15054" w:author="aas" w:date="2013-10-14T02:06:00Z">
              <w:del w:id="15055" w:author="Anees Shaikh" w:date="2013-10-19T02:16:00Z">
                <w:r w:rsidDel="00E067A3">
                  <w:delText xml:space="preserve">                  &lt;/xs:documentation&gt;</w:delText>
                </w:r>
              </w:del>
            </w:ins>
          </w:p>
          <w:p w14:paraId="4D7458C8" w14:textId="39F654B8" w:rsidR="00874469" w:rsidDel="00E067A3" w:rsidRDefault="00874469">
            <w:pPr>
              <w:pStyle w:val="Appx"/>
              <w:rPr>
                <w:ins w:id="15056" w:author="aas" w:date="2013-10-14T02:06:00Z"/>
                <w:del w:id="15057" w:author="Anees Shaikh" w:date="2013-10-19T02:16:00Z"/>
              </w:rPr>
              <w:pPrChange w:id="15058" w:author="Anees Shaikh" w:date="2013-10-19T02:16:00Z">
                <w:pPr>
                  <w:pStyle w:val="XML1"/>
                </w:pPr>
              </w:pPrChange>
            </w:pPr>
            <w:ins w:id="15059" w:author="aas" w:date="2013-10-14T02:06:00Z">
              <w:del w:id="15060" w:author="Anees Shaikh" w:date="2013-10-19T02:16:00Z">
                <w:r w:rsidDel="00E067A3">
                  <w:delText xml:space="preserve">                &lt;/xs:annotation&gt;</w:delText>
                </w:r>
              </w:del>
            </w:ins>
          </w:p>
          <w:p w14:paraId="037EDAC2" w14:textId="3A1CE9B7" w:rsidR="00874469" w:rsidDel="00E067A3" w:rsidRDefault="00874469">
            <w:pPr>
              <w:pStyle w:val="Appx"/>
              <w:rPr>
                <w:ins w:id="15061" w:author="aas" w:date="2013-10-14T02:06:00Z"/>
                <w:del w:id="15062" w:author="Anees Shaikh" w:date="2013-10-19T02:16:00Z"/>
              </w:rPr>
              <w:pPrChange w:id="15063" w:author="Anees Shaikh" w:date="2013-10-19T02:16:00Z">
                <w:pPr>
                  <w:pStyle w:val="XML1"/>
                </w:pPr>
              </w:pPrChange>
            </w:pPr>
            <w:ins w:id="15064" w:author="aas" w:date="2013-10-14T02:06:00Z">
              <w:del w:id="15065" w:author="Anees Shaikh" w:date="2013-10-19T02:16:00Z">
                <w:r w:rsidDel="00E067A3">
                  <w:delText xml:space="preserve">                &lt;xs:complexType&gt;</w:delText>
                </w:r>
              </w:del>
            </w:ins>
          </w:p>
          <w:p w14:paraId="349AFFBF" w14:textId="023EE747" w:rsidR="00874469" w:rsidDel="00E067A3" w:rsidRDefault="00874469">
            <w:pPr>
              <w:pStyle w:val="Appx"/>
              <w:rPr>
                <w:ins w:id="15066" w:author="aas" w:date="2013-10-14T02:06:00Z"/>
                <w:del w:id="15067" w:author="Anees Shaikh" w:date="2013-10-19T02:16:00Z"/>
              </w:rPr>
              <w:pPrChange w:id="15068" w:author="Anees Shaikh" w:date="2013-10-19T02:16:00Z">
                <w:pPr>
                  <w:pStyle w:val="XML1"/>
                </w:pPr>
              </w:pPrChange>
            </w:pPr>
            <w:ins w:id="15069" w:author="aas" w:date="2013-10-14T02:06:00Z">
              <w:del w:id="15070" w:author="Anees Shaikh" w:date="2013-10-19T02:16:00Z">
                <w:r w:rsidDel="00E067A3">
                  <w:delText xml:space="preserve">                  &lt;xs:sequence&gt;</w:delText>
                </w:r>
              </w:del>
            </w:ins>
          </w:p>
          <w:p w14:paraId="39520FDD" w14:textId="423B4172" w:rsidR="00874469" w:rsidDel="00E067A3" w:rsidRDefault="00874469">
            <w:pPr>
              <w:pStyle w:val="Appx"/>
              <w:rPr>
                <w:ins w:id="15071" w:author="aas" w:date="2013-10-14T02:06:00Z"/>
                <w:del w:id="15072" w:author="Anees Shaikh" w:date="2013-10-19T02:16:00Z"/>
              </w:rPr>
              <w:pPrChange w:id="15073" w:author="Anees Shaikh" w:date="2013-10-19T02:16:00Z">
                <w:pPr>
                  <w:pStyle w:val="XML1"/>
                </w:pPr>
              </w:pPrChange>
            </w:pPr>
            <w:ins w:id="15074" w:author="aas" w:date="2013-10-14T02:06:00Z">
              <w:del w:id="15075" w:author="Anees Shaikh" w:date="2013-10-19T02:16:00Z">
                <w:r w:rsidDel="00E067A3">
                  <w:delText xml:space="preserve">                    &lt;xs:element name="id"  type="OFConfigId"&gt;</w:delText>
                </w:r>
              </w:del>
            </w:ins>
          </w:p>
          <w:p w14:paraId="1C376415" w14:textId="764A8429" w:rsidR="00874469" w:rsidDel="00E067A3" w:rsidRDefault="00874469">
            <w:pPr>
              <w:pStyle w:val="Appx"/>
              <w:rPr>
                <w:ins w:id="15076" w:author="aas" w:date="2013-10-14T02:06:00Z"/>
                <w:del w:id="15077" w:author="Anees Shaikh" w:date="2013-10-19T02:16:00Z"/>
              </w:rPr>
              <w:pPrChange w:id="15078" w:author="Anees Shaikh" w:date="2013-10-19T02:16:00Z">
                <w:pPr>
                  <w:pStyle w:val="XML1"/>
                </w:pPr>
              </w:pPrChange>
            </w:pPr>
            <w:ins w:id="15079" w:author="aas" w:date="2013-10-14T02:06:00Z">
              <w:del w:id="15080" w:author="Anees Shaikh" w:date="2013-10-19T02:16:00Z">
                <w:r w:rsidDel="00E067A3">
                  <w:delText xml:space="preserve">                      &lt;xs:annotation&gt;</w:delText>
                </w:r>
              </w:del>
            </w:ins>
          </w:p>
          <w:p w14:paraId="14074875" w14:textId="23BD1042" w:rsidR="00874469" w:rsidDel="00E067A3" w:rsidRDefault="00874469">
            <w:pPr>
              <w:pStyle w:val="Appx"/>
              <w:rPr>
                <w:ins w:id="15081" w:author="aas" w:date="2013-10-14T02:06:00Z"/>
                <w:del w:id="15082" w:author="Anees Shaikh" w:date="2013-10-19T02:16:00Z"/>
              </w:rPr>
              <w:pPrChange w:id="15083" w:author="Anees Shaikh" w:date="2013-10-19T02:16:00Z">
                <w:pPr>
                  <w:pStyle w:val="XML1"/>
                </w:pPr>
              </w:pPrChange>
            </w:pPr>
            <w:ins w:id="15084" w:author="aas" w:date="2013-10-14T02:06:00Z">
              <w:del w:id="15085" w:author="Anees Shaikh" w:date="2013-10-19T02:16:00Z">
                <w:r w:rsidDel="00E067A3">
                  <w:delText xml:space="preserve">                        &lt;xs:documentation&gt;</w:delText>
                </w:r>
              </w:del>
            </w:ins>
          </w:p>
          <w:p w14:paraId="76736746" w14:textId="6309C746" w:rsidR="00874469" w:rsidDel="00E067A3" w:rsidRDefault="00874469">
            <w:pPr>
              <w:pStyle w:val="Appx"/>
              <w:rPr>
                <w:ins w:id="15086" w:author="aas" w:date="2013-10-14T02:06:00Z"/>
                <w:del w:id="15087" w:author="Anees Shaikh" w:date="2013-10-19T02:16:00Z"/>
              </w:rPr>
              <w:pPrChange w:id="15088" w:author="Anees Shaikh" w:date="2013-10-19T02:16:00Z">
                <w:pPr>
                  <w:pStyle w:val="XML1"/>
                </w:pPr>
              </w:pPrChange>
            </w:pPr>
            <w:ins w:id="15089" w:author="aas" w:date="2013-10-14T02:06:00Z">
              <w:del w:id="15090" w:author="Anees Shaikh" w:date="2013-10-19T02:16:00Z">
                <w:r w:rsidDel="00E067A3">
                  <w:delText xml:space="preserve">                          A unique but locally arbitrary identifier that</w:delText>
                </w:r>
              </w:del>
            </w:ins>
          </w:p>
          <w:p w14:paraId="444DE02A" w14:textId="092EB30E" w:rsidR="00874469" w:rsidDel="00E067A3" w:rsidRDefault="00874469">
            <w:pPr>
              <w:pStyle w:val="Appx"/>
              <w:rPr>
                <w:ins w:id="15091" w:author="aas" w:date="2013-10-14T02:06:00Z"/>
                <w:del w:id="15092" w:author="Anees Shaikh" w:date="2013-10-19T02:16:00Z"/>
              </w:rPr>
              <w:pPrChange w:id="15093" w:author="Anees Shaikh" w:date="2013-10-19T02:16:00Z">
                <w:pPr>
                  <w:pStyle w:val="XML1"/>
                </w:pPr>
              </w:pPrChange>
            </w:pPr>
            <w:ins w:id="15094" w:author="aas" w:date="2013-10-14T02:06:00Z">
              <w:del w:id="15095" w:author="Anees Shaikh" w:date="2013-10-19T02:16:00Z">
                <w:r w:rsidDel="00E067A3">
                  <w:delText xml:space="preserve">                                 identifies a Logical Switch within the context of an</w:delText>
                </w:r>
              </w:del>
            </w:ins>
          </w:p>
          <w:p w14:paraId="7A9D8F49" w14:textId="5F97E5C5" w:rsidR="00874469" w:rsidDel="00E067A3" w:rsidRDefault="00874469">
            <w:pPr>
              <w:pStyle w:val="Appx"/>
              <w:rPr>
                <w:ins w:id="15096" w:author="aas" w:date="2013-10-14T02:06:00Z"/>
                <w:del w:id="15097" w:author="Anees Shaikh" w:date="2013-10-19T02:16:00Z"/>
              </w:rPr>
              <w:pPrChange w:id="15098" w:author="Anees Shaikh" w:date="2013-10-19T02:16:00Z">
                <w:pPr>
                  <w:pStyle w:val="XML1"/>
                </w:pPr>
              </w:pPrChange>
            </w:pPr>
            <w:ins w:id="15099" w:author="aas" w:date="2013-10-14T02:06:00Z">
              <w:del w:id="15100" w:author="Anees Shaikh" w:date="2013-10-19T02:16:00Z">
                <w:r w:rsidDel="00E067A3">
                  <w:delText xml:space="preserve">                                 OpenFlow Capable Switch. It MUST be persistent across</w:delText>
                </w:r>
              </w:del>
            </w:ins>
          </w:p>
          <w:p w14:paraId="098ED02B" w14:textId="50817C5E" w:rsidR="00874469" w:rsidDel="00E067A3" w:rsidRDefault="00874469">
            <w:pPr>
              <w:pStyle w:val="Appx"/>
              <w:rPr>
                <w:ins w:id="15101" w:author="aas" w:date="2013-10-14T02:06:00Z"/>
                <w:del w:id="15102" w:author="Anees Shaikh" w:date="2013-10-19T02:16:00Z"/>
              </w:rPr>
              <w:pPrChange w:id="15103" w:author="Anees Shaikh" w:date="2013-10-19T02:16:00Z">
                <w:pPr>
                  <w:pStyle w:val="XML1"/>
                </w:pPr>
              </w:pPrChange>
            </w:pPr>
            <w:ins w:id="15104" w:author="aas" w:date="2013-10-14T02:06:00Z">
              <w:del w:id="15105" w:author="Anees Shaikh" w:date="2013-10-19T02:16:00Z">
                <w:r w:rsidDel="00E067A3">
                  <w:delText xml:space="preserve">                                 reboots of the OpenFlow Capable Switch.</w:delText>
                </w:r>
              </w:del>
            </w:ins>
          </w:p>
          <w:p w14:paraId="46D4C3C8" w14:textId="128CFEB0" w:rsidR="00874469" w:rsidDel="00E067A3" w:rsidRDefault="00874469">
            <w:pPr>
              <w:pStyle w:val="Appx"/>
              <w:rPr>
                <w:ins w:id="15106" w:author="aas" w:date="2013-10-14T02:06:00Z"/>
                <w:del w:id="15107" w:author="Anees Shaikh" w:date="2013-10-19T02:16:00Z"/>
              </w:rPr>
              <w:pPrChange w:id="15108" w:author="Anees Shaikh" w:date="2013-10-19T02:16:00Z">
                <w:pPr>
                  <w:pStyle w:val="XML1"/>
                </w:pPr>
              </w:pPrChange>
            </w:pPr>
            <w:ins w:id="15109" w:author="aas" w:date="2013-10-14T02:06:00Z">
              <w:del w:id="15110" w:author="Anees Shaikh" w:date="2013-10-19T02:16:00Z">
                <w:r w:rsidDel="00E067A3">
                  <w:delText xml:space="preserve">                        &lt;/xs:documentation&gt;</w:delText>
                </w:r>
              </w:del>
            </w:ins>
          </w:p>
          <w:p w14:paraId="6B67B867" w14:textId="461365ED" w:rsidR="00874469" w:rsidDel="00E067A3" w:rsidRDefault="00874469">
            <w:pPr>
              <w:pStyle w:val="Appx"/>
              <w:rPr>
                <w:ins w:id="15111" w:author="aas" w:date="2013-10-14T02:06:00Z"/>
                <w:del w:id="15112" w:author="Anees Shaikh" w:date="2013-10-19T02:16:00Z"/>
              </w:rPr>
              <w:pPrChange w:id="15113" w:author="Anees Shaikh" w:date="2013-10-19T02:16:00Z">
                <w:pPr>
                  <w:pStyle w:val="XML1"/>
                </w:pPr>
              </w:pPrChange>
            </w:pPr>
            <w:ins w:id="15114" w:author="aas" w:date="2013-10-14T02:06:00Z">
              <w:del w:id="15115" w:author="Anees Shaikh" w:date="2013-10-19T02:16:00Z">
                <w:r w:rsidDel="00E067A3">
                  <w:delText xml:space="preserve">                      &lt;/xs:annotation&gt;</w:delText>
                </w:r>
              </w:del>
            </w:ins>
          </w:p>
          <w:p w14:paraId="051A4514" w14:textId="713A1394" w:rsidR="00874469" w:rsidDel="00E067A3" w:rsidRDefault="00874469">
            <w:pPr>
              <w:pStyle w:val="Appx"/>
              <w:rPr>
                <w:ins w:id="15116" w:author="aas" w:date="2013-10-14T02:06:00Z"/>
                <w:del w:id="15117" w:author="Anees Shaikh" w:date="2013-10-19T02:16:00Z"/>
              </w:rPr>
              <w:pPrChange w:id="15118" w:author="Anees Shaikh" w:date="2013-10-19T02:16:00Z">
                <w:pPr>
                  <w:pStyle w:val="XML1"/>
                </w:pPr>
              </w:pPrChange>
            </w:pPr>
            <w:ins w:id="15119" w:author="aas" w:date="2013-10-14T02:06:00Z">
              <w:del w:id="15120" w:author="Anees Shaikh" w:date="2013-10-19T02:16:00Z">
                <w:r w:rsidDel="00E067A3">
                  <w:delText xml:space="preserve">                    &lt;/xs:element&gt;</w:delText>
                </w:r>
              </w:del>
            </w:ins>
          </w:p>
          <w:p w14:paraId="5BD8B4E7" w14:textId="5C0E16D7" w:rsidR="00874469" w:rsidDel="00E067A3" w:rsidRDefault="00874469">
            <w:pPr>
              <w:pStyle w:val="Appx"/>
              <w:rPr>
                <w:ins w:id="15121" w:author="aas" w:date="2013-10-14T02:06:00Z"/>
                <w:del w:id="15122" w:author="Anees Shaikh" w:date="2013-10-19T02:16:00Z"/>
              </w:rPr>
              <w:pPrChange w:id="15123" w:author="Anees Shaikh" w:date="2013-10-19T02:16:00Z">
                <w:pPr>
                  <w:pStyle w:val="XML1"/>
                </w:pPr>
              </w:pPrChange>
            </w:pPr>
            <w:ins w:id="15124" w:author="aas" w:date="2013-10-14T02:06:00Z">
              <w:del w:id="15125" w:author="Anees Shaikh" w:date="2013-10-19T02:16:00Z">
                <w:r w:rsidDel="00E067A3">
                  <w:delText xml:space="preserve">                    &lt;xs:element name="capabilities" minOccurs="0"&gt;</w:delText>
                </w:r>
              </w:del>
            </w:ins>
          </w:p>
          <w:p w14:paraId="23A0FB4E" w14:textId="238F1C89" w:rsidR="00874469" w:rsidDel="00E067A3" w:rsidRDefault="00874469">
            <w:pPr>
              <w:pStyle w:val="Appx"/>
              <w:rPr>
                <w:ins w:id="15126" w:author="aas" w:date="2013-10-14T02:06:00Z"/>
                <w:del w:id="15127" w:author="Anees Shaikh" w:date="2013-10-19T02:16:00Z"/>
              </w:rPr>
              <w:pPrChange w:id="15128" w:author="Anees Shaikh" w:date="2013-10-19T02:16:00Z">
                <w:pPr>
                  <w:pStyle w:val="XML1"/>
                </w:pPr>
              </w:pPrChange>
            </w:pPr>
            <w:ins w:id="15129" w:author="aas" w:date="2013-10-14T02:06:00Z">
              <w:del w:id="15130" w:author="Anees Shaikh" w:date="2013-10-19T02:16:00Z">
                <w:r w:rsidDel="00E067A3">
                  <w:delText xml:space="preserve">                      &lt;xs:annotation&gt;</w:delText>
                </w:r>
              </w:del>
            </w:ins>
          </w:p>
          <w:p w14:paraId="71D59CB3" w14:textId="5DB13983" w:rsidR="00874469" w:rsidDel="00E067A3" w:rsidRDefault="00874469">
            <w:pPr>
              <w:pStyle w:val="Appx"/>
              <w:rPr>
                <w:ins w:id="15131" w:author="aas" w:date="2013-10-14T02:06:00Z"/>
                <w:del w:id="15132" w:author="Anees Shaikh" w:date="2013-10-19T02:16:00Z"/>
              </w:rPr>
              <w:pPrChange w:id="15133" w:author="Anees Shaikh" w:date="2013-10-19T02:16:00Z">
                <w:pPr>
                  <w:pStyle w:val="XML1"/>
                </w:pPr>
              </w:pPrChange>
            </w:pPr>
            <w:ins w:id="15134" w:author="aas" w:date="2013-10-14T02:06:00Z">
              <w:del w:id="15135" w:author="Anees Shaikh" w:date="2013-10-19T02:16:00Z">
                <w:r w:rsidDel="00E067A3">
                  <w:delText xml:space="preserve">                        &lt;xs:documentation&gt;</w:delText>
                </w:r>
              </w:del>
            </w:ins>
          </w:p>
          <w:p w14:paraId="2AE9762A" w14:textId="72F83D64" w:rsidR="00874469" w:rsidDel="00E067A3" w:rsidRDefault="00874469">
            <w:pPr>
              <w:pStyle w:val="Appx"/>
              <w:rPr>
                <w:ins w:id="15136" w:author="aas" w:date="2013-10-14T02:06:00Z"/>
                <w:del w:id="15137" w:author="Anees Shaikh" w:date="2013-10-19T02:16:00Z"/>
              </w:rPr>
              <w:pPrChange w:id="15138" w:author="Anees Shaikh" w:date="2013-10-19T02:16:00Z">
                <w:pPr>
                  <w:pStyle w:val="XML1"/>
                </w:pPr>
              </w:pPrChange>
            </w:pPr>
            <w:ins w:id="15139" w:author="aas" w:date="2013-10-14T02:06:00Z">
              <w:del w:id="15140" w:author="Anees Shaikh" w:date="2013-10-19T02:16:00Z">
                <w:r w:rsidDel="00E067A3">
                  <w:delText xml:space="preserve">                          This element contains all capability items that</w:delText>
                </w:r>
              </w:del>
            </w:ins>
          </w:p>
          <w:p w14:paraId="5966FBE7" w14:textId="38580743" w:rsidR="00874469" w:rsidDel="00E067A3" w:rsidRDefault="00874469">
            <w:pPr>
              <w:pStyle w:val="Appx"/>
              <w:rPr>
                <w:ins w:id="15141" w:author="aas" w:date="2013-10-14T02:06:00Z"/>
                <w:del w:id="15142" w:author="Anees Shaikh" w:date="2013-10-19T02:16:00Z"/>
              </w:rPr>
              <w:pPrChange w:id="15143" w:author="Anees Shaikh" w:date="2013-10-19T02:16:00Z">
                <w:pPr>
                  <w:pStyle w:val="XML1"/>
                </w:pPr>
              </w:pPrChange>
            </w:pPr>
            <w:ins w:id="15144" w:author="aas" w:date="2013-10-14T02:06:00Z">
              <w:del w:id="15145" w:author="Anees Shaikh" w:date="2013-10-19T02:16:00Z">
                <w:r w:rsidDel="00E067A3">
                  <w:delText xml:space="preserve">                                 an OpenFlow Logical Switch MAY implement.</w:delText>
                </w:r>
              </w:del>
            </w:ins>
          </w:p>
          <w:p w14:paraId="5EDAB42B" w14:textId="241B5867" w:rsidR="00874469" w:rsidDel="00E067A3" w:rsidRDefault="00874469">
            <w:pPr>
              <w:pStyle w:val="Appx"/>
              <w:rPr>
                <w:ins w:id="15146" w:author="aas" w:date="2013-10-14T02:06:00Z"/>
                <w:del w:id="15147" w:author="Anees Shaikh" w:date="2013-10-19T02:16:00Z"/>
              </w:rPr>
              <w:pPrChange w:id="15148" w:author="Anees Shaikh" w:date="2013-10-19T02:16:00Z">
                <w:pPr>
                  <w:pStyle w:val="XML1"/>
                </w:pPr>
              </w:pPrChange>
            </w:pPr>
            <w:ins w:id="15149" w:author="aas" w:date="2013-10-14T02:06:00Z">
              <w:del w:id="15150" w:author="Anees Shaikh" w:date="2013-10-19T02:16:00Z">
                <w:r w:rsidDel="00E067A3">
                  <w:delText xml:space="preserve">                        &lt;/xs:documentation&gt;</w:delText>
                </w:r>
              </w:del>
            </w:ins>
          </w:p>
          <w:p w14:paraId="073EBB01" w14:textId="56280F3A" w:rsidR="00874469" w:rsidDel="00E067A3" w:rsidRDefault="00874469">
            <w:pPr>
              <w:pStyle w:val="Appx"/>
              <w:rPr>
                <w:ins w:id="15151" w:author="aas" w:date="2013-10-14T02:06:00Z"/>
                <w:del w:id="15152" w:author="Anees Shaikh" w:date="2013-10-19T02:16:00Z"/>
              </w:rPr>
              <w:pPrChange w:id="15153" w:author="Anees Shaikh" w:date="2013-10-19T02:16:00Z">
                <w:pPr>
                  <w:pStyle w:val="XML1"/>
                </w:pPr>
              </w:pPrChange>
            </w:pPr>
            <w:ins w:id="15154" w:author="aas" w:date="2013-10-14T02:06:00Z">
              <w:del w:id="15155" w:author="Anees Shaikh" w:date="2013-10-19T02:16:00Z">
                <w:r w:rsidDel="00E067A3">
                  <w:delText xml:space="preserve">                      &lt;/xs:annotation&gt;</w:delText>
                </w:r>
              </w:del>
            </w:ins>
          </w:p>
          <w:p w14:paraId="0C98BFA0" w14:textId="59DD19DB" w:rsidR="00874469" w:rsidDel="00E067A3" w:rsidRDefault="00874469">
            <w:pPr>
              <w:pStyle w:val="Appx"/>
              <w:rPr>
                <w:ins w:id="15156" w:author="aas" w:date="2013-10-14T02:06:00Z"/>
                <w:del w:id="15157" w:author="Anees Shaikh" w:date="2013-10-19T02:16:00Z"/>
              </w:rPr>
              <w:pPrChange w:id="15158" w:author="Anees Shaikh" w:date="2013-10-19T02:16:00Z">
                <w:pPr>
                  <w:pStyle w:val="XML1"/>
                </w:pPr>
              </w:pPrChange>
            </w:pPr>
            <w:ins w:id="15159" w:author="aas" w:date="2013-10-14T02:06:00Z">
              <w:del w:id="15160" w:author="Anees Shaikh" w:date="2013-10-19T02:16:00Z">
                <w:r w:rsidDel="00E067A3">
                  <w:delText xml:space="preserve">                      &lt;xs:complexType&gt;</w:delText>
                </w:r>
              </w:del>
            </w:ins>
          </w:p>
          <w:p w14:paraId="5AFC21AF" w14:textId="1235D515" w:rsidR="00874469" w:rsidDel="00E067A3" w:rsidRDefault="00874469">
            <w:pPr>
              <w:pStyle w:val="Appx"/>
              <w:rPr>
                <w:ins w:id="15161" w:author="aas" w:date="2013-10-14T02:06:00Z"/>
                <w:del w:id="15162" w:author="Anees Shaikh" w:date="2013-10-19T02:16:00Z"/>
              </w:rPr>
              <w:pPrChange w:id="15163" w:author="Anees Shaikh" w:date="2013-10-19T02:16:00Z">
                <w:pPr>
                  <w:pStyle w:val="XML1"/>
                </w:pPr>
              </w:pPrChange>
            </w:pPr>
            <w:ins w:id="15164" w:author="aas" w:date="2013-10-14T02:06:00Z">
              <w:del w:id="15165" w:author="Anees Shaikh" w:date="2013-10-19T02:16:00Z">
                <w:r w:rsidDel="00E067A3">
                  <w:delText xml:space="preserve">                        &lt;xs:sequence&gt;</w:delText>
                </w:r>
              </w:del>
            </w:ins>
          </w:p>
          <w:p w14:paraId="15A51822" w14:textId="363C3709" w:rsidR="00874469" w:rsidDel="00E067A3" w:rsidRDefault="00874469">
            <w:pPr>
              <w:pStyle w:val="Appx"/>
              <w:rPr>
                <w:ins w:id="15166" w:author="aas" w:date="2013-10-14T02:06:00Z"/>
                <w:del w:id="15167" w:author="Anees Shaikh" w:date="2013-10-19T02:16:00Z"/>
              </w:rPr>
              <w:pPrChange w:id="15168" w:author="Anees Shaikh" w:date="2013-10-19T02:16:00Z">
                <w:pPr>
                  <w:pStyle w:val="XML1"/>
                </w:pPr>
              </w:pPrChange>
            </w:pPr>
            <w:ins w:id="15169" w:author="aas" w:date="2013-10-14T02:06:00Z">
              <w:del w:id="15170" w:author="Anees Shaikh" w:date="2013-10-19T02:16:00Z">
                <w:r w:rsidDel="00E067A3">
                  <w:delText xml:space="preserve">                          &lt;xs:element name="max-buffered-packets" minOccurs="0"  type="xs:unsignedInt"&gt;</w:delText>
                </w:r>
              </w:del>
            </w:ins>
          </w:p>
          <w:p w14:paraId="799B96DB" w14:textId="3F1814C8" w:rsidR="00874469" w:rsidDel="00E067A3" w:rsidRDefault="00874469">
            <w:pPr>
              <w:pStyle w:val="Appx"/>
              <w:rPr>
                <w:ins w:id="15171" w:author="aas" w:date="2013-10-14T02:06:00Z"/>
                <w:del w:id="15172" w:author="Anees Shaikh" w:date="2013-10-19T02:16:00Z"/>
              </w:rPr>
              <w:pPrChange w:id="15173" w:author="Anees Shaikh" w:date="2013-10-19T02:16:00Z">
                <w:pPr>
                  <w:pStyle w:val="XML1"/>
                </w:pPr>
              </w:pPrChange>
            </w:pPr>
            <w:ins w:id="15174" w:author="aas" w:date="2013-10-14T02:06:00Z">
              <w:del w:id="15175" w:author="Anees Shaikh" w:date="2013-10-19T02:16:00Z">
                <w:r w:rsidDel="00E067A3">
                  <w:delText xml:space="preserve">                            &lt;xs:annotation&gt;</w:delText>
                </w:r>
              </w:del>
            </w:ins>
          </w:p>
          <w:p w14:paraId="60F74CD6" w14:textId="13C79DD1" w:rsidR="00874469" w:rsidDel="00E067A3" w:rsidRDefault="00874469">
            <w:pPr>
              <w:pStyle w:val="Appx"/>
              <w:rPr>
                <w:ins w:id="15176" w:author="aas" w:date="2013-10-14T02:06:00Z"/>
                <w:del w:id="15177" w:author="Anees Shaikh" w:date="2013-10-19T02:16:00Z"/>
              </w:rPr>
              <w:pPrChange w:id="15178" w:author="Anees Shaikh" w:date="2013-10-19T02:16:00Z">
                <w:pPr>
                  <w:pStyle w:val="XML1"/>
                </w:pPr>
              </w:pPrChange>
            </w:pPr>
            <w:ins w:id="15179" w:author="aas" w:date="2013-10-14T02:06:00Z">
              <w:del w:id="15180" w:author="Anees Shaikh" w:date="2013-10-19T02:16:00Z">
                <w:r w:rsidDel="00E067A3">
                  <w:delText xml:space="preserve">                              &lt;xs:documentation&gt;</w:delText>
                </w:r>
              </w:del>
            </w:ins>
          </w:p>
          <w:p w14:paraId="0A4BA28F" w14:textId="6BFE1D9C" w:rsidR="00874469" w:rsidDel="00E067A3" w:rsidRDefault="00874469">
            <w:pPr>
              <w:pStyle w:val="Appx"/>
              <w:rPr>
                <w:ins w:id="15181" w:author="aas" w:date="2013-10-14T02:06:00Z"/>
                <w:del w:id="15182" w:author="Anees Shaikh" w:date="2013-10-19T02:16:00Z"/>
              </w:rPr>
              <w:pPrChange w:id="15183" w:author="Anees Shaikh" w:date="2013-10-19T02:16:00Z">
                <w:pPr>
                  <w:pStyle w:val="XML1"/>
                </w:pPr>
              </w:pPrChange>
            </w:pPr>
            <w:ins w:id="15184" w:author="aas" w:date="2013-10-14T02:06:00Z">
              <w:del w:id="15185" w:author="Anees Shaikh" w:date="2013-10-19T02:16:00Z">
                <w:r w:rsidDel="00E067A3">
                  <w:delText xml:space="preserve">                                The maximum number of packets the logical switch</w:delText>
                </w:r>
              </w:del>
            </w:ins>
          </w:p>
          <w:p w14:paraId="12A8023F" w14:textId="0EC2DCD7" w:rsidR="00874469" w:rsidDel="00E067A3" w:rsidRDefault="00874469">
            <w:pPr>
              <w:pStyle w:val="Appx"/>
              <w:rPr>
                <w:ins w:id="15186" w:author="aas" w:date="2013-10-14T02:06:00Z"/>
                <w:del w:id="15187" w:author="Anees Shaikh" w:date="2013-10-19T02:16:00Z"/>
              </w:rPr>
              <w:pPrChange w:id="15188" w:author="Anees Shaikh" w:date="2013-10-19T02:16:00Z">
                <w:pPr>
                  <w:pStyle w:val="XML1"/>
                </w:pPr>
              </w:pPrChange>
            </w:pPr>
            <w:ins w:id="15189" w:author="aas" w:date="2013-10-14T02:06:00Z">
              <w:del w:id="15190" w:author="Anees Shaikh" w:date="2013-10-19T02:16:00Z">
                <w:r w:rsidDel="00E067A3">
                  <w:delText xml:space="preserve">                                       can buffer when sending packets to the controller using</w:delText>
                </w:r>
              </w:del>
            </w:ins>
          </w:p>
          <w:p w14:paraId="526AEA80" w14:textId="3DCF74A5" w:rsidR="00874469" w:rsidDel="00E067A3" w:rsidRDefault="00874469">
            <w:pPr>
              <w:pStyle w:val="Appx"/>
              <w:rPr>
                <w:ins w:id="15191" w:author="aas" w:date="2013-10-14T02:06:00Z"/>
                <w:del w:id="15192" w:author="Anees Shaikh" w:date="2013-10-19T02:16:00Z"/>
              </w:rPr>
              <w:pPrChange w:id="15193" w:author="Anees Shaikh" w:date="2013-10-19T02:16:00Z">
                <w:pPr>
                  <w:pStyle w:val="XML1"/>
                </w:pPr>
              </w:pPrChange>
            </w:pPr>
            <w:ins w:id="15194" w:author="aas" w:date="2013-10-14T02:06:00Z">
              <w:del w:id="15195" w:author="Anees Shaikh" w:date="2013-10-19T02:16:00Z">
                <w:r w:rsidDel="00E067A3">
                  <w:delText xml:space="preserve">                                       packet-in messages.</w:delText>
                </w:r>
              </w:del>
            </w:ins>
          </w:p>
          <w:p w14:paraId="6AB31281" w14:textId="5ABAB395" w:rsidR="00874469" w:rsidDel="00E067A3" w:rsidRDefault="00874469">
            <w:pPr>
              <w:pStyle w:val="Appx"/>
              <w:rPr>
                <w:ins w:id="15196" w:author="aas" w:date="2013-10-14T02:06:00Z"/>
                <w:del w:id="15197" w:author="Anees Shaikh" w:date="2013-10-19T02:16:00Z"/>
              </w:rPr>
              <w:pPrChange w:id="15198" w:author="Anees Shaikh" w:date="2013-10-19T02:16:00Z">
                <w:pPr>
                  <w:pStyle w:val="XML1"/>
                </w:pPr>
              </w:pPrChange>
            </w:pPr>
            <w:ins w:id="15199" w:author="aas" w:date="2013-10-14T02:06:00Z">
              <w:del w:id="15200" w:author="Anees Shaikh" w:date="2013-10-19T02:16:00Z">
                <w:r w:rsidDel="00E067A3">
                  <w:delText xml:space="preserve">                              &lt;/xs:documentation&gt;</w:delText>
                </w:r>
              </w:del>
            </w:ins>
          </w:p>
          <w:p w14:paraId="72D9CF2E" w14:textId="47884C92" w:rsidR="00874469" w:rsidDel="00E067A3" w:rsidRDefault="00874469">
            <w:pPr>
              <w:pStyle w:val="Appx"/>
              <w:rPr>
                <w:ins w:id="15201" w:author="aas" w:date="2013-10-14T02:06:00Z"/>
                <w:del w:id="15202" w:author="Anees Shaikh" w:date="2013-10-19T02:16:00Z"/>
              </w:rPr>
              <w:pPrChange w:id="15203" w:author="Anees Shaikh" w:date="2013-10-19T02:16:00Z">
                <w:pPr>
                  <w:pStyle w:val="XML1"/>
                </w:pPr>
              </w:pPrChange>
            </w:pPr>
            <w:ins w:id="15204" w:author="aas" w:date="2013-10-14T02:06:00Z">
              <w:del w:id="15205" w:author="Anees Shaikh" w:date="2013-10-19T02:16:00Z">
                <w:r w:rsidDel="00E067A3">
                  <w:delText xml:space="preserve">                            &lt;/xs:annotation&gt;</w:delText>
                </w:r>
              </w:del>
            </w:ins>
          </w:p>
          <w:p w14:paraId="28EDFC44" w14:textId="52EE5707" w:rsidR="00874469" w:rsidDel="00E067A3" w:rsidRDefault="00874469">
            <w:pPr>
              <w:pStyle w:val="Appx"/>
              <w:rPr>
                <w:ins w:id="15206" w:author="aas" w:date="2013-10-14T02:06:00Z"/>
                <w:del w:id="15207" w:author="Anees Shaikh" w:date="2013-10-19T02:16:00Z"/>
              </w:rPr>
              <w:pPrChange w:id="15208" w:author="Anees Shaikh" w:date="2013-10-19T02:16:00Z">
                <w:pPr>
                  <w:pStyle w:val="XML1"/>
                </w:pPr>
              </w:pPrChange>
            </w:pPr>
            <w:ins w:id="15209" w:author="aas" w:date="2013-10-14T02:06:00Z">
              <w:del w:id="15210" w:author="Anees Shaikh" w:date="2013-10-19T02:16:00Z">
                <w:r w:rsidDel="00E067A3">
                  <w:delText xml:space="preserve">                          &lt;/xs:element&gt;</w:delText>
                </w:r>
              </w:del>
            </w:ins>
          </w:p>
          <w:p w14:paraId="4CF38D8D" w14:textId="1C8D8727" w:rsidR="00874469" w:rsidDel="00E067A3" w:rsidRDefault="00874469">
            <w:pPr>
              <w:pStyle w:val="Appx"/>
              <w:rPr>
                <w:ins w:id="15211" w:author="aas" w:date="2013-10-14T02:06:00Z"/>
                <w:del w:id="15212" w:author="Anees Shaikh" w:date="2013-10-19T02:16:00Z"/>
              </w:rPr>
              <w:pPrChange w:id="15213" w:author="Anees Shaikh" w:date="2013-10-19T02:16:00Z">
                <w:pPr>
                  <w:pStyle w:val="XML1"/>
                </w:pPr>
              </w:pPrChange>
            </w:pPr>
            <w:ins w:id="15214" w:author="aas" w:date="2013-10-14T02:06:00Z">
              <w:del w:id="15215" w:author="Anees Shaikh" w:date="2013-10-19T02:16:00Z">
                <w:r w:rsidDel="00E067A3">
                  <w:delText xml:space="preserve">                          &lt;xs:element name="max-tables" minOccurs="0"  type="xs:unsignedByte"&gt;</w:delText>
                </w:r>
              </w:del>
            </w:ins>
          </w:p>
          <w:p w14:paraId="368A33B0" w14:textId="56C05666" w:rsidR="00874469" w:rsidDel="00E067A3" w:rsidRDefault="00874469">
            <w:pPr>
              <w:pStyle w:val="Appx"/>
              <w:rPr>
                <w:ins w:id="15216" w:author="aas" w:date="2013-10-14T02:06:00Z"/>
                <w:del w:id="15217" w:author="Anees Shaikh" w:date="2013-10-19T02:16:00Z"/>
              </w:rPr>
              <w:pPrChange w:id="15218" w:author="Anees Shaikh" w:date="2013-10-19T02:16:00Z">
                <w:pPr>
                  <w:pStyle w:val="XML1"/>
                </w:pPr>
              </w:pPrChange>
            </w:pPr>
            <w:ins w:id="15219" w:author="aas" w:date="2013-10-14T02:06:00Z">
              <w:del w:id="15220" w:author="Anees Shaikh" w:date="2013-10-19T02:16:00Z">
                <w:r w:rsidDel="00E067A3">
                  <w:delText xml:space="preserve">                            &lt;xs:annotation&gt;</w:delText>
                </w:r>
              </w:del>
            </w:ins>
          </w:p>
          <w:p w14:paraId="6EEDBC21" w14:textId="2BBF7247" w:rsidR="00874469" w:rsidDel="00E067A3" w:rsidRDefault="00874469">
            <w:pPr>
              <w:pStyle w:val="Appx"/>
              <w:rPr>
                <w:ins w:id="15221" w:author="aas" w:date="2013-10-14T02:06:00Z"/>
                <w:del w:id="15222" w:author="Anees Shaikh" w:date="2013-10-19T02:16:00Z"/>
              </w:rPr>
              <w:pPrChange w:id="15223" w:author="Anees Shaikh" w:date="2013-10-19T02:16:00Z">
                <w:pPr>
                  <w:pStyle w:val="XML1"/>
                </w:pPr>
              </w:pPrChange>
            </w:pPr>
            <w:ins w:id="15224" w:author="aas" w:date="2013-10-14T02:06:00Z">
              <w:del w:id="15225" w:author="Anees Shaikh" w:date="2013-10-19T02:16:00Z">
                <w:r w:rsidDel="00E067A3">
                  <w:delText xml:space="preserve">                              &lt;xs:documentation&gt;</w:delText>
                </w:r>
              </w:del>
            </w:ins>
          </w:p>
          <w:p w14:paraId="31572BFC" w14:textId="6A8FE4DB" w:rsidR="00874469" w:rsidDel="00E067A3" w:rsidRDefault="00874469">
            <w:pPr>
              <w:pStyle w:val="Appx"/>
              <w:rPr>
                <w:ins w:id="15226" w:author="aas" w:date="2013-10-14T02:06:00Z"/>
                <w:del w:id="15227" w:author="Anees Shaikh" w:date="2013-10-19T02:16:00Z"/>
              </w:rPr>
              <w:pPrChange w:id="15228" w:author="Anees Shaikh" w:date="2013-10-19T02:16:00Z">
                <w:pPr>
                  <w:pStyle w:val="XML1"/>
                </w:pPr>
              </w:pPrChange>
            </w:pPr>
            <w:ins w:id="15229" w:author="aas" w:date="2013-10-14T02:06:00Z">
              <w:del w:id="15230" w:author="Anees Shaikh" w:date="2013-10-19T02:16:00Z">
                <w:r w:rsidDel="00E067A3">
                  <w:delText xml:space="preserve">                                The number of flow tables supported by the logical switch.</w:delText>
                </w:r>
              </w:del>
            </w:ins>
          </w:p>
          <w:p w14:paraId="783F2EE5" w14:textId="2D4BA84F" w:rsidR="00874469" w:rsidDel="00E067A3" w:rsidRDefault="00874469">
            <w:pPr>
              <w:pStyle w:val="Appx"/>
              <w:rPr>
                <w:ins w:id="15231" w:author="aas" w:date="2013-10-14T02:06:00Z"/>
                <w:del w:id="15232" w:author="Anees Shaikh" w:date="2013-10-19T02:16:00Z"/>
              </w:rPr>
              <w:pPrChange w:id="15233" w:author="Anees Shaikh" w:date="2013-10-19T02:16:00Z">
                <w:pPr>
                  <w:pStyle w:val="XML1"/>
                </w:pPr>
              </w:pPrChange>
            </w:pPr>
            <w:ins w:id="15234" w:author="aas" w:date="2013-10-14T02:06:00Z">
              <w:del w:id="15235" w:author="Anees Shaikh" w:date="2013-10-19T02:16:00Z">
                <w:r w:rsidDel="00E067A3">
                  <w:delText xml:space="preserve">                              &lt;/xs:documentation&gt;</w:delText>
                </w:r>
              </w:del>
            </w:ins>
          </w:p>
          <w:p w14:paraId="2AF70AEB" w14:textId="6071BA43" w:rsidR="00874469" w:rsidDel="00E067A3" w:rsidRDefault="00874469">
            <w:pPr>
              <w:pStyle w:val="Appx"/>
              <w:rPr>
                <w:ins w:id="15236" w:author="aas" w:date="2013-10-14T02:06:00Z"/>
                <w:del w:id="15237" w:author="Anees Shaikh" w:date="2013-10-19T02:16:00Z"/>
              </w:rPr>
              <w:pPrChange w:id="15238" w:author="Anees Shaikh" w:date="2013-10-19T02:16:00Z">
                <w:pPr>
                  <w:pStyle w:val="XML1"/>
                </w:pPr>
              </w:pPrChange>
            </w:pPr>
            <w:ins w:id="15239" w:author="aas" w:date="2013-10-14T02:06:00Z">
              <w:del w:id="15240" w:author="Anees Shaikh" w:date="2013-10-19T02:16:00Z">
                <w:r w:rsidDel="00E067A3">
                  <w:delText xml:space="preserve">                            &lt;/xs:annotation&gt;</w:delText>
                </w:r>
              </w:del>
            </w:ins>
          </w:p>
          <w:p w14:paraId="626A996F" w14:textId="0603774F" w:rsidR="00874469" w:rsidDel="00E067A3" w:rsidRDefault="00874469">
            <w:pPr>
              <w:pStyle w:val="Appx"/>
              <w:rPr>
                <w:ins w:id="15241" w:author="aas" w:date="2013-10-14T02:06:00Z"/>
                <w:del w:id="15242" w:author="Anees Shaikh" w:date="2013-10-19T02:16:00Z"/>
              </w:rPr>
              <w:pPrChange w:id="15243" w:author="Anees Shaikh" w:date="2013-10-19T02:16:00Z">
                <w:pPr>
                  <w:pStyle w:val="XML1"/>
                </w:pPr>
              </w:pPrChange>
            </w:pPr>
            <w:ins w:id="15244" w:author="aas" w:date="2013-10-14T02:06:00Z">
              <w:del w:id="15245" w:author="Anees Shaikh" w:date="2013-10-19T02:16:00Z">
                <w:r w:rsidDel="00E067A3">
                  <w:delText xml:space="preserve">                          &lt;/xs:element&gt;</w:delText>
                </w:r>
              </w:del>
            </w:ins>
          </w:p>
          <w:p w14:paraId="2E8D1CC7" w14:textId="4E04B271" w:rsidR="00874469" w:rsidDel="00E067A3" w:rsidRDefault="00874469">
            <w:pPr>
              <w:pStyle w:val="Appx"/>
              <w:rPr>
                <w:ins w:id="15246" w:author="aas" w:date="2013-10-14T02:06:00Z"/>
                <w:del w:id="15247" w:author="Anees Shaikh" w:date="2013-10-19T02:16:00Z"/>
              </w:rPr>
              <w:pPrChange w:id="15248" w:author="Anees Shaikh" w:date="2013-10-19T02:16:00Z">
                <w:pPr>
                  <w:pStyle w:val="XML1"/>
                </w:pPr>
              </w:pPrChange>
            </w:pPr>
            <w:ins w:id="15249" w:author="aas" w:date="2013-10-14T02:06:00Z">
              <w:del w:id="15250" w:author="Anees Shaikh" w:date="2013-10-19T02:16:00Z">
                <w:r w:rsidDel="00E067A3">
                  <w:delText xml:space="preserve">                          &lt;xs:element name="max-ports" minOccurs="0"  type="xs:unsignedInt"&gt;</w:delText>
                </w:r>
              </w:del>
            </w:ins>
          </w:p>
          <w:p w14:paraId="7695D5E2" w14:textId="253E815A" w:rsidR="00874469" w:rsidDel="00E067A3" w:rsidRDefault="00874469">
            <w:pPr>
              <w:pStyle w:val="Appx"/>
              <w:rPr>
                <w:ins w:id="15251" w:author="aas" w:date="2013-10-14T02:06:00Z"/>
                <w:del w:id="15252" w:author="Anees Shaikh" w:date="2013-10-19T02:16:00Z"/>
              </w:rPr>
              <w:pPrChange w:id="15253" w:author="Anees Shaikh" w:date="2013-10-19T02:16:00Z">
                <w:pPr>
                  <w:pStyle w:val="XML1"/>
                </w:pPr>
              </w:pPrChange>
            </w:pPr>
            <w:ins w:id="15254" w:author="aas" w:date="2013-10-14T02:06:00Z">
              <w:del w:id="15255" w:author="Anees Shaikh" w:date="2013-10-19T02:16:00Z">
                <w:r w:rsidDel="00E067A3">
                  <w:delText xml:space="preserve">                            &lt;xs:annotation&gt;</w:delText>
                </w:r>
              </w:del>
            </w:ins>
          </w:p>
          <w:p w14:paraId="6D3B25E7" w14:textId="69F52D8A" w:rsidR="00874469" w:rsidDel="00E067A3" w:rsidRDefault="00874469">
            <w:pPr>
              <w:pStyle w:val="Appx"/>
              <w:rPr>
                <w:ins w:id="15256" w:author="aas" w:date="2013-10-14T02:06:00Z"/>
                <w:del w:id="15257" w:author="Anees Shaikh" w:date="2013-10-19T02:16:00Z"/>
              </w:rPr>
              <w:pPrChange w:id="15258" w:author="Anees Shaikh" w:date="2013-10-19T02:16:00Z">
                <w:pPr>
                  <w:pStyle w:val="XML1"/>
                </w:pPr>
              </w:pPrChange>
            </w:pPr>
            <w:ins w:id="15259" w:author="aas" w:date="2013-10-14T02:06:00Z">
              <w:del w:id="15260" w:author="Anees Shaikh" w:date="2013-10-19T02:16:00Z">
                <w:r w:rsidDel="00E067A3">
                  <w:delText xml:space="preserve">                              &lt;xs:documentation&gt;</w:delText>
                </w:r>
              </w:del>
            </w:ins>
          </w:p>
          <w:p w14:paraId="1129F0DA" w14:textId="389C1130" w:rsidR="00874469" w:rsidDel="00E067A3" w:rsidRDefault="00874469">
            <w:pPr>
              <w:pStyle w:val="Appx"/>
              <w:rPr>
                <w:ins w:id="15261" w:author="aas" w:date="2013-10-14T02:06:00Z"/>
                <w:del w:id="15262" w:author="Anees Shaikh" w:date="2013-10-19T02:16:00Z"/>
              </w:rPr>
              <w:pPrChange w:id="15263" w:author="Anees Shaikh" w:date="2013-10-19T02:16:00Z">
                <w:pPr>
                  <w:pStyle w:val="XML1"/>
                </w:pPr>
              </w:pPrChange>
            </w:pPr>
            <w:ins w:id="15264" w:author="aas" w:date="2013-10-14T02:06:00Z">
              <w:del w:id="15265" w:author="Anees Shaikh" w:date="2013-10-19T02:16:00Z">
                <w:r w:rsidDel="00E067A3">
                  <w:delText xml:space="preserve">                                The number of flow tables supported by the logical switch.</w:delText>
                </w:r>
              </w:del>
            </w:ins>
          </w:p>
          <w:p w14:paraId="11099E42" w14:textId="564C3521" w:rsidR="00874469" w:rsidDel="00E067A3" w:rsidRDefault="00874469">
            <w:pPr>
              <w:pStyle w:val="Appx"/>
              <w:rPr>
                <w:ins w:id="15266" w:author="aas" w:date="2013-10-14T02:06:00Z"/>
                <w:del w:id="15267" w:author="Anees Shaikh" w:date="2013-10-19T02:16:00Z"/>
              </w:rPr>
              <w:pPrChange w:id="15268" w:author="Anees Shaikh" w:date="2013-10-19T02:16:00Z">
                <w:pPr>
                  <w:pStyle w:val="XML1"/>
                </w:pPr>
              </w:pPrChange>
            </w:pPr>
            <w:ins w:id="15269" w:author="aas" w:date="2013-10-14T02:06:00Z">
              <w:del w:id="15270" w:author="Anees Shaikh" w:date="2013-10-19T02:16:00Z">
                <w:r w:rsidDel="00E067A3">
                  <w:delText xml:space="preserve">                              &lt;/xs:documentation&gt;</w:delText>
                </w:r>
              </w:del>
            </w:ins>
          </w:p>
          <w:p w14:paraId="39091342" w14:textId="449F12E6" w:rsidR="00874469" w:rsidDel="00E067A3" w:rsidRDefault="00874469">
            <w:pPr>
              <w:pStyle w:val="Appx"/>
              <w:rPr>
                <w:ins w:id="15271" w:author="aas" w:date="2013-10-14T02:06:00Z"/>
                <w:del w:id="15272" w:author="Anees Shaikh" w:date="2013-10-19T02:16:00Z"/>
              </w:rPr>
              <w:pPrChange w:id="15273" w:author="Anees Shaikh" w:date="2013-10-19T02:16:00Z">
                <w:pPr>
                  <w:pStyle w:val="XML1"/>
                </w:pPr>
              </w:pPrChange>
            </w:pPr>
            <w:ins w:id="15274" w:author="aas" w:date="2013-10-14T02:06:00Z">
              <w:del w:id="15275" w:author="Anees Shaikh" w:date="2013-10-19T02:16:00Z">
                <w:r w:rsidDel="00E067A3">
                  <w:delText xml:space="preserve">                            &lt;/xs:annotation&gt;</w:delText>
                </w:r>
              </w:del>
            </w:ins>
          </w:p>
          <w:p w14:paraId="2C34972E" w14:textId="25A4C837" w:rsidR="00874469" w:rsidDel="00E067A3" w:rsidRDefault="00874469">
            <w:pPr>
              <w:pStyle w:val="Appx"/>
              <w:rPr>
                <w:ins w:id="15276" w:author="aas" w:date="2013-10-14T02:06:00Z"/>
                <w:del w:id="15277" w:author="Anees Shaikh" w:date="2013-10-19T02:16:00Z"/>
              </w:rPr>
              <w:pPrChange w:id="15278" w:author="Anees Shaikh" w:date="2013-10-19T02:16:00Z">
                <w:pPr>
                  <w:pStyle w:val="XML1"/>
                </w:pPr>
              </w:pPrChange>
            </w:pPr>
            <w:ins w:id="15279" w:author="aas" w:date="2013-10-14T02:06:00Z">
              <w:del w:id="15280" w:author="Anees Shaikh" w:date="2013-10-19T02:16:00Z">
                <w:r w:rsidDel="00E067A3">
                  <w:delText xml:space="preserve">                          &lt;/xs:element&gt;</w:delText>
                </w:r>
              </w:del>
            </w:ins>
          </w:p>
          <w:p w14:paraId="78988F22" w14:textId="7D2F7C29" w:rsidR="00874469" w:rsidDel="00E067A3" w:rsidRDefault="00874469">
            <w:pPr>
              <w:pStyle w:val="Appx"/>
              <w:rPr>
                <w:ins w:id="15281" w:author="aas" w:date="2013-10-14T02:06:00Z"/>
                <w:del w:id="15282" w:author="Anees Shaikh" w:date="2013-10-19T02:16:00Z"/>
              </w:rPr>
              <w:pPrChange w:id="15283" w:author="Anees Shaikh" w:date="2013-10-19T02:16:00Z">
                <w:pPr>
                  <w:pStyle w:val="XML1"/>
                </w:pPr>
              </w:pPrChange>
            </w:pPr>
            <w:ins w:id="15284" w:author="aas" w:date="2013-10-14T02:06:00Z">
              <w:del w:id="15285" w:author="Anees Shaikh" w:date="2013-10-19T02:16:00Z">
                <w:r w:rsidDel="00E067A3">
                  <w:delText xml:space="preserve">                          &lt;xs:element name="flow-statistics" minOccurs="0"  type="xs:boolean"&gt;</w:delText>
                </w:r>
              </w:del>
            </w:ins>
          </w:p>
          <w:p w14:paraId="0FB7F9E0" w14:textId="21BB38AB" w:rsidR="00874469" w:rsidDel="00E067A3" w:rsidRDefault="00874469">
            <w:pPr>
              <w:pStyle w:val="Appx"/>
              <w:rPr>
                <w:ins w:id="15286" w:author="aas" w:date="2013-10-14T02:06:00Z"/>
                <w:del w:id="15287" w:author="Anees Shaikh" w:date="2013-10-19T02:16:00Z"/>
              </w:rPr>
              <w:pPrChange w:id="15288" w:author="Anees Shaikh" w:date="2013-10-19T02:16:00Z">
                <w:pPr>
                  <w:pStyle w:val="XML1"/>
                </w:pPr>
              </w:pPrChange>
            </w:pPr>
            <w:ins w:id="15289" w:author="aas" w:date="2013-10-14T02:06:00Z">
              <w:del w:id="15290" w:author="Anees Shaikh" w:date="2013-10-19T02:16:00Z">
                <w:r w:rsidDel="00E067A3">
                  <w:delText xml:space="preserve">                            &lt;xs:annotation&gt;</w:delText>
                </w:r>
              </w:del>
            </w:ins>
          </w:p>
          <w:p w14:paraId="1FF9B6DB" w14:textId="2679B0B2" w:rsidR="00874469" w:rsidDel="00E067A3" w:rsidRDefault="00874469">
            <w:pPr>
              <w:pStyle w:val="Appx"/>
              <w:rPr>
                <w:ins w:id="15291" w:author="aas" w:date="2013-10-14T02:06:00Z"/>
                <w:del w:id="15292" w:author="Anees Shaikh" w:date="2013-10-19T02:16:00Z"/>
              </w:rPr>
              <w:pPrChange w:id="15293" w:author="Anees Shaikh" w:date="2013-10-19T02:16:00Z">
                <w:pPr>
                  <w:pStyle w:val="XML1"/>
                </w:pPr>
              </w:pPrChange>
            </w:pPr>
            <w:ins w:id="15294" w:author="aas" w:date="2013-10-14T02:06:00Z">
              <w:del w:id="15295" w:author="Anees Shaikh" w:date="2013-10-19T02:16:00Z">
                <w:r w:rsidDel="00E067A3">
                  <w:delText xml:space="preserve">                              &lt;xs:documentation&gt;</w:delText>
                </w:r>
              </w:del>
            </w:ins>
          </w:p>
          <w:p w14:paraId="49E8B70A" w14:textId="257C5576" w:rsidR="00874469" w:rsidDel="00E067A3" w:rsidRDefault="00874469">
            <w:pPr>
              <w:pStyle w:val="Appx"/>
              <w:rPr>
                <w:ins w:id="15296" w:author="aas" w:date="2013-10-14T02:06:00Z"/>
                <w:del w:id="15297" w:author="Anees Shaikh" w:date="2013-10-19T02:16:00Z"/>
              </w:rPr>
              <w:pPrChange w:id="15298" w:author="Anees Shaikh" w:date="2013-10-19T02:16:00Z">
                <w:pPr>
                  <w:pStyle w:val="XML1"/>
                </w:pPr>
              </w:pPrChange>
            </w:pPr>
            <w:ins w:id="15299" w:author="aas" w:date="2013-10-14T02:06:00Z">
              <w:del w:id="15300" w:author="Anees Shaikh" w:date="2013-10-19T02:16:00Z">
                <w:r w:rsidDel="00E067A3">
                  <w:delText xml:space="preserve">                                Specifies if the logical switch supports flow statistics.</w:delText>
                </w:r>
              </w:del>
            </w:ins>
          </w:p>
          <w:p w14:paraId="7FC2DF68" w14:textId="1FFD6B61" w:rsidR="00874469" w:rsidDel="00E067A3" w:rsidRDefault="00874469">
            <w:pPr>
              <w:pStyle w:val="Appx"/>
              <w:rPr>
                <w:ins w:id="15301" w:author="aas" w:date="2013-10-14T02:06:00Z"/>
                <w:del w:id="15302" w:author="Anees Shaikh" w:date="2013-10-19T02:16:00Z"/>
              </w:rPr>
              <w:pPrChange w:id="15303" w:author="Anees Shaikh" w:date="2013-10-19T02:16:00Z">
                <w:pPr>
                  <w:pStyle w:val="XML1"/>
                </w:pPr>
              </w:pPrChange>
            </w:pPr>
            <w:ins w:id="15304" w:author="aas" w:date="2013-10-14T02:06:00Z">
              <w:del w:id="15305" w:author="Anees Shaikh" w:date="2013-10-19T02:16:00Z">
                <w:r w:rsidDel="00E067A3">
                  <w:delText xml:space="preserve">                              &lt;/xs:documentation&gt;</w:delText>
                </w:r>
              </w:del>
            </w:ins>
          </w:p>
          <w:p w14:paraId="7201A4BF" w14:textId="580D2AB3" w:rsidR="00874469" w:rsidDel="00E067A3" w:rsidRDefault="00874469">
            <w:pPr>
              <w:pStyle w:val="Appx"/>
              <w:rPr>
                <w:ins w:id="15306" w:author="aas" w:date="2013-10-14T02:06:00Z"/>
                <w:del w:id="15307" w:author="Anees Shaikh" w:date="2013-10-19T02:16:00Z"/>
              </w:rPr>
              <w:pPrChange w:id="15308" w:author="Anees Shaikh" w:date="2013-10-19T02:16:00Z">
                <w:pPr>
                  <w:pStyle w:val="XML1"/>
                </w:pPr>
              </w:pPrChange>
            </w:pPr>
            <w:ins w:id="15309" w:author="aas" w:date="2013-10-14T02:06:00Z">
              <w:del w:id="15310" w:author="Anees Shaikh" w:date="2013-10-19T02:16:00Z">
                <w:r w:rsidDel="00E067A3">
                  <w:delText xml:space="preserve">                            &lt;/xs:annotation&gt;</w:delText>
                </w:r>
              </w:del>
            </w:ins>
          </w:p>
          <w:p w14:paraId="441A18EA" w14:textId="0C2BF34A" w:rsidR="00874469" w:rsidDel="00E067A3" w:rsidRDefault="00874469">
            <w:pPr>
              <w:pStyle w:val="Appx"/>
              <w:rPr>
                <w:ins w:id="15311" w:author="aas" w:date="2013-10-14T02:06:00Z"/>
                <w:del w:id="15312" w:author="Anees Shaikh" w:date="2013-10-19T02:16:00Z"/>
              </w:rPr>
              <w:pPrChange w:id="15313" w:author="Anees Shaikh" w:date="2013-10-19T02:16:00Z">
                <w:pPr>
                  <w:pStyle w:val="XML1"/>
                </w:pPr>
              </w:pPrChange>
            </w:pPr>
            <w:ins w:id="15314" w:author="aas" w:date="2013-10-14T02:06:00Z">
              <w:del w:id="15315" w:author="Anees Shaikh" w:date="2013-10-19T02:16:00Z">
                <w:r w:rsidDel="00E067A3">
                  <w:delText xml:space="preserve">                          &lt;/xs:element&gt;</w:delText>
                </w:r>
              </w:del>
            </w:ins>
          </w:p>
          <w:p w14:paraId="383AA7A5" w14:textId="0D2124B2" w:rsidR="00874469" w:rsidDel="00E067A3" w:rsidRDefault="00874469">
            <w:pPr>
              <w:pStyle w:val="Appx"/>
              <w:rPr>
                <w:ins w:id="15316" w:author="aas" w:date="2013-10-14T02:06:00Z"/>
                <w:del w:id="15317" w:author="Anees Shaikh" w:date="2013-10-19T02:16:00Z"/>
              </w:rPr>
              <w:pPrChange w:id="15318" w:author="Anees Shaikh" w:date="2013-10-19T02:16:00Z">
                <w:pPr>
                  <w:pStyle w:val="XML1"/>
                </w:pPr>
              </w:pPrChange>
            </w:pPr>
            <w:ins w:id="15319" w:author="aas" w:date="2013-10-14T02:06:00Z">
              <w:del w:id="15320" w:author="Anees Shaikh" w:date="2013-10-19T02:16:00Z">
                <w:r w:rsidDel="00E067A3">
                  <w:delText xml:space="preserve">                          &lt;xs:element name="table-statistics" minOccurs="0"  type="xs:boolean"&gt;</w:delText>
                </w:r>
              </w:del>
            </w:ins>
          </w:p>
          <w:p w14:paraId="3D3E283A" w14:textId="4B8966BA" w:rsidR="00874469" w:rsidDel="00E067A3" w:rsidRDefault="00874469">
            <w:pPr>
              <w:pStyle w:val="Appx"/>
              <w:rPr>
                <w:ins w:id="15321" w:author="aas" w:date="2013-10-14T02:06:00Z"/>
                <w:del w:id="15322" w:author="Anees Shaikh" w:date="2013-10-19T02:16:00Z"/>
              </w:rPr>
              <w:pPrChange w:id="15323" w:author="Anees Shaikh" w:date="2013-10-19T02:16:00Z">
                <w:pPr>
                  <w:pStyle w:val="XML1"/>
                </w:pPr>
              </w:pPrChange>
            </w:pPr>
            <w:ins w:id="15324" w:author="aas" w:date="2013-10-14T02:06:00Z">
              <w:del w:id="15325" w:author="Anees Shaikh" w:date="2013-10-19T02:16:00Z">
                <w:r w:rsidDel="00E067A3">
                  <w:delText xml:space="preserve">                            &lt;xs:annotation&gt;</w:delText>
                </w:r>
              </w:del>
            </w:ins>
          </w:p>
          <w:p w14:paraId="149A1742" w14:textId="5F1F46B6" w:rsidR="00874469" w:rsidDel="00E067A3" w:rsidRDefault="00874469">
            <w:pPr>
              <w:pStyle w:val="Appx"/>
              <w:rPr>
                <w:ins w:id="15326" w:author="aas" w:date="2013-10-14T02:06:00Z"/>
                <w:del w:id="15327" w:author="Anees Shaikh" w:date="2013-10-19T02:16:00Z"/>
              </w:rPr>
              <w:pPrChange w:id="15328" w:author="Anees Shaikh" w:date="2013-10-19T02:16:00Z">
                <w:pPr>
                  <w:pStyle w:val="XML1"/>
                </w:pPr>
              </w:pPrChange>
            </w:pPr>
            <w:ins w:id="15329" w:author="aas" w:date="2013-10-14T02:06:00Z">
              <w:del w:id="15330" w:author="Anees Shaikh" w:date="2013-10-19T02:16:00Z">
                <w:r w:rsidDel="00E067A3">
                  <w:delText xml:space="preserve">                              &lt;xs:documentation&gt;</w:delText>
                </w:r>
              </w:del>
            </w:ins>
          </w:p>
          <w:p w14:paraId="767AFED0" w14:textId="4DE88C28" w:rsidR="00874469" w:rsidDel="00E067A3" w:rsidRDefault="00874469">
            <w:pPr>
              <w:pStyle w:val="Appx"/>
              <w:rPr>
                <w:ins w:id="15331" w:author="aas" w:date="2013-10-14T02:06:00Z"/>
                <w:del w:id="15332" w:author="Anees Shaikh" w:date="2013-10-19T02:16:00Z"/>
              </w:rPr>
              <w:pPrChange w:id="15333" w:author="Anees Shaikh" w:date="2013-10-19T02:16:00Z">
                <w:pPr>
                  <w:pStyle w:val="XML1"/>
                </w:pPr>
              </w:pPrChange>
            </w:pPr>
            <w:ins w:id="15334" w:author="aas" w:date="2013-10-14T02:06:00Z">
              <w:del w:id="15335" w:author="Anees Shaikh" w:date="2013-10-19T02:16:00Z">
                <w:r w:rsidDel="00E067A3">
                  <w:delText xml:space="preserve">                                Specifies if the logical switch supports table statistics.</w:delText>
                </w:r>
              </w:del>
            </w:ins>
          </w:p>
          <w:p w14:paraId="678E6879" w14:textId="6D55C4C7" w:rsidR="00874469" w:rsidDel="00E067A3" w:rsidRDefault="00874469">
            <w:pPr>
              <w:pStyle w:val="Appx"/>
              <w:rPr>
                <w:ins w:id="15336" w:author="aas" w:date="2013-10-14T02:06:00Z"/>
                <w:del w:id="15337" w:author="Anees Shaikh" w:date="2013-10-19T02:16:00Z"/>
              </w:rPr>
              <w:pPrChange w:id="15338" w:author="Anees Shaikh" w:date="2013-10-19T02:16:00Z">
                <w:pPr>
                  <w:pStyle w:val="XML1"/>
                </w:pPr>
              </w:pPrChange>
            </w:pPr>
            <w:ins w:id="15339" w:author="aas" w:date="2013-10-14T02:06:00Z">
              <w:del w:id="15340" w:author="Anees Shaikh" w:date="2013-10-19T02:16:00Z">
                <w:r w:rsidDel="00E067A3">
                  <w:delText xml:space="preserve">                              &lt;/xs:documentation&gt;</w:delText>
                </w:r>
              </w:del>
            </w:ins>
          </w:p>
          <w:p w14:paraId="5D4ACDFC" w14:textId="0E6AF5DD" w:rsidR="00874469" w:rsidDel="00E067A3" w:rsidRDefault="00874469">
            <w:pPr>
              <w:pStyle w:val="Appx"/>
              <w:rPr>
                <w:ins w:id="15341" w:author="aas" w:date="2013-10-14T02:06:00Z"/>
                <w:del w:id="15342" w:author="Anees Shaikh" w:date="2013-10-19T02:16:00Z"/>
              </w:rPr>
              <w:pPrChange w:id="15343" w:author="Anees Shaikh" w:date="2013-10-19T02:16:00Z">
                <w:pPr>
                  <w:pStyle w:val="XML1"/>
                </w:pPr>
              </w:pPrChange>
            </w:pPr>
            <w:ins w:id="15344" w:author="aas" w:date="2013-10-14T02:06:00Z">
              <w:del w:id="15345" w:author="Anees Shaikh" w:date="2013-10-19T02:16:00Z">
                <w:r w:rsidDel="00E067A3">
                  <w:delText xml:space="preserve">                            &lt;/xs:annotation&gt;</w:delText>
                </w:r>
              </w:del>
            </w:ins>
          </w:p>
          <w:p w14:paraId="19CD2932" w14:textId="5E5C75BB" w:rsidR="00874469" w:rsidDel="00E067A3" w:rsidRDefault="00874469">
            <w:pPr>
              <w:pStyle w:val="Appx"/>
              <w:rPr>
                <w:ins w:id="15346" w:author="aas" w:date="2013-10-14T02:06:00Z"/>
                <w:del w:id="15347" w:author="Anees Shaikh" w:date="2013-10-19T02:16:00Z"/>
              </w:rPr>
              <w:pPrChange w:id="15348" w:author="Anees Shaikh" w:date="2013-10-19T02:16:00Z">
                <w:pPr>
                  <w:pStyle w:val="XML1"/>
                </w:pPr>
              </w:pPrChange>
            </w:pPr>
            <w:ins w:id="15349" w:author="aas" w:date="2013-10-14T02:06:00Z">
              <w:del w:id="15350" w:author="Anees Shaikh" w:date="2013-10-19T02:16:00Z">
                <w:r w:rsidDel="00E067A3">
                  <w:delText xml:space="preserve">                          &lt;/xs:element&gt;</w:delText>
                </w:r>
              </w:del>
            </w:ins>
          </w:p>
          <w:p w14:paraId="6EB2252C" w14:textId="1C1D70F6" w:rsidR="00874469" w:rsidDel="00E067A3" w:rsidRDefault="00874469">
            <w:pPr>
              <w:pStyle w:val="Appx"/>
              <w:rPr>
                <w:ins w:id="15351" w:author="aas" w:date="2013-10-14T02:06:00Z"/>
                <w:del w:id="15352" w:author="Anees Shaikh" w:date="2013-10-19T02:16:00Z"/>
              </w:rPr>
              <w:pPrChange w:id="15353" w:author="Anees Shaikh" w:date="2013-10-19T02:16:00Z">
                <w:pPr>
                  <w:pStyle w:val="XML1"/>
                </w:pPr>
              </w:pPrChange>
            </w:pPr>
            <w:ins w:id="15354" w:author="aas" w:date="2013-10-14T02:06:00Z">
              <w:del w:id="15355" w:author="Anees Shaikh" w:date="2013-10-19T02:16:00Z">
                <w:r w:rsidDel="00E067A3">
                  <w:delText xml:space="preserve">                          &lt;xs:element name="port-statistics" minOccurs="0"  type="xs:boolean"&gt;</w:delText>
                </w:r>
              </w:del>
            </w:ins>
          </w:p>
          <w:p w14:paraId="43490A29" w14:textId="308341AB" w:rsidR="00874469" w:rsidDel="00E067A3" w:rsidRDefault="00874469">
            <w:pPr>
              <w:pStyle w:val="Appx"/>
              <w:rPr>
                <w:ins w:id="15356" w:author="aas" w:date="2013-10-14T02:06:00Z"/>
                <w:del w:id="15357" w:author="Anees Shaikh" w:date="2013-10-19T02:16:00Z"/>
              </w:rPr>
              <w:pPrChange w:id="15358" w:author="Anees Shaikh" w:date="2013-10-19T02:16:00Z">
                <w:pPr>
                  <w:pStyle w:val="XML1"/>
                </w:pPr>
              </w:pPrChange>
            </w:pPr>
            <w:ins w:id="15359" w:author="aas" w:date="2013-10-14T02:06:00Z">
              <w:del w:id="15360" w:author="Anees Shaikh" w:date="2013-10-19T02:16:00Z">
                <w:r w:rsidDel="00E067A3">
                  <w:delText xml:space="preserve">                            &lt;xs:annotation&gt;</w:delText>
                </w:r>
              </w:del>
            </w:ins>
          </w:p>
          <w:p w14:paraId="6417A66D" w14:textId="367B0EB8" w:rsidR="00874469" w:rsidDel="00E067A3" w:rsidRDefault="00874469">
            <w:pPr>
              <w:pStyle w:val="Appx"/>
              <w:rPr>
                <w:ins w:id="15361" w:author="aas" w:date="2013-10-14T02:06:00Z"/>
                <w:del w:id="15362" w:author="Anees Shaikh" w:date="2013-10-19T02:16:00Z"/>
              </w:rPr>
              <w:pPrChange w:id="15363" w:author="Anees Shaikh" w:date="2013-10-19T02:16:00Z">
                <w:pPr>
                  <w:pStyle w:val="XML1"/>
                </w:pPr>
              </w:pPrChange>
            </w:pPr>
            <w:ins w:id="15364" w:author="aas" w:date="2013-10-14T02:06:00Z">
              <w:del w:id="15365" w:author="Anees Shaikh" w:date="2013-10-19T02:16:00Z">
                <w:r w:rsidDel="00E067A3">
                  <w:delText xml:space="preserve">                              &lt;xs:documentation&gt;</w:delText>
                </w:r>
              </w:del>
            </w:ins>
          </w:p>
          <w:p w14:paraId="7A589423" w14:textId="09B5B20E" w:rsidR="00874469" w:rsidDel="00E067A3" w:rsidRDefault="00874469">
            <w:pPr>
              <w:pStyle w:val="Appx"/>
              <w:rPr>
                <w:ins w:id="15366" w:author="aas" w:date="2013-10-14T02:06:00Z"/>
                <w:del w:id="15367" w:author="Anees Shaikh" w:date="2013-10-19T02:16:00Z"/>
              </w:rPr>
              <w:pPrChange w:id="15368" w:author="Anees Shaikh" w:date="2013-10-19T02:16:00Z">
                <w:pPr>
                  <w:pStyle w:val="XML1"/>
                </w:pPr>
              </w:pPrChange>
            </w:pPr>
            <w:ins w:id="15369" w:author="aas" w:date="2013-10-14T02:06:00Z">
              <w:del w:id="15370" w:author="Anees Shaikh" w:date="2013-10-19T02:16:00Z">
                <w:r w:rsidDel="00E067A3">
                  <w:delText xml:space="preserve">                                Specifies if the logical switch supports port statistics.</w:delText>
                </w:r>
              </w:del>
            </w:ins>
          </w:p>
          <w:p w14:paraId="3337FC2D" w14:textId="1A7C681A" w:rsidR="00874469" w:rsidDel="00E067A3" w:rsidRDefault="00874469">
            <w:pPr>
              <w:pStyle w:val="Appx"/>
              <w:rPr>
                <w:ins w:id="15371" w:author="aas" w:date="2013-10-14T02:06:00Z"/>
                <w:del w:id="15372" w:author="Anees Shaikh" w:date="2013-10-19T02:16:00Z"/>
              </w:rPr>
              <w:pPrChange w:id="15373" w:author="Anees Shaikh" w:date="2013-10-19T02:16:00Z">
                <w:pPr>
                  <w:pStyle w:val="XML1"/>
                </w:pPr>
              </w:pPrChange>
            </w:pPr>
            <w:ins w:id="15374" w:author="aas" w:date="2013-10-14T02:06:00Z">
              <w:del w:id="15375" w:author="Anees Shaikh" w:date="2013-10-19T02:16:00Z">
                <w:r w:rsidDel="00E067A3">
                  <w:delText xml:space="preserve">                              &lt;/xs:documentation&gt;</w:delText>
                </w:r>
              </w:del>
            </w:ins>
          </w:p>
          <w:p w14:paraId="05D20EC3" w14:textId="31B27CF2" w:rsidR="00874469" w:rsidDel="00E067A3" w:rsidRDefault="00874469">
            <w:pPr>
              <w:pStyle w:val="Appx"/>
              <w:rPr>
                <w:ins w:id="15376" w:author="aas" w:date="2013-10-14T02:06:00Z"/>
                <w:del w:id="15377" w:author="Anees Shaikh" w:date="2013-10-19T02:16:00Z"/>
              </w:rPr>
              <w:pPrChange w:id="15378" w:author="Anees Shaikh" w:date="2013-10-19T02:16:00Z">
                <w:pPr>
                  <w:pStyle w:val="XML1"/>
                </w:pPr>
              </w:pPrChange>
            </w:pPr>
            <w:ins w:id="15379" w:author="aas" w:date="2013-10-14T02:06:00Z">
              <w:del w:id="15380" w:author="Anees Shaikh" w:date="2013-10-19T02:16:00Z">
                <w:r w:rsidDel="00E067A3">
                  <w:delText xml:space="preserve">                            &lt;/xs:annotation&gt;</w:delText>
                </w:r>
              </w:del>
            </w:ins>
          </w:p>
          <w:p w14:paraId="668CFC18" w14:textId="27701F0A" w:rsidR="00874469" w:rsidDel="00E067A3" w:rsidRDefault="00874469">
            <w:pPr>
              <w:pStyle w:val="Appx"/>
              <w:rPr>
                <w:ins w:id="15381" w:author="aas" w:date="2013-10-14T02:06:00Z"/>
                <w:del w:id="15382" w:author="Anees Shaikh" w:date="2013-10-19T02:16:00Z"/>
              </w:rPr>
              <w:pPrChange w:id="15383" w:author="Anees Shaikh" w:date="2013-10-19T02:16:00Z">
                <w:pPr>
                  <w:pStyle w:val="XML1"/>
                </w:pPr>
              </w:pPrChange>
            </w:pPr>
            <w:ins w:id="15384" w:author="aas" w:date="2013-10-14T02:06:00Z">
              <w:del w:id="15385" w:author="Anees Shaikh" w:date="2013-10-19T02:16:00Z">
                <w:r w:rsidDel="00E067A3">
                  <w:delText xml:space="preserve">                          &lt;/xs:element&gt;</w:delText>
                </w:r>
              </w:del>
            </w:ins>
          </w:p>
          <w:p w14:paraId="49B019D5" w14:textId="6E62AC0B" w:rsidR="00874469" w:rsidDel="00E067A3" w:rsidRDefault="00874469">
            <w:pPr>
              <w:pStyle w:val="Appx"/>
              <w:rPr>
                <w:ins w:id="15386" w:author="aas" w:date="2013-10-14T02:06:00Z"/>
                <w:del w:id="15387" w:author="Anees Shaikh" w:date="2013-10-19T02:16:00Z"/>
              </w:rPr>
              <w:pPrChange w:id="15388" w:author="Anees Shaikh" w:date="2013-10-19T02:16:00Z">
                <w:pPr>
                  <w:pStyle w:val="XML1"/>
                </w:pPr>
              </w:pPrChange>
            </w:pPr>
            <w:ins w:id="15389" w:author="aas" w:date="2013-10-14T02:06:00Z">
              <w:del w:id="15390" w:author="Anees Shaikh" w:date="2013-10-19T02:16:00Z">
                <w:r w:rsidDel="00E067A3">
                  <w:delText xml:space="preserve">                          &lt;xs:element name="group-statistics" minOccurs="0"  type="xs:boolean"&gt;</w:delText>
                </w:r>
              </w:del>
            </w:ins>
          </w:p>
          <w:p w14:paraId="03DBD68D" w14:textId="5A6F075F" w:rsidR="00874469" w:rsidDel="00E067A3" w:rsidRDefault="00874469">
            <w:pPr>
              <w:pStyle w:val="Appx"/>
              <w:rPr>
                <w:ins w:id="15391" w:author="aas" w:date="2013-10-14T02:06:00Z"/>
                <w:del w:id="15392" w:author="Anees Shaikh" w:date="2013-10-19T02:16:00Z"/>
              </w:rPr>
              <w:pPrChange w:id="15393" w:author="Anees Shaikh" w:date="2013-10-19T02:16:00Z">
                <w:pPr>
                  <w:pStyle w:val="XML1"/>
                </w:pPr>
              </w:pPrChange>
            </w:pPr>
            <w:ins w:id="15394" w:author="aas" w:date="2013-10-14T02:06:00Z">
              <w:del w:id="15395" w:author="Anees Shaikh" w:date="2013-10-19T02:16:00Z">
                <w:r w:rsidDel="00E067A3">
                  <w:delText xml:space="preserve">                            &lt;xs:annotation&gt;</w:delText>
                </w:r>
              </w:del>
            </w:ins>
          </w:p>
          <w:p w14:paraId="23C28E5B" w14:textId="707ABE92" w:rsidR="00874469" w:rsidDel="00E067A3" w:rsidRDefault="00874469">
            <w:pPr>
              <w:pStyle w:val="Appx"/>
              <w:rPr>
                <w:ins w:id="15396" w:author="aas" w:date="2013-10-14T02:06:00Z"/>
                <w:del w:id="15397" w:author="Anees Shaikh" w:date="2013-10-19T02:16:00Z"/>
              </w:rPr>
              <w:pPrChange w:id="15398" w:author="Anees Shaikh" w:date="2013-10-19T02:16:00Z">
                <w:pPr>
                  <w:pStyle w:val="XML1"/>
                </w:pPr>
              </w:pPrChange>
            </w:pPr>
            <w:ins w:id="15399" w:author="aas" w:date="2013-10-14T02:06:00Z">
              <w:del w:id="15400" w:author="Anees Shaikh" w:date="2013-10-19T02:16:00Z">
                <w:r w:rsidDel="00E067A3">
                  <w:delText xml:space="preserve">                              &lt;xs:documentation&gt;</w:delText>
                </w:r>
              </w:del>
            </w:ins>
          </w:p>
          <w:p w14:paraId="79DBF632" w14:textId="2FEDD8EE" w:rsidR="00874469" w:rsidDel="00E067A3" w:rsidRDefault="00874469">
            <w:pPr>
              <w:pStyle w:val="Appx"/>
              <w:rPr>
                <w:ins w:id="15401" w:author="aas" w:date="2013-10-14T02:06:00Z"/>
                <w:del w:id="15402" w:author="Anees Shaikh" w:date="2013-10-19T02:16:00Z"/>
              </w:rPr>
              <w:pPrChange w:id="15403" w:author="Anees Shaikh" w:date="2013-10-19T02:16:00Z">
                <w:pPr>
                  <w:pStyle w:val="XML1"/>
                </w:pPr>
              </w:pPrChange>
            </w:pPr>
            <w:ins w:id="15404" w:author="aas" w:date="2013-10-14T02:06:00Z">
              <w:del w:id="15405" w:author="Anees Shaikh" w:date="2013-10-19T02:16:00Z">
                <w:r w:rsidDel="00E067A3">
                  <w:delText xml:space="preserve">                                Specifies if the logical switch supports group statistics.</w:delText>
                </w:r>
              </w:del>
            </w:ins>
          </w:p>
          <w:p w14:paraId="0680E4C3" w14:textId="52A7FFE5" w:rsidR="00874469" w:rsidDel="00E067A3" w:rsidRDefault="00874469">
            <w:pPr>
              <w:pStyle w:val="Appx"/>
              <w:rPr>
                <w:ins w:id="15406" w:author="aas" w:date="2013-10-14T02:06:00Z"/>
                <w:del w:id="15407" w:author="Anees Shaikh" w:date="2013-10-19T02:16:00Z"/>
              </w:rPr>
              <w:pPrChange w:id="15408" w:author="Anees Shaikh" w:date="2013-10-19T02:16:00Z">
                <w:pPr>
                  <w:pStyle w:val="XML1"/>
                </w:pPr>
              </w:pPrChange>
            </w:pPr>
            <w:ins w:id="15409" w:author="aas" w:date="2013-10-14T02:06:00Z">
              <w:del w:id="15410" w:author="Anees Shaikh" w:date="2013-10-19T02:16:00Z">
                <w:r w:rsidDel="00E067A3">
                  <w:delText xml:space="preserve">                              &lt;/xs:documentation&gt;</w:delText>
                </w:r>
              </w:del>
            </w:ins>
          </w:p>
          <w:p w14:paraId="19D4C56A" w14:textId="2CA55916" w:rsidR="00874469" w:rsidDel="00E067A3" w:rsidRDefault="00874469">
            <w:pPr>
              <w:pStyle w:val="Appx"/>
              <w:rPr>
                <w:ins w:id="15411" w:author="aas" w:date="2013-10-14T02:06:00Z"/>
                <w:del w:id="15412" w:author="Anees Shaikh" w:date="2013-10-19T02:16:00Z"/>
              </w:rPr>
              <w:pPrChange w:id="15413" w:author="Anees Shaikh" w:date="2013-10-19T02:16:00Z">
                <w:pPr>
                  <w:pStyle w:val="XML1"/>
                </w:pPr>
              </w:pPrChange>
            </w:pPr>
            <w:ins w:id="15414" w:author="aas" w:date="2013-10-14T02:06:00Z">
              <w:del w:id="15415" w:author="Anees Shaikh" w:date="2013-10-19T02:16:00Z">
                <w:r w:rsidDel="00E067A3">
                  <w:delText xml:space="preserve">                            &lt;/xs:annotation&gt;</w:delText>
                </w:r>
              </w:del>
            </w:ins>
          </w:p>
          <w:p w14:paraId="12A62C4E" w14:textId="5E575AD6" w:rsidR="00874469" w:rsidDel="00E067A3" w:rsidRDefault="00874469">
            <w:pPr>
              <w:pStyle w:val="Appx"/>
              <w:rPr>
                <w:ins w:id="15416" w:author="aas" w:date="2013-10-14T02:06:00Z"/>
                <w:del w:id="15417" w:author="Anees Shaikh" w:date="2013-10-19T02:16:00Z"/>
              </w:rPr>
              <w:pPrChange w:id="15418" w:author="Anees Shaikh" w:date="2013-10-19T02:16:00Z">
                <w:pPr>
                  <w:pStyle w:val="XML1"/>
                </w:pPr>
              </w:pPrChange>
            </w:pPr>
            <w:ins w:id="15419" w:author="aas" w:date="2013-10-14T02:06:00Z">
              <w:del w:id="15420" w:author="Anees Shaikh" w:date="2013-10-19T02:16:00Z">
                <w:r w:rsidDel="00E067A3">
                  <w:delText xml:space="preserve">                          &lt;/xs:element&gt;</w:delText>
                </w:r>
              </w:del>
            </w:ins>
          </w:p>
          <w:p w14:paraId="0BFE7A0A" w14:textId="5844A646" w:rsidR="00874469" w:rsidDel="00E067A3" w:rsidRDefault="00874469">
            <w:pPr>
              <w:pStyle w:val="Appx"/>
              <w:rPr>
                <w:ins w:id="15421" w:author="aas" w:date="2013-10-14T02:06:00Z"/>
                <w:del w:id="15422" w:author="Anees Shaikh" w:date="2013-10-19T02:16:00Z"/>
              </w:rPr>
              <w:pPrChange w:id="15423" w:author="Anees Shaikh" w:date="2013-10-19T02:16:00Z">
                <w:pPr>
                  <w:pStyle w:val="XML1"/>
                </w:pPr>
              </w:pPrChange>
            </w:pPr>
            <w:ins w:id="15424" w:author="aas" w:date="2013-10-14T02:06:00Z">
              <w:del w:id="15425" w:author="Anees Shaikh" w:date="2013-10-19T02:16:00Z">
                <w:r w:rsidDel="00E067A3">
                  <w:delText xml:space="preserve">                          &lt;xs:element name="queue-statistics" minOccurs="0"  type="xs:boolean"&gt;</w:delText>
                </w:r>
              </w:del>
            </w:ins>
          </w:p>
          <w:p w14:paraId="3C9C92F9" w14:textId="5CAB9FCC" w:rsidR="00874469" w:rsidDel="00E067A3" w:rsidRDefault="00874469">
            <w:pPr>
              <w:pStyle w:val="Appx"/>
              <w:rPr>
                <w:ins w:id="15426" w:author="aas" w:date="2013-10-14T02:06:00Z"/>
                <w:del w:id="15427" w:author="Anees Shaikh" w:date="2013-10-19T02:16:00Z"/>
              </w:rPr>
              <w:pPrChange w:id="15428" w:author="Anees Shaikh" w:date="2013-10-19T02:16:00Z">
                <w:pPr>
                  <w:pStyle w:val="XML1"/>
                </w:pPr>
              </w:pPrChange>
            </w:pPr>
            <w:ins w:id="15429" w:author="aas" w:date="2013-10-14T02:06:00Z">
              <w:del w:id="15430" w:author="Anees Shaikh" w:date="2013-10-19T02:16:00Z">
                <w:r w:rsidDel="00E067A3">
                  <w:delText xml:space="preserve">                            &lt;xs:annotation&gt;</w:delText>
                </w:r>
              </w:del>
            </w:ins>
          </w:p>
          <w:p w14:paraId="5DBF1CEB" w14:textId="07040F09" w:rsidR="00874469" w:rsidDel="00E067A3" w:rsidRDefault="00874469">
            <w:pPr>
              <w:pStyle w:val="Appx"/>
              <w:rPr>
                <w:ins w:id="15431" w:author="aas" w:date="2013-10-14T02:06:00Z"/>
                <w:del w:id="15432" w:author="Anees Shaikh" w:date="2013-10-19T02:16:00Z"/>
              </w:rPr>
              <w:pPrChange w:id="15433" w:author="Anees Shaikh" w:date="2013-10-19T02:16:00Z">
                <w:pPr>
                  <w:pStyle w:val="XML1"/>
                </w:pPr>
              </w:pPrChange>
            </w:pPr>
            <w:ins w:id="15434" w:author="aas" w:date="2013-10-14T02:06:00Z">
              <w:del w:id="15435" w:author="Anees Shaikh" w:date="2013-10-19T02:16:00Z">
                <w:r w:rsidDel="00E067A3">
                  <w:delText xml:space="preserve">                              &lt;xs:documentation&gt;</w:delText>
                </w:r>
              </w:del>
            </w:ins>
          </w:p>
          <w:p w14:paraId="07C541A2" w14:textId="41C17F25" w:rsidR="00874469" w:rsidDel="00E067A3" w:rsidRDefault="00874469">
            <w:pPr>
              <w:pStyle w:val="Appx"/>
              <w:rPr>
                <w:ins w:id="15436" w:author="aas" w:date="2013-10-14T02:06:00Z"/>
                <w:del w:id="15437" w:author="Anees Shaikh" w:date="2013-10-19T02:16:00Z"/>
              </w:rPr>
              <w:pPrChange w:id="15438" w:author="Anees Shaikh" w:date="2013-10-19T02:16:00Z">
                <w:pPr>
                  <w:pStyle w:val="XML1"/>
                </w:pPr>
              </w:pPrChange>
            </w:pPr>
            <w:ins w:id="15439" w:author="aas" w:date="2013-10-14T02:06:00Z">
              <w:del w:id="15440" w:author="Anees Shaikh" w:date="2013-10-19T02:16:00Z">
                <w:r w:rsidDel="00E067A3">
                  <w:delText xml:space="preserve">                                Specifies if the logical switch supports queue statistics.</w:delText>
                </w:r>
              </w:del>
            </w:ins>
          </w:p>
          <w:p w14:paraId="3573AAA9" w14:textId="37379518" w:rsidR="00874469" w:rsidDel="00E067A3" w:rsidRDefault="00874469">
            <w:pPr>
              <w:pStyle w:val="Appx"/>
              <w:rPr>
                <w:ins w:id="15441" w:author="aas" w:date="2013-10-14T02:06:00Z"/>
                <w:del w:id="15442" w:author="Anees Shaikh" w:date="2013-10-19T02:16:00Z"/>
              </w:rPr>
              <w:pPrChange w:id="15443" w:author="Anees Shaikh" w:date="2013-10-19T02:16:00Z">
                <w:pPr>
                  <w:pStyle w:val="XML1"/>
                </w:pPr>
              </w:pPrChange>
            </w:pPr>
            <w:ins w:id="15444" w:author="aas" w:date="2013-10-14T02:06:00Z">
              <w:del w:id="15445" w:author="Anees Shaikh" w:date="2013-10-19T02:16:00Z">
                <w:r w:rsidDel="00E067A3">
                  <w:delText xml:space="preserve">                              &lt;/xs:documentation&gt;</w:delText>
                </w:r>
              </w:del>
            </w:ins>
          </w:p>
          <w:p w14:paraId="3166E1D3" w14:textId="6A5F8DB6" w:rsidR="00874469" w:rsidDel="00E067A3" w:rsidRDefault="00874469">
            <w:pPr>
              <w:pStyle w:val="Appx"/>
              <w:rPr>
                <w:ins w:id="15446" w:author="aas" w:date="2013-10-14T02:06:00Z"/>
                <w:del w:id="15447" w:author="Anees Shaikh" w:date="2013-10-19T02:16:00Z"/>
              </w:rPr>
              <w:pPrChange w:id="15448" w:author="Anees Shaikh" w:date="2013-10-19T02:16:00Z">
                <w:pPr>
                  <w:pStyle w:val="XML1"/>
                </w:pPr>
              </w:pPrChange>
            </w:pPr>
            <w:ins w:id="15449" w:author="aas" w:date="2013-10-14T02:06:00Z">
              <w:del w:id="15450" w:author="Anees Shaikh" w:date="2013-10-19T02:16:00Z">
                <w:r w:rsidDel="00E067A3">
                  <w:delText xml:space="preserve">                            &lt;/xs:annotation&gt;</w:delText>
                </w:r>
              </w:del>
            </w:ins>
          </w:p>
          <w:p w14:paraId="52F2199E" w14:textId="6ECC70B5" w:rsidR="00874469" w:rsidDel="00E067A3" w:rsidRDefault="00874469">
            <w:pPr>
              <w:pStyle w:val="Appx"/>
              <w:rPr>
                <w:ins w:id="15451" w:author="aas" w:date="2013-10-14T02:06:00Z"/>
                <w:del w:id="15452" w:author="Anees Shaikh" w:date="2013-10-19T02:16:00Z"/>
              </w:rPr>
              <w:pPrChange w:id="15453" w:author="Anees Shaikh" w:date="2013-10-19T02:16:00Z">
                <w:pPr>
                  <w:pStyle w:val="XML1"/>
                </w:pPr>
              </w:pPrChange>
            </w:pPr>
            <w:ins w:id="15454" w:author="aas" w:date="2013-10-14T02:06:00Z">
              <w:del w:id="15455" w:author="Anees Shaikh" w:date="2013-10-19T02:16:00Z">
                <w:r w:rsidDel="00E067A3">
                  <w:delText xml:space="preserve">                          &lt;/xs:element&gt;</w:delText>
                </w:r>
              </w:del>
            </w:ins>
          </w:p>
          <w:p w14:paraId="2CCDA48E" w14:textId="66EF65A6" w:rsidR="00874469" w:rsidDel="00E067A3" w:rsidRDefault="00874469">
            <w:pPr>
              <w:pStyle w:val="Appx"/>
              <w:rPr>
                <w:ins w:id="15456" w:author="aas" w:date="2013-10-14T02:06:00Z"/>
                <w:del w:id="15457" w:author="Anees Shaikh" w:date="2013-10-19T02:16:00Z"/>
              </w:rPr>
              <w:pPrChange w:id="15458" w:author="Anees Shaikh" w:date="2013-10-19T02:16:00Z">
                <w:pPr>
                  <w:pStyle w:val="XML1"/>
                </w:pPr>
              </w:pPrChange>
            </w:pPr>
            <w:ins w:id="15459" w:author="aas" w:date="2013-10-14T02:06:00Z">
              <w:del w:id="15460" w:author="Anees Shaikh" w:date="2013-10-19T02:16:00Z">
                <w:r w:rsidDel="00E067A3">
                  <w:delText xml:space="preserve">                          &lt;xs:element name="reassemble-ip-fragments" minOccurs="0"  type="xs:boolean"&gt;</w:delText>
                </w:r>
              </w:del>
            </w:ins>
          </w:p>
          <w:p w14:paraId="682EB37A" w14:textId="091B9089" w:rsidR="00874469" w:rsidDel="00E067A3" w:rsidRDefault="00874469">
            <w:pPr>
              <w:pStyle w:val="Appx"/>
              <w:rPr>
                <w:ins w:id="15461" w:author="aas" w:date="2013-10-14T02:06:00Z"/>
                <w:del w:id="15462" w:author="Anees Shaikh" w:date="2013-10-19T02:16:00Z"/>
              </w:rPr>
              <w:pPrChange w:id="15463" w:author="Anees Shaikh" w:date="2013-10-19T02:16:00Z">
                <w:pPr>
                  <w:pStyle w:val="XML1"/>
                </w:pPr>
              </w:pPrChange>
            </w:pPr>
            <w:ins w:id="15464" w:author="aas" w:date="2013-10-14T02:06:00Z">
              <w:del w:id="15465" w:author="Anees Shaikh" w:date="2013-10-19T02:16:00Z">
                <w:r w:rsidDel="00E067A3">
                  <w:delText xml:space="preserve">                            &lt;xs:annotation&gt;</w:delText>
                </w:r>
              </w:del>
            </w:ins>
          </w:p>
          <w:p w14:paraId="62A82BA1" w14:textId="01849B95" w:rsidR="00874469" w:rsidDel="00E067A3" w:rsidRDefault="00874469">
            <w:pPr>
              <w:pStyle w:val="Appx"/>
              <w:rPr>
                <w:ins w:id="15466" w:author="aas" w:date="2013-10-14T02:06:00Z"/>
                <w:del w:id="15467" w:author="Anees Shaikh" w:date="2013-10-19T02:16:00Z"/>
              </w:rPr>
              <w:pPrChange w:id="15468" w:author="Anees Shaikh" w:date="2013-10-19T02:16:00Z">
                <w:pPr>
                  <w:pStyle w:val="XML1"/>
                </w:pPr>
              </w:pPrChange>
            </w:pPr>
            <w:ins w:id="15469" w:author="aas" w:date="2013-10-14T02:06:00Z">
              <w:del w:id="15470" w:author="Anees Shaikh" w:date="2013-10-19T02:16:00Z">
                <w:r w:rsidDel="00E067A3">
                  <w:delText xml:space="preserve">                              &lt;xs:documentation&gt;</w:delText>
                </w:r>
              </w:del>
            </w:ins>
          </w:p>
          <w:p w14:paraId="689EB74C" w14:textId="68AA9081" w:rsidR="00874469" w:rsidDel="00E067A3" w:rsidRDefault="00874469">
            <w:pPr>
              <w:pStyle w:val="Appx"/>
              <w:rPr>
                <w:ins w:id="15471" w:author="aas" w:date="2013-10-14T02:06:00Z"/>
                <w:del w:id="15472" w:author="Anees Shaikh" w:date="2013-10-19T02:16:00Z"/>
              </w:rPr>
              <w:pPrChange w:id="15473" w:author="Anees Shaikh" w:date="2013-10-19T02:16:00Z">
                <w:pPr>
                  <w:pStyle w:val="XML1"/>
                </w:pPr>
              </w:pPrChange>
            </w:pPr>
            <w:ins w:id="15474" w:author="aas" w:date="2013-10-14T02:06:00Z">
              <w:del w:id="15475" w:author="Anees Shaikh" w:date="2013-10-19T02:16:00Z">
                <w:r w:rsidDel="00E067A3">
                  <w:delText xml:space="preserve">                                Specifies if the logical switch supports reassemble IP fragments.</w:delText>
                </w:r>
              </w:del>
            </w:ins>
          </w:p>
          <w:p w14:paraId="2BEAC975" w14:textId="7276837F" w:rsidR="00874469" w:rsidDel="00E067A3" w:rsidRDefault="00874469">
            <w:pPr>
              <w:pStyle w:val="Appx"/>
              <w:rPr>
                <w:ins w:id="15476" w:author="aas" w:date="2013-10-14T02:06:00Z"/>
                <w:del w:id="15477" w:author="Anees Shaikh" w:date="2013-10-19T02:16:00Z"/>
              </w:rPr>
              <w:pPrChange w:id="15478" w:author="Anees Shaikh" w:date="2013-10-19T02:16:00Z">
                <w:pPr>
                  <w:pStyle w:val="XML1"/>
                </w:pPr>
              </w:pPrChange>
            </w:pPr>
            <w:ins w:id="15479" w:author="aas" w:date="2013-10-14T02:06:00Z">
              <w:del w:id="15480" w:author="Anees Shaikh" w:date="2013-10-19T02:16:00Z">
                <w:r w:rsidDel="00E067A3">
                  <w:delText xml:space="preserve">                              &lt;/xs:documentation&gt;</w:delText>
                </w:r>
              </w:del>
            </w:ins>
          </w:p>
          <w:p w14:paraId="693F6817" w14:textId="479F88C9" w:rsidR="00874469" w:rsidDel="00E067A3" w:rsidRDefault="00874469">
            <w:pPr>
              <w:pStyle w:val="Appx"/>
              <w:rPr>
                <w:ins w:id="15481" w:author="aas" w:date="2013-10-14T02:06:00Z"/>
                <w:del w:id="15482" w:author="Anees Shaikh" w:date="2013-10-19T02:16:00Z"/>
              </w:rPr>
              <w:pPrChange w:id="15483" w:author="Anees Shaikh" w:date="2013-10-19T02:16:00Z">
                <w:pPr>
                  <w:pStyle w:val="XML1"/>
                </w:pPr>
              </w:pPrChange>
            </w:pPr>
            <w:ins w:id="15484" w:author="aas" w:date="2013-10-14T02:06:00Z">
              <w:del w:id="15485" w:author="Anees Shaikh" w:date="2013-10-19T02:16:00Z">
                <w:r w:rsidDel="00E067A3">
                  <w:delText xml:space="preserve">                            &lt;/xs:annotation&gt;</w:delText>
                </w:r>
              </w:del>
            </w:ins>
          </w:p>
          <w:p w14:paraId="40892B59" w14:textId="4E4F655B" w:rsidR="00874469" w:rsidDel="00E067A3" w:rsidRDefault="00874469">
            <w:pPr>
              <w:pStyle w:val="Appx"/>
              <w:rPr>
                <w:ins w:id="15486" w:author="aas" w:date="2013-10-14T02:06:00Z"/>
                <w:del w:id="15487" w:author="Anees Shaikh" w:date="2013-10-19T02:16:00Z"/>
              </w:rPr>
              <w:pPrChange w:id="15488" w:author="Anees Shaikh" w:date="2013-10-19T02:16:00Z">
                <w:pPr>
                  <w:pStyle w:val="XML1"/>
                </w:pPr>
              </w:pPrChange>
            </w:pPr>
            <w:ins w:id="15489" w:author="aas" w:date="2013-10-14T02:06:00Z">
              <w:del w:id="15490" w:author="Anees Shaikh" w:date="2013-10-19T02:16:00Z">
                <w:r w:rsidDel="00E067A3">
                  <w:delText xml:space="preserve">                          &lt;/xs:element&gt;</w:delText>
                </w:r>
              </w:del>
            </w:ins>
          </w:p>
          <w:p w14:paraId="6950CBDF" w14:textId="56F021D5" w:rsidR="00874469" w:rsidDel="00E067A3" w:rsidRDefault="00874469">
            <w:pPr>
              <w:pStyle w:val="Appx"/>
              <w:rPr>
                <w:ins w:id="15491" w:author="aas" w:date="2013-10-14T02:06:00Z"/>
                <w:del w:id="15492" w:author="Anees Shaikh" w:date="2013-10-19T02:16:00Z"/>
              </w:rPr>
              <w:pPrChange w:id="15493" w:author="Anees Shaikh" w:date="2013-10-19T02:16:00Z">
                <w:pPr>
                  <w:pStyle w:val="XML1"/>
                </w:pPr>
              </w:pPrChange>
            </w:pPr>
            <w:ins w:id="15494" w:author="aas" w:date="2013-10-14T02:06:00Z">
              <w:del w:id="15495" w:author="Anees Shaikh" w:date="2013-10-19T02:16:00Z">
                <w:r w:rsidDel="00E067A3">
                  <w:delText xml:space="preserve">                          &lt;xs:element name="block-looping-ports" minOccurs="0"  type="xs:boolean"&gt;</w:delText>
                </w:r>
              </w:del>
            </w:ins>
          </w:p>
          <w:p w14:paraId="5BAA2258" w14:textId="4C9CCC10" w:rsidR="00874469" w:rsidDel="00E067A3" w:rsidRDefault="00874469">
            <w:pPr>
              <w:pStyle w:val="Appx"/>
              <w:rPr>
                <w:ins w:id="15496" w:author="aas" w:date="2013-10-14T02:06:00Z"/>
                <w:del w:id="15497" w:author="Anees Shaikh" w:date="2013-10-19T02:16:00Z"/>
              </w:rPr>
              <w:pPrChange w:id="15498" w:author="Anees Shaikh" w:date="2013-10-19T02:16:00Z">
                <w:pPr>
                  <w:pStyle w:val="XML1"/>
                </w:pPr>
              </w:pPrChange>
            </w:pPr>
            <w:ins w:id="15499" w:author="aas" w:date="2013-10-14T02:06:00Z">
              <w:del w:id="15500" w:author="Anees Shaikh" w:date="2013-10-19T02:16:00Z">
                <w:r w:rsidDel="00E067A3">
                  <w:delText xml:space="preserve">                            &lt;xs:annotation&gt;</w:delText>
                </w:r>
              </w:del>
            </w:ins>
          </w:p>
          <w:p w14:paraId="28F47F3C" w14:textId="364D6073" w:rsidR="00874469" w:rsidDel="00E067A3" w:rsidRDefault="00874469">
            <w:pPr>
              <w:pStyle w:val="Appx"/>
              <w:rPr>
                <w:ins w:id="15501" w:author="aas" w:date="2013-10-14T02:06:00Z"/>
                <w:del w:id="15502" w:author="Anees Shaikh" w:date="2013-10-19T02:16:00Z"/>
              </w:rPr>
              <w:pPrChange w:id="15503" w:author="Anees Shaikh" w:date="2013-10-19T02:16:00Z">
                <w:pPr>
                  <w:pStyle w:val="XML1"/>
                </w:pPr>
              </w:pPrChange>
            </w:pPr>
            <w:ins w:id="15504" w:author="aas" w:date="2013-10-14T02:06:00Z">
              <w:del w:id="15505" w:author="Anees Shaikh" w:date="2013-10-19T02:16:00Z">
                <w:r w:rsidDel="00E067A3">
                  <w:delText xml:space="preserve">                              &lt;xs:documentation&gt;</w:delText>
                </w:r>
              </w:del>
            </w:ins>
          </w:p>
          <w:p w14:paraId="46C1DE8A" w14:textId="5179DF10" w:rsidR="00874469" w:rsidDel="00E067A3" w:rsidRDefault="00874469">
            <w:pPr>
              <w:pStyle w:val="Appx"/>
              <w:rPr>
                <w:ins w:id="15506" w:author="aas" w:date="2013-10-14T02:06:00Z"/>
                <w:del w:id="15507" w:author="Anees Shaikh" w:date="2013-10-19T02:16:00Z"/>
              </w:rPr>
              <w:pPrChange w:id="15508" w:author="Anees Shaikh" w:date="2013-10-19T02:16:00Z">
                <w:pPr>
                  <w:pStyle w:val="XML1"/>
                </w:pPr>
              </w:pPrChange>
            </w:pPr>
            <w:ins w:id="15509" w:author="aas" w:date="2013-10-14T02:06:00Z">
              <w:del w:id="15510" w:author="Anees Shaikh" w:date="2013-10-19T02:16:00Z">
                <w:r w:rsidDel="00E067A3">
                  <w:delText xml:space="preserve">                                'true' indicates that a switch protocol outside of OpenFlow, such as</w:delText>
                </w:r>
              </w:del>
            </w:ins>
          </w:p>
          <w:p w14:paraId="16832163" w14:textId="07038AD8" w:rsidR="00874469" w:rsidDel="00E067A3" w:rsidRDefault="00874469">
            <w:pPr>
              <w:pStyle w:val="Appx"/>
              <w:rPr>
                <w:ins w:id="15511" w:author="aas" w:date="2013-10-14T02:06:00Z"/>
                <w:del w:id="15512" w:author="Anees Shaikh" w:date="2013-10-19T02:16:00Z"/>
              </w:rPr>
              <w:pPrChange w:id="15513" w:author="Anees Shaikh" w:date="2013-10-19T02:16:00Z">
                <w:pPr>
                  <w:pStyle w:val="XML1"/>
                </w:pPr>
              </w:pPrChange>
            </w:pPr>
            <w:ins w:id="15514" w:author="aas" w:date="2013-10-14T02:06:00Z">
              <w:del w:id="15515" w:author="Anees Shaikh" w:date="2013-10-19T02:16:00Z">
                <w:r w:rsidDel="00E067A3">
                  <w:delText xml:space="preserve">                                       802.1D Spanning Tree, will detect topology loops and block ports</w:delText>
                </w:r>
              </w:del>
            </w:ins>
          </w:p>
          <w:p w14:paraId="3FA490DB" w14:textId="2DF22AA8" w:rsidR="00874469" w:rsidDel="00E067A3" w:rsidRDefault="00874469">
            <w:pPr>
              <w:pStyle w:val="Appx"/>
              <w:rPr>
                <w:ins w:id="15516" w:author="aas" w:date="2013-10-14T02:06:00Z"/>
                <w:del w:id="15517" w:author="Anees Shaikh" w:date="2013-10-19T02:16:00Z"/>
              </w:rPr>
              <w:pPrChange w:id="15518" w:author="Anees Shaikh" w:date="2013-10-19T02:16:00Z">
                <w:pPr>
                  <w:pStyle w:val="XML1"/>
                </w:pPr>
              </w:pPrChange>
            </w:pPr>
            <w:ins w:id="15519" w:author="aas" w:date="2013-10-14T02:06:00Z">
              <w:del w:id="15520" w:author="Anees Shaikh" w:date="2013-10-19T02:16:00Z">
                <w:r w:rsidDel="00E067A3">
                  <w:delText xml:space="preserve">                                       to prevent packet loops.</w:delText>
                </w:r>
              </w:del>
            </w:ins>
          </w:p>
          <w:p w14:paraId="2755FCC0" w14:textId="3E5B2C9F" w:rsidR="00874469" w:rsidDel="00E067A3" w:rsidRDefault="00874469">
            <w:pPr>
              <w:pStyle w:val="Appx"/>
              <w:rPr>
                <w:ins w:id="15521" w:author="aas" w:date="2013-10-14T02:06:00Z"/>
                <w:del w:id="15522" w:author="Anees Shaikh" w:date="2013-10-19T02:16:00Z"/>
              </w:rPr>
              <w:pPrChange w:id="15523" w:author="Anees Shaikh" w:date="2013-10-19T02:16:00Z">
                <w:pPr>
                  <w:pStyle w:val="XML1"/>
                </w:pPr>
              </w:pPrChange>
            </w:pPr>
            <w:ins w:id="15524" w:author="aas" w:date="2013-10-14T02:06:00Z">
              <w:del w:id="15525" w:author="Anees Shaikh" w:date="2013-10-19T02:16:00Z">
                <w:r w:rsidDel="00E067A3">
                  <w:delText xml:space="preserve">                              &lt;/xs:documentation&gt;</w:delText>
                </w:r>
              </w:del>
            </w:ins>
          </w:p>
          <w:p w14:paraId="28CE0767" w14:textId="4ACBB570" w:rsidR="00874469" w:rsidDel="00E067A3" w:rsidRDefault="00874469">
            <w:pPr>
              <w:pStyle w:val="Appx"/>
              <w:rPr>
                <w:ins w:id="15526" w:author="aas" w:date="2013-10-14T02:06:00Z"/>
                <w:del w:id="15527" w:author="Anees Shaikh" w:date="2013-10-19T02:16:00Z"/>
              </w:rPr>
              <w:pPrChange w:id="15528" w:author="Anees Shaikh" w:date="2013-10-19T02:16:00Z">
                <w:pPr>
                  <w:pStyle w:val="XML1"/>
                </w:pPr>
              </w:pPrChange>
            </w:pPr>
            <w:ins w:id="15529" w:author="aas" w:date="2013-10-14T02:06:00Z">
              <w:del w:id="15530" w:author="Anees Shaikh" w:date="2013-10-19T02:16:00Z">
                <w:r w:rsidDel="00E067A3">
                  <w:delText xml:space="preserve">                            &lt;/xs:annotation&gt;</w:delText>
                </w:r>
              </w:del>
            </w:ins>
          </w:p>
          <w:p w14:paraId="02FEAFFF" w14:textId="03FC7630" w:rsidR="00874469" w:rsidDel="00E067A3" w:rsidRDefault="00874469">
            <w:pPr>
              <w:pStyle w:val="Appx"/>
              <w:rPr>
                <w:ins w:id="15531" w:author="aas" w:date="2013-10-14T02:06:00Z"/>
                <w:del w:id="15532" w:author="Anees Shaikh" w:date="2013-10-19T02:16:00Z"/>
              </w:rPr>
              <w:pPrChange w:id="15533" w:author="Anees Shaikh" w:date="2013-10-19T02:16:00Z">
                <w:pPr>
                  <w:pStyle w:val="XML1"/>
                </w:pPr>
              </w:pPrChange>
            </w:pPr>
            <w:ins w:id="15534" w:author="aas" w:date="2013-10-14T02:06:00Z">
              <w:del w:id="15535" w:author="Anees Shaikh" w:date="2013-10-19T02:16:00Z">
                <w:r w:rsidDel="00E067A3">
                  <w:delText xml:space="preserve">                          &lt;/xs:element&gt;</w:delText>
                </w:r>
              </w:del>
            </w:ins>
          </w:p>
          <w:p w14:paraId="7FB2783D" w14:textId="73AF5BA4" w:rsidR="00874469" w:rsidDel="00E067A3" w:rsidRDefault="00874469">
            <w:pPr>
              <w:pStyle w:val="Appx"/>
              <w:rPr>
                <w:ins w:id="15536" w:author="aas" w:date="2013-10-14T02:06:00Z"/>
                <w:del w:id="15537" w:author="Anees Shaikh" w:date="2013-10-19T02:16:00Z"/>
              </w:rPr>
              <w:pPrChange w:id="15538" w:author="Anees Shaikh" w:date="2013-10-19T02:16:00Z">
                <w:pPr>
                  <w:pStyle w:val="XML1"/>
                </w:pPr>
              </w:pPrChange>
            </w:pPr>
            <w:ins w:id="15539" w:author="aas" w:date="2013-10-14T02:06:00Z">
              <w:del w:id="15540" w:author="Anees Shaikh" w:date="2013-10-19T02:16:00Z">
                <w:r w:rsidDel="00E067A3">
                  <w:delText xml:space="preserve">                          &lt;xs:element name="reserved-port-types" minOccurs="0"&gt;</w:delText>
                </w:r>
              </w:del>
            </w:ins>
          </w:p>
          <w:p w14:paraId="7CBBBB9D" w14:textId="295BA7BA" w:rsidR="00874469" w:rsidDel="00E067A3" w:rsidRDefault="00874469">
            <w:pPr>
              <w:pStyle w:val="Appx"/>
              <w:rPr>
                <w:ins w:id="15541" w:author="aas" w:date="2013-10-14T02:06:00Z"/>
                <w:del w:id="15542" w:author="Anees Shaikh" w:date="2013-10-19T02:16:00Z"/>
              </w:rPr>
              <w:pPrChange w:id="15543" w:author="Anees Shaikh" w:date="2013-10-19T02:16:00Z">
                <w:pPr>
                  <w:pStyle w:val="XML1"/>
                </w:pPr>
              </w:pPrChange>
            </w:pPr>
            <w:ins w:id="15544" w:author="aas" w:date="2013-10-14T02:06:00Z">
              <w:del w:id="15545" w:author="Anees Shaikh" w:date="2013-10-19T02:16:00Z">
                <w:r w:rsidDel="00E067A3">
                  <w:delText xml:space="preserve">                            &lt;xs:annotation&gt;</w:delText>
                </w:r>
              </w:del>
            </w:ins>
          </w:p>
          <w:p w14:paraId="491965C1" w14:textId="3C3E5BDE" w:rsidR="00874469" w:rsidDel="00E067A3" w:rsidRDefault="00874469">
            <w:pPr>
              <w:pStyle w:val="Appx"/>
              <w:rPr>
                <w:ins w:id="15546" w:author="aas" w:date="2013-10-14T02:06:00Z"/>
                <w:del w:id="15547" w:author="Anees Shaikh" w:date="2013-10-19T02:16:00Z"/>
              </w:rPr>
              <w:pPrChange w:id="15548" w:author="Anees Shaikh" w:date="2013-10-19T02:16:00Z">
                <w:pPr>
                  <w:pStyle w:val="XML1"/>
                </w:pPr>
              </w:pPrChange>
            </w:pPr>
            <w:ins w:id="15549" w:author="aas" w:date="2013-10-14T02:06:00Z">
              <w:del w:id="15550" w:author="Anees Shaikh" w:date="2013-10-19T02:16:00Z">
                <w:r w:rsidDel="00E067A3">
                  <w:delText xml:space="preserve">                              &lt;xs:documentation&gt;</w:delText>
                </w:r>
              </w:del>
            </w:ins>
          </w:p>
          <w:p w14:paraId="6E61705B" w14:textId="3F57308F" w:rsidR="00874469" w:rsidDel="00E067A3" w:rsidRDefault="00874469">
            <w:pPr>
              <w:pStyle w:val="Appx"/>
              <w:rPr>
                <w:ins w:id="15551" w:author="aas" w:date="2013-10-14T02:06:00Z"/>
                <w:del w:id="15552" w:author="Anees Shaikh" w:date="2013-10-19T02:16:00Z"/>
              </w:rPr>
              <w:pPrChange w:id="15553" w:author="Anees Shaikh" w:date="2013-10-19T02:16:00Z">
                <w:pPr>
                  <w:pStyle w:val="XML1"/>
                </w:pPr>
              </w:pPrChange>
            </w:pPr>
            <w:ins w:id="15554" w:author="aas" w:date="2013-10-14T02:06:00Z">
              <w:del w:id="15555" w:author="Anees Shaikh" w:date="2013-10-19T02:16:00Z">
                <w:r w:rsidDel="00E067A3">
                  <w:delText xml:space="preserve">                                Specify generic forwarding actions such as sending to the controller,</w:delText>
                </w:r>
              </w:del>
            </w:ins>
          </w:p>
          <w:p w14:paraId="2B204BB2" w14:textId="78668288" w:rsidR="00874469" w:rsidDel="00E067A3" w:rsidRDefault="00874469">
            <w:pPr>
              <w:pStyle w:val="Appx"/>
              <w:rPr>
                <w:ins w:id="15556" w:author="aas" w:date="2013-10-14T02:06:00Z"/>
                <w:del w:id="15557" w:author="Anees Shaikh" w:date="2013-10-19T02:16:00Z"/>
              </w:rPr>
              <w:pPrChange w:id="15558" w:author="Anees Shaikh" w:date="2013-10-19T02:16:00Z">
                <w:pPr>
                  <w:pStyle w:val="XML1"/>
                </w:pPr>
              </w:pPrChange>
            </w:pPr>
            <w:ins w:id="15559" w:author="aas" w:date="2013-10-14T02:06:00Z">
              <w:del w:id="15560" w:author="Anees Shaikh" w:date="2013-10-19T02:16:00Z">
                <w:r w:rsidDel="00E067A3">
                  <w:delText xml:space="preserve">                                       flooding, or forwarding using non-OpenFlow methods, such as</w:delText>
                </w:r>
              </w:del>
            </w:ins>
          </w:p>
          <w:p w14:paraId="1104B03A" w14:textId="0FAA9F5C" w:rsidR="00874469" w:rsidDel="00E067A3" w:rsidRDefault="00874469">
            <w:pPr>
              <w:pStyle w:val="Appx"/>
              <w:rPr>
                <w:ins w:id="15561" w:author="aas" w:date="2013-10-14T02:06:00Z"/>
                <w:del w:id="15562" w:author="Anees Shaikh" w:date="2013-10-19T02:16:00Z"/>
              </w:rPr>
              <w:pPrChange w:id="15563" w:author="Anees Shaikh" w:date="2013-10-19T02:16:00Z">
                <w:pPr>
                  <w:pStyle w:val="XML1"/>
                </w:pPr>
              </w:pPrChange>
            </w:pPr>
            <w:ins w:id="15564" w:author="aas" w:date="2013-10-14T02:06:00Z">
              <w:del w:id="15565" w:author="Anees Shaikh" w:date="2013-10-19T02:16:00Z">
                <w:r w:rsidDel="00E067A3">
                  <w:delText xml:space="preserve">                                       'normal' switch processing.</w:delText>
                </w:r>
              </w:del>
            </w:ins>
          </w:p>
          <w:p w14:paraId="7BE95C43" w14:textId="1FB03AF4" w:rsidR="00874469" w:rsidDel="00E067A3" w:rsidRDefault="00874469">
            <w:pPr>
              <w:pStyle w:val="Appx"/>
              <w:rPr>
                <w:ins w:id="15566" w:author="aas" w:date="2013-10-14T02:06:00Z"/>
                <w:del w:id="15567" w:author="Anees Shaikh" w:date="2013-10-19T02:16:00Z"/>
              </w:rPr>
              <w:pPrChange w:id="15568" w:author="Anees Shaikh" w:date="2013-10-19T02:16:00Z">
                <w:pPr>
                  <w:pStyle w:val="XML1"/>
                </w:pPr>
              </w:pPrChange>
            </w:pPr>
            <w:ins w:id="15569" w:author="aas" w:date="2013-10-14T02:06:00Z">
              <w:del w:id="15570" w:author="Anees Shaikh" w:date="2013-10-19T02:16:00Z">
                <w:r w:rsidDel="00E067A3">
                  <w:delText xml:space="preserve">                              &lt;/xs:documentation&gt;</w:delText>
                </w:r>
              </w:del>
            </w:ins>
          </w:p>
          <w:p w14:paraId="42856336" w14:textId="46D274C3" w:rsidR="00874469" w:rsidDel="00E067A3" w:rsidRDefault="00874469">
            <w:pPr>
              <w:pStyle w:val="Appx"/>
              <w:rPr>
                <w:ins w:id="15571" w:author="aas" w:date="2013-10-14T02:06:00Z"/>
                <w:del w:id="15572" w:author="Anees Shaikh" w:date="2013-10-19T02:16:00Z"/>
              </w:rPr>
              <w:pPrChange w:id="15573" w:author="Anees Shaikh" w:date="2013-10-19T02:16:00Z">
                <w:pPr>
                  <w:pStyle w:val="XML1"/>
                </w:pPr>
              </w:pPrChange>
            </w:pPr>
            <w:ins w:id="15574" w:author="aas" w:date="2013-10-14T02:06:00Z">
              <w:del w:id="15575" w:author="Anees Shaikh" w:date="2013-10-19T02:16:00Z">
                <w:r w:rsidDel="00E067A3">
                  <w:delText xml:space="preserve">                            &lt;/xs:annotation&gt;</w:delText>
                </w:r>
              </w:del>
            </w:ins>
          </w:p>
          <w:p w14:paraId="123BE59D" w14:textId="12D639AE" w:rsidR="00874469" w:rsidDel="00E067A3" w:rsidRDefault="00874469">
            <w:pPr>
              <w:pStyle w:val="Appx"/>
              <w:rPr>
                <w:ins w:id="15576" w:author="aas" w:date="2013-10-14T02:06:00Z"/>
                <w:del w:id="15577" w:author="Anees Shaikh" w:date="2013-10-19T02:16:00Z"/>
              </w:rPr>
              <w:pPrChange w:id="15578" w:author="Anees Shaikh" w:date="2013-10-19T02:16:00Z">
                <w:pPr>
                  <w:pStyle w:val="XML1"/>
                </w:pPr>
              </w:pPrChange>
            </w:pPr>
            <w:ins w:id="15579" w:author="aas" w:date="2013-10-14T02:06:00Z">
              <w:del w:id="15580" w:author="Anees Shaikh" w:date="2013-10-19T02:16:00Z">
                <w:r w:rsidDel="00E067A3">
                  <w:delText xml:space="preserve">                            &lt;xs:complexType&gt;</w:delText>
                </w:r>
              </w:del>
            </w:ins>
          </w:p>
          <w:p w14:paraId="1EE46718" w14:textId="3F6F7DB6" w:rsidR="00874469" w:rsidDel="00E067A3" w:rsidRDefault="00874469">
            <w:pPr>
              <w:pStyle w:val="Appx"/>
              <w:rPr>
                <w:ins w:id="15581" w:author="aas" w:date="2013-10-14T02:06:00Z"/>
                <w:del w:id="15582" w:author="Anees Shaikh" w:date="2013-10-19T02:16:00Z"/>
              </w:rPr>
              <w:pPrChange w:id="15583" w:author="Anees Shaikh" w:date="2013-10-19T02:16:00Z">
                <w:pPr>
                  <w:pStyle w:val="XML1"/>
                </w:pPr>
              </w:pPrChange>
            </w:pPr>
            <w:ins w:id="15584" w:author="aas" w:date="2013-10-14T02:06:00Z">
              <w:del w:id="15585" w:author="Anees Shaikh" w:date="2013-10-19T02:16:00Z">
                <w:r w:rsidDel="00E067A3">
                  <w:delText xml:space="preserve">                              &lt;xs:sequence&gt;</w:delText>
                </w:r>
              </w:del>
            </w:ins>
          </w:p>
          <w:p w14:paraId="3B53B9E4" w14:textId="33367D1E" w:rsidR="00874469" w:rsidDel="00E067A3" w:rsidRDefault="00874469">
            <w:pPr>
              <w:pStyle w:val="Appx"/>
              <w:rPr>
                <w:ins w:id="15586" w:author="aas" w:date="2013-10-14T02:06:00Z"/>
                <w:del w:id="15587" w:author="Anees Shaikh" w:date="2013-10-19T02:16:00Z"/>
              </w:rPr>
              <w:pPrChange w:id="15588" w:author="Anees Shaikh" w:date="2013-10-19T02:16:00Z">
                <w:pPr>
                  <w:pStyle w:val="XML1"/>
                </w:pPr>
              </w:pPrChange>
            </w:pPr>
            <w:ins w:id="15589" w:author="aas" w:date="2013-10-14T02:06:00Z">
              <w:del w:id="15590" w:author="Anees Shaikh" w:date="2013-10-19T02:16:00Z">
                <w:r w:rsidDel="00E067A3">
                  <w:delText xml:space="preserve">                                &lt;xs:element name="type" minOccurs="0" maxOccurs="unbounded"&gt;</w:delText>
                </w:r>
              </w:del>
            </w:ins>
          </w:p>
          <w:p w14:paraId="160F462F" w14:textId="4C6AC51C" w:rsidR="00874469" w:rsidDel="00E067A3" w:rsidRDefault="00874469">
            <w:pPr>
              <w:pStyle w:val="Appx"/>
              <w:rPr>
                <w:ins w:id="15591" w:author="aas" w:date="2013-10-14T02:06:00Z"/>
                <w:del w:id="15592" w:author="Anees Shaikh" w:date="2013-10-19T02:16:00Z"/>
              </w:rPr>
              <w:pPrChange w:id="15593" w:author="Anees Shaikh" w:date="2013-10-19T02:16:00Z">
                <w:pPr>
                  <w:pStyle w:val="XML1"/>
                </w:pPr>
              </w:pPrChange>
            </w:pPr>
            <w:ins w:id="15594" w:author="aas" w:date="2013-10-14T02:06:00Z">
              <w:del w:id="15595" w:author="Anees Shaikh" w:date="2013-10-19T02:16:00Z">
                <w:r w:rsidDel="00E067A3">
                  <w:delText xml:space="preserve">                                  &lt;xs:simpleType&gt;</w:delText>
                </w:r>
              </w:del>
            </w:ins>
          </w:p>
          <w:p w14:paraId="63043132" w14:textId="4612D059" w:rsidR="00874469" w:rsidDel="00E067A3" w:rsidRDefault="00874469">
            <w:pPr>
              <w:pStyle w:val="Appx"/>
              <w:rPr>
                <w:ins w:id="15596" w:author="aas" w:date="2013-10-14T02:06:00Z"/>
                <w:del w:id="15597" w:author="Anees Shaikh" w:date="2013-10-19T02:16:00Z"/>
              </w:rPr>
              <w:pPrChange w:id="15598" w:author="Anees Shaikh" w:date="2013-10-19T02:16:00Z">
                <w:pPr>
                  <w:pStyle w:val="XML1"/>
                </w:pPr>
              </w:pPrChange>
            </w:pPr>
            <w:ins w:id="15599" w:author="aas" w:date="2013-10-14T02:06:00Z">
              <w:del w:id="15600" w:author="Anees Shaikh" w:date="2013-10-19T02:16:00Z">
                <w:r w:rsidDel="00E067A3">
                  <w:delText xml:space="preserve">                                    &lt;xs:restriction base="xs:string"&gt;</w:delText>
                </w:r>
              </w:del>
            </w:ins>
          </w:p>
          <w:p w14:paraId="32E026E1" w14:textId="5ACFC56A" w:rsidR="00874469" w:rsidDel="00E067A3" w:rsidRDefault="00874469">
            <w:pPr>
              <w:pStyle w:val="Appx"/>
              <w:rPr>
                <w:ins w:id="15601" w:author="aas" w:date="2013-10-14T02:06:00Z"/>
                <w:del w:id="15602" w:author="Anees Shaikh" w:date="2013-10-19T02:16:00Z"/>
              </w:rPr>
              <w:pPrChange w:id="15603" w:author="Anees Shaikh" w:date="2013-10-19T02:16:00Z">
                <w:pPr>
                  <w:pStyle w:val="XML1"/>
                </w:pPr>
              </w:pPrChange>
            </w:pPr>
            <w:ins w:id="15604" w:author="aas" w:date="2013-10-14T02:06:00Z">
              <w:del w:id="15605" w:author="Anees Shaikh" w:date="2013-10-19T02:16:00Z">
                <w:r w:rsidDel="00E067A3">
                  <w:delText xml:space="preserve">                                      &lt;xs:enumeration value="all"/&gt;</w:delText>
                </w:r>
              </w:del>
            </w:ins>
          </w:p>
          <w:p w14:paraId="5C4045CD" w14:textId="6FD5609A" w:rsidR="00874469" w:rsidDel="00E067A3" w:rsidRDefault="00874469">
            <w:pPr>
              <w:pStyle w:val="Appx"/>
              <w:rPr>
                <w:ins w:id="15606" w:author="aas" w:date="2013-10-14T02:06:00Z"/>
                <w:del w:id="15607" w:author="Anees Shaikh" w:date="2013-10-19T02:16:00Z"/>
              </w:rPr>
              <w:pPrChange w:id="15608" w:author="Anees Shaikh" w:date="2013-10-19T02:16:00Z">
                <w:pPr>
                  <w:pStyle w:val="XML1"/>
                </w:pPr>
              </w:pPrChange>
            </w:pPr>
            <w:ins w:id="15609" w:author="aas" w:date="2013-10-14T02:06:00Z">
              <w:del w:id="15610" w:author="Anees Shaikh" w:date="2013-10-19T02:16:00Z">
                <w:r w:rsidDel="00E067A3">
                  <w:delText xml:space="preserve">                                      &lt;xs:enumeration value="controller"/&gt;</w:delText>
                </w:r>
              </w:del>
            </w:ins>
          </w:p>
          <w:p w14:paraId="28C2AEED" w14:textId="45804ABA" w:rsidR="00874469" w:rsidDel="00E067A3" w:rsidRDefault="00874469">
            <w:pPr>
              <w:pStyle w:val="Appx"/>
              <w:rPr>
                <w:ins w:id="15611" w:author="aas" w:date="2013-10-14T02:06:00Z"/>
                <w:del w:id="15612" w:author="Anees Shaikh" w:date="2013-10-19T02:16:00Z"/>
              </w:rPr>
              <w:pPrChange w:id="15613" w:author="Anees Shaikh" w:date="2013-10-19T02:16:00Z">
                <w:pPr>
                  <w:pStyle w:val="XML1"/>
                </w:pPr>
              </w:pPrChange>
            </w:pPr>
            <w:ins w:id="15614" w:author="aas" w:date="2013-10-14T02:06:00Z">
              <w:del w:id="15615" w:author="Anees Shaikh" w:date="2013-10-19T02:16:00Z">
                <w:r w:rsidDel="00E067A3">
                  <w:delText xml:space="preserve">                                      &lt;xs:enumeration value="table"/&gt;</w:delText>
                </w:r>
              </w:del>
            </w:ins>
          </w:p>
          <w:p w14:paraId="4FBD91B0" w14:textId="65BFAA51" w:rsidR="00874469" w:rsidDel="00E067A3" w:rsidRDefault="00874469">
            <w:pPr>
              <w:pStyle w:val="Appx"/>
              <w:rPr>
                <w:ins w:id="15616" w:author="aas" w:date="2013-10-14T02:06:00Z"/>
                <w:del w:id="15617" w:author="Anees Shaikh" w:date="2013-10-19T02:16:00Z"/>
              </w:rPr>
              <w:pPrChange w:id="15618" w:author="Anees Shaikh" w:date="2013-10-19T02:16:00Z">
                <w:pPr>
                  <w:pStyle w:val="XML1"/>
                </w:pPr>
              </w:pPrChange>
            </w:pPr>
            <w:ins w:id="15619" w:author="aas" w:date="2013-10-14T02:06:00Z">
              <w:del w:id="15620" w:author="Anees Shaikh" w:date="2013-10-19T02:16:00Z">
                <w:r w:rsidDel="00E067A3">
                  <w:delText xml:space="preserve">                                      &lt;xs:enumeration value="inport"/&gt;</w:delText>
                </w:r>
              </w:del>
            </w:ins>
          </w:p>
          <w:p w14:paraId="368AF3BD" w14:textId="04F5E316" w:rsidR="00874469" w:rsidDel="00E067A3" w:rsidRDefault="00874469">
            <w:pPr>
              <w:pStyle w:val="Appx"/>
              <w:rPr>
                <w:ins w:id="15621" w:author="aas" w:date="2013-10-14T02:06:00Z"/>
                <w:del w:id="15622" w:author="Anees Shaikh" w:date="2013-10-19T02:16:00Z"/>
              </w:rPr>
              <w:pPrChange w:id="15623" w:author="Anees Shaikh" w:date="2013-10-19T02:16:00Z">
                <w:pPr>
                  <w:pStyle w:val="XML1"/>
                </w:pPr>
              </w:pPrChange>
            </w:pPr>
            <w:ins w:id="15624" w:author="aas" w:date="2013-10-14T02:06:00Z">
              <w:del w:id="15625" w:author="Anees Shaikh" w:date="2013-10-19T02:16:00Z">
                <w:r w:rsidDel="00E067A3">
                  <w:delText xml:space="preserve">                                      &lt;xs:enumeration value="any"/&gt;</w:delText>
                </w:r>
              </w:del>
            </w:ins>
          </w:p>
          <w:p w14:paraId="0BB57B98" w14:textId="6815678E" w:rsidR="00874469" w:rsidDel="00E067A3" w:rsidRDefault="00874469">
            <w:pPr>
              <w:pStyle w:val="Appx"/>
              <w:rPr>
                <w:ins w:id="15626" w:author="aas" w:date="2013-10-14T02:06:00Z"/>
                <w:del w:id="15627" w:author="Anees Shaikh" w:date="2013-10-19T02:16:00Z"/>
              </w:rPr>
              <w:pPrChange w:id="15628" w:author="Anees Shaikh" w:date="2013-10-19T02:16:00Z">
                <w:pPr>
                  <w:pStyle w:val="XML1"/>
                </w:pPr>
              </w:pPrChange>
            </w:pPr>
            <w:ins w:id="15629" w:author="aas" w:date="2013-10-14T02:06:00Z">
              <w:del w:id="15630" w:author="Anees Shaikh" w:date="2013-10-19T02:16:00Z">
                <w:r w:rsidDel="00E067A3">
                  <w:delText xml:space="preserve">                                      &lt;xs:enumeration value="normal"/&gt;</w:delText>
                </w:r>
              </w:del>
            </w:ins>
          </w:p>
          <w:p w14:paraId="4C533934" w14:textId="69F0D8D9" w:rsidR="00874469" w:rsidDel="00E067A3" w:rsidRDefault="00874469">
            <w:pPr>
              <w:pStyle w:val="Appx"/>
              <w:rPr>
                <w:ins w:id="15631" w:author="aas" w:date="2013-10-14T02:06:00Z"/>
                <w:del w:id="15632" w:author="Anees Shaikh" w:date="2013-10-19T02:16:00Z"/>
              </w:rPr>
              <w:pPrChange w:id="15633" w:author="Anees Shaikh" w:date="2013-10-19T02:16:00Z">
                <w:pPr>
                  <w:pStyle w:val="XML1"/>
                </w:pPr>
              </w:pPrChange>
            </w:pPr>
            <w:ins w:id="15634" w:author="aas" w:date="2013-10-14T02:06:00Z">
              <w:del w:id="15635" w:author="Anees Shaikh" w:date="2013-10-19T02:16:00Z">
                <w:r w:rsidDel="00E067A3">
                  <w:delText xml:space="preserve">                                      &lt;xs:enumeration value="flood"/&gt;</w:delText>
                </w:r>
              </w:del>
            </w:ins>
          </w:p>
          <w:p w14:paraId="2FC66891" w14:textId="57BBF398" w:rsidR="00874469" w:rsidDel="00E067A3" w:rsidRDefault="00874469">
            <w:pPr>
              <w:pStyle w:val="Appx"/>
              <w:rPr>
                <w:ins w:id="15636" w:author="aas" w:date="2013-10-14T02:06:00Z"/>
                <w:del w:id="15637" w:author="Anees Shaikh" w:date="2013-10-19T02:16:00Z"/>
              </w:rPr>
              <w:pPrChange w:id="15638" w:author="Anees Shaikh" w:date="2013-10-19T02:16:00Z">
                <w:pPr>
                  <w:pStyle w:val="XML1"/>
                </w:pPr>
              </w:pPrChange>
            </w:pPr>
            <w:ins w:id="15639" w:author="aas" w:date="2013-10-14T02:06:00Z">
              <w:del w:id="15640" w:author="Anees Shaikh" w:date="2013-10-19T02:16:00Z">
                <w:r w:rsidDel="00E067A3">
                  <w:delText xml:space="preserve">                                    &lt;/xs:restriction&gt;</w:delText>
                </w:r>
              </w:del>
            </w:ins>
          </w:p>
          <w:p w14:paraId="69A652FF" w14:textId="607CE43C" w:rsidR="00874469" w:rsidDel="00E067A3" w:rsidRDefault="00874469">
            <w:pPr>
              <w:pStyle w:val="Appx"/>
              <w:rPr>
                <w:ins w:id="15641" w:author="aas" w:date="2013-10-14T02:06:00Z"/>
                <w:del w:id="15642" w:author="Anees Shaikh" w:date="2013-10-19T02:16:00Z"/>
              </w:rPr>
              <w:pPrChange w:id="15643" w:author="Anees Shaikh" w:date="2013-10-19T02:16:00Z">
                <w:pPr>
                  <w:pStyle w:val="XML1"/>
                </w:pPr>
              </w:pPrChange>
            </w:pPr>
            <w:ins w:id="15644" w:author="aas" w:date="2013-10-14T02:06:00Z">
              <w:del w:id="15645" w:author="Anees Shaikh" w:date="2013-10-19T02:16:00Z">
                <w:r w:rsidDel="00E067A3">
                  <w:delText xml:space="preserve">                                  &lt;/xs:simpleType&gt;</w:delText>
                </w:r>
              </w:del>
            </w:ins>
          </w:p>
          <w:p w14:paraId="2CCAF60D" w14:textId="324CBFB8" w:rsidR="00874469" w:rsidDel="00E067A3" w:rsidRDefault="00874469">
            <w:pPr>
              <w:pStyle w:val="Appx"/>
              <w:rPr>
                <w:ins w:id="15646" w:author="aas" w:date="2013-10-14T02:06:00Z"/>
                <w:del w:id="15647" w:author="Anees Shaikh" w:date="2013-10-19T02:16:00Z"/>
              </w:rPr>
              <w:pPrChange w:id="15648" w:author="Anees Shaikh" w:date="2013-10-19T02:16:00Z">
                <w:pPr>
                  <w:pStyle w:val="XML1"/>
                </w:pPr>
              </w:pPrChange>
            </w:pPr>
            <w:ins w:id="15649" w:author="aas" w:date="2013-10-14T02:06:00Z">
              <w:del w:id="15650" w:author="Anees Shaikh" w:date="2013-10-19T02:16:00Z">
                <w:r w:rsidDel="00E067A3">
                  <w:delText xml:space="preserve">                                &lt;/xs:element&gt;</w:delText>
                </w:r>
              </w:del>
            </w:ins>
          </w:p>
          <w:p w14:paraId="014E1C68" w14:textId="4563BB3A" w:rsidR="00874469" w:rsidDel="00E067A3" w:rsidRDefault="00874469">
            <w:pPr>
              <w:pStyle w:val="Appx"/>
              <w:rPr>
                <w:ins w:id="15651" w:author="aas" w:date="2013-10-14T02:06:00Z"/>
                <w:del w:id="15652" w:author="Anees Shaikh" w:date="2013-10-19T02:16:00Z"/>
              </w:rPr>
              <w:pPrChange w:id="15653" w:author="Anees Shaikh" w:date="2013-10-19T02:16:00Z">
                <w:pPr>
                  <w:pStyle w:val="XML1"/>
                </w:pPr>
              </w:pPrChange>
            </w:pPr>
            <w:ins w:id="15654" w:author="aas" w:date="2013-10-14T02:06:00Z">
              <w:del w:id="15655" w:author="Anees Shaikh" w:date="2013-10-19T02:16:00Z">
                <w:r w:rsidDel="00E067A3">
                  <w:delText xml:space="preserve">                                &lt;xs:any minOccurs="0" maxOccurs="unbounded"</w:delText>
                </w:r>
              </w:del>
            </w:ins>
          </w:p>
          <w:p w14:paraId="2CA4606E" w14:textId="4700E420" w:rsidR="00874469" w:rsidDel="00E067A3" w:rsidRDefault="00874469">
            <w:pPr>
              <w:pStyle w:val="Appx"/>
              <w:rPr>
                <w:ins w:id="15656" w:author="aas" w:date="2013-10-14T02:06:00Z"/>
                <w:del w:id="15657" w:author="Anees Shaikh" w:date="2013-10-19T02:16:00Z"/>
              </w:rPr>
              <w:pPrChange w:id="15658" w:author="Anees Shaikh" w:date="2013-10-19T02:16:00Z">
                <w:pPr>
                  <w:pStyle w:val="XML1"/>
                </w:pPr>
              </w:pPrChange>
            </w:pPr>
            <w:ins w:id="15659" w:author="aas" w:date="2013-10-14T02:06:00Z">
              <w:del w:id="15660" w:author="Anees Shaikh" w:date="2013-10-19T02:16:00Z">
                <w:r w:rsidDel="00E067A3">
                  <w:delText xml:space="preserve">                                        namespace="##other" processContents="lax"/&gt;</w:delText>
                </w:r>
              </w:del>
            </w:ins>
          </w:p>
          <w:p w14:paraId="39141A9A" w14:textId="083C7AAB" w:rsidR="00874469" w:rsidDel="00E067A3" w:rsidRDefault="00874469">
            <w:pPr>
              <w:pStyle w:val="Appx"/>
              <w:rPr>
                <w:ins w:id="15661" w:author="aas" w:date="2013-10-14T02:06:00Z"/>
                <w:del w:id="15662" w:author="Anees Shaikh" w:date="2013-10-19T02:16:00Z"/>
              </w:rPr>
              <w:pPrChange w:id="15663" w:author="Anees Shaikh" w:date="2013-10-19T02:16:00Z">
                <w:pPr>
                  <w:pStyle w:val="XML1"/>
                </w:pPr>
              </w:pPrChange>
            </w:pPr>
            <w:ins w:id="15664" w:author="aas" w:date="2013-10-14T02:06:00Z">
              <w:del w:id="15665" w:author="Anees Shaikh" w:date="2013-10-19T02:16:00Z">
                <w:r w:rsidDel="00E067A3">
                  <w:delText xml:space="preserve">                              &lt;/xs:sequence&gt;</w:delText>
                </w:r>
              </w:del>
            </w:ins>
          </w:p>
          <w:p w14:paraId="534D6597" w14:textId="133A99D6" w:rsidR="00874469" w:rsidDel="00E067A3" w:rsidRDefault="00874469">
            <w:pPr>
              <w:pStyle w:val="Appx"/>
              <w:rPr>
                <w:ins w:id="15666" w:author="aas" w:date="2013-10-14T02:06:00Z"/>
                <w:del w:id="15667" w:author="Anees Shaikh" w:date="2013-10-19T02:16:00Z"/>
              </w:rPr>
              <w:pPrChange w:id="15668" w:author="Anees Shaikh" w:date="2013-10-19T02:16:00Z">
                <w:pPr>
                  <w:pStyle w:val="XML1"/>
                </w:pPr>
              </w:pPrChange>
            </w:pPr>
            <w:ins w:id="15669" w:author="aas" w:date="2013-10-14T02:06:00Z">
              <w:del w:id="15670" w:author="Anees Shaikh" w:date="2013-10-19T02:16:00Z">
                <w:r w:rsidDel="00E067A3">
                  <w:delText xml:space="preserve">                            &lt;/xs:complexType&gt;</w:delText>
                </w:r>
              </w:del>
            </w:ins>
          </w:p>
          <w:p w14:paraId="5B3F39B4" w14:textId="4A2C648F" w:rsidR="00874469" w:rsidDel="00E067A3" w:rsidRDefault="00874469">
            <w:pPr>
              <w:pStyle w:val="Appx"/>
              <w:rPr>
                <w:ins w:id="15671" w:author="aas" w:date="2013-10-14T02:06:00Z"/>
                <w:del w:id="15672" w:author="Anees Shaikh" w:date="2013-10-19T02:16:00Z"/>
              </w:rPr>
              <w:pPrChange w:id="15673" w:author="Anees Shaikh" w:date="2013-10-19T02:16:00Z">
                <w:pPr>
                  <w:pStyle w:val="XML1"/>
                </w:pPr>
              </w:pPrChange>
            </w:pPr>
            <w:ins w:id="15674" w:author="aas" w:date="2013-10-14T02:06:00Z">
              <w:del w:id="15675" w:author="Anees Shaikh" w:date="2013-10-19T02:16:00Z">
                <w:r w:rsidDel="00E067A3">
                  <w:delText xml:space="preserve">                          &lt;/xs:element&gt;</w:delText>
                </w:r>
              </w:del>
            </w:ins>
          </w:p>
          <w:p w14:paraId="2395A527" w14:textId="2AFFCFC1" w:rsidR="00874469" w:rsidDel="00E067A3" w:rsidRDefault="00874469">
            <w:pPr>
              <w:pStyle w:val="Appx"/>
              <w:rPr>
                <w:ins w:id="15676" w:author="aas" w:date="2013-10-14T02:06:00Z"/>
                <w:del w:id="15677" w:author="Anees Shaikh" w:date="2013-10-19T02:16:00Z"/>
              </w:rPr>
              <w:pPrChange w:id="15678" w:author="Anees Shaikh" w:date="2013-10-19T02:16:00Z">
                <w:pPr>
                  <w:pStyle w:val="XML1"/>
                </w:pPr>
              </w:pPrChange>
            </w:pPr>
            <w:ins w:id="15679" w:author="aas" w:date="2013-10-14T02:06:00Z">
              <w:del w:id="15680" w:author="Anees Shaikh" w:date="2013-10-19T02:16:00Z">
                <w:r w:rsidDel="00E067A3">
                  <w:delText xml:space="preserve">                          &lt;xs:element name="group-types" minOccurs="0"&gt;</w:delText>
                </w:r>
              </w:del>
            </w:ins>
          </w:p>
          <w:p w14:paraId="3EED9F30" w14:textId="32D1FAAD" w:rsidR="00874469" w:rsidDel="00E067A3" w:rsidRDefault="00874469">
            <w:pPr>
              <w:pStyle w:val="Appx"/>
              <w:rPr>
                <w:ins w:id="15681" w:author="aas" w:date="2013-10-14T02:06:00Z"/>
                <w:del w:id="15682" w:author="Anees Shaikh" w:date="2013-10-19T02:16:00Z"/>
              </w:rPr>
              <w:pPrChange w:id="15683" w:author="Anees Shaikh" w:date="2013-10-19T02:16:00Z">
                <w:pPr>
                  <w:pStyle w:val="XML1"/>
                </w:pPr>
              </w:pPrChange>
            </w:pPr>
            <w:ins w:id="15684" w:author="aas" w:date="2013-10-14T02:06:00Z">
              <w:del w:id="15685" w:author="Anees Shaikh" w:date="2013-10-19T02:16:00Z">
                <w:r w:rsidDel="00E067A3">
                  <w:delText xml:space="preserve">                            &lt;xs:annotation&gt;</w:delText>
                </w:r>
              </w:del>
            </w:ins>
          </w:p>
          <w:p w14:paraId="3D00BBFF" w14:textId="3C8A9757" w:rsidR="00874469" w:rsidDel="00E067A3" w:rsidRDefault="00874469">
            <w:pPr>
              <w:pStyle w:val="Appx"/>
              <w:rPr>
                <w:ins w:id="15686" w:author="aas" w:date="2013-10-14T02:06:00Z"/>
                <w:del w:id="15687" w:author="Anees Shaikh" w:date="2013-10-19T02:16:00Z"/>
              </w:rPr>
              <w:pPrChange w:id="15688" w:author="Anees Shaikh" w:date="2013-10-19T02:16:00Z">
                <w:pPr>
                  <w:pStyle w:val="XML1"/>
                </w:pPr>
              </w:pPrChange>
            </w:pPr>
            <w:ins w:id="15689" w:author="aas" w:date="2013-10-14T02:06:00Z">
              <w:del w:id="15690" w:author="Anees Shaikh" w:date="2013-10-19T02:16:00Z">
                <w:r w:rsidDel="00E067A3">
                  <w:delText xml:space="preserve">                              &lt;xs:documentation&gt;</w:delText>
                </w:r>
              </w:del>
            </w:ins>
          </w:p>
          <w:p w14:paraId="6038EB05" w14:textId="2BDCABF0" w:rsidR="00874469" w:rsidDel="00E067A3" w:rsidRDefault="00874469">
            <w:pPr>
              <w:pStyle w:val="Appx"/>
              <w:rPr>
                <w:ins w:id="15691" w:author="aas" w:date="2013-10-14T02:06:00Z"/>
                <w:del w:id="15692" w:author="Anees Shaikh" w:date="2013-10-19T02:16:00Z"/>
              </w:rPr>
              <w:pPrChange w:id="15693" w:author="Anees Shaikh" w:date="2013-10-19T02:16:00Z">
                <w:pPr>
                  <w:pStyle w:val="XML1"/>
                </w:pPr>
              </w:pPrChange>
            </w:pPr>
            <w:ins w:id="15694" w:author="aas" w:date="2013-10-14T02:06:00Z">
              <w:del w:id="15695" w:author="Anees Shaikh" w:date="2013-10-19T02:16:00Z">
                <w:r w:rsidDel="00E067A3">
                  <w:delText xml:space="preserve">                                Specify the group types supported by the logical switch.</w:delText>
                </w:r>
              </w:del>
            </w:ins>
          </w:p>
          <w:p w14:paraId="029D004D" w14:textId="29DE1364" w:rsidR="00874469" w:rsidDel="00E067A3" w:rsidRDefault="00874469">
            <w:pPr>
              <w:pStyle w:val="Appx"/>
              <w:rPr>
                <w:ins w:id="15696" w:author="aas" w:date="2013-10-14T02:06:00Z"/>
                <w:del w:id="15697" w:author="Anees Shaikh" w:date="2013-10-19T02:16:00Z"/>
              </w:rPr>
              <w:pPrChange w:id="15698" w:author="Anees Shaikh" w:date="2013-10-19T02:16:00Z">
                <w:pPr>
                  <w:pStyle w:val="XML1"/>
                </w:pPr>
              </w:pPrChange>
            </w:pPr>
            <w:ins w:id="15699" w:author="aas" w:date="2013-10-14T02:06:00Z">
              <w:del w:id="15700" w:author="Anees Shaikh" w:date="2013-10-19T02:16:00Z">
                <w:r w:rsidDel="00E067A3">
                  <w:delText xml:space="preserve">                              &lt;/xs:documentation&gt;</w:delText>
                </w:r>
              </w:del>
            </w:ins>
          </w:p>
          <w:p w14:paraId="5C214983" w14:textId="479AA1BE" w:rsidR="00874469" w:rsidDel="00E067A3" w:rsidRDefault="00874469">
            <w:pPr>
              <w:pStyle w:val="Appx"/>
              <w:rPr>
                <w:ins w:id="15701" w:author="aas" w:date="2013-10-14T02:06:00Z"/>
                <w:del w:id="15702" w:author="Anees Shaikh" w:date="2013-10-19T02:16:00Z"/>
              </w:rPr>
              <w:pPrChange w:id="15703" w:author="Anees Shaikh" w:date="2013-10-19T02:16:00Z">
                <w:pPr>
                  <w:pStyle w:val="XML1"/>
                </w:pPr>
              </w:pPrChange>
            </w:pPr>
            <w:ins w:id="15704" w:author="aas" w:date="2013-10-14T02:06:00Z">
              <w:del w:id="15705" w:author="Anees Shaikh" w:date="2013-10-19T02:16:00Z">
                <w:r w:rsidDel="00E067A3">
                  <w:delText xml:space="preserve">                            &lt;/xs:annotation&gt;</w:delText>
                </w:r>
              </w:del>
            </w:ins>
          </w:p>
          <w:p w14:paraId="040E01A2" w14:textId="123BDBA1" w:rsidR="00874469" w:rsidDel="00E067A3" w:rsidRDefault="00874469">
            <w:pPr>
              <w:pStyle w:val="Appx"/>
              <w:rPr>
                <w:ins w:id="15706" w:author="aas" w:date="2013-10-14T02:06:00Z"/>
                <w:del w:id="15707" w:author="Anees Shaikh" w:date="2013-10-19T02:16:00Z"/>
              </w:rPr>
              <w:pPrChange w:id="15708" w:author="Anees Shaikh" w:date="2013-10-19T02:16:00Z">
                <w:pPr>
                  <w:pStyle w:val="XML1"/>
                </w:pPr>
              </w:pPrChange>
            </w:pPr>
            <w:ins w:id="15709" w:author="aas" w:date="2013-10-14T02:06:00Z">
              <w:del w:id="15710" w:author="Anees Shaikh" w:date="2013-10-19T02:16:00Z">
                <w:r w:rsidDel="00E067A3">
                  <w:delText xml:space="preserve">                            &lt;xs:complexType&gt;</w:delText>
                </w:r>
              </w:del>
            </w:ins>
          </w:p>
          <w:p w14:paraId="28616291" w14:textId="1D656EA8" w:rsidR="00874469" w:rsidDel="00E067A3" w:rsidRDefault="00874469">
            <w:pPr>
              <w:pStyle w:val="Appx"/>
              <w:rPr>
                <w:ins w:id="15711" w:author="aas" w:date="2013-10-14T02:06:00Z"/>
                <w:del w:id="15712" w:author="Anees Shaikh" w:date="2013-10-19T02:16:00Z"/>
              </w:rPr>
              <w:pPrChange w:id="15713" w:author="Anees Shaikh" w:date="2013-10-19T02:16:00Z">
                <w:pPr>
                  <w:pStyle w:val="XML1"/>
                </w:pPr>
              </w:pPrChange>
            </w:pPr>
            <w:ins w:id="15714" w:author="aas" w:date="2013-10-14T02:06:00Z">
              <w:del w:id="15715" w:author="Anees Shaikh" w:date="2013-10-19T02:16:00Z">
                <w:r w:rsidDel="00E067A3">
                  <w:delText xml:space="preserve">                              &lt;xs:sequence&gt;</w:delText>
                </w:r>
              </w:del>
            </w:ins>
          </w:p>
          <w:p w14:paraId="3B0F2FCA" w14:textId="5752DB3A" w:rsidR="00874469" w:rsidDel="00E067A3" w:rsidRDefault="00874469">
            <w:pPr>
              <w:pStyle w:val="Appx"/>
              <w:rPr>
                <w:ins w:id="15716" w:author="aas" w:date="2013-10-14T02:06:00Z"/>
                <w:del w:id="15717" w:author="Anees Shaikh" w:date="2013-10-19T02:16:00Z"/>
              </w:rPr>
              <w:pPrChange w:id="15718" w:author="Anees Shaikh" w:date="2013-10-19T02:16:00Z">
                <w:pPr>
                  <w:pStyle w:val="XML1"/>
                </w:pPr>
              </w:pPrChange>
            </w:pPr>
            <w:ins w:id="15719" w:author="aas" w:date="2013-10-14T02:06:00Z">
              <w:del w:id="15720" w:author="Anees Shaikh" w:date="2013-10-19T02:16:00Z">
                <w:r w:rsidDel="00E067A3">
                  <w:delText xml:space="preserve">                                &lt;xs:element name="type" minOccurs="0" maxOccurs="unbounded"&gt;</w:delText>
                </w:r>
              </w:del>
            </w:ins>
          </w:p>
          <w:p w14:paraId="50A92D6D" w14:textId="468F020E" w:rsidR="00874469" w:rsidDel="00E067A3" w:rsidRDefault="00874469">
            <w:pPr>
              <w:pStyle w:val="Appx"/>
              <w:rPr>
                <w:ins w:id="15721" w:author="aas" w:date="2013-10-14T02:06:00Z"/>
                <w:del w:id="15722" w:author="Anees Shaikh" w:date="2013-10-19T02:16:00Z"/>
              </w:rPr>
              <w:pPrChange w:id="15723" w:author="Anees Shaikh" w:date="2013-10-19T02:16:00Z">
                <w:pPr>
                  <w:pStyle w:val="XML1"/>
                </w:pPr>
              </w:pPrChange>
            </w:pPr>
            <w:ins w:id="15724" w:author="aas" w:date="2013-10-14T02:06:00Z">
              <w:del w:id="15725" w:author="Anees Shaikh" w:date="2013-10-19T02:16:00Z">
                <w:r w:rsidDel="00E067A3">
                  <w:delText xml:space="preserve">                                  &lt;xs:simpleType&gt;</w:delText>
                </w:r>
              </w:del>
            </w:ins>
          </w:p>
          <w:p w14:paraId="05408EA9" w14:textId="774EB8E9" w:rsidR="00874469" w:rsidDel="00E067A3" w:rsidRDefault="00874469">
            <w:pPr>
              <w:pStyle w:val="Appx"/>
              <w:rPr>
                <w:ins w:id="15726" w:author="aas" w:date="2013-10-14T02:06:00Z"/>
                <w:del w:id="15727" w:author="Anees Shaikh" w:date="2013-10-19T02:16:00Z"/>
              </w:rPr>
              <w:pPrChange w:id="15728" w:author="Anees Shaikh" w:date="2013-10-19T02:16:00Z">
                <w:pPr>
                  <w:pStyle w:val="XML1"/>
                </w:pPr>
              </w:pPrChange>
            </w:pPr>
            <w:ins w:id="15729" w:author="aas" w:date="2013-10-14T02:06:00Z">
              <w:del w:id="15730" w:author="Anees Shaikh" w:date="2013-10-19T02:16:00Z">
                <w:r w:rsidDel="00E067A3">
                  <w:delText xml:space="preserve">                                    &lt;xs:restriction base="xs:string"&gt;</w:delText>
                </w:r>
              </w:del>
            </w:ins>
          </w:p>
          <w:p w14:paraId="18AD97A1" w14:textId="2218BD14" w:rsidR="00874469" w:rsidDel="00E067A3" w:rsidRDefault="00874469">
            <w:pPr>
              <w:pStyle w:val="Appx"/>
              <w:rPr>
                <w:ins w:id="15731" w:author="aas" w:date="2013-10-14T02:06:00Z"/>
                <w:del w:id="15732" w:author="Anees Shaikh" w:date="2013-10-19T02:16:00Z"/>
              </w:rPr>
              <w:pPrChange w:id="15733" w:author="Anees Shaikh" w:date="2013-10-19T02:16:00Z">
                <w:pPr>
                  <w:pStyle w:val="XML1"/>
                </w:pPr>
              </w:pPrChange>
            </w:pPr>
            <w:ins w:id="15734" w:author="aas" w:date="2013-10-14T02:06:00Z">
              <w:del w:id="15735" w:author="Anees Shaikh" w:date="2013-10-19T02:16:00Z">
                <w:r w:rsidDel="00E067A3">
                  <w:delText xml:space="preserve">                                      &lt;xs:enumeration value="all"/&gt;</w:delText>
                </w:r>
              </w:del>
            </w:ins>
          </w:p>
          <w:p w14:paraId="569EB1BC" w14:textId="2A1A7A9D" w:rsidR="00874469" w:rsidDel="00E067A3" w:rsidRDefault="00874469">
            <w:pPr>
              <w:pStyle w:val="Appx"/>
              <w:rPr>
                <w:ins w:id="15736" w:author="aas" w:date="2013-10-14T02:06:00Z"/>
                <w:del w:id="15737" w:author="Anees Shaikh" w:date="2013-10-19T02:16:00Z"/>
              </w:rPr>
              <w:pPrChange w:id="15738" w:author="Anees Shaikh" w:date="2013-10-19T02:16:00Z">
                <w:pPr>
                  <w:pStyle w:val="XML1"/>
                </w:pPr>
              </w:pPrChange>
            </w:pPr>
            <w:ins w:id="15739" w:author="aas" w:date="2013-10-14T02:06:00Z">
              <w:del w:id="15740" w:author="Anees Shaikh" w:date="2013-10-19T02:16:00Z">
                <w:r w:rsidDel="00E067A3">
                  <w:delText xml:space="preserve">                                      &lt;xs:enumeration value="select"/&gt;</w:delText>
                </w:r>
              </w:del>
            </w:ins>
          </w:p>
          <w:p w14:paraId="2115669F" w14:textId="7C564601" w:rsidR="00874469" w:rsidDel="00E067A3" w:rsidRDefault="00874469">
            <w:pPr>
              <w:pStyle w:val="Appx"/>
              <w:rPr>
                <w:ins w:id="15741" w:author="aas" w:date="2013-10-14T02:06:00Z"/>
                <w:del w:id="15742" w:author="Anees Shaikh" w:date="2013-10-19T02:16:00Z"/>
              </w:rPr>
              <w:pPrChange w:id="15743" w:author="Anees Shaikh" w:date="2013-10-19T02:16:00Z">
                <w:pPr>
                  <w:pStyle w:val="XML1"/>
                </w:pPr>
              </w:pPrChange>
            </w:pPr>
            <w:ins w:id="15744" w:author="aas" w:date="2013-10-14T02:06:00Z">
              <w:del w:id="15745" w:author="Anees Shaikh" w:date="2013-10-19T02:16:00Z">
                <w:r w:rsidDel="00E067A3">
                  <w:delText xml:space="preserve">                                      &lt;xs:enumeration value="indirect"/&gt;</w:delText>
                </w:r>
              </w:del>
            </w:ins>
          </w:p>
          <w:p w14:paraId="4D0E95C3" w14:textId="14C889DB" w:rsidR="00874469" w:rsidDel="00E067A3" w:rsidRDefault="00874469">
            <w:pPr>
              <w:pStyle w:val="Appx"/>
              <w:rPr>
                <w:ins w:id="15746" w:author="aas" w:date="2013-10-14T02:06:00Z"/>
                <w:del w:id="15747" w:author="Anees Shaikh" w:date="2013-10-19T02:16:00Z"/>
              </w:rPr>
              <w:pPrChange w:id="15748" w:author="Anees Shaikh" w:date="2013-10-19T02:16:00Z">
                <w:pPr>
                  <w:pStyle w:val="XML1"/>
                </w:pPr>
              </w:pPrChange>
            </w:pPr>
            <w:ins w:id="15749" w:author="aas" w:date="2013-10-14T02:06:00Z">
              <w:del w:id="15750" w:author="Anees Shaikh" w:date="2013-10-19T02:16:00Z">
                <w:r w:rsidDel="00E067A3">
                  <w:delText xml:space="preserve">                                      &lt;xs:enumeration value="fast-failover"/&gt;</w:delText>
                </w:r>
              </w:del>
            </w:ins>
          </w:p>
          <w:p w14:paraId="439435ED" w14:textId="6C5D42D7" w:rsidR="00874469" w:rsidDel="00E067A3" w:rsidRDefault="00874469">
            <w:pPr>
              <w:pStyle w:val="Appx"/>
              <w:rPr>
                <w:ins w:id="15751" w:author="aas" w:date="2013-10-14T02:06:00Z"/>
                <w:del w:id="15752" w:author="Anees Shaikh" w:date="2013-10-19T02:16:00Z"/>
              </w:rPr>
              <w:pPrChange w:id="15753" w:author="Anees Shaikh" w:date="2013-10-19T02:16:00Z">
                <w:pPr>
                  <w:pStyle w:val="XML1"/>
                </w:pPr>
              </w:pPrChange>
            </w:pPr>
            <w:ins w:id="15754" w:author="aas" w:date="2013-10-14T02:06:00Z">
              <w:del w:id="15755" w:author="Anees Shaikh" w:date="2013-10-19T02:16:00Z">
                <w:r w:rsidDel="00E067A3">
                  <w:delText xml:space="preserve">                                    &lt;/xs:restriction&gt;</w:delText>
                </w:r>
              </w:del>
            </w:ins>
          </w:p>
          <w:p w14:paraId="27E5A801" w14:textId="50DA195B" w:rsidR="00874469" w:rsidDel="00E067A3" w:rsidRDefault="00874469">
            <w:pPr>
              <w:pStyle w:val="Appx"/>
              <w:rPr>
                <w:ins w:id="15756" w:author="aas" w:date="2013-10-14T02:06:00Z"/>
                <w:del w:id="15757" w:author="Anees Shaikh" w:date="2013-10-19T02:16:00Z"/>
              </w:rPr>
              <w:pPrChange w:id="15758" w:author="Anees Shaikh" w:date="2013-10-19T02:16:00Z">
                <w:pPr>
                  <w:pStyle w:val="XML1"/>
                </w:pPr>
              </w:pPrChange>
            </w:pPr>
            <w:ins w:id="15759" w:author="aas" w:date="2013-10-14T02:06:00Z">
              <w:del w:id="15760" w:author="Anees Shaikh" w:date="2013-10-19T02:16:00Z">
                <w:r w:rsidDel="00E067A3">
                  <w:delText xml:space="preserve">                                  &lt;/xs:simpleType&gt;</w:delText>
                </w:r>
              </w:del>
            </w:ins>
          </w:p>
          <w:p w14:paraId="306AFF36" w14:textId="0AA9620E" w:rsidR="00874469" w:rsidDel="00E067A3" w:rsidRDefault="00874469">
            <w:pPr>
              <w:pStyle w:val="Appx"/>
              <w:rPr>
                <w:ins w:id="15761" w:author="aas" w:date="2013-10-14T02:06:00Z"/>
                <w:del w:id="15762" w:author="Anees Shaikh" w:date="2013-10-19T02:16:00Z"/>
              </w:rPr>
              <w:pPrChange w:id="15763" w:author="Anees Shaikh" w:date="2013-10-19T02:16:00Z">
                <w:pPr>
                  <w:pStyle w:val="XML1"/>
                </w:pPr>
              </w:pPrChange>
            </w:pPr>
            <w:ins w:id="15764" w:author="aas" w:date="2013-10-14T02:06:00Z">
              <w:del w:id="15765" w:author="Anees Shaikh" w:date="2013-10-19T02:16:00Z">
                <w:r w:rsidDel="00E067A3">
                  <w:delText xml:space="preserve">                                &lt;/xs:element&gt;</w:delText>
                </w:r>
              </w:del>
            </w:ins>
          </w:p>
          <w:p w14:paraId="13CD9416" w14:textId="1F236F68" w:rsidR="00874469" w:rsidDel="00E067A3" w:rsidRDefault="00874469">
            <w:pPr>
              <w:pStyle w:val="Appx"/>
              <w:rPr>
                <w:ins w:id="15766" w:author="aas" w:date="2013-10-14T02:06:00Z"/>
                <w:del w:id="15767" w:author="Anees Shaikh" w:date="2013-10-19T02:16:00Z"/>
              </w:rPr>
              <w:pPrChange w:id="15768" w:author="Anees Shaikh" w:date="2013-10-19T02:16:00Z">
                <w:pPr>
                  <w:pStyle w:val="XML1"/>
                </w:pPr>
              </w:pPrChange>
            </w:pPr>
            <w:ins w:id="15769" w:author="aas" w:date="2013-10-14T02:06:00Z">
              <w:del w:id="15770" w:author="Anees Shaikh" w:date="2013-10-19T02:16:00Z">
                <w:r w:rsidDel="00E067A3">
                  <w:delText xml:space="preserve">                                &lt;xs:any minOccurs="0" maxOccurs="unbounded"</w:delText>
                </w:r>
              </w:del>
            </w:ins>
          </w:p>
          <w:p w14:paraId="50B6BED2" w14:textId="2D75A4BA" w:rsidR="00874469" w:rsidDel="00E067A3" w:rsidRDefault="00874469">
            <w:pPr>
              <w:pStyle w:val="Appx"/>
              <w:rPr>
                <w:ins w:id="15771" w:author="aas" w:date="2013-10-14T02:06:00Z"/>
                <w:del w:id="15772" w:author="Anees Shaikh" w:date="2013-10-19T02:16:00Z"/>
              </w:rPr>
              <w:pPrChange w:id="15773" w:author="Anees Shaikh" w:date="2013-10-19T02:16:00Z">
                <w:pPr>
                  <w:pStyle w:val="XML1"/>
                </w:pPr>
              </w:pPrChange>
            </w:pPr>
            <w:ins w:id="15774" w:author="aas" w:date="2013-10-14T02:06:00Z">
              <w:del w:id="15775" w:author="Anees Shaikh" w:date="2013-10-19T02:16:00Z">
                <w:r w:rsidDel="00E067A3">
                  <w:delText xml:space="preserve">                                        namespace="##other" processContents="lax"/&gt;</w:delText>
                </w:r>
              </w:del>
            </w:ins>
          </w:p>
          <w:p w14:paraId="0DC36C4A" w14:textId="153D330A" w:rsidR="00874469" w:rsidDel="00E067A3" w:rsidRDefault="00874469">
            <w:pPr>
              <w:pStyle w:val="Appx"/>
              <w:rPr>
                <w:ins w:id="15776" w:author="aas" w:date="2013-10-14T02:06:00Z"/>
                <w:del w:id="15777" w:author="Anees Shaikh" w:date="2013-10-19T02:16:00Z"/>
              </w:rPr>
              <w:pPrChange w:id="15778" w:author="Anees Shaikh" w:date="2013-10-19T02:16:00Z">
                <w:pPr>
                  <w:pStyle w:val="XML1"/>
                </w:pPr>
              </w:pPrChange>
            </w:pPr>
            <w:ins w:id="15779" w:author="aas" w:date="2013-10-14T02:06:00Z">
              <w:del w:id="15780" w:author="Anees Shaikh" w:date="2013-10-19T02:16:00Z">
                <w:r w:rsidDel="00E067A3">
                  <w:delText xml:space="preserve">                              &lt;/xs:sequence&gt;</w:delText>
                </w:r>
              </w:del>
            </w:ins>
          </w:p>
          <w:p w14:paraId="1D1DF8E0" w14:textId="72A23FCD" w:rsidR="00874469" w:rsidDel="00E067A3" w:rsidRDefault="00874469">
            <w:pPr>
              <w:pStyle w:val="Appx"/>
              <w:rPr>
                <w:ins w:id="15781" w:author="aas" w:date="2013-10-14T02:06:00Z"/>
                <w:del w:id="15782" w:author="Anees Shaikh" w:date="2013-10-19T02:16:00Z"/>
              </w:rPr>
              <w:pPrChange w:id="15783" w:author="Anees Shaikh" w:date="2013-10-19T02:16:00Z">
                <w:pPr>
                  <w:pStyle w:val="XML1"/>
                </w:pPr>
              </w:pPrChange>
            </w:pPr>
            <w:ins w:id="15784" w:author="aas" w:date="2013-10-14T02:06:00Z">
              <w:del w:id="15785" w:author="Anees Shaikh" w:date="2013-10-19T02:16:00Z">
                <w:r w:rsidDel="00E067A3">
                  <w:delText xml:space="preserve">                            &lt;/xs:complexType&gt;</w:delText>
                </w:r>
              </w:del>
            </w:ins>
          </w:p>
          <w:p w14:paraId="21E16060" w14:textId="55767F47" w:rsidR="00874469" w:rsidDel="00E067A3" w:rsidRDefault="00874469">
            <w:pPr>
              <w:pStyle w:val="Appx"/>
              <w:rPr>
                <w:ins w:id="15786" w:author="aas" w:date="2013-10-14T02:06:00Z"/>
                <w:del w:id="15787" w:author="Anees Shaikh" w:date="2013-10-19T02:16:00Z"/>
              </w:rPr>
              <w:pPrChange w:id="15788" w:author="Anees Shaikh" w:date="2013-10-19T02:16:00Z">
                <w:pPr>
                  <w:pStyle w:val="XML1"/>
                </w:pPr>
              </w:pPrChange>
            </w:pPr>
            <w:ins w:id="15789" w:author="aas" w:date="2013-10-14T02:06:00Z">
              <w:del w:id="15790" w:author="Anees Shaikh" w:date="2013-10-19T02:16:00Z">
                <w:r w:rsidDel="00E067A3">
                  <w:delText xml:space="preserve">                          &lt;/xs:element&gt;</w:delText>
                </w:r>
              </w:del>
            </w:ins>
          </w:p>
          <w:p w14:paraId="5E3B02CA" w14:textId="3DFD9E89" w:rsidR="00874469" w:rsidDel="00E067A3" w:rsidRDefault="00874469">
            <w:pPr>
              <w:pStyle w:val="Appx"/>
              <w:rPr>
                <w:ins w:id="15791" w:author="aas" w:date="2013-10-14T02:06:00Z"/>
                <w:del w:id="15792" w:author="Anees Shaikh" w:date="2013-10-19T02:16:00Z"/>
              </w:rPr>
              <w:pPrChange w:id="15793" w:author="Anees Shaikh" w:date="2013-10-19T02:16:00Z">
                <w:pPr>
                  <w:pStyle w:val="XML1"/>
                </w:pPr>
              </w:pPrChange>
            </w:pPr>
            <w:ins w:id="15794" w:author="aas" w:date="2013-10-14T02:06:00Z">
              <w:del w:id="15795" w:author="Anees Shaikh" w:date="2013-10-19T02:16:00Z">
                <w:r w:rsidDel="00E067A3">
                  <w:delText xml:space="preserve">                          &lt;xs:element name="group-capabilities" minOccurs="0"&gt;</w:delText>
                </w:r>
              </w:del>
            </w:ins>
          </w:p>
          <w:p w14:paraId="18E6D6E7" w14:textId="45B7BC25" w:rsidR="00874469" w:rsidDel="00E067A3" w:rsidRDefault="00874469">
            <w:pPr>
              <w:pStyle w:val="Appx"/>
              <w:rPr>
                <w:ins w:id="15796" w:author="aas" w:date="2013-10-14T02:06:00Z"/>
                <w:del w:id="15797" w:author="Anees Shaikh" w:date="2013-10-19T02:16:00Z"/>
              </w:rPr>
              <w:pPrChange w:id="15798" w:author="Anees Shaikh" w:date="2013-10-19T02:16:00Z">
                <w:pPr>
                  <w:pStyle w:val="XML1"/>
                </w:pPr>
              </w:pPrChange>
            </w:pPr>
            <w:ins w:id="15799" w:author="aas" w:date="2013-10-14T02:06:00Z">
              <w:del w:id="15800" w:author="Anees Shaikh" w:date="2013-10-19T02:16:00Z">
                <w:r w:rsidDel="00E067A3">
                  <w:delText xml:space="preserve">                            &lt;xs:annotation&gt;</w:delText>
                </w:r>
              </w:del>
            </w:ins>
          </w:p>
          <w:p w14:paraId="6ACF1563" w14:textId="34B9B122" w:rsidR="00874469" w:rsidDel="00E067A3" w:rsidRDefault="00874469">
            <w:pPr>
              <w:pStyle w:val="Appx"/>
              <w:rPr>
                <w:ins w:id="15801" w:author="aas" w:date="2013-10-14T02:06:00Z"/>
                <w:del w:id="15802" w:author="Anees Shaikh" w:date="2013-10-19T02:16:00Z"/>
              </w:rPr>
              <w:pPrChange w:id="15803" w:author="Anees Shaikh" w:date="2013-10-19T02:16:00Z">
                <w:pPr>
                  <w:pStyle w:val="XML1"/>
                </w:pPr>
              </w:pPrChange>
            </w:pPr>
            <w:ins w:id="15804" w:author="aas" w:date="2013-10-14T02:06:00Z">
              <w:del w:id="15805" w:author="Anees Shaikh" w:date="2013-10-19T02:16:00Z">
                <w:r w:rsidDel="00E067A3">
                  <w:delText xml:space="preserve">                              &lt;xs:documentation&gt;</w:delText>
                </w:r>
              </w:del>
            </w:ins>
          </w:p>
          <w:p w14:paraId="25745D05" w14:textId="23AE12A0" w:rsidR="00874469" w:rsidDel="00E067A3" w:rsidRDefault="00874469">
            <w:pPr>
              <w:pStyle w:val="Appx"/>
              <w:rPr>
                <w:ins w:id="15806" w:author="aas" w:date="2013-10-14T02:06:00Z"/>
                <w:del w:id="15807" w:author="Anees Shaikh" w:date="2013-10-19T02:16:00Z"/>
              </w:rPr>
              <w:pPrChange w:id="15808" w:author="Anees Shaikh" w:date="2013-10-19T02:16:00Z">
                <w:pPr>
                  <w:pStyle w:val="XML1"/>
                </w:pPr>
              </w:pPrChange>
            </w:pPr>
            <w:ins w:id="15809" w:author="aas" w:date="2013-10-14T02:06:00Z">
              <w:del w:id="15810" w:author="Anees Shaikh" w:date="2013-10-19T02:16:00Z">
                <w:r w:rsidDel="00E067A3">
                  <w:delText xml:space="preserve">                                Specify the group capabilities supported by the logical switch.</w:delText>
                </w:r>
              </w:del>
            </w:ins>
          </w:p>
          <w:p w14:paraId="7C214B93" w14:textId="680D5199" w:rsidR="00874469" w:rsidDel="00E067A3" w:rsidRDefault="00874469">
            <w:pPr>
              <w:pStyle w:val="Appx"/>
              <w:rPr>
                <w:ins w:id="15811" w:author="aas" w:date="2013-10-14T02:06:00Z"/>
                <w:del w:id="15812" w:author="Anees Shaikh" w:date="2013-10-19T02:16:00Z"/>
              </w:rPr>
              <w:pPrChange w:id="15813" w:author="Anees Shaikh" w:date="2013-10-19T02:16:00Z">
                <w:pPr>
                  <w:pStyle w:val="XML1"/>
                </w:pPr>
              </w:pPrChange>
            </w:pPr>
            <w:ins w:id="15814" w:author="aas" w:date="2013-10-14T02:06:00Z">
              <w:del w:id="15815" w:author="Anees Shaikh" w:date="2013-10-19T02:16:00Z">
                <w:r w:rsidDel="00E067A3">
                  <w:delText xml:space="preserve">                              &lt;/xs:documentation&gt;</w:delText>
                </w:r>
              </w:del>
            </w:ins>
          </w:p>
          <w:p w14:paraId="245D408A" w14:textId="620053BD" w:rsidR="00874469" w:rsidDel="00E067A3" w:rsidRDefault="00874469">
            <w:pPr>
              <w:pStyle w:val="Appx"/>
              <w:rPr>
                <w:ins w:id="15816" w:author="aas" w:date="2013-10-14T02:06:00Z"/>
                <w:del w:id="15817" w:author="Anees Shaikh" w:date="2013-10-19T02:16:00Z"/>
              </w:rPr>
              <w:pPrChange w:id="15818" w:author="Anees Shaikh" w:date="2013-10-19T02:16:00Z">
                <w:pPr>
                  <w:pStyle w:val="XML1"/>
                </w:pPr>
              </w:pPrChange>
            </w:pPr>
            <w:ins w:id="15819" w:author="aas" w:date="2013-10-14T02:06:00Z">
              <w:del w:id="15820" w:author="Anees Shaikh" w:date="2013-10-19T02:16:00Z">
                <w:r w:rsidDel="00E067A3">
                  <w:delText xml:space="preserve">                            &lt;/xs:annotation&gt;</w:delText>
                </w:r>
              </w:del>
            </w:ins>
          </w:p>
          <w:p w14:paraId="2881A49C" w14:textId="41996ED9" w:rsidR="00874469" w:rsidDel="00E067A3" w:rsidRDefault="00874469">
            <w:pPr>
              <w:pStyle w:val="Appx"/>
              <w:rPr>
                <w:ins w:id="15821" w:author="aas" w:date="2013-10-14T02:06:00Z"/>
                <w:del w:id="15822" w:author="Anees Shaikh" w:date="2013-10-19T02:16:00Z"/>
              </w:rPr>
              <w:pPrChange w:id="15823" w:author="Anees Shaikh" w:date="2013-10-19T02:16:00Z">
                <w:pPr>
                  <w:pStyle w:val="XML1"/>
                </w:pPr>
              </w:pPrChange>
            </w:pPr>
            <w:ins w:id="15824" w:author="aas" w:date="2013-10-14T02:06:00Z">
              <w:del w:id="15825" w:author="Anees Shaikh" w:date="2013-10-19T02:16:00Z">
                <w:r w:rsidDel="00E067A3">
                  <w:delText xml:space="preserve">                            &lt;xs:complexType&gt;</w:delText>
                </w:r>
              </w:del>
            </w:ins>
          </w:p>
          <w:p w14:paraId="1094AA2D" w14:textId="363E57F8" w:rsidR="00874469" w:rsidDel="00E067A3" w:rsidRDefault="00874469">
            <w:pPr>
              <w:pStyle w:val="Appx"/>
              <w:rPr>
                <w:ins w:id="15826" w:author="aas" w:date="2013-10-14T02:06:00Z"/>
                <w:del w:id="15827" w:author="Anees Shaikh" w:date="2013-10-19T02:16:00Z"/>
              </w:rPr>
              <w:pPrChange w:id="15828" w:author="Anees Shaikh" w:date="2013-10-19T02:16:00Z">
                <w:pPr>
                  <w:pStyle w:val="XML1"/>
                </w:pPr>
              </w:pPrChange>
            </w:pPr>
            <w:ins w:id="15829" w:author="aas" w:date="2013-10-14T02:06:00Z">
              <w:del w:id="15830" w:author="Anees Shaikh" w:date="2013-10-19T02:16:00Z">
                <w:r w:rsidDel="00E067A3">
                  <w:delText xml:space="preserve">                              &lt;xs:sequence&gt;</w:delText>
                </w:r>
              </w:del>
            </w:ins>
          </w:p>
          <w:p w14:paraId="325127FC" w14:textId="10C19678" w:rsidR="00874469" w:rsidDel="00E067A3" w:rsidRDefault="00874469">
            <w:pPr>
              <w:pStyle w:val="Appx"/>
              <w:rPr>
                <w:ins w:id="15831" w:author="aas" w:date="2013-10-14T02:06:00Z"/>
                <w:del w:id="15832" w:author="Anees Shaikh" w:date="2013-10-19T02:16:00Z"/>
              </w:rPr>
              <w:pPrChange w:id="15833" w:author="Anees Shaikh" w:date="2013-10-19T02:16:00Z">
                <w:pPr>
                  <w:pStyle w:val="XML1"/>
                </w:pPr>
              </w:pPrChange>
            </w:pPr>
            <w:ins w:id="15834" w:author="aas" w:date="2013-10-14T02:06:00Z">
              <w:del w:id="15835" w:author="Anees Shaikh" w:date="2013-10-19T02:16:00Z">
                <w:r w:rsidDel="00E067A3">
                  <w:delText xml:space="preserve">                                &lt;xs:element name="capability" minOccurs="0" maxOccurs="unbounded"&gt;</w:delText>
                </w:r>
              </w:del>
            </w:ins>
          </w:p>
          <w:p w14:paraId="6E77CBC1" w14:textId="6DB6371B" w:rsidR="00874469" w:rsidDel="00E067A3" w:rsidRDefault="00874469">
            <w:pPr>
              <w:pStyle w:val="Appx"/>
              <w:rPr>
                <w:ins w:id="15836" w:author="aas" w:date="2013-10-14T02:06:00Z"/>
                <w:del w:id="15837" w:author="Anees Shaikh" w:date="2013-10-19T02:16:00Z"/>
              </w:rPr>
              <w:pPrChange w:id="15838" w:author="Anees Shaikh" w:date="2013-10-19T02:16:00Z">
                <w:pPr>
                  <w:pStyle w:val="XML1"/>
                </w:pPr>
              </w:pPrChange>
            </w:pPr>
            <w:ins w:id="15839" w:author="aas" w:date="2013-10-14T02:06:00Z">
              <w:del w:id="15840" w:author="Anees Shaikh" w:date="2013-10-19T02:16:00Z">
                <w:r w:rsidDel="00E067A3">
                  <w:delText xml:space="preserve">                                  &lt;xs:simpleType&gt;</w:delText>
                </w:r>
              </w:del>
            </w:ins>
          </w:p>
          <w:p w14:paraId="04D0A9D2" w14:textId="026D0BE3" w:rsidR="00874469" w:rsidDel="00E067A3" w:rsidRDefault="00874469">
            <w:pPr>
              <w:pStyle w:val="Appx"/>
              <w:rPr>
                <w:ins w:id="15841" w:author="aas" w:date="2013-10-14T02:06:00Z"/>
                <w:del w:id="15842" w:author="Anees Shaikh" w:date="2013-10-19T02:16:00Z"/>
              </w:rPr>
              <w:pPrChange w:id="15843" w:author="Anees Shaikh" w:date="2013-10-19T02:16:00Z">
                <w:pPr>
                  <w:pStyle w:val="XML1"/>
                </w:pPr>
              </w:pPrChange>
            </w:pPr>
            <w:ins w:id="15844" w:author="aas" w:date="2013-10-14T02:06:00Z">
              <w:del w:id="15845" w:author="Anees Shaikh" w:date="2013-10-19T02:16:00Z">
                <w:r w:rsidDel="00E067A3">
                  <w:delText xml:space="preserve">                                    &lt;xs:restriction base="xs:string"&gt;</w:delText>
                </w:r>
              </w:del>
            </w:ins>
          </w:p>
          <w:p w14:paraId="540F96C2" w14:textId="05BA2821" w:rsidR="00874469" w:rsidDel="00E067A3" w:rsidRDefault="00874469">
            <w:pPr>
              <w:pStyle w:val="Appx"/>
              <w:rPr>
                <w:ins w:id="15846" w:author="aas" w:date="2013-10-14T02:06:00Z"/>
                <w:del w:id="15847" w:author="Anees Shaikh" w:date="2013-10-19T02:16:00Z"/>
              </w:rPr>
              <w:pPrChange w:id="15848" w:author="Anees Shaikh" w:date="2013-10-19T02:16:00Z">
                <w:pPr>
                  <w:pStyle w:val="XML1"/>
                </w:pPr>
              </w:pPrChange>
            </w:pPr>
            <w:ins w:id="15849" w:author="aas" w:date="2013-10-14T02:06:00Z">
              <w:del w:id="15850" w:author="Anees Shaikh" w:date="2013-10-19T02:16:00Z">
                <w:r w:rsidDel="00E067A3">
                  <w:delText xml:space="preserve">                                      &lt;xs:enumeration value="select-weight"/&gt;</w:delText>
                </w:r>
              </w:del>
            </w:ins>
          </w:p>
          <w:p w14:paraId="75177687" w14:textId="51A22AD7" w:rsidR="00874469" w:rsidDel="00E067A3" w:rsidRDefault="00874469">
            <w:pPr>
              <w:pStyle w:val="Appx"/>
              <w:rPr>
                <w:ins w:id="15851" w:author="aas" w:date="2013-10-14T02:06:00Z"/>
                <w:del w:id="15852" w:author="Anees Shaikh" w:date="2013-10-19T02:16:00Z"/>
              </w:rPr>
              <w:pPrChange w:id="15853" w:author="Anees Shaikh" w:date="2013-10-19T02:16:00Z">
                <w:pPr>
                  <w:pStyle w:val="XML1"/>
                </w:pPr>
              </w:pPrChange>
            </w:pPr>
            <w:ins w:id="15854" w:author="aas" w:date="2013-10-14T02:06:00Z">
              <w:del w:id="15855" w:author="Anees Shaikh" w:date="2013-10-19T02:16:00Z">
                <w:r w:rsidDel="00E067A3">
                  <w:delText xml:space="preserve">                                      &lt;xs:enumeration value="select-liveness"/&gt;</w:delText>
                </w:r>
              </w:del>
            </w:ins>
          </w:p>
          <w:p w14:paraId="202B0205" w14:textId="5552646E" w:rsidR="00874469" w:rsidDel="00E067A3" w:rsidRDefault="00874469">
            <w:pPr>
              <w:pStyle w:val="Appx"/>
              <w:rPr>
                <w:ins w:id="15856" w:author="aas" w:date="2013-10-14T02:06:00Z"/>
                <w:del w:id="15857" w:author="Anees Shaikh" w:date="2013-10-19T02:16:00Z"/>
              </w:rPr>
              <w:pPrChange w:id="15858" w:author="Anees Shaikh" w:date="2013-10-19T02:16:00Z">
                <w:pPr>
                  <w:pStyle w:val="XML1"/>
                </w:pPr>
              </w:pPrChange>
            </w:pPr>
            <w:ins w:id="15859" w:author="aas" w:date="2013-10-14T02:06:00Z">
              <w:del w:id="15860" w:author="Anees Shaikh" w:date="2013-10-19T02:16:00Z">
                <w:r w:rsidDel="00E067A3">
                  <w:delText xml:space="preserve">                                      &lt;xs:enumeration value="chaining"/&gt;</w:delText>
                </w:r>
              </w:del>
            </w:ins>
          </w:p>
          <w:p w14:paraId="2CF93FBA" w14:textId="3B831FD4" w:rsidR="00874469" w:rsidDel="00E067A3" w:rsidRDefault="00874469">
            <w:pPr>
              <w:pStyle w:val="Appx"/>
              <w:rPr>
                <w:ins w:id="15861" w:author="aas" w:date="2013-10-14T02:06:00Z"/>
                <w:del w:id="15862" w:author="Anees Shaikh" w:date="2013-10-19T02:16:00Z"/>
              </w:rPr>
              <w:pPrChange w:id="15863" w:author="Anees Shaikh" w:date="2013-10-19T02:16:00Z">
                <w:pPr>
                  <w:pStyle w:val="XML1"/>
                </w:pPr>
              </w:pPrChange>
            </w:pPr>
            <w:ins w:id="15864" w:author="aas" w:date="2013-10-14T02:06:00Z">
              <w:del w:id="15865" w:author="Anees Shaikh" w:date="2013-10-19T02:16:00Z">
                <w:r w:rsidDel="00E067A3">
                  <w:delText xml:space="preserve">                                      &lt;xs:enumeration value="chaining-check"/&gt;</w:delText>
                </w:r>
              </w:del>
            </w:ins>
          </w:p>
          <w:p w14:paraId="710E881A" w14:textId="3068DBF0" w:rsidR="00874469" w:rsidDel="00E067A3" w:rsidRDefault="00874469">
            <w:pPr>
              <w:pStyle w:val="Appx"/>
              <w:rPr>
                <w:ins w:id="15866" w:author="aas" w:date="2013-10-14T02:06:00Z"/>
                <w:del w:id="15867" w:author="Anees Shaikh" w:date="2013-10-19T02:16:00Z"/>
              </w:rPr>
              <w:pPrChange w:id="15868" w:author="Anees Shaikh" w:date="2013-10-19T02:16:00Z">
                <w:pPr>
                  <w:pStyle w:val="XML1"/>
                </w:pPr>
              </w:pPrChange>
            </w:pPr>
            <w:ins w:id="15869" w:author="aas" w:date="2013-10-14T02:06:00Z">
              <w:del w:id="15870" w:author="Anees Shaikh" w:date="2013-10-19T02:16:00Z">
                <w:r w:rsidDel="00E067A3">
                  <w:delText xml:space="preserve">                                    &lt;/xs:restriction&gt;</w:delText>
                </w:r>
              </w:del>
            </w:ins>
          </w:p>
          <w:p w14:paraId="55883CDD" w14:textId="41CA4A73" w:rsidR="00874469" w:rsidDel="00E067A3" w:rsidRDefault="00874469">
            <w:pPr>
              <w:pStyle w:val="Appx"/>
              <w:rPr>
                <w:ins w:id="15871" w:author="aas" w:date="2013-10-14T02:06:00Z"/>
                <w:del w:id="15872" w:author="Anees Shaikh" w:date="2013-10-19T02:16:00Z"/>
              </w:rPr>
              <w:pPrChange w:id="15873" w:author="Anees Shaikh" w:date="2013-10-19T02:16:00Z">
                <w:pPr>
                  <w:pStyle w:val="XML1"/>
                </w:pPr>
              </w:pPrChange>
            </w:pPr>
            <w:ins w:id="15874" w:author="aas" w:date="2013-10-14T02:06:00Z">
              <w:del w:id="15875" w:author="Anees Shaikh" w:date="2013-10-19T02:16:00Z">
                <w:r w:rsidDel="00E067A3">
                  <w:delText xml:space="preserve">                                  &lt;/xs:simpleType&gt;</w:delText>
                </w:r>
              </w:del>
            </w:ins>
          </w:p>
          <w:p w14:paraId="6693C805" w14:textId="0896E377" w:rsidR="00874469" w:rsidDel="00E067A3" w:rsidRDefault="00874469">
            <w:pPr>
              <w:pStyle w:val="Appx"/>
              <w:rPr>
                <w:ins w:id="15876" w:author="aas" w:date="2013-10-14T02:06:00Z"/>
                <w:del w:id="15877" w:author="Anees Shaikh" w:date="2013-10-19T02:16:00Z"/>
              </w:rPr>
              <w:pPrChange w:id="15878" w:author="Anees Shaikh" w:date="2013-10-19T02:16:00Z">
                <w:pPr>
                  <w:pStyle w:val="XML1"/>
                </w:pPr>
              </w:pPrChange>
            </w:pPr>
            <w:ins w:id="15879" w:author="aas" w:date="2013-10-14T02:06:00Z">
              <w:del w:id="15880" w:author="Anees Shaikh" w:date="2013-10-19T02:16:00Z">
                <w:r w:rsidDel="00E067A3">
                  <w:delText xml:space="preserve">                                &lt;/xs:element&gt;</w:delText>
                </w:r>
              </w:del>
            </w:ins>
          </w:p>
          <w:p w14:paraId="4E6D4A92" w14:textId="1FA0FCDC" w:rsidR="00874469" w:rsidDel="00E067A3" w:rsidRDefault="00874469">
            <w:pPr>
              <w:pStyle w:val="Appx"/>
              <w:rPr>
                <w:ins w:id="15881" w:author="aas" w:date="2013-10-14T02:06:00Z"/>
                <w:del w:id="15882" w:author="Anees Shaikh" w:date="2013-10-19T02:16:00Z"/>
              </w:rPr>
              <w:pPrChange w:id="15883" w:author="Anees Shaikh" w:date="2013-10-19T02:16:00Z">
                <w:pPr>
                  <w:pStyle w:val="XML1"/>
                </w:pPr>
              </w:pPrChange>
            </w:pPr>
            <w:ins w:id="15884" w:author="aas" w:date="2013-10-14T02:06:00Z">
              <w:del w:id="15885" w:author="Anees Shaikh" w:date="2013-10-19T02:16:00Z">
                <w:r w:rsidDel="00E067A3">
                  <w:delText xml:space="preserve">                                &lt;xs:any minOccurs="0" maxOccurs="unbounded"</w:delText>
                </w:r>
              </w:del>
            </w:ins>
          </w:p>
          <w:p w14:paraId="51D2AC50" w14:textId="7A9D3B23" w:rsidR="00874469" w:rsidDel="00E067A3" w:rsidRDefault="00874469">
            <w:pPr>
              <w:pStyle w:val="Appx"/>
              <w:rPr>
                <w:ins w:id="15886" w:author="aas" w:date="2013-10-14T02:06:00Z"/>
                <w:del w:id="15887" w:author="Anees Shaikh" w:date="2013-10-19T02:16:00Z"/>
              </w:rPr>
              <w:pPrChange w:id="15888" w:author="Anees Shaikh" w:date="2013-10-19T02:16:00Z">
                <w:pPr>
                  <w:pStyle w:val="XML1"/>
                </w:pPr>
              </w:pPrChange>
            </w:pPr>
            <w:ins w:id="15889" w:author="aas" w:date="2013-10-14T02:06:00Z">
              <w:del w:id="15890" w:author="Anees Shaikh" w:date="2013-10-19T02:16:00Z">
                <w:r w:rsidDel="00E067A3">
                  <w:delText xml:space="preserve">                                        namespace="##other" processContents="lax"/&gt;</w:delText>
                </w:r>
              </w:del>
            </w:ins>
          </w:p>
          <w:p w14:paraId="1A295AC6" w14:textId="7CF2BA80" w:rsidR="00874469" w:rsidDel="00E067A3" w:rsidRDefault="00874469">
            <w:pPr>
              <w:pStyle w:val="Appx"/>
              <w:rPr>
                <w:ins w:id="15891" w:author="aas" w:date="2013-10-14T02:06:00Z"/>
                <w:del w:id="15892" w:author="Anees Shaikh" w:date="2013-10-19T02:16:00Z"/>
              </w:rPr>
              <w:pPrChange w:id="15893" w:author="Anees Shaikh" w:date="2013-10-19T02:16:00Z">
                <w:pPr>
                  <w:pStyle w:val="XML1"/>
                </w:pPr>
              </w:pPrChange>
            </w:pPr>
            <w:ins w:id="15894" w:author="aas" w:date="2013-10-14T02:06:00Z">
              <w:del w:id="15895" w:author="Anees Shaikh" w:date="2013-10-19T02:16:00Z">
                <w:r w:rsidDel="00E067A3">
                  <w:delText xml:space="preserve">                              &lt;/xs:sequence&gt;</w:delText>
                </w:r>
              </w:del>
            </w:ins>
          </w:p>
          <w:p w14:paraId="3F8C0C03" w14:textId="06E9CC65" w:rsidR="00874469" w:rsidDel="00E067A3" w:rsidRDefault="00874469">
            <w:pPr>
              <w:pStyle w:val="Appx"/>
              <w:rPr>
                <w:ins w:id="15896" w:author="aas" w:date="2013-10-14T02:06:00Z"/>
                <w:del w:id="15897" w:author="Anees Shaikh" w:date="2013-10-19T02:16:00Z"/>
              </w:rPr>
              <w:pPrChange w:id="15898" w:author="Anees Shaikh" w:date="2013-10-19T02:16:00Z">
                <w:pPr>
                  <w:pStyle w:val="XML1"/>
                </w:pPr>
              </w:pPrChange>
            </w:pPr>
            <w:ins w:id="15899" w:author="aas" w:date="2013-10-14T02:06:00Z">
              <w:del w:id="15900" w:author="Anees Shaikh" w:date="2013-10-19T02:16:00Z">
                <w:r w:rsidDel="00E067A3">
                  <w:delText xml:space="preserve">                            &lt;/xs:complexType&gt;</w:delText>
                </w:r>
              </w:del>
            </w:ins>
          </w:p>
          <w:p w14:paraId="7AB59DC3" w14:textId="5252F6F6" w:rsidR="00874469" w:rsidDel="00E067A3" w:rsidRDefault="00874469">
            <w:pPr>
              <w:pStyle w:val="Appx"/>
              <w:rPr>
                <w:ins w:id="15901" w:author="aas" w:date="2013-10-14T02:06:00Z"/>
                <w:del w:id="15902" w:author="Anees Shaikh" w:date="2013-10-19T02:16:00Z"/>
              </w:rPr>
              <w:pPrChange w:id="15903" w:author="Anees Shaikh" w:date="2013-10-19T02:16:00Z">
                <w:pPr>
                  <w:pStyle w:val="XML1"/>
                </w:pPr>
              </w:pPrChange>
            </w:pPr>
            <w:ins w:id="15904" w:author="aas" w:date="2013-10-14T02:06:00Z">
              <w:del w:id="15905" w:author="Anees Shaikh" w:date="2013-10-19T02:16:00Z">
                <w:r w:rsidDel="00E067A3">
                  <w:delText xml:space="preserve">                          &lt;/xs:element&gt;</w:delText>
                </w:r>
              </w:del>
            </w:ins>
          </w:p>
          <w:p w14:paraId="24723768" w14:textId="4C6DE8A3" w:rsidR="00874469" w:rsidDel="00E067A3" w:rsidRDefault="00874469">
            <w:pPr>
              <w:pStyle w:val="Appx"/>
              <w:rPr>
                <w:ins w:id="15906" w:author="aas" w:date="2013-10-14T02:06:00Z"/>
                <w:del w:id="15907" w:author="Anees Shaikh" w:date="2013-10-19T02:16:00Z"/>
              </w:rPr>
              <w:pPrChange w:id="15908" w:author="Anees Shaikh" w:date="2013-10-19T02:16:00Z">
                <w:pPr>
                  <w:pStyle w:val="XML1"/>
                </w:pPr>
              </w:pPrChange>
            </w:pPr>
            <w:ins w:id="15909" w:author="aas" w:date="2013-10-14T02:06:00Z">
              <w:del w:id="15910" w:author="Anees Shaikh" w:date="2013-10-19T02:16:00Z">
                <w:r w:rsidDel="00E067A3">
                  <w:delText xml:space="preserve">                          &lt;xs:element name="action-types" minOccurs="0"&gt;</w:delText>
                </w:r>
              </w:del>
            </w:ins>
          </w:p>
          <w:p w14:paraId="4CC4441B" w14:textId="2F829B6B" w:rsidR="00874469" w:rsidDel="00E067A3" w:rsidRDefault="00874469">
            <w:pPr>
              <w:pStyle w:val="Appx"/>
              <w:rPr>
                <w:ins w:id="15911" w:author="aas" w:date="2013-10-14T02:06:00Z"/>
                <w:del w:id="15912" w:author="Anees Shaikh" w:date="2013-10-19T02:16:00Z"/>
              </w:rPr>
              <w:pPrChange w:id="15913" w:author="Anees Shaikh" w:date="2013-10-19T02:16:00Z">
                <w:pPr>
                  <w:pStyle w:val="XML1"/>
                </w:pPr>
              </w:pPrChange>
            </w:pPr>
            <w:ins w:id="15914" w:author="aas" w:date="2013-10-14T02:06:00Z">
              <w:del w:id="15915" w:author="Anees Shaikh" w:date="2013-10-19T02:16:00Z">
                <w:r w:rsidDel="00E067A3">
                  <w:delText xml:space="preserve">                            &lt;xs:annotation&gt;</w:delText>
                </w:r>
              </w:del>
            </w:ins>
          </w:p>
          <w:p w14:paraId="2075A9E9" w14:textId="4091286B" w:rsidR="00874469" w:rsidDel="00E067A3" w:rsidRDefault="00874469">
            <w:pPr>
              <w:pStyle w:val="Appx"/>
              <w:rPr>
                <w:ins w:id="15916" w:author="aas" w:date="2013-10-14T02:06:00Z"/>
                <w:del w:id="15917" w:author="Anees Shaikh" w:date="2013-10-19T02:16:00Z"/>
              </w:rPr>
              <w:pPrChange w:id="15918" w:author="Anees Shaikh" w:date="2013-10-19T02:16:00Z">
                <w:pPr>
                  <w:pStyle w:val="XML1"/>
                </w:pPr>
              </w:pPrChange>
            </w:pPr>
            <w:ins w:id="15919" w:author="aas" w:date="2013-10-14T02:06:00Z">
              <w:del w:id="15920" w:author="Anees Shaikh" w:date="2013-10-19T02:16:00Z">
                <w:r w:rsidDel="00E067A3">
                  <w:delText xml:space="preserve">                              &lt;xs:documentation&gt;</w:delText>
                </w:r>
              </w:del>
            </w:ins>
          </w:p>
          <w:p w14:paraId="5D040AE9" w14:textId="1BC874D4" w:rsidR="00874469" w:rsidDel="00E067A3" w:rsidRDefault="00874469">
            <w:pPr>
              <w:pStyle w:val="Appx"/>
              <w:rPr>
                <w:ins w:id="15921" w:author="aas" w:date="2013-10-14T02:06:00Z"/>
                <w:del w:id="15922" w:author="Anees Shaikh" w:date="2013-10-19T02:16:00Z"/>
              </w:rPr>
              <w:pPrChange w:id="15923" w:author="Anees Shaikh" w:date="2013-10-19T02:16:00Z">
                <w:pPr>
                  <w:pStyle w:val="XML1"/>
                </w:pPr>
              </w:pPrChange>
            </w:pPr>
            <w:ins w:id="15924" w:author="aas" w:date="2013-10-14T02:06:00Z">
              <w:del w:id="15925" w:author="Anees Shaikh" w:date="2013-10-19T02:16:00Z">
                <w:r w:rsidDel="00E067A3">
                  <w:delText xml:space="preserve">                                Specify the action types supported by the logical switch.</w:delText>
                </w:r>
              </w:del>
            </w:ins>
          </w:p>
          <w:p w14:paraId="7F23807B" w14:textId="7436A854" w:rsidR="00874469" w:rsidDel="00E067A3" w:rsidRDefault="00874469">
            <w:pPr>
              <w:pStyle w:val="Appx"/>
              <w:rPr>
                <w:ins w:id="15926" w:author="aas" w:date="2013-10-14T02:06:00Z"/>
                <w:del w:id="15927" w:author="Anees Shaikh" w:date="2013-10-19T02:16:00Z"/>
              </w:rPr>
              <w:pPrChange w:id="15928" w:author="Anees Shaikh" w:date="2013-10-19T02:16:00Z">
                <w:pPr>
                  <w:pStyle w:val="XML1"/>
                </w:pPr>
              </w:pPrChange>
            </w:pPr>
            <w:ins w:id="15929" w:author="aas" w:date="2013-10-14T02:06:00Z">
              <w:del w:id="15930" w:author="Anees Shaikh" w:date="2013-10-19T02:16:00Z">
                <w:r w:rsidDel="00E067A3">
                  <w:delText xml:space="preserve">                              &lt;/xs:documentation&gt;</w:delText>
                </w:r>
              </w:del>
            </w:ins>
          </w:p>
          <w:p w14:paraId="1004E7D9" w14:textId="2DB5CC88" w:rsidR="00874469" w:rsidDel="00E067A3" w:rsidRDefault="00874469">
            <w:pPr>
              <w:pStyle w:val="Appx"/>
              <w:rPr>
                <w:ins w:id="15931" w:author="aas" w:date="2013-10-14T02:06:00Z"/>
                <w:del w:id="15932" w:author="Anees Shaikh" w:date="2013-10-19T02:16:00Z"/>
              </w:rPr>
              <w:pPrChange w:id="15933" w:author="Anees Shaikh" w:date="2013-10-19T02:16:00Z">
                <w:pPr>
                  <w:pStyle w:val="XML1"/>
                </w:pPr>
              </w:pPrChange>
            </w:pPr>
            <w:ins w:id="15934" w:author="aas" w:date="2013-10-14T02:06:00Z">
              <w:del w:id="15935" w:author="Anees Shaikh" w:date="2013-10-19T02:16:00Z">
                <w:r w:rsidDel="00E067A3">
                  <w:delText xml:space="preserve">                            &lt;/xs:annotation&gt;</w:delText>
                </w:r>
              </w:del>
            </w:ins>
          </w:p>
          <w:p w14:paraId="273F185F" w14:textId="32743A2D" w:rsidR="00874469" w:rsidDel="00E067A3" w:rsidRDefault="00874469">
            <w:pPr>
              <w:pStyle w:val="Appx"/>
              <w:rPr>
                <w:ins w:id="15936" w:author="aas" w:date="2013-10-14T02:06:00Z"/>
                <w:del w:id="15937" w:author="Anees Shaikh" w:date="2013-10-19T02:16:00Z"/>
              </w:rPr>
              <w:pPrChange w:id="15938" w:author="Anees Shaikh" w:date="2013-10-19T02:16:00Z">
                <w:pPr>
                  <w:pStyle w:val="XML1"/>
                </w:pPr>
              </w:pPrChange>
            </w:pPr>
            <w:ins w:id="15939" w:author="aas" w:date="2013-10-14T02:06:00Z">
              <w:del w:id="15940" w:author="Anees Shaikh" w:date="2013-10-19T02:16:00Z">
                <w:r w:rsidDel="00E067A3">
                  <w:delText xml:space="preserve">                            &lt;xs:complexType&gt;</w:delText>
                </w:r>
              </w:del>
            </w:ins>
          </w:p>
          <w:p w14:paraId="3A96B241" w14:textId="2FE88FBD" w:rsidR="00874469" w:rsidDel="00E067A3" w:rsidRDefault="00874469">
            <w:pPr>
              <w:pStyle w:val="Appx"/>
              <w:rPr>
                <w:ins w:id="15941" w:author="aas" w:date="2013-10-14T02:06:00Z"/>
                <w:del w:id="15942" w:author="Anees Shaikh" w:date="2013-10-19T02:16:00Z"/>
              </w:rPr>
              <w:pPrChange w:id="15943" w:author="Anees Shaikh" w:date="2013-10-19T02:16:00Z">
                <w:pPr>
                  <w:pStyle w:val="XML1"/>
                </w:pPr>
              </w:pPrChange>
            </w:pPr>
            <w:ins w:id="15944" w:author="aas" w:date="2013-10-14T02:06:00Z">
              <w:del w:id="15945" w:author="Anees Shaikh" w:date="2013-10-19T02:16:00Z">
                <w:r w:rsidDel="00E067A3">
                  <w:delText xml:space="preserve">                              &lt;xs:sequence&gt;</w:delText>
                </w:r>
              </w:del>
            </w:ins>
          </w:p>
          <w:p w14:paraId="424134DD" w14:textId="07DF12C4" w:rsidR="00874469" w:rsidDel="00E067A3" w:rsidRDefault="00874469">
            <w:pPr>
              <w:pStyle w:val="Appx"/>
              <w:rPr>
                <w:ins w:id="15946" w:author="aas" w:date="2013-10-14T02:06:00Z"/>
                <w:del w:id="15947" w:author="Anees Shaikh" w:date="2013-10-19T02:16:00Z"/>
              </w:rPr>
              <w:pPrChange w:id="15948" w:author="Anees Shaikh" w:date="2013-10-19T02:16:00Z">
                <w:pPr>
                  <w:pStyle w:val="XML1"/>
                </w:pPr>
              </w:pPrChange>
            </w:pPr>
            <w:ins w:id="15949" w:author="aas" w:date="2013-10-14T02:06:00Z">
              <w:del w:id="15950" w:author="Anees Shaikh" w:date="2013-10-19T02:16:00Z">
                <w:r w:rsidDel="00E067A3">
                  <w:delText xml:space="preserve">                                &lt;xs:element name="type" minOccurs="0" maxOccurs="unbounded"  type="OFActionType"/&gt;</w:delText>
                </w:r>
              </w:del>
            </w:ins>
          </w:p>
          <w:p w14:paraId="5A95E68A" w14:textId="040376F7" w:rsidR="00874469" w:rsidDel="00E067A3" w:rsidRDefault="00874469">
            <w:pPr>
              <w:pStyle w:val="Appx"/>
              <w:rPr>
                <w:ins w:id="15951" w:author="aas" w:date="2013-10-14T02:06:00Z"/>
                <w:del w:id="15952" w:author="Anees Shaikh" w:date="2013-10-19T02:16:00Z"/>
              </w:rPr>
              <w:pPrChange w:id="15953" w:author="Anees Shaikh" w:date="2013-10-19T02:16:00Z">
                <w:pPr>
                  <w:pStyle w:val="XML1"/>
                </w:pPr>
              </w:pPrChange>
            </w:pPr>
            <w:ins w:id="15954" w:author="aas" w:date="2013-10-14T02:06:00Z">
              <w:del w:id="15955" w:author="Anees Shaikh" w:date="2013-10-19T02:16:00Z">
                <w:r w:rsidDel="00E067A3">
                  <w:delText xml:space="preserve">                                &lt;xs:any minOccurs="0" maxOccurs="unbounded"</w:delText>
                </w:r>
              </w:del>
            </w:ins>
          </w:p>
          <w:p w14:paraId="43BA1752" w14:textId="13F796A2" w:rsidR="00874469" w:rsidDel="00E067A3" w:rsidRDefault="00874469">
            <w:pPr>
              <w:pStyle w:val="Appx"/>
              <w:rPr>
                <w:ins w:id="15956" w:author="aas" w:date="2013-10-14T02:06:00Z"/>
                <w:del w:id="15957" w:author="Anees Shaikh" w:date="2013-10-19T02:16:00Z"/>
              </w:rPr>
              <w:pPrChange w:id="15958" w:author="Anees Shaikh" w:date="2013-10-19T02:16:00Z">
                <w:pPr>
                  <w:pStyle w:val="XML1"/>
                </w:pPr>
              </w:pPrChange>
            </w:pPr>
            <w:ins w:id="15959" w:author="aas" w:date="2013-10-14T02:06:00Z">
              <w:del w:id="15960" w:author="Anees Shaikh" w:date="2013-10-19T02:16:00Z">
                <w:r w:rsidDel="00E067A3">
                  <w:delText xml:space="preserve">                                        namespace="##other" processContents="lax"/&gt;</w:delText>
                </w:r>
              </w:del>
            </w:ins>
          </w:p>
          <w:p w14:paraId="551D80CD" w14:textId="1C5A8179" w:rsidR="00874469" w:rsidDel="00E067A3" w:rsidRDefault="00874469">
            <w:pPr>
              <w:pStyle w:val="Appx"/>
              <w:rPr>
                <w:ins w:id="15961" w:author="aas" w:date="2013-10-14T02:06:00Z"/>
                <w:del w:id="15962" w:author="Anees Shaikh" w:date="2013-10-19T02:16:00Z"/>
              </w:rPr>
              <w:pPrChange w:id="15963" w:author="Anees Shaikh" w:date="2013-10-19T02:16:00Z">
                <w:pPr>
                  <w:pStyle w:val="XML1"/>
                </w:pPr>
              </w:pPrChange>
            </w:pPr>
            <w:ins w:id="15964" w:author="aas" w:date="2013-10-14T02:06:00Z">
              <w:del w:id="15965" w:author="Anees Shaikh" w:date="2013-10-19T02:16:00Z">
                <w:r w:rsidDel="00E067A3">
                  <w:delText xml:space="preserve">                              &lt;/xs:sequence&gt;</w:delText>
                </w:r>
              </w:del>
            </w:ins>
          </w:p>
          <w:p w14:paraId="67E31468" w14:textId="5725B069" w:rsidR="00874469" w:rsidDel="00E067A3" w:rsidRDefault="00874469">
            <w:pPr>
              <w:pStyle w:val="Appx"/>
              <w:rPr>
                <w:ins w:id="15966" w:author="aas" w:date="2013-10-14T02:06:00Z"/>
                <w:del w:id="15967" w:author="Anees Shaikh" w:date="2013-10-19T02:16:00Z"/>
              </w:rPr>
              <w:pPrChange w:id="15968" w:author="Anees Shaikh" w:date="2013-10-19T02:16:00Z">
                <w:pPr>
                  <w:pStyle w:val="XML1"/>
                </w:pPr>
              </w:pPrChange>
            </w:pPr>
            <w:ins w:id="15969" w:author="aas" w:date="2013-10-14T02:06:00Z">
              <w:del w:id="15970" w:author="Anees Shaikh" w:date="2013-10-19T02:16:00Z">
                <w:r w:rsidDel="00E067A3">
                  <w:delText xml:space="preserve">                            &lt;/xs:complexType&gt;</w:delText>
                </w:r>
              </w:del>
            </w:ins>
          </w:p>
          <w:p w14:paraId="0D92D51E" w14:textId="418D6DFA" w:rsidR="00874469" w:rsidDel="00E067A3" w:rsidRDefault="00874469">
            <w:pPr>
              <w:pStyle w:val="Appx"/>
              <w:rPr>
                <w:ins w:id="15971" w:author="aas" w:date="2013-10-14T02:06:00Z"/>
                <w:del w:id="15972" w:author="Anees Shaikh" w:date="2013-10-19T02:16:00Z"/>
              </w:rPr>
              <w:pPrChange w:id="15973" w:author="Anees Shaikh" w:date="2013-10-19T02:16:00Z">
                <w:pPr>
                  <w:pStyle w:val="XML1"/>
                </w:pPr>
              </w:pPrChange>
            </w:pPr>
            <w:ins w:id="15974" w:author="aas" w:date="2013-10-14T02:06:00Z">
              <w:del w:id="15975" w:author="Anees Shaikh" w:date="2013-10-19T02:16:00Z">
                <w:r w:rsidDel="00E067A3">
                  <w:delText xml:space="preserve">                          &lt;/xs:element&gt;</w:delText>
                </w:r>
              </w:del>
            </w:ins>
          </w:p>
          <w:p w14:paraId="550692A0" w14:textId="69C0FA4B" w:rsidR="00874469" w:rsidDel="00E067A3" w:rsidRDefault="00874469">
            <w:pPr>
              <w:pStyle w:val="Appx"/>
              <w:rPr>
                <w:ins w:id="15976" w:author="aas" w:date="2013-10-14T02:06:00Z"/>
                <w:del w:id="15977" w:author="Anees Shaikh" w:date="2013-10-19T02:16:00Z"/>
              </w:rPr>
              <w:pPrChange w:id="15978" w:author="Anees Shaikh" w:date="2013-10-19T02:16:00Z">
                <w:pPr>
                  <w:pStyle w:val="XML1"/>
                </w:pPr>
              </w:pPrChange>
            </w:pPr>
            <w:ins w:id="15979" w:author="aas" w:date="2013-10-14T02:06:00Z">
              <w:del w:id="15980" w:author="Anees Shaikh" w:date="2013-10-19T02:16:00Z">
                <w:r w:rsidDel="00E067A3">
                  <w:delText xml:space="preserve">                          &lt;xs:element name="instruction-types" minOccurs="0"&gt;</w:delText>
                </w:r>
              </w:del>
            </w:ins>
          </w:p>
          <w:p w14:paraId="7833DCD6" w14:textId="2B4EED5C" w:rsidR="00874469" w:rsidDel="00E067A3" w:rsidRDefault="00874469">
            <w:pPr>
              <w:pStyle w:val="Appx"/>
              <w:rPr>
                <w:ins w:id="15981" w:author="aas" w:date="2013-10-14T02:06:00Z"/>
                <w:del w:id="15982" w:author="Anees Shaikh" w:date="2013-10-19T02:16:00Z"/>
              </w:rPr>
              <w:pPrChange w:id="15983" w:author="Anees Shaikh" w:date="2013-10-19T02:16:00Z">
                <w:pPr>
                  <w:pStyle w:val="XML1"/>
                </w:pPr>
              </w:pPrChange>
            </w:pPr>
            <w:ins w:id="15984" w:author="aas" w:date="2013-10-14T02:06:00Z">
              <w:del w:id="15985" w:author="Anees Shaikh" w:date="2013-10-19T02:16:00Z">
                <w:r w:rsidDel="00E067A3">
                  <w:delText xml:space="preserve">                            &lt;xs:annotation&gt;</w:delText>
                </w:r>
              </w:del>
            </w:ins>
          </w:p>
          <w:p w14:paraId="78AC0057" w14:textId="0DF49B4C" w:rsidR="00874469" w:rsidDel="00E067A3" w:rsidRDefault="00874469">
            <w:pPr>
              <w:pStyle w:val="Appx"/>
              <w:rPr>
                <w:ins w:id="15986" w:author="aas" w:date="2013-10-14T02:06:00Z"/>
                <w:del w:id="15987" w:author="Anees Shaikh" w:date="2013-10-19T02:16:00Z"/>
              </w:rPr>
              <w:pPrChange w:id="15988" w:author="Anees Shaikh" w:date="2013-10-19T02:16:00Z">
                <w:pPr>
                  <w:pStyle w:val="XML1"/>
                </w:pPr>
              </w:pPrChange>
            </w:pPr>
            <w:ins w:id="15989" w:author="aas" w:date="2013-10-14T02:06:00Z">
              <w:del w:id="15990" w:author="Anees Shaikh" w:date="2013-10-19T02:16:00Z">
                <w:r w:rsidDel="00E067A3">
                  <w:delText xml:space="preserve">                              &lt;xs:documentation&gt;</w:delText>
                </w:r>
              </w:del>
            </w:ins>
          </w:p>
          <w:p w14:paraId="7995FA85" w14:textId="35F0D497" w:rsidR="00874469" w:rsidDel="00E067A3" w:rsidRDefault="00874469">
            <w:pPr>
              <w:pStyle w:val="Appx"/>
              <w:rPr>
                <w:ins w:id="15991" w:author="aas" w:date="2013-10-14T02:06:00Z"/>
                <w:del w:id="15992" w:author="Anees Shaikh" w:date="2013-10-19T02:16:00Z"/>
              </w:rPr>
              <w:pPrChange w:id="15993" w:author="Anees Shaikh" w:date="2013-10-19T02:16:00Z">
                <w:pPr>
                  <w:pStyle w:val="XML1"/>
                </w:pPr>
              </w:pPrChange>
            </w:pPr>
            <w:ins w:id="15994" w:author="aas" w:date="2013-10-14T02:06:00Z">
              <w:del w:id="15995" w:author="Anees Shaikh" w:date="2013-10-19T02:16:00Z">
                <w:r w:rsidDel="00E067A3">
                  <w:delText xml:space="preserve">                                Specify the instruction types supported by the logical switch.</w:delText>
                </w:r>
              </w:del>
            </w:ins>
          </w:p>
          <w:p w14:paraId="09B8B655" w14:textId="731867C3" w:rsidR="00874469" w:rsidDel="00E067A3" w:rsidRDefault="00874469">
            <w:pPr>
              <w:pStyle w:val="Appx"/>
              <w:rPr>
                <w:ins w:id="15996" w:author="aas" w:date="2013-10-14T02:06:00Z"/>
                <w:del w:id="15997" w:author="Anees Shaikh" w:date="2013-10-19T02:16:00Z"/>
              </w:rPr>
              <w:pPrChange w:id="15998" w:author="Anees Shaikh" w:date="2013-10-19T02:16:00Z">
                <w:pPr>
                  <w:pStyle w:val="XML1"/>
                </w:pPr>
              </w:pPrChange>
            </w:pPr>
            <w:ins w:id="15999" w:author="aas" w:date="2013-10-14T02:06:00Z">
              <w:del w:id="16000" w:author="Anees Shaikh" w:date="2013-10-19T02:16:00Z">
                <w:r w:rsidDel="00E067A3">
                  <w:delText xml:space="preserve">                              &lt;/xs:documentation&gt;</w:delText>
                </w:r>
              </w:del>
            </w:ins>
          </w:p>
          <w:p w14:paraId="0E3791A8" w14:textId="0A51ABEA" w:rsidR="00874469" w:rsidDel="00E067A3" w:rsidRDefault="00874469">
            <w:pPr>
              <w:pStyle w:val="Appx"/>
              <w:rPr>
                <w:ins w:id="16001" w:author="aas" w:date="2013-10-14T02:06:00Z"/>
                <w:del w:id="16002" w:author="Anees Shaikh" w:date="2013-10-19T02:16:00Z"/>
              </w:rPr>
              <w:pPrChange w:id="16003" w:author="Anees Shaikh" w:date="2013-10-19T02:16:00Z">
                <w:pPr>
                  <w:pStyle w:val="XML1"/>
                </w:pPr>
              </w:pPrChange>
            </w:pPr>
            <w:ins w:id="16004" w:author="aas" w:date="2013-10-14T02:06:00Z">
              <w:del w:id="16005" w:author="Anees Shaikh" w:date="2013-10-19T02:16:00Z">
                <w:r w:rsidDel="00E067A3">
                  <w:delText xml:space="preserve">                            &lt;/xs:annotation&gt;</w:delText>
                </w:r>
              </w:del>
            </w:ins>
          </w:p>
          <w:p w14:paraId="04DB850B" w14:textId="7A3CDE16" w:rsidR="00874469" w:rsidDel="00E067A3" w:rsidRDefault="00874469">
            <w:pPr>
              <w:pStyle w:val="Appx"/>
              <w:rPr>
                <w:ins w:id="16006" w:author="aas" w:date="2013-10-14T02:06:00Z"/>
                <w:del w:id="16007" w:author="Anees Shaikh" w:date="2013-10-19T02:16:00Z"/>
              </w:rPr>
              <w:pPrChange w:id="16008" w:author="Anees Shaikh" w:date="2013-10-19T02:16:00Z">
                <w:pPr>
                  <w:pStyle w:val="XML1"/>
                </w:pPr>
              </w:pPrChange>
            </w:pPr>
            <w:ins w:id="16009" w:author="aas" w:date="2013-10-14T02:06:00Z">
              <w:del w:id="16010" w:author="Anees Shaikh" w:date="2013-10-19T02:16:00Z">
                <w:r w:rsidDel="00E067A3">
                  <w:delText xml:space="preserve">                            &lt;xs:complexType&gt;</w:delText>
                </w:r>
              </w:del>
            </w:ins>
          </w:p>
          <w:p w14:paraId="748BB482" w14:textId="0C20E709" w:rsidR="00874469" w:rsidDel="00E067A3" w:rsidRDefault="00874469">
            <w:pPr>
              <w:pStyle w:val="Appx"/>
              <w:rPr>
                <w:ins w:id="16011" w:author="aas" w:date="2013-10-14T02:06:00Z"/>
                <w:del w:id="16012" w:author="Anees Shaikh" w:date="2013-10-19T02:16:00Z"/>
              </w:rPr>
              <w:pPrChange w:id="16013" w:author="Anees Shaikh" w:date="2013-10-19T02:16:00Z">
                <w:pPr>
                  <w:pStyle w:val="XML1"/>
                </w:pPr>
              </w:pPrChange>
            </w:pPr>
            <w:ins w:id="16014" w:author="aas" w:date="2013-10-14T02:06:00Z">
              <w:del w:id="16015" w:author="Anees Shaikh" w:date="2013-10-19T02:16:00Z">
                <w:r w:rsidDel="00E067A3">
                  <w:delText xml:space="preserve">                              &lt;xs:sequence&gt;</w:delText>
                </w:r>
              </w:del>
            </w:ins>
          </w:p>
          <w:p w14:paraId="2E98E44D" w14:textId="2CD9BE2A" w:rsidR="00874469" w:rsidDel="00E067A3" w:rsidRDefault="00874469">
            <w:pPr>
              <w:pStyle w:val="Appx"/>
              <w:rPr>
                <w:ins w:id="16016" w:author="aas" w:date="2013-10-14T02:06:00Z"/>
                <w:del w:id="16017" w:author="Anees Shaikh" w:date="2013-10-19T02:16:00Z"/>
              </w:rPr>
              <w:pPrChange w:id="16018" w:author="Anees Shaikh" w:date="2013-10-19T02:16:00Z">
                <w:pPr>
                  <w:pStyle w:val="XML1"/>
                </w:pPr>
              </w:pPrChange>
            </w:pPr>
            <w:ins w:id="16019" w:author="aas" w:date="2013-10-14T02:06:00Z">
              <w:del w:id="16020" w:author="Anees Shaikh" w:date="2013-10-19T02:16:00Z">
                <w:r w:rsidDel="00E067A3">
                  <w:delText xml:space="preserve">                                &lt;xs:element name="type" minOccurs="0" maxOccurs="unbounded"  type="OFInstructionType"/&gt;</w:delText>
                </w:r>
              </w:del>
            </w:ins>
          </w:p>
          <w:p w14:paraId="3A7B283A" w14:textId="38612C26" w:rsidR="00874469" w:rsidDel="00E067A3" w:rsidRDefault="00874469">
            <w:pPr>
              <w:pStyle w:val="Appx"/>
              <w:rPr>
                <w:ins w:id="16021" w:author="aas" w:date="2013-10-14T02:06:00Z"/>
                <w:del w:id="16022" w:author="Anees Shaikh" w:date="2013-10-19T02:16:00Z"/>
              </w:rPr>
              <w:pPrChange w:id="16023" w:author="Anees Shaikh" w:date="2013-10-19T02:16:00Z">
                <w:pPr>
                  <w:pStyle w:val="XML1"/>
                </w:pPr>
              </w:pPrChange>
            </w:pPr>
            <w:ins w:id="16024" w:author="aas" w:date="2013-10-14T02:06:00Z">
              <w:del w:id="16025" w:author="Anees Shaikh" w:date="2013-10-19T02:16:00Z">
                <w:r w:rsidDel="00E067A3">
                  <w:delText xml:space="preserve">                                &lt;xs:any minOccurs="0" maxOccurs="unbounded"</w:delText>
                </w:r>
              </w:del>
            </w:ins>
          </w:p>
          <w:p w14:paraId="21C31323" w14:textId="02E76DF3" w:rsidR="00874469" w:rsidDel="00E067A3" w:rsidRDefault="00874469">
            <w:pPr>
              <w:pStyle w:val="Appx"/>
              <w:rPr>
                <w:ins w:id="16026" w:author="aas" w:date="2013-10-14T02:06:00Z"/>
                <w:del w:id="16027" w:author="Anees Shaikh" w:date="2013-10-19T02:16:00Z"/>
              </w:rPr>
              <w:pPrChange w:id="16028" w:author="Anees Shaikh" w:date="2013-10-19T02:16:00Z">
                <w:pPr>
                  <w:pStyle w:val="XML1"/>
                </w:pPr>
              </w:pPrChange>
            </w:pPr>
            <w:ins w:id="16029" w:author="aas" w:date="2013-10-14T02:06:00Z">
              <w:del w:id="16030" w:author="Anees Shaikh" w:date="2013-10-19T02:16:00Z">
                <w:r w:rsidDel="00E067A3">
                  <w:delText xml:space="preserve">                                        namespace="##other" processContents="lax"/&gt;</w:delText>
                </w:r>
              </w:del>
            </w:ins>
          </w:p>
          <w:p w14:paraId="53C1E5ED" w14:textId="3985FDEE" w:rsidR="00874469" w:rsidDel="00E067A3" w:rsidRDefault="00874469">
            <w:pPr>
              <w:pStyle w:val="Appx"/>
              <w:rPr>
                <w:ins w:id="16031" w:author="aas" w:date="2013-10-14T02:06:00Z"/>
                <w:del w:id="16032" w:author="Anees Shaikh" w:date="2013-10-19T02:16:00Z"/>
              </w:rPr>
              <w:pPrChange w:id="16033" w:author="Anees Shaikh" w:date="2013-10-19T02:16:00Z">
                <w:pPr>
                  <w:pStyle w:val="XML1"/>
                </w:pPr>
              </w:pPrChange>
            </w:pPr>
            <w:ins w:id="16034" w:author="aas" w:date="2013-10-14T02:06:00Z">
              <w:del w:id="16035" w:author="Anees Shaikh" w:date="2013-10-19T02:16:00Z">
                <w:r w:rsidDel="00E067A3">
                  <w:delText xml:space="preserve">                              &lt;/xs:sequence&gt;</w:delText>
                </w:r>
              </w:del>
            </w:ins>
          </w:p>
          <w:p w14:paraId="509EA87D" w14:textId="646B6B44" w:rsidR="00874469" w:rsidDel="00E067A3" w:rsidRDefault="00874469">
            <w:pPr>
              <w:pStyle w:val="Appx"/>
              <w:rPr>
                <w:ins w:id="16036" w:author="aas" w:date="2013-10-14T02:06:00Z"/>
                <w:del w:id="16037" w:author="Anees Shaikh" w:date="2013-10-19T02:16:00Z"/>
              </w:rPr>
              <w:pPrChange w:id="16038" w:author="Anees Shaikh" w:date="2013-10-19T02:16:00Z">
                <w:pPr>
                  <w:pStyle w:val="XML1"/>
                </w:pPr>
              </w:pPrChange>
            </w:pPr>
            <w:ins w:id="16039" w:author="aas" w:date="2013-10-14T02:06:00Z">
              <w:del w:id="16040" w:author="Anees Shaikh" w:date="2013-10-19T02:16:00Z">
                <w:r w:rsidDel="00E067A3">
                  <w:delText xml:space="preserve">                            &lt;/xs:complexType&gt;</w:delText>
                </w:r>
              </w:del>
            </w:ins>
          </w:p>
          <w:p w14:paraId="71B292C2" w14:textId="07FEFC21" w:rsidR="00874469" w:rsidDel="00E067A3" w:rsidRDefault="00874469">
            <w:pPr>
              <w:pStyle w:val="Appx"/>
              <w:rPr>
                <w:ins w:id="16041" w:author="aas" w:date="2013-10-14T02:06:00Z"/>
                <w:del w:id="16042" w:author="Anees Shaikh" w:date="2013-10-19T02:16:00Z"/>
              </w:rPr>
              <w:pPrChange w:id="16043" w:author="Anees Shaikh" w:date="2013-10-19T02:16:00Z">
                <w:pPr>
                  <w:pStyle w:val="XML1"/>
                </w:pPr>
              </w:pPrChange>
            </w:pPr>
            <w:ins w:id="16044" w:author="aas" w:date="2013-10-14T02:06:00Z">
              <w:del w:id="16045" w:author="Anees Shaikh" w:date="2013-10-19T02:16:00Z">
                <w:r w:rsidDel="00E067A3">
                  <w:delText xml:space="preserve">                          &lt;/xs:element&gt;</w:delText>
                </w:r>
              </w:del>
            </w:ins>
          </w:p>
          <w:p w14:paraId="6AB50406" w14:textId="5C1B2B18" w:rsidR="00874469" w:rsidDel="00E067A3" w:rsidRDefault="00874469">
            <w:pPr>
              <w:pStyle w:val="Appx"/>
              <w:rPr>
                <w:ins w:id="16046" w:author="aas" w:date="2013-10-14T02:06:00Z"/>
                <w:del w:id="16047" w:author="Anees Shaikh" w:date="2013-10-19T02:16:00Z"/>
              </w:rPr>
              <w:pPrChange w:id="16048" w:author="Anees Shaikh" w:date="2013-10-19T02:16:00Z">
                <w:pPr>
                  <w:pStyle w:val="XML1"/>
                </w:pPr>
              </w:pPrChange>
            </w:pPr>
            <w:ins w:id="16049" w:author="aas" w:date="2013-10-14T02:06:00Z">
              <w:del w:id="16050" w:author="Anees Shaikh" w:date="2013-10-19T02:16:00Z">
                <w:r w:rsidDel="00E067A3">
                  <w:delText xml:space="preserve">                          &lt;xs:any minOccurs="0" maxOccurs="unbounded"</w:delText>
                </w:r>
              </w:del>
            </w:ins>
          </w:p>
          <w:p w14:paraId="3D685B95" w14:textId="581B159A" w:rsidR="00874469" w:rsidDel="00E067A3" w:rsidRDefault="00874469">
            <w:pPr>
              <w:pStyle w:val="Appx"/>
              <w:rPr>
                <w:ins w:id="16051" w:author="aas" w:date="2013-10-14T02:06:00Z"/>
                <w:del w:id="16052" w:author="Anees Shaikh" w:date="2013-10-19T02:16:00Z"/>
              </w:rPr>
              <w:pPrChange w:id="16053" w:author="Anees Shaikh" w:date="2013-10-19T02:16:00Z">
                <w:pPr>
                  <w:pStyle w:val="XML1"/>
                </w:pPr>
              </w:pPrChange>
            </w:pPr>
            <w:ins w:id="16054" w:author="aas" w:date="2013-10-14T02:06:00Z">
              <w:del w:id="16055" w:author="Anees Shaikh" w:date="2013-10-19T02:16:00Z">
                <w:r w:rsidDel="00E067A3">
                  <w:delText xml:space="preserve">                                  namespace="##other" processContents="lax"/&gt;</w:delText>
                </w:r>
              </w:del>
            </w:ins>
          </w:p>
          <w:p w14:paraId="678E3134" w14:textId="221889B1" w:rsidR="00874469" w:rsidDel="00E067A3" w:rsidRDefault="00874469">
            <w:pPr>
              <w:pStyle w:val="Appx"/>
              <w:rPr>
                <w:ins w:id="16056" w:author="aas" w:date="2013-10-14T02:06:00Z"/>
                <w:del w:id="16057" w:author="Anees Shaikh" w:date="2013-10-19T02:16:00Z"/>
              </w:rPr>
              <w:pPrChange w:id="16058" w:author="Anees Shaikh" w:date="2013-10-19T02:16:00Z">
                <w:pPr>
                  <w:pStyle w:val="XML1"/>
                </w:pPr>
              </w:pPrChange>
            </w:pPr>
            <w:ins w:id="16059" w:author="aas" w:date="2013-10-14T02:06:00Z">
              <w:del w:id="16060" w:author="Anees Shaikh" w:date="2013-10-19T02:16:00Z">
                <w:r w:rsidDel="00E067A3">
                  <w:delText xml:space="preserve">                        &lt;/xs:sequence&gt;</w:delText>
                </w:r>
              </w:del>
            </w:ins>
          </w:p>
          <w:p w14:paraId="55027C12" w14:textId="22670F7D" w:rsidR="00874469" w:rsidDel="00E067A3" w:rsidRDefault="00874469">
            <w:pPr>
              <w:pStyle w:val="Appx"/>
              <w:rPr>
                <w:ins w:id="16061" w:author="aas" w:date="2013-10-14T02:06:00Z"/>
                <w:del w:id="16062" w:author="Anees Shaikh" w:date="2013-10-19T02:16:00Z"/>
              </w:rPr>
              <w:pPrChange w:id="16063" w:author="Anees Shaikh" w:date="2013-10-19T02:16:00Z">
                <w:pPr>
                  <w:pStyle w:val="XML1"/>
                </w:pPr>
              </w:pPrChange>
            </w:pPr>
            <w:ins w:id="16064" w:author="aas" w:date="2013-10-14T02:06:00Z">
              <w:del w:id="16065" w:author="Anees Shaikh" w:date="2013-10-19T02:16:00Z">
                <w:r w:rsidDel="00E067A3">
                  <w:delText xml:space="preserve">                      &lt;/xs:complexType&gt;</w:delText>
                </w:r>
              </w:del>
            </w:ins>
          </w:p>
          <w:p w14:paraId="5B5E92C2" w14:textId="66C9ED20" w:rsidR="00874469" w:rsidDel="00E067A3" w:rsidRDefault="00874469">
            <w:pPr>
              <w:pStyle w:val="Appx"/>
              <w:rPr>
                <w:ins w:id="16066" w:author="aas" w:date="2013-10-14T02:06:00Z"/>
                <w:del w:id="16067" w:author="Anees Shaikh" w:date="2013-10-19T02:16:00Z"/>
              </w:rPr>
              <w:pPrChange w:id="16068" w:author="Anees Shaikh" w:date="2013-10-19T02:16:00Z">
                <w:pPr>
                  <w:pStyle w:val="XML1"/>
                </w:pPr>
              </w:pPrChange>
            </w:pPr>
            <w:ins w:id="16069" w:author="aas" w:date="2013-10-14T02:06:00Z">
              <w:del w:id="16070" w:author="Anees Shaikh" w:date="2013-10-19T02:16:00Z">
                <w:r w:rsidDel="00E067A3">
                  <w:delText xml:space="preserve">                    &lt;/xs:element&gt;</w:delText>
                </w:r>
              </w:del>
            </w:ins>
          </w:p>
          <w:p w14:paraId="5630FC9C" w14:textId="6B9ABFBC" w:rsidR="00874469" w:rsidDel="00E067A3" w:rsidRDefault="00874469">
            <w:pPr>
              <w:pStyle w:val="Appx"/>
              <w:rPr>
                <w:ins w:id="16071" w:author="aas" w:date="2013-10-14T02:06:00Z"/>
                <w:del w:id="16072" w:author="Anees Shaikh" w:date="2013-10-19T02:16:00Z"/>
              </w:rPr>
              <w:pPrChange w:id="16073" w:author="Anees Shaikh" w:date="2013-10-19T02:16:00Z">
                <w:pPr>
                  <w:pStyle w:val="XML1"/>
                </w:pPr>
              </w:pPrChange>
            </w:pPr>
            <w:ins w:id="16074" w:author="aas" w:date="2013-10-14T02:06:00Z">
              <w:del w:id="16075" w:author="Anees Shaikh" w:date="2013-10-19T02:16:00Z">
                <w:r w:rsidDel="00E067A3">
                  <w:delText xml:space="preserve">                    &lt;xs:element name="datapath-id"  type="datapath-id-type"&gt;</w:delText>
                </w:r>
              </w:del>
            </w:ins>
          </w:p>
          <w:p w14:paraId="3057C83C" w14:textId="2ABA8AB5" w:rsidR="00874469" w:rsidDel="00E067A3" w:rsidRDefault="00874469">
            <w:pPr>
              <w:pStyle w:val="Appx"/>
              <w:rPr>
                <w:ins w:id="16076" w:author="aas" w:date="2013-10-14T02:06:00Z"/>
                <w:del w:id="16077" w:author="Anees Shaikh" w:date="2013-10-19T02:16:00Z"/>
              </w:rPr>
              <w:pPrChange w:id="16078" w:author="Anees Shaikh" w:date="2013-10-19T02:16:00Z">
                <w:pPr>
                  <w:pStyle w:val="XML1"/>
                </w:pPr>
              </w:pPrChange>
            </w:pPr>
            <w:ins w:id="16079" w:author="aas" w:date="2013-10-14T02:06:00Z">
              <w:del w:id="16080" w:author="Anees Shaikh" w:date="2013-10-19T02:16:00Z">
                <w:r w:rsidDel="00E067A3">
                  <w:delText xml:space="preserve">                      &lt;xs:annotation&gt;</w:delText>
                </w:r>
              </w:del>
            </w:ins>
          </w:p>
          <w:p w14:paraId="32A97E4A" w14:textId="1D291F3F" w:rsidR="00874469" w:rsidDel="00E067A3" w:rsidRDefault="00874469">
            <w:pPr>
              <w:pStyle w:val="Appx"/>
              <w:rPr>
                <w:ins w:id="16081" w:author="aas" w:date="2013-10-14T02:06:00Z"/>
                <w:del w:id="16082" w:author="Anees Shaikh" w:date="2013-10-19T02:16:00Z"/>
              </w:rPr>
              <w:pPrChange w:id="16083" w:author="Anees Shaikh" w:date="2013-10-19T02:16:00Z">
                <w:pPr>
                  <w:pStyle w:val="XML1"/>
                </w:pPr>
              </w:pPrChange>
            </w:pPr>
            <w:ins w:id="16084" w:author="aas" w:date="2013-10-14T02:06:00Z">
              <w:del w:id="16085" w:author="Anees Shaikh" w:date="2013-10-19T02:16:00Z">
                <w:r w:rsidDel="00E067A3">
                  <w:delText xml:space="preserve">                        &lt;xs:documentation&gt;</w:delText>
                </w:r>
              </w:del>
            </w:ins>
          </w:p>
          <w:p w14:paraId="2B5EA437" w14:textId="4DA06603" w:rsidR="00874469" w:rsidDel="00E067A3" w:rsidRDefault="00874469">
            <w:pPr>
              <w:pStyle w:val="Appx"/>
              <w:rPr>
                <w:ins w:id="16086" w:author="aas" w:date="2013-10-14T02:06:00Z"/>
                <w:del w:id="16087" w:author="Anees Shaikh" w:date="2013-10-19T02:16:00Z"/>
              </w:rPr>
              <w:pPrChange w:id="16088" w:author="Anees Shaikh" w:date="2013-10-19T02:16:00Z">
                <w:pPr>
                  <w:pStyle w:val="XML1"/>
                </w:pPr>
              </w:pPrChange>
            </w:pPr>
            <w:ins w:id="16089" w:author="aas" w:date="2013-10-14T02:06:00Z">
              <w:del w:id="16090" w:author="Anees Shaikh" w:date="2013-10-19T02:16:00Z">
                <w:r w:rsidDel="00E067A3">
                  <w:delText xml:space="preserve">                          The datapath identifier of the Logical Switch</w:delText>
                </w:r>
              </w:del>
            </w:ins>
          </w:p>
          <w:p w14:paraId="68CEA8D2" w14:textId="1D766ECA" w:rsidR="00874469" w:rsidDel="00E067A3" w:rsidRDefault="00874469">
            <w:pPr>
              <w:pStyle w:val="Appx"/>
              <w:rPr>
                <w:ins w:id="16091" w:author="aas" w:date="2013-10-14T02:06:00Z"/>
                <w:del w:id="16092" w:author="Anees Shaikh" w:date="2013-10-19T02:16:00Z"/>
              </w:rPr>
              <w:pPrChange w:id="16093" w:author="Anees Shaikh" w:date="2013-10-19T02:16:00Z">
                <w:pPr>
                  <w:pStyle w:val="XML1"/>
                </w:pPr>
              </w:pPrChange>
            </w:pPr>
            <w:ins w:id="16094" w:author="aas" w:date="2013-10-14T02:06:00Z">
              <w:del w:id="16095" w:author="Anees Shaikh" w:date="2013-10-19T02:16:00Z">
                <w:r w:rsidDel="00E067A3">
                  <w:delText xml:space="preserve">                                 that uniquely identifies this Logical Switch within the</w:delText>
                </w:r>
              </w:del>
            </w:ins>
          </w:p>
          <w:p w14:paraId="5B2F6E22" w14:textId="7D5944C3" w:rsidR="00874469" w:rsidDel="00E067A3" w:rsidRDefault="00874469">
            <w:pPr>
              <w:pStyle w:val="Appx"/>
              <w:rPr>
                <w:ins w:id="16096" w:author="aas" w:date="2013-10-14T02:06:00Z"/>
                <w:del w:id="16097" w:author="Anees Shaikh" w:date="2013-10-19T02:16:00Z"/>
              </w:rPr>
              <w:pPrChange w:id="16098" w:author="Anees Shaikh" w:date="2013-10-19T02:16:00Z">
                <w:pPr>
                  <w:pStyle w:val="XML1"/>
                </w:pPr>
              </w:pPrChange>
            </w:pPr>
            <w:ins w:id="16099" w:author="aas" w:date="2013-10-14T02:06:00Z">
              <w:del w:id="16100" w:author="Anees Shaikh" w:date="2013-10-19T02:16:00Z">
                <w:r w:rsidDel="00E067A3">
                  <w:delText xml:space="preserve">                                 context of all OpenFlow Controllers associated with the</w:delText>
                </w:r>
              </w:del>
            </w:ins>
          </w:p>
          <w:p w14:paraId="45A0F321" w14:textId="64AFF7FB" w:rsidR="00874469" w:rsidDel="00E067A3" w:rsidRDefault="00874469">
            <w:pPr>
              <w:pStyle w:val="Appx"/>
              <w:rPr>
                <w:ins w:id="16101" w:author="aas" w:date="2013-10-14T02:06:00Z"/>
                <w:del w:id="16102" w:author="Anees Shaikh" w:date="2013-10-19T02:16:00Z"/>
              </w:rPr>
              <w:pPrChange w:id="16103" w:author="Anees Shaikh" w:date="2013-10-19T02:16:00Z">
                <w:pPr>
                  <w:pStyle w:val="XML1"/>
                </w:pPr>
              </w:pPrChange>
            </w:pPr>
            <w:ins w:id="16104" w:author="aas" w:date="2013-10-14T02:06:00Z">
              <w:del w:id="16105" w:author="Anees Shaikh" w:date="2013-10-19T02:16:00Z">
                <w:r w:rsidDel="00E067A3">
                  <w:delText xml:space="preserve">                                 OpenFlow Logical Switch.  The datapath identifier is a</w:delText>
                </w:r>
              </w:del>
            </w:ins>
          </w:p>
          <w:p w14:paraId="4A9C1E97" w14:textId="4DC93DDC" w:rsidR="00874469" w:rsidDel="00E067A3" w:rsidRDefault="00874469">
            <w:pPr>
              <w:pStyle w:val="Appx"/>
              <w:rPr>
                <w:ins w:id="16106" w:author="aas" w:date="2013-10-14T02:06:00Z"/>
                <w:del w:id="16107" w:author="Anees Shaikh" w:date="2013-10-19T02:16:00Z"/>
              </w:rPr>
              <w:pPrChange w:id="16108" w:author="Anees Shaikh" w:date="2013-10-19T02:16:00Z">
                <w:pPr>
                  <w:pStyle w:val="XML1"/>
                </w:pPr>
              </w:pPrChange>
            </w:pPr>
            <w:ins w:id="16109" w:author="aas" w:date="2013-10-14T02:06:00Z">
              <w:del w:id="16110" w:author="Anees Shaikh" w:date="2013-10-19T02:16:00Z">
                <w:r w:rsidDel="00E067A3">
                  <w:delText xml:space="preserve">                                 string value that MUST be formatted as a sequence of 8</w:delText>
                </w:r>
              </w:del>
            </w:ins>
          </w:p>
          <w:p w14:paraId="624E6C62" w14:textId="72AA9C4F" w:rsidR="00874469" w:rsidDel="00E067A3" w:rsidRDefault="00874469">
            <w:pPr>
              <w:pStyle w:val="Appx"/>
              <w:rPr>
                <w:ins w:id="16111" w:author="aas" w:date="2013-10-14T02:06:00Z"/>
                <w:del w:id="16112" w:author="Anees Shaikh" w:date="2013-10-19T02:16:00Z"/>
              </w:rPr>
              <w:pPrChange w:id="16113" w:author="Anees Shaikh" w:date="2013-10-19T02:16:00Z">
                <w:pPr>
                  <w:pStyle w:val="XML1"/>
                </w:pPr>
              </w:pPrChange>
            </w:pPr>
            <w:ins w:id="16114" w:author="aas" w:date="2013-10-14T02:06:00Z">
              <w:del w:id="16115" w:author="Anees Shaikh" w:date="2013-10-19T02:16:00Z">
                <w:r w:rsidDel="00E067A3">
                  <w:delText xml:space="preserve">                                 2-digit hexadecimal numbers that are separated by colons,</w:delText>
                </w:r>
              </w:del>
            </w:ins>
          </w:p>
          <w:p w14:paraId="75A0CA28" w14:textId="163B65C2" w:rsidR="00874469" w:rsidDel="00E067A3" w:rsidRDefault="00874469">
            <w:pPr>
              <w:pStyle w:val="Appx"/>
              <w:rPr>
                <w:ins w:id="16116" w:author="aas" w:date="2013-10-14T02:06:00Z"/>
                <w:del w:id="16117" w:author="Anees Shaikh" w:date="2013-10-19T02:16:00Z"/>
              </w:rPr>
              <w:pPrChange w:id="16118" w:author="Anees Shaikh" w:date="2013-10-19T02:16:00Z">
                <w:pPr>
                  <w:pStyle w:val="XML1"/>
                </w:pPr>
              </w:pPrChange>
            </w:pPr>
            <w:ins w:id="16119" w:author="aas" w:date="2013-10-14T02:06:00Z">
              <w:del w:id="16120" w:author="Anees Shaikh" w:date="2013-10-19T02:16:00Z">
                <w:r w:rsidDel="00E067A3">
                  <w:delText xml:space="preserve">                                 for example, '01:23:45:67:89:ab:cd:ef'.  When processing a</w:delText>
                </w:r>
              </w:del>
            </w:ins>
          </w:p>
          <w:p w14:paraId="34786993" w14:textId="7FBB7C0B" w:rsidR="00874469" w:rsidDel="00E067A3" w:rsidRDefault="00874469">
            <w:pPr>
              <w:pStyle w:val="Appx"/>
              <w:rPr>
                <w:ins w:id="16121" w:author="aas" w:date="2013-10-14T02:06:00Z"/>
                <w:del w:id="16122" w:author="Anees Shaikh" w:date="2013-10-19T02:16:00Z"/>
              </w:rPr>
              <w:pPrChange w:id="16123" w:author="Anees Shaikh" w:date="2013-10-19T02:16:00Z">
                <w:pPr>
                  <w:pStyle w:val="XML1"/>
                </w:pPr>
              </w:pPrChange>
            </w:pPr>
            <w:ins w:id="16124" w:author="aas" w:date="2013-10-14T02:06:00Z">
              <w:del w:id="16125" w:author="Anees Shaikh" w:date="2013-10-19T02:16:00Z">
                <w:r w:rsidDel="00E067A3">
                  <w:delText xml:space="preserve">                                 datapath identifier, the case of the decimal digits MUST be</w:delText>
                </w:r>
              </w:del>
            </w:ins>
          </w:p>
          <w:p w14:paraId="0A770EC9" w14:textId="5597372A" w:rsidR="00874469" w:rsidDel="00E067A3" w:rsidRDefault="00874469">
            <w:pPr>
              <w:pStyle w:val="Appx"/>
              <w:rPr>
                <w:ins w:id="16126" w:author="aas" w:date="2013-10-14T02:06:00Z"/>
                <w:del w:id="16127" w:author="Anees Shaikh" w:date="2013-10-19T02:16:00Z"/>
              </w:rPr>
              <w:pPrChange w:id="16128" w:author="Anees Shaikh" w:date="2013-10-19T02:16:00Z">
                <w:pPr>
                  <w:pStyle w:val="XML1"/>
                </w:pPr>
              </w:pPrChange>
            </w:pPr>
            <w:ins w:id="16129" w:author="aas" w:date="2013-10-14T02:06:00Z">
              <w:del w:id="16130" w:author="Anees Shaikh" w:date="2013-10-19T02:16:00Z">
                <w:r w:rsidDel="00E067A3">
                  <w:delText xml:space="preserve">                                 ignored.</w:delText>
                </w:r>
              </w:del>
            </w:ins>
          </w:p>
          <w:p w14:paraId="147EFB75" w14:textId="252C3BE6" w:rsidR="00874469" w:rsidDel="00E067A3" w:rsidRDefault="00874469">
            <w:pPr>
              <w:pStyle w:val="Appx"/>
              <w:rPr>
                <w:ins w:id="16131" w:author="aas" w:date="2013-10-14T02:06:00Z"/>
                <w:del w:id="16132" w:author="Anees Shaikh" w:date="2013-10-19T02:16:00Z"/>
              </w:rPr>
              <w:pPrChange w:id="16133" w:author="Anees Shaikh" w:date="2013-10-19T02:16:00Z">
                <w:pPr>
                  <w:pStyle w:val="XML1"/>
                </w:pPr>
              </w:pPrChange>
            </w:pPr>
            <w:ins w:id="16134" w:author="aas" w:date="2013-10-14T02:06:00Z">
              <w:del w:id="16135" w:author="Anees Shaikh" w:date="2013-10-19T02:16:00Z">
                <w:r w:rsidDel="00E067A3">
                  <w:delText xml:space="preserve">                        &lt;/xs:documentation&gt;</w:delText>
                </w:r>
              </w:del>
            </w:ins>
          </w:p>
          <w:p w14:paraId="66816116" w14:textId="2D02A0C7" w:rsidR="00874469" w:rsidDel="00E067A3" w:rsidRDefault="00874469">
            <w:pPr>
              <w:pStyle w:val="Appx"/>
              <w:rPr>
                <w:ins w:id="16136" w:author="aas" w:date="2013-10-14T02:06:00Z"/>
                <w:del w:id="16137" w:author="Anees Shaikh" w:date="2013-10-19T02:16:00Z"/>
              </w:rPr>
              <w:pPrChange w:id="16138" w:author="Anees Shaikh" w:date="2013-10-19T02:16:00Z">
                <w:pPr>
                  <w:pStyle w:val="XML1"/>
                </w:pPr>
              </w:pPrChange>
            </w:pPr>
            <w:ins w:id="16139" w:author="aas" w:date="2013-10-14T02:06:00Z">
              <w:del w:id="16140" w:author="Anees Shaikh" w:date="2013-10-19T02:16:00Z">
                <w:r w:rsidDel="00E067A3">
                  <w:delText xml:space="preserve">                      &lt;/xs:annotation&gt;</w:delText>
                </w:r>
              </w:del>
            </w:ins>
          </w:p>
          <w:p w14:paraId="0C7681EE" w14:textId="58DEAAF0" w:rsidR="00874469" w:rsidDel="00E067A3" w:rsidRDefault="00874469">
            <w:pPr>
              <w:pStyle w:val="Appx"/>
              <w:rPr>
                <w:ins w:id="16141" w:author="aas" w:date="2013-10-14T02:06:00Z"/>
                <w:del w:id="16142" w:author="Anees Shaikh" w:date="2013-10-19T02:16:00Z"/>
              </w:rPr>
              <w:pPrChange w:id="16143" w:author="Anees Shaikh" w:date="2013-10-19T02:16:00Z">
                <w:pPr>
                  <w:pStyle w:val="XML1"/>
                </w:pPr>
              </w:pPrChange>
            </w:pPr>
            <w:ins w:id="16144" w:author="aas" w:date="2013-10-14T02:06:00Z">
              <w:del w:id="16145" w:author="Anees Shaikh" w:date="2013-10-19T02:16:00Z">
                <w:r w:rsidDel="00E067A3">
                  <w:delText xml:space="preserve">                    &lt;/xs:element&gt;</w:delText>
                </w:r>
              </w:del>
            </w:ins>
          </w:p>
          <w:p w14:paraId="39634162" w14:textId="71509F50" w:rsidR="00874469" w:rsidDel="00E067A3" w:rsidRDefault="00874469">
            <w:pPr>
              <w:pStyle w:val="Appx"/>
              <w:rPr>
                <w:ins w:id="16146" w:author="aas" w:date="2013-10-14T02:06:00Z"/>
                <w:del w:id="16147" w:author="Anees Shaikh" w:date="2013-10-19T02:16:00Z"/>
              </w:rPr>
              <w:pPrChange w:id="16148" w:author="Anees Shaikh" w:date="2013-10-19T02:16:00Z">
                <w:pPr>
                  <w:pStyle w:val="XML1"/>
                </w:pPr>
              </w:pPrChange>
            </w:pPr>
            <w:ins w:id="16149" w:author="aas" w:date="2013-10-14T02:06:00Z">
              <w:del w:id="16150" w:author="Anees Shaikh" w:date="2013-10-19T02:16:00Z">
                <w:r w:rsidDel="00E067A3">
                  <w:delText xml:space="preserve">                    &lt;xs:element name="enabled" minOccurs="0"  type="xs:boolean"&gt;</w:delText>
                </w:r>
              </w:del>
            </w:ins>
          </w:p>
          <w:p w14:paraId="2FD00FBD" w14:textId="3CFCB002" w:rsidR="00874469" w:rsidDel="00E067A3" w:rsidRDefault="00874469">
            <w:pPr>
              <w:pStyle w:val="Appx"/>
              <w:rPr>
                <w:ins w:id="16151" w:author="aas" w:date="2013-10-14T02:06:00Z"/>
                <w:del w:id="16152" w:author="Anees Shaikh" w:date="2013-10-19T02:16:00Z"/>
              </w:rPr>
              <w:pPrChange w:id="16153" w:author="Anees Shaikh" w:date="2013-10-19T02:16:00Z">
                <w:pPr>
                  <w:pStyle w:val="XML1"/>
                </w:pPr>
              </w:pPrChange>
            </w:pPr>
            <w:ins w:id="16154" w:author="aas" w:date="2013-10-14T02:06:00Z">
              <w:del w:id="16155" w:author="Anees Shaikh" w:date="2013-10-19T02:16:00Z">
                <w:r w:rsidDel="00E067A3">
                  <w:delText xml:space="preserve">                      &lt;xs:annotation&gt;</w:delText>
                </w:r>
              </w:del>
            </w:ins>
          </w:p>
          <w:p w14:paraId="5BF895E8" w14:textId="1F4BB3BC" w:rsidR="00874469" w:rsidDel="00E067A3" w:rsidRDefault="00874469">
            <w:pPr>
              <w:pStyle w:val="Appx"/>
              <w:rPr>
                <w:ins w:id="16156" w:author="aas" w:date="2013-10-14T02:06:00Z"/>
                <w:del w:id="16157" w:author="Anees Shaikh" w:date="2013-10-19T02:16:00Z"/>
              </w:rPr>
              <w:pPrChange w:id="16158" w:author="Anees Shaikh" w:date="2013-10-19T02:16:00Z">
                <w:pPr>
                  <w:pStyle w:val="XML1"/>
                </w:pPr>
              </w:pPrChange>
            </w:pPr>
            <w:ins w:id="16159" w:author="aas" w:date="2013-10-14T02:06:00Z">
              <w:del w:id="16160" w:author="Anees Shaikh" w:date="2013-10-19T02:16:00Z">
                <w:r w:rsidDel="00E067A3">
                  <w:delText xml:space="preserve">                        &lt;xs:documentation&gt;</w:delText>
                </w:r>
              </w:del>
            </w:ins>
          </w:p>
          <w:p w14:paraId="6A9BD3B9" w14:textId="363AF4B6" w:rsidR="00874469" w:rsidDel="00E067A3" w:rsidRDefault="00874469">
            <w:pPr>
              <w:pStyle w:val="Appx"/>
              <w:rPr>
                <w:ins w:id="16161" w:author="aas" w:date="2013-10-14T02:06:00Z"/>
                <w:del w:id="16162" w:author="Anees Shaikh" w:date="2013-10-19T02:16:00Z"/>
              </w:rPr>
              <w:pPrChange w:id="16163" w:author="Anees Shaikh" w:date="2013-10-19T02:16:00Z">
                <w:pPr>
                  <w:pStyle w:val="XML1"/>
                </w:pPr>
              </w:pPrChange>
            </w:pPr>
            <w:ins w:id="16164" w:author="aas" w:date="2013-10-14T02:06:00Z">
              <w:del w:id="16165" w:author="Anees Shaikh" w:date="2013-10-19T02:16:00Z">
                <w:r w:rsidDel="00E067A3">
                  <w:delText xml:space="preserve">                          This element indicates the administrative state</w:delText>
                </w:r>
              </w:del>
            </w:ins>
          </w:p>
          <w:p w14:paraId="7716565E" w14:textId="0ECAB38D" w:rsidR="00874469" w:rsidDel="00E067A3" w:rsidRDefault="00874469">
            <w:pPr>
              <w:pStyle w:val="Appx"/>
              <w:rPr>
                <w:ins w:id="16166" w:author="aas" w:date="2013-10-14T02:06:00Z"/>
                <w:del w:id="16167" w:author="Anees Shaikh" w:date="2013-10-19T02:16:00Z"/>
              </w:rPr>
              <w:pPrChange w:id="16168" w:author="Anees Shaikh" w:date="2013-10-19T02:16:00Z">
                <w:pPr>
                  <w:pStyle w:val="XML1"/>
                </w:pPr>
              </w:pPrChange>
            </w:pPr>
            <w:ins w:id="16169" w:author="aas" w:date="2013-10-14T02:06:00Z">
              <w:del w:id="16170" w:author="Anees Shaikh" w:date="2013-10-19T02:16:00Z">
                <w:r w:rsidDel="00E067A3">
                  <w:delText xml:space="preserve">                                 of the OpenFlow Logical Switch.  A value of 'false' means</w:delText>
                </w:r>
              </w:del>
            </w:ins>
          </w:p>
          <w:p w14:paraId="2EFC3F26" w14:textId="4C42B32E" w:rsidR="00874469" w:rsidDel="00E067A3" w:rsidRDefault="00874469">
            <w:pPr>
              <w:pStyle w:val="Appx"/>
              <w:rPr>
                <w:ins w:id="16171" w:author="aas" w:date="2013-10-14T02:06:00Z"/>
                <w:del w:id="16172" w:author="Anees Shaikh" w:date="2013-10-19T02:16:00Z"/>
              </w:rPr>
              <w:pPrChange w:id="16173" w:author="Anees Shaikh" w:date="2013-10-19T02:16:00Z">
                <w:pPr>
                  <w:pStyle w:val="XML1"/>
                </w:pPr>
              </w:pPrChange>
            </w:pPr>
            <w:ins w:id="16174" w:author="aas" w:date="2013-10-14T02:06:00Z">
              <w:del w:id="16175" w:author="Anees Shaikh" w:date="2013-10-19T02:16:00Z">
                <w:r w:rsidDel="00E067A3">
                  <w:delText xml:space="preserve">                                 the OpenFlow Logical Switch MUST NOT communicate with any </w:delText>
                </w:r>
              </w:del>
            </w:ins>
          </w:p>
          <w:p w14:paraId="1E0F56F8" w14:textId="35E0DAFB" w:rsidR="00874469" w:rsidDel="00E067A3" w:rsidRDefault="00874469">
            <w:pPr>
              <w:pStyle w:val="Appx"/>
              <w:rPr>
                <w:ins w:id="16176" w:author="aas" w:date="2013-10-14T02:06:00Z"/>
                <w:del w:id="16177" w:author="Anees Shaikh" w:date="2013-10-19T02:16:00Z"/>
              </w:rPr>
              <w:pPrChange w:id="16178" w:author="Anees Shaikh" w:date="2013-10-19T02:16:00Z">
                <w:pPr>
                  <w:pStyle w:val="XML1"/>
                </w:pPr>
              </w:pPrChange>
            </w:pPr>
            <w:ins w:id="16179" w:author="aas" w:date="2013-10-14T02:06:00Z">
              <w:del w:id="16180" w:author="Anees Shaikh" w:date="2013-10-19T02:16:00Z">
                <w:r w:rsidDel="00E067A3">
                  <w:delText xml:space="preserve">                                 OpenFlow Controllers, MUST NOT conduct any OpenFlow </w:delText>
                </w:r>
              </w:del>
            </w:ins>
          </w:p>
          <w:p w14:paraId="4D882A7B" w14:textId="0E3D9EE9" w:rsidR="00874469" w:rsidDel="00E067A3" w:rsidRDefault="00874469">
            <w:pPr>
              <w:pStyle w:val="Appx"/>
              <w:rPr>
                <w:ins w:id="16181" w:author="aas" w:date="2013-10-14T02:06:00Z"/>
                <w:del w:id="16182" w:author="Anees Shaikh" w:date="2013-10-19T02:16:00Z"/>
              </w:rPr>
              <w:pPrChange w:id="16183" w:author="Anees Shaikh" w:date="2013-10-19T02:16:00Z">
                <w:pPr>
                  <w:pStyle w:val="XML1"/>
                </w:pPr>
              </w:pPrChange>
            </w:pPr>
            <w:ins w:id="16184" w:author="aas" w:date="2013-10-14T02:06:00Z">
              <w:del w:id="16185" w:author="Anees Shaikh" w:date="2013-10-19T02:16:00Z">
                <w:r w:rsidDel="00E067A3">
                  <w:delText xml:space="preserve">                                 processing, and SHOULD NOT be utilizing computational or </w:delText>
                </w:r>
              </w:del>
            </w:ins>
          </w:p>
          <w:p w14:paraId="7BD287F9" w14:textId="1C5FD959" w:rsidR="00874469" w:rsidDel="00E067A3" w:rsidRDefault="00874469">
            <w:pPr>
              <w:pStyle w:val="Appx"/>
              <w:rPr>
                <w:ins w:id="16186" w:author="aas" w:date="2013-10-14T02:06:00Z"/>
                <w:del w:id="16187" w:author="Anees Shaikh" w:date="2013-10-19T02:16:00Z"/>
              </w:rPr>
              <w:pPrChange w:id="16188" w:author="Anees Shaikh" w:date="2013-10-19T02:16:00Z">
                <w:pPr>
                  <w:pStyle w:val="XML1"/>
                </w:pPr>
              </w:pPrChange>
            </w:pPr>
            <w:ins w:id="16189" w:author="aas" w:date="2013-10-14T02:06:00Z">
              <w:del w:id="16190" w:author="Anees Shaikh" w:date="2013-10-19T02:16:00Z">
                <w:r w:rsidDel="00E067A3">
                  <w:delText xml:space="preserve">                                 network resources of the underlying platform.</w:delText>
                </w:r>
              </w:del>
            </w:ins>
          </w:p>
          <w:p w14:paraId="56B74CBF" w14:textId="2421ED7F" w:rsidR="00874469" w:rsidDel="00E067A3" w:rsidRDefault="00874469">
            <w:pPr>
              <w:pStyle w:val="Appx"/>
              <w:rPr>
                <w:ins w:id="16191" w:author="aas" w:date="2013-10-14T02:06:00Z"/>
                <w:del w:id="16192" w:author="Anees Shaikh" w:date="2013-10-19T02:16:00Z"/>
              </w:rPr>
              <w:pPrChange w:id="16193" w:author="Anees Shaikh" w:date="2013-10-19T02:16:00Z">
                <w:pPr>
                  <w:pStyle w:val="XML1"/>
                </w:pPr>
              </w:pPrChange>
            </w:pPr>
            <w:ins w:id="16194" w:author="aas" w:date="2013-10-14T02:06:00Z">
              <w:del w:id="16195" w:author="Anees Shaikh" w:date="2013-10-19T02:16:00Z">
                <w:r w:rsidDel="00E067A3">
                  <w:delText xml:space="preserve">                        &lt;/xs:documentation&gt;</w:delText>
                </w:r>
              </w:del>
            </w:ins>
          </w:p>
          <w:p w14:paraId="51082DCD" w14:textId="44A0E386" w:rsidR="00874469" w:rsidDel="00E067A3" w:rsidRDefault="00874469">
            <w:pPr>
              <w:pStyle w:val="Appx"/>
              <w:rPr>
                <w:ins w:id="16196" w:author="aas" w:date="2013-10-14T02:06:00Z"/>
                <w:del w:id="16197" w:author="Anees Shaikh" w:date="2013-10-19T02:16:00Z"/>
              </w:rPr>
              <w:pPrChange w:id="16198" w:author="Anees Shaikh" w:date="2013-10-19T02:16:00Z">
                <w:pPr>
                  <w:pStyle w:val="XML1"/>
                </w:pPr>
              </w:pPrChange>
            </w:pPr>
            <w:ins w:id="16199" w:author="aas" w:date="2013-10-14T02:06:00Z">
              <w:del w:id="16200" w:author="Anees Shaikh" w:date="2013-10-19T02:16:00Z">
                <w:r w:rsidDel="00E067A3">
                  <w:delText xml:space="preserve">                      &lt;/xs:annotation&gt;</w:delText>
                </w:r>
              </w:del>
            </w:ins>
          </w:p>
          <w:p w14:paraId="41D1F953" w14:textId="6B4562F8" w:rsidR="00874469" w:rsidDel="00E067A3" w:rsidRDefault="00874469">
            <w:pPr>
              <w:pStyle w:val="Appx"/>
              <w:rPr>
                <w:ins w:id="16201" w:author="aas" w:date="2013-10-14T02:06:00Z"/>
                <w:del w:id="16202" w:author="Anees Shaikh" w:date="2013-10-19T02:16:00Z"/>
              </w:rPr>
              <w:pPrChange w:id="16203" w:author="Anees Shaikh" w:date="2013-10-19T02:16:00Z">
                <w:pPr>
                  <w:pStyle w:val="XML1"/>
                </w:pPr>
              </w:pPrChange>
            </w:pPr>
            <w:ins w:id="16204" w:author="aas" w:date="2013-10-14T02:06:00Z">
              <w:del w:id="16205" w:author="Anees Shaikh" w:date="2013-10-19T02:16:00Z">
                <w:r w:rsidDel="00E067A3">
                  <w:delText xml:space="preserve">                    &lt;/xs:element&gt;</w:delText>
                </w:r>
              </w:del>
            </w:ins>
          </w:p>
          <w:p w14:paraId="2F56B58D" w14:textId="5FF2B562" w:rsidR="00874469" w:rsidDel="00E067A3" w:rsidRDefault="00874469">
            <w:pPr>
              <w:pStyle w:val="Appx"/>
              <w:rPr>
                <w:ins w:id="16206" w:author="aas" w:date="2013-10-14T02:06:00Z"/>
                <w:del w:id="16207" w:author="Anees Shaikh" w:date="2013-10-19T02:16:00Z"/>
              </w:rPr>
              <w:pPrChange w:id="16208" w:author="Anees Shaikh" w:date="2013-10-19T02:16:00Z">
                <w:pPr>
                  <w:pStyle w:val="XML1"/>
                </w:pPr>
              </w:pPrChange>
            </w:pPr>
            <w:ins w:id="16209" w:author="aas" w:date="2013-10-14T02:06:00Z">
              <w:del w:id="16210" w:author="Anees Shaikh" w:date="2013-10-19T02:16:00Z">
                <w:r w:rsidDel="00E067A3">
                  <w:delText xml:space="preserve">                    &lt;xs:element name="check-controller-certificate" minOccurs="0"  type="xs:boolean"&gt;</w:delText>
                </w:r>
              </w:del>
            </w:ins>
          </w:p>
          <w:p w14:paraId="2C7FB83E" w14:textId="1E54784E" w:rsidR="00874469" w:rsidDel="00E067A3" w:rsidRDefault="00874469">
            <w:pPr>
              <w:pStyle w:val="Appx"/>
              <w:rPr>
                <w:ins w:id="16211" w:author="aas" w:date="2013-10-14T02:06:00Z"/>
                <w:del w:id="16212" w:author="Anees Shaikh" w:date="2013-10-19T02:16:00Z"/>
              </w:rPr>
              <w:pPrChange w:id="16213" w:author="Anees Shaikh" w:date="2013-10-19T02:16:00Z">
                <w:pPr>
                  <w:pStyle w:val="XML1"/>
                </w:pPr>
              </w:pPrChange>
            </w:pPr>
            <w:ins w:id="16214" w:author="aas" w:date="2013-10-14T02:06:00Z">
              <w:del w:id="16215" w:author="Anees Shaikh" w:date="2013-10-19T02:16:00Z">
                <w:r w:rsidDel="00E067A3">
                  <w:delText xml:space="preserve">                      &lt;xs:annotation&gt;</w:delText>
                </w:r>
              </w:del>
            </w:ins>
          </w:p>
          <w:p w14:paraId="3ACBEA15" w14:textId="299818E3" w:rsidR="00874469" w:rsidDel="00E067A3" w:rsidRDefault="00874469">
            <w:pPr>
              <w:pStyle w:val="Appx"/>
              <w:rPr>
                <w:ins w:id="16216" w:author="aas" w:date="2013-10-14T02:06:00Z"/>
                <w:del w:id="16217" w:author="Anees Shaikh" w:date="2013-10-19T02:16:00Z"/>
              </w:rPr>
              <w:pPrChange w:id="16218" w:author="Anees Shaikh" w:date="2013-10-19T02:16:00Z">
                <w:pPr>
                  <w:pStyle w:val="XML1"/>
                </w:pPr>
              </w:pPrChange>
            </w:pPr>
            <w:ins w:id="16219" w:author="aas" w:date="2013-10-14T02:06:00Z">
              <w:del w:id="16220" w:author="Anees Shaikh" w:date="2013-10-19T02:16:00Z">
                <w:r w:rsidDel="00E067A3">
                  <w:delText xml:space="preserve">                        &lt;xs:documentation&gt;</w:delText>
                </w:r>
              </w:del>
            </w:ins>
          </w:p>
          <w:p w14:paraId="3BDFED03" w14:textId="4AFF7A0E" w:rsidR="00874469" w:rsidDel="00E067A3" w:rsidRDefault="00874469">
            <w:pPr>
              <w:pStyle w:val="Appx"/>
              <w:rPr>
                <w:ins w:id="16221" w:author="aas" w:date="2013-10-14T02:06:00Z"/>
                <w:del w:id="16222" w:author="Anees Shaikh" w:date="2013-10-19T02:16:00Z"/>
              </w:rPr>
              <w:pPrChange w:id="16223" w:author="Anees Shaikh" w:date="2013-10-19T02:16:00Z">
                <w:pPr>
                  <w:pStyle w:val="XML1"/>
                </w:pPr>
              </w:pPrChange>
            </w:pPr>
            <w:ins w:id="16224" w:author="aas" w:date="2013-10-14T02:06:00Z">
              <w:del w:id="16225" w:author="Anees Shaikh" w:date="2013-10-19T02:16:00Z">
                <w:r w:rsidDel="00E067A3">
                  <w:delText xml:space="preserve">                          This element indicates the behavior of the </w:delText>
                </w:r>
              </w:del>
            </w:ins>
          </w:p>
          <w:p w14:paraId="18946D93" w14:textId="45FA50C3" w:rsidR="00874469" w:rsidDel="00E067A3" w:rsidRDefault="00874469">
            <w:pPr>
              <w:pStyle w:val="Appx"/>
              <w:rPr>
                <w:ins w:id="16226" w:author="aas" w:date="2013-10-14T02:06:00Z"/>
                <w:del w:id="16227" w:author="Anees Shaikh" w:date="2013-10-19T02:16:00Z"/>
              </w:rPr>
              <w:pPrChange w:id="16228" w:author="Anees Shaikh" w:date="2013-10-19T02:16:00Z">
                <w:pPr>
                  <w:pStyle w:val="XML1"/>
                </w:pPr>
              </w:pPrChange>
            </w:pPr>
            <w:ins w:id="16229" w:author="aas" w:date="2013-10-14T02:06:00Z">
              <w:del w:id="16230" w:author="Anees Shaikh" w:date="2013-10-19T02:16:00Z">
                <w:r w:rsidDel="00E067A3">
                  <w:delText xml:space="preserve">                                 OpenFlow Logical Switch when connecting to an OpenFlow</w:delText>
                </w:r>
              </w:del>
            </w:ins>
          </w:p>
          <w:p w14:paraId="113C5FF2" w14:textId="297FFEAF" w:rsidR="00874469" w:rsidDel="00E067A3" w:rsidRDefault="00874469">
            <w:pPr>
              <w:pStyle w:val="Appx"/>
              <w:rPr>
                <w:ins w:id="16231" w:author="aas" w:date="2013-10-14T02:06:00Z"/>
                <w:del w:id="16232" w:author="Anees Shaikh" w:date="2013-10-19T02:16:00Z"/>
              </w:rPr>
              <w:pPrChange w:id="16233" w:author="Anees Shaikh" w:date="2013-10-19T02:16:00Z">
                <w:pPr>
                  <w:pStyle w:val="XML1"/>
                </w:pPr>
              </w:pPrChange>
            </w:pPr>
            <w:ins w:id="16234" w:author="aas" w:date="2013-10-14T02:06:00Z">
              <w:del w:id="16235" w:author="Anees Shaikh" w:date="2013-10-19T02:16:00Z">
                <w:r w:rsidDel="00E067A3">
                  <w:delText xml:space="preserve">                                 Controller.  </w:delText>
                </w:r>
              </w:del>
            </w:ins>
          </w:p>
          <w:p w14:paraId="54397B96" w14:textId="2E5A3C44" w:rsidR="00874469" w:rsidDel="00E067A3" w:rsidRDefault="00874469">
            <w:pPr>
              <w:pStyle w:val="Appx"/>
              <w:rPr>
                <w:ins w:id="16236" w:author="aas" w:date="2013-10-14T02:06:00Z"/>
                <w:del w:id="16237" w:author="Anees Shaikh" w:date="2013-10-19T02:16:00Z"/>
              </w:rPr>
              <w:pPrChange w:id="16238" w:author="Anees Shaikh" w:date="2013-10-19T02:16:00Z">
                <w:pPr>
                  <w:pStyle w:val="XML1"/>
                </w:pPr>
              </w:pPrChange>
            </w:pPr>
            <w:ins w:id="16239" w:author="aas" w:date="2013-10-14T02:06:00Z">
              <w:del w:id="16240" w:author="Anees Shaikh" w:date="2013-10-19T02:16:00Z">
                <w:r w:rsidDel="00E067A3">
                  <w:delText xml:space="preserve">                              </w:delText>
                </w:r>
              </w:del>
            </w:ins>
          </w:p>
          <w:p w14:paraId="3C471DEE" w14:textId="56C6DB7D" w:rsidR="00874469" w:rsidDel="00E067A3" w:rsidRDefault="00874469">
            <w:pPr>
              <w:pStyle w:val="Appx"/>
              <w:rPr>
                <w:ins w:id="16241" w:author="aas" w:date="2013-10-14T02:06:00Z"/>
                <w:del w:id="16242" w:author="Anees Shaikh" w:date="2013-10-19T02:16:00Z"/>
              </w:rPr>
              <w:pPrChange w:id="16243" w:author="Anees Shaikh" w:date="2013-10-19T02:16:00Z">
                <w:pPr>
                  <w:pStyle w:val="XML1"/>
                </w:pPr>
              </w:pPrChange>
            </w:pPr>
            <w:ins w:id="16244" w:author="aas" w:date="2013-10-14T02:06:00Z">
              <w:del w:id="16245" w:author="Anees Shaikh" w:date="2013-10-19T02:16:00Z">
                <w:r w:rsidDel="00E067A3">
                  <w:delText xml:space="preserve">                                 If set to value 'false', the logical switch will connect to</w:delText>
                </w:r>
              </w:del>
            </w:ins>
          </w:p>
          <w:p w14:paraId="0F5417A5" w14:textId="25DF1BA2" w:rsidR="00874469" w:rsidDel="00E067A3" w:rsidRDefault="00874469">
            <w:pPr>
              <w:pStyle w:val="Appx"/>
              <w:rPr>
                <w:ins w:id="16246" w:author="aas" w:date="2013-10-14T02:06:00Z"/>
                <w:del w:id="16247" w:author="Anees Shaikh" w:date="2013-10-19T02:16:00Z"/>
              </w:rPr>
              <w:pPrChange w:id="16248" w:author="Anees Shaikh" w:date="2013-10-19T02:16:00Z">
                <w:pPr>
                  <w:pStyle w:val="XML1"/>
                </w:pPr>
              </w:pPrChange>
            </w:pPr>
            <w:ins w:id="16249" w:author="aas" w:date="2013-10-14T02:06:00Z">
              <w:del w:id="16250" w:author="Anees Shaikh" w:date="2013-10-19T02:16:00Z">
                <w:r w:rsidDel="00E067A3">
                  <w:delText xml:space="preserve">                                 a controller without checking any controller certificate.  </w:delText>
                </w:r>
              </w:del>
            </w:ins>
          </w:p>
          <w:p w14:paraId="281BC2CD" w14:textId="11E9B1B3" w:rsidR="00874469" w:rsidDel="00E067A3" w:rsidRDefault="00874469">
            <w:pPr>
              <w:pStyle w:val="Appx"/>
              <w:rPr>
                <w:ins w:id="16251" w:author="aas" w:date="2013-10-14T02:06:00Z"/>
                <w:del w:id="16252" w:author="Anees Shaikh" w:date="2013-10-19T02:16:00Z"/>
              </w:rPr>
              <w:pPrChange w:id="16253" w:author="Anees Shaikh" w:date="2013-10-19T02:16:00Z">
                <w:pPr>
                  <w:pStyle w:val="XML1"/>
                </w:pPr>
              </w:pPrChange>
            </w:pPr>
            <w:ins w:id="16254" w:author="aas" w:date="2013-10-14T02:06:00Z">
              <w:del w:id="16255" w:author="Anees Shaikh" w:date="2013-10-19T02:16:00Z">
                <w:r w:rsidDel="00E067A3">
                  <w:delText xml:space="preserve">                              </w:delText>
                </w:r>
              </w:del>
            </w:ins>
          </w:p>
          <w:p w14:paraId="4C0CEC3E" w14:textId="4D52E9AE" w:rsidR="00874469" w:rsidDel="00E067A3" w:rsidRDefault="00874469">
            <w:pPr>
              <w:pStyle w:val="Appx"/>
              <w:rPr>
                <w:ins w:id="16256" w:author="aas" w:date="2013-10-14T02:06:00Z"/>
                <w:del w:id="16257" w:author="Anees Shaikh" w:date="2013-10-19T02:16:00Z"/>
              </w:rPr>
              <w:pPrChange w:id="16258" w:author="Anees Shaikh" w:date="2013-10-19T02:16:00Z">
                <w:pPr>
                  <w:pStyle w:val="XML1"/>
                </w:pPr>
              </w:pPrChange>
            </w:pPr>
            <w:ins w:id="16259" w:author="aas" w:date="2013-10-14T02:06:00Z">
              <w:del w:id="16260" w:author="Anees Shaikh" w:date="2013-10-19T02:16:00Z">
                <w:r w:rsidDel="00E067A3">
                  <w:delText xml:space="preserve">                                 If set to value 'true', then the logical switch will</w:delText>
                </w:r>
              </w:del>
            </w:ins>
          </w:p>
          <w:p w14:paraId="26CFE216" w14:textId="00DBA742" w:rsidR="00874469" w:rsidDel="00E067A3" w:rsidRDefault="00874469">
            <w:pPr>
              <w:pStyle w:val="Appx"/>
              <w:rPr>
                <w:ins w:id="16261" w:author="aas" w:date="2013-10-14T02:06:00Z"/>
                <w:del w:id="16262" w:author="Anees Shaikh" w:date="2013-10-19T02:16:00Z"/>
              </w:rPr>
              <w:pPrChange w:id="16263" w:author="Anees Shaikh" w:date="2013-10-19T02:16:00Z">
                <w:pPr>
                  <w:pStyle w:val="XML1"/>
                </w:pPr>
              </w:pPrChange>
            </w:pPr>
            <w:ins w:id="16264" w:author="aas" w:date="2013-10-14T02:06:00Z">
              <w:del w:id="16265" w:author="Anees Shaikh" w:date="2013-10-19T02:16:00Z">
                <w:r w:rsidDel="00E067A3">
                  <w:delText xml:space="preserve">                                 connect to a controller with element &amp;lt;protocol&amp;gt; set to</w:delText>
                </w:r>
              </w:del>
            </w:ins>
          </w:p>
          <w:p w14:paraId="10213E7C" w14:textId="3D97E124" w:rsidR="00874469" w:rsidDel="00E067A3" w:rsidRDefault="00874469">
            <w:pPr>
              <w:pStyle w:val="Appx"/>
              <w:rPr>
                <w:ins w:id="16266" w:author="aas" w:date="2013-10-14T02:06:00Z"/>
                <w:del w:id="16267" w:author="Anees Shaikh" w:date="2013-10-19T02:16:00Z"/>
              </w:rPr>
              <w:pPrChange w:id="16268" w:author="Anees Shaikh" w:date="2013-10-19T02:16:00Z">
                <w:pPr>
                  <w:pStyle w:val="XML1"/>
                </w:pPr>
              </w:pPrChange>
            </w:pPr>
            <w:ins w:id="16269" w:author="aas" w:date="2013-10-14T02:06:00Z">
              <w:del w:id="16270" w:author="Anees Shaikh" w:date="2013-10-19T02:16:00Z">
                <w:r w:rsidDel="00E067A3">
                  <w:delText xml:space="preserve">                                 'TLS', only if the controller provides a certificate that</w:delText>
                </w:r>
              </w:del>
            </w:ins>
          </w:p>
          <w:p w14:paraId="6666E260" w14:textId="06A4F2BD" w:rsidR="00874469" w:rsidDel="00E067A3" w:rsidRDefault="00874469">
            <w:pPr>
              <w:pStyle w:val="Appx"/>
              <w:rPr>
                <w:ins w:id="16271" w:author="aas" w:date="2013-10-14T02:06:00Z"/>
                <w:del w:id="16272" w:author="Anees Shaikh" w:date="2013-10-19T02:16:00Z"/>
              </w:rPr>
              <w:pPrChange w:id="16273" w:author="Anees Shaikh" w:date="2013-10-19T02:16:00Z">
                <w:pPr>
                  <w:pStyle w:val="XML1"/>
                </w:pPr>
              </w:pPrChange>
            </w:pPr>
            <w:ins w:id="16274" w:author="aas" w:date="2013-10-14T02:06:00Z">
              <w:del w:id="16275" w:author="Anees Shaikh" w:date="2013-10-19T02:16:00Z">
                <w:r w:rsidDel="00E067A3">
                  <w:delText xml:space="preserve">                                 can be verified with one of the certificates stored in the</w:delText>
                </w:r>
              </w:del>
            </w:ins>
          </w:p>
          <w:p w14:paraId="14077A15" w14:textId="0100E9EC" w:rsidR="00874469" w:rsidDel="00E067A3" w:rsidRDefault="00874469">
            <w:pPr>
              <w:pStyle w:val="Appx"/>
              <w:rPr>
                <w:ins w:id="16276" w:author="aas" w:date="2013-10-14T02:06:00Z"/>
                <w:del w:id="16277" w:author="Anees Shaikh" w:date="2013-10-19T02:16:00Z"/>
              </w:rPr>
              <w:pPrChange w:id="16278" w:author="Anees Shaikh" w:date="2013-10-19T02:16:00Z">
                <w:pPr>
                  <w:pStyle w:val="XML1"/>
                </w:pPr>
              </w:pPrChange>
            </w:pPr>
            <w:ins w:id="16279" w:author="aas" w:date="2013-10-14T02:06:00Z">
              <w:del w:id="16280" w:author="Anees Shaikh" w:date="2013-10-19T02:16:00Z">
                <w:r w:rsidDel="00E067A3">
                  <w:delText xml:space="preserve">                                 list called external-certificates in the OpenFlow Capable</w:delText>
                </w:r>
              </w:del>
            </w:ins>
          </w:p>
          <w:p w14:paraId="7DE33F1B" w14:textId="1B1AAB20" w:rsidR="00874469" w:rsidDel="00E067A3" w:rsidRDefault="00874469">
            <w:pPr>
              <w:pStyle w:val="Appx"/>
              <w:rPr>
                <w:ins w:id="16281" w:author="aas" w:date="2013-10-14T02:06:00Z"/>
                <w:del w:id="16282" w:author="Anees Shaikh" w:date="2013-10-19T02:16:00Z"/>
              </w:rPr>
              <w:pPrChange w:id="16283" w:author="Anees Shaikh" w:date="2013-10-19T02:16:00Z">
                <w:pPr>
                  <w:pStyle w:val="XML1"/>
                </w:pPr>
              </w:pPrChange>
            </w:pPr>
            <w:ins w:id="16284" w:author="aas" w:date="2013-10-14T02:06:00Z">
              <w:del w:id="16285" w:author="Anees Shaikh" w:date="2013-10-19T02:16:00Z">
                <w:r w:rsidDel="00E067A3">
                  <w:delText xml:space="preserve">                                 Switch.  </w:delText>
                </w:r>
              </w:del>
            </w:ins>
          </w:p>
          <w:p w14:paraId="11F8F9F4" w14:textId="15E84EF5" w:rsidR="00874469" w:rsidDel="00E067A3" w:rsidRDefault="00874469">
            <w:pPr>
              <w:pStyle w:val="Appx"/>
              <w:rPr>
                <w:ins w:id="16286" w:author="aas" w:date="2013-10-14T02:06:00Z"/>
                <w:del w:id="16287" w:author="Anees Shaikh" w:date="2013-10-19T02:16:00Z"/>
              </w:rPr>
              <w:pPrChange w:id="16288" w:author="Anees Shaikh" w:date="2013-10-19T02:16:00Z">
                <w:pPr>
                  <w:pStyle w:val="XML1"/>
                </w:pPr>
              </w:pPrChange>
            </w:pPr>
            <w:ins w:id="16289" w:author="aas" w:date="2013-10-14T02:06:00Z">
              <w:del w:id="16290" w:author="Anees Shaikh" w:date="2013-10-19T02:16:00Z">
                <w:r w:rsidDel="00E067A3">
                  <w:delText xml:space="preserve">                              </w:delText>
                </w:r>
              </w:del>
            </w:ins>
          </w:p>
          <w:p w14:paraId="1799C4F5" w14:textId="0C29D8D6" w:rsidR="00874469" w:rsidDel="00E067A3" w:rsidRDefault="00874469">
            <w:pPr>
              <w:pStyle w:val="Appx"/>
              <w:rPr>
                <w:ins w:id="16291" w:author="aas" w:date="2013-10-14T02:06:00Z"/>
                <w:del w:id="16292" w:author="Anees Shaikh" w:date="2013-10-19T02:16:00Z"/>
              </w:rPr>
              <w:pPrChange w:id="16293" w:author="Anees Shaikh" w:date="2013-10-19T02:16:00Z">
                <w:pPr>
                  <w:pStyle w:val="XML1"/>
                </w:pPr>
              </w:pPrChange>
            </w:pPr>
            <w:ins w:id="16294" w:author="aas" w:date="2013-10-14T02:06:00Z">
              <w:del w:id="16295" w:author="Anees Shaikh" w:date="2013-10-19T02:16:00Z">
                <w:r w:rsidDel="00E067A3">
                  <w:delText xml:space="preserve">                                 If a certificate cannot be validated, the OpenFlow Logical </w:delText>
                </w:r>
              </w:del>
            </w:ins>
          </w:p>
          <w:p w14:paraId="0125B124" w14:textId="3C703653" w:rsidR="00874469" w:rsidDel="00E067A3" w:rsidRDefault="00874469">
            <w:pPr>
              <w:pStyle w:val="Appx"/>
              <w:rPr>
                <w:ins w:id="16296" w:author="aas" w:date="2013-10-14T02:06:00Z"/>
                <w:del w:id="16297" w:author="Anees Shaikh" w:date="2013-10-19T02:16:00Z"/>
              </w:rPr>
              <w:pPrChange w:id="16298" w:author="Anees Shaikh" w:date="2013-10-19T02:16:00Z">
                <w:pPr>
                  <w:pStyle w:val="XML1"/>
                </w:pPr>
              </w:pPrChange>
            </w:pPr>
            <w:ins w:id="16299" w:author="aas" w:date="2013-10-14T02:06:00Z">
              <w:del w:id="16300" w:author="Anees Shaikh" w:date="2013-10-19T02:16:00Z">
                <w:r w:rsidDel="00E067A3">
                  <w:delText xml:space="preserve">                                 Switch MUST terminate communication with the corresponding</w:delText>
                </w:r>
              </w:del>
            </w:ins>
          </w:p>
          <w:p w14:paraId="1E096628" w14:textId="4AA0E7E7" w:rsidR="00874469" w:rsidDel="00E067A3" w:rsidRDefault="00874469">
            <w:pPr>
              <w:pStyle w:val="Appx"/>
              <w:rPr>
                <w:ins w:id="16301" w:author="aas" w:date="2013-10-14T02:06:00Z"/>
                <w:del w:id="16302" w:author="Anees Shaikh" w:date="2013-10-19T02:16:00Z"/>
              </w:rPr>
              <w:pPrChange w:id="16303" w:author="Anees Shaikh" w:date="2013-10-19T02:16:00Z">
                <w:pPr>
                  <w:pStyle w:val="XML1"/>
                </w:pPr>
              </w:pPrChange>
            </w:pPr>
            <w:ins w:id="16304" w:author="aas" w:date="2013-10-14T02:06:00Z">
              <w:del w:id="16305" w:author="Anees Shaikh" w:date="2013-10-19T02:16:00Z">
                <w:r w:rsidDel="00E067A3">
                  <w:delText xml:space="preserve">                                 OpenFlow Controller, MUST NOT conduct any OpenFlow</w:delText>
                </w:r>
              </w:del>
            </w:ins>
          </w:p>
          <w:p w14:paraId="69A0C939" w14:textId="19ED5B0B" w:rsidR="00874469" w:rsidDel="00E067A3" w:rsidRDefault="00874469">
            <w:pPr>
              <w:pStyle w:val="Appx"/>
              <w:rPr>
                <w:ins w:id="16306" w:author="aas" w:date="2013-10-14T02:06:00Z"/>
                <w:del w:id="16307" w:author="Anees Shaikh" w:date="2013-10-19T02:16:00Z"/>
              </w:rPr>
              <w:pPrChange w:id="16308" w:author="Anees Shaikh" w:date="2013-10-19T02:16:00Z">
                <w:pPr>
                  <w:pStyle w:val="XML1"/>
                </w:pPr>
              </w:pPrChange>
            </w:pPr>
            <w:ins w:id="16309" w:author="aas" w:date="2013-10-14T02:06:00Z">
              <w:del w:id="16310" w:author="Anees Shaikh" w:date="2013-10-19T02:16:00Z">
                <w:r w:rsidDel="00E067A3">
                  <w:delText xml:space="preserve">                                 processing on requests of this OpenFlow controller, and </w:delText>
                </w:r>
              </w:del>
            </w:ins>
          </w:p>
          <w:p w14:paraId="585479FE" w14:textId="41CA6B78" w:rsidR="00874469" w:rsidDel="00E067A3" w:rsidRDefault="00874469">
            <w:pPr>
              <w:pStyle w:val="Appx"/>
              <w:rPr>
                <w:ins w:id="16311" w:author="aas" w:date="2013-10-14T02:06:00Z"/>
                <w:del w:id="16312" w:author="Anees Shaikh" w:date="2013-10-19T02:16:00Z"/>
              </w:rPr>
              <w:pPrChange w:id="16313" w:author="Anees Shaikh" w:date="2013-10-19T02:16:00Z">
                <w:pPr>
                  <w:pStyle w:val="XML1"/>
                </w:pPr>
              </w:pPrChange>
            </w:pPr>
            <w:ins w:id="16314" w:author="aas" w:date="2013-10-14T02:06:00Z">
              <w:del w:id="16315" w:author="Anees Shaikh" w:date="2013-10-19T02:16:00Z">
                <w:r w:rsidDel="00E067A3">
                  <w:delText xml:space="preserve">                                 SHOULD NOT further utilize any computational or network </w:delText>
                </w:r>
              </w:del>
            </w:ins>
          </w:p>
          <w:p w14:paraId="3BD8E52F" w14:textId="77297480" w:rsidR="00874469" w:rsidDel="00E067A3" w:rsidRDefault="00874469">
            <w:pPr>
              <w:pStyle w:val="Appx"/>
              <w:rPr>
                <w:ins w:id="16316" w:author="aas" w:date="2013-10-14T02:06:00Z"/>
                <w:del w:id="16317" w:author="Anees Shaikh" w:date="2013-10-19T02:16:00Z"/>
              </w:rPr>
              <w:pPrChange w:id="16318" w:author="Anees Shaikh" w:date="2013-10-19T02:16:00Z">
                <w:pPr>
                  <w:pStyle w:val="XML1"/>
                </w:pPr>
              </w:pPrChange>
            </w:pPr>
            <w:ins w:id="16319" w:author="aas" w:date="2013-10-14T02:06:00Z">
              <w:del w:id="16320" w:author="Anees Shaikh" w:date="2013-10-19T02:16:00Z">
                <w:r w:rsidDel="00E067A3">
                  <w:delText xml:space="preserve">                                 resources of for dealing with this connection.</w:delText>
                </w:r>
              </w:del>
            </w:ins>
          </w:p>
          <w:p w14:paraId="0ADD02BC" w14:textId="0C675614" w:rsidR="00874469" w:rsidDel="00E067A3" w:rsidRDefault="00874469">
            <w:pPr>
              <w:pStyle w:val="Appx"/>
              <w:rPr>
                <w:ins w:id="16321" w:author="aas" w:date="2013-10-14T02:06:00Z"/>
                <w:del w:id="16322" w:author="Anees Shaikh" w:date="2013-10-19T02:16:00Z"/>
              </w:rPr>
              <w:pPrChange w:id="16323" w:author="Anees Shaikh" w:date="2013-10-19T02:16:00Z">
                <w:pPr>
                  <w:pStyle w:val="XML1"/>
                </w:pPr>
              </w:pPrChange>
            </w:pPr>
            <w:ins w:id="16324" w:author="aas" w:date="2013-10-14T02:06:00Z">
              <w:del w:id="16325" w:author="Anees Shaikh" w:date="2013-10-19T02:16:00Z">
                <w:r w:rsidDel="00E067A3">
                  <w:delText xml:space="preserve">                              </w:delText>
                </w:r>
              </w:del>
            </w:ins>
          </w:p>
          <w:p w14:paraId="5BBEA4C9" w14:textId="735DEF3D" w:rsidR="00874469" w:rsidDel="00E067A3" w:rsidRDefault="00874469">
            <w:pPr>
              <w:pStyle w:val="Appx"/>
              <w:rPr>
                <w:ins w:id="16326" w:author="aas" w:date="2013-10-14T02:06:00Z"/>
                <w:del w:id="16327" w:author="Anees Shaikh" w:date="2013-10-19T02:16:00Z"/>
              </w:rPr>
              <w:pPrChange w:id="16328" w:author="Anees Shaikh" w:date="2013-10-19T02:16:00Z">
                <w:pPr>
                  <w:pStyle w:val="XML1"/>
                </w:pPr>
              </w:pPrChange>
            </w:pPr>
            <w:ins w:id="16329" w:author="aas" w:date="2013-10-14T02:06:00Z">
              <w:del w:id="16330" w:author="Anees Shaikh" w:date="2013-10-19T02:16:00Z">
                <w:r w:rsidDel="00E067A3">
                  <w:delText xml:space="preserve">                                 If set to value 'true', the OpenFlow Logical Switch MUST</w:delText>
                </w:r>
              </w:del>
            </w:ins>
          </w:p>
          <w:p w14:paraId="3BC49F97" w14:textId="75AFFD47" w:rsidR="00874469" w:rsidDel="00E067A3" w:rsidRDefault="00874469">
            <w:pPr>
              <w:pStyle w:val="Appx"/>
              <w:rPr>
                <w:ins w:id="16331" w:author="aas" w:date="2013-10-14T02:06:00Z"/>
                <w:del w:id="16332" w:author="Anees Shaikh" w:date="2013-10-19T02:16:00Z"/>
              </w:rPr>
              <w:pPrChange w:id="16333" w:author="Anees Shaikh" w:date="2013-10-19T02:16:00Z">
                <w:pPr>
                  <w:pStyle w:val="XML1"/>
                </w:pPr>
              </w:pPrChange>
            </w:pPr>
            <w:ins w:id="16334" w:author="aas" w:date="2013-10-14T02:06:00Z">
              <w:del w:id="16335" w:author="Anees Shaikh" w:date="2013-10-19T02:16:00Z">
                <w:r w:rsidDel="00E067A3">
                  <w:delText xml:space="preserve">                                 NOT connect to any OpenFlow Controller that does not</w:delText>
                </w:r>
              </w:del>
            </w:ins>
          </w:p>
          <w:p w14:paraId="012B4544" w14:textId="0DC0DB13" w:rsidR="00874469" w:rsidDel="00E067A3" w:rsidRDefault="00874469">
            <w:pPr>
              <w:pStyle w:val="Appx"/>
              <w:rPr>
                <w:ins w:id="16336" w:author="aas" w:date="2013-10-14T02:06:00Z"/>
                <w:del w:id="16337" w:author="Anees Shaikh" w:date="2013-10-19T02:16:00Z"/>
              </w:rPr>
              <w:pPrChange w:id="16338" w:author="Anees Shaikh" w:date="2013-10-19T02:16:00Z">
                <w:pPr>
                  <w:pStyle w:val="XML1"/>
                </w:pPr>
              </w:pPrChange>
            </w:pPr>
            <w:ins w:id="16339" w:author="aas" w:date="2013-10-14T02:06:00Z">
              <w:del w:id="16340" w:author="Anees Shaikh" w:date="2013-10-19T02:16:00Z">
                <w:r w:rsidDel="00E067A3">
                  <w:delText xml:space="preserve">                                 provide a certificate. This implies that it cannot connect</w:delText>
                </w:r>
              </w:del>
            </w:ins>
          </w:p>
          <w:p w14:paraId="740CFA45" w14:textId="3AA12C2A" w:rsidR="00874469" w:rsidDel="00E067A3" w:rsidRDefault="00874469">
            <w:pPr>
              <w:pStyle w:val="Appx"/>
              <w:rPr>
                <w:ins w:id="16341" w:author="aas" w:date="2013-10-14T02:06:00Z"/>
                <w:del w:id="16342" w:author="Anees Shaikh" w:date="2013-10-19T02:16:00Z"/>
              </w:rPr>
              <w:pPrChange w:id="16343" w:author="Anees Shaikh" w:date="2013-10-19T02:16:00Z">
                <w:pPr>
                  <w:pStyle w:val="XML1"/>
                </w:pPr>
              </w:pPrChange>
            </w:pPr>
            <w:ins w:id="16344" w:author="aas" w:date="2013-10-14T02:06:00Z">
              <w:del w:id="16345" w:author="Anees Shaikh" w:date="2013-10-19T02:16:00Z">
                <w:r w:rsidDel="00E067A3">
                  <w:delText xml:space="preserve">                                 to an OpenFlow controller that has the value of element</w:delText>
                </w:r>
              </w:del>
            </w:ins>
          </w:p>
          <w:p w14:paraId="30EA2E97" w14:textId="1F85508B" w:rsidR="00874469" w:rsidDel="00E067A3" w:rsidRDefault="00874469">
            <w:pPr>
              <w:pStyle w:val="Appx"/>
              <w:rPr>
                <w:ins w:id="16346" w:author="aas" w:date="2013-10-14T02:06:00Z"/>
                <w:del w:id="16347" w:author="Anees Shaikh" w:date="2013-10-19T02:16:00Z"/>
              </w:rPr>
              <w:pPrChange w:id="16348" w:author="Anees Shaikh" w:date="2013-10-19T02:16:00Z">
                <w:pPr>
                  <w:pStyle w:val="XML1"/>
                </w:pPr>
              </w:pPrChange>
            </w:pPr>
            <w:ins w:id="16349" w:author="aas" w:date="2013-10-14T02:06:00Z">
              <w:del w:id="16350" w:author="Anees Shaikh" w:date="2013-10-19T02:16:00Z">
                <w:r w:rsidDel="00E067A3">
                  <w:delText xml:space="preserve">                                 protocol set to 'TCP'. Only connections with protocol 'TLS'</w:delText>
                </w:r>
              </w:del>
            </w:ins>
          </w:p>
          <w:p w14:paraId="230A3019" w14:textId="586FB9EA" w:rsidR="00874469" w:rsidDel="00E067A3" w:rsidRDefault="00874469">
            <w:pPr>
              <w:pStyle w:val="Appx"/>
              <w:rPr>
                <w:ins w:id="16351" w:author="aas" w:date="2013-10-14T02:06:00Z"/>
                <w:del w:id="16352" w:author="Anees Shaikh" w:date="2013-10-19T02:16:00Z"/>
              </w:rPr>
              <w:pPrChange w:id="16353" w:author="Anees Shaikh" w:date="2013-10-19T02:16:00Z">
                <w:pPr>
                  <w:pStyle w:val="XML1"/>
                </w:pPr>
              </w:pPrChange>
            </w:pPr>
            <w:ins w:id="16354" w:author="aas" w:date="2013-10-14T02:06:00Z">
              <w:del w:id="16355" w:author="Anees Shaikh" w:date="2013-10-19T02:16:00Z">
                <w:r w:rsidDel="00E067A3">
                  <w:delText xml:space="preserve">                                 are possible in this case.</w:delText>
                </w:r>
              </w:del>
            </w:ins>
          </w:p>
          <w:p w14:paraId="58E3EF5F" w14:textId="513C228B" w:rsidR="00874469" w:rsidDel="00E067A3" w:rsidRDefault="00874469">
            <w:pPr>
              <w:pStyle w:val="Appx"/>
              <w:rPr>
                <w:ins w:id="16356" w:author="aas" w:date="2013-10-14T02:06:00Z"/>
                <w:del w:id="16357" w:author="Anees Shaikh" w:date="2013-10-19T02:16:00Z"/>
              </w:rPr>
              <w:pPrChange w:id="16358" w:author="Anees Shaikh" w:date="2013-10-19T02:16:00Z">
                <w:pPr>
                  <w:pStyle w:val="XML1"/>
                </w:pPr>
              </w:pPrChange>
            </w:pPr>
            <w:ins w:id="16359" w:author="aas" w:date="2013-10-14T02:06:00Z">
              <w:del w:id="16360" w:author="Anees Shaikh" w:date="2013-10-19T02:16:00Z">
                <w:r w:rsidDel="00E067A3">
                  <w:delText xml:space="preserve">                        &lt;/xs:documentation&gt;</w:delText>
                </w:r>
              </w:del>
            </w:ins>
          </w:p>
          <w:p w14:paraId="3B62E382" w14:textId="0B0614DA" w:rsidR="00874469" w:rsidDel="00E067A3" w:rsidRDefault="00874469">
            <w:pPr>
              <w:pStyle w:val="Appx"/>
              <w:rPr>
                <w:ins w:id="16361" w:author="aas" w:date="2013-10-14T02:06:00Z"/>
                <w:del w:id="16362" w:author="Anees Shaikh" w:date="2013-10-19T02:16:00Z"/>
              </w:rPr>
              <w:pPrChange w:id="16363" w:author="Anees Shaikh" w:date="2013-10-19T02:16:00Z">
                <w:pPr>
                  <w:pStyle w:val="XML1"/>
                </w:pPr>
              </w:pPrChange>
            </w:pPr>
            <w:ins w:id="16364" w:author="aas" w:date="2013-10-14T02:06:00Z">
              <w:del w:id="16365" w:author="Anees Shaikh" w:date="2013-10-19T02:16:00Z">
                <w:r w:rsidDel="00E067A3">
                  <w:delText xml:space="preserve">                      &lt;/xs:annotation&gt;</w:delText>
                </w:r>
              </w:del>
            </w:ins>
          </w:p>
          <w:p w14:paraId="5BBEBD74" w14:textId="035AA752" w:rsidR="00874469" w:rsidDel="00E067A3" w:rsidRDefault="00874469">
            <w:pPr>
              <w:pStyle w:val="Appx"/>
              <w:rPr>
                <w:ins w:id="16366" w:author="aas" w:date="2013-10-14T02:06:00Z"/>
                <w:del w:id="16367" w:author="Anees Shaikh" w:date="2013-10-19T02:16:00Z"/>
              </w:rPr>
              <w:pPrChange w:id="16368" w:author="Anees Shaikh" w:date="2013-10-19T02:16:00Z">
                <w:pPr>
                  <w:pStyle w:val="XML1"/>
                </w:pPr>
              </w:pPrChange>
            </w:pPr>
            <w:ins w:id="16369" w:author="aas" w:date="2013-10-14T02:06:00Z">
              <w:del w:id="16370" w:author="Anees Shaikh" w:date="2013-10-19T02:16:00Z">
                <w:r w:rsidDel="00E067A3">
                  <w:delText xml:space="preserve">                    &lt;/xs:element&gt;</w:delText>
                </w:r>
              </w:del>
            </w:ins>
          </w:p>
          <w:p w14:paraId="3F76F311" w14:textId="5178E724" w:rsidR="00874469" w:rsidDel="00E067A3" w:rsidRDefault="00874469">
            <w:pPr>
              <w:pStyle w:val="Appx"/>
              <w:rPr>
                <w:ins w:id="16371" w:author="aas" w:date="2013-10-14T02:06:00Z"/>
                <w:del w:id="16372" w:author="Anees Shaikh" w:date="2013-10-19T02:16:00Z"/>
              </w:rPr>
              <w:pPrChange w:id="16373" w:author="Anees Shaikh" w:date="2013-10-19T02:16:00Z">
                <w:pPr>
                  <w:pStyle w:val="XML1"/>
                </w:pPr>
              </w:pPrChange>
            </w:pPr>
            <w:ins w:id="16374" w:author="aas" w:date="2013-10-14T02:06:00Z">
              <w:del w:id="16375" w:author="Anees Shaikh" w:date="2013-10-19T02:16:00Z">
                <w:r w:rsidDel="00E067A3">
                  <w:delText xml:space="preserve">                    &lt;xs:element name="lost-connection-behavior" minOccurs="0"&gt;</w:delText>
                </w:r>
              </w:del>
            </w:ins>
          </w:p>
          <w:p w14:paraId="5157AA8B" w14:textId="26483588" w:rsidR="00874469" w:rsidDel="00E067A3" w:rsidRDefault="00874469">
            <w:pPr>
              <w:pStyle w:val="Appx"/>
              <w:rPr>
                <w:ins w:id="16376" w:author="aas" w:date="2013-10-14T02:06:00Z"/>
                <w:del w:id="16377" w:author="Anees Shaikh" w:date="2013-10-19T02:16:00Z"/>
              </w:rPr>
              <w:pPrChange w:id="16378" w:author="Anees Shaikh" w:date="2013-10-19T02:16:00Z">
                <w:pPr>
                  <w:pStyle w:val="XML1"/>
                </w:pPr>
              </w:pPrChange>
            </w:pPr>
            <w:ins w:id="16379" w:author="aas" w:date="2013-10-14T02:06:00Z">
              <w:del w:id="16380" w:author="Anees Shaikh" w:date="2013-10-19T02:16:00Z">
                <w:r w:rsidDel="00E067A3">
                  <w:delText xml:space="preserve">                      &lt;xs:annotation&gt;</w:delText>
                </w:r>
              </w:del>
            </w:ins>
          </w:p>
          <w:p w14:paraId="2B366865" w14:textId="3B3A79FF" w:rsidR="00874469" w:rsidDel="00E067A3" w:rsidRDefault="00874469">
            <w:pPr>
              <w:pStyle w:val="Appx"/>
              <w:rPr>
                <w:ins w:id="16381" w:author="aas" w:date="2013-10-14T02:06:00Z"/>
                <w:del w:id="16382" w:author="Anees Shaikh" w:date="2013-10-19T02:16:00Z"/>
              </w:rPr>
              <w:pPrChange w:id="16383" w:author="Anees Shaikh" w:date="2013-10-19T02:16:00Z">
                <w:pPr>
                  <w:pStyle w:val="XML1"/>
                </w:pPr>
              </w:pPrChange>
            </w:pPr>
            <w:ins w:id="16384" w:author="aas" w:date="2013-10-14T02:06:00Z">
              <w:del w:id="16385" w:author="Anees Shaikh" w:date="2013-10-19T02:16:00Z">
                <w:r w:rsidDel="00E067A3">
                  <w:delText xml:space="preserve">                        &lt;xs:documentation&gt;</w:delText>
                </w:r>
              </w:del>
            </w:ins>
          </w:p>
          <w:p w14:paraId="614FB29F" w14:textId="4D671270" w:rsidR="00874469" w:rsidDel="00E067A3" w:rsidRDefault="00874469">
            <w:pPr>
              <w:pStyle w:val="Appx"/>
              <w:rPr>
                <w:ins w:id="16386" w:author="aas" w:date="2013-10-14T02:06:00Z"/>
                <w:del w:id="16387" w:author="Anees Shaikh" w:date="2013-10-19T02:16:00Z"/>
              </w:rPr>
              <w:pPrChange w:id="16388" w:author="Anees Shaikh" w:date="2013-10-19T02:16:00Z">
                <w:pPr>
                  <w:pStyle w:val="XML1"/>
                </w:pPr>
              </w:pPrChange>
            </w:pPr>
            <w:ins w:id="16389" w:author="aas" w:date="2013-10-14T02:06:00Z">
              <w:del w:id="16390" w:author="Anees Shaikh" w:date="2013-10-19T02:16:00Z">
                <w:r w:rsidDel="00E067A3">
                  <w:delText xml:space="preserve">                          This element indicates the the behavior of the </w:delText>
                </w:r>
              </w:del>
            </w:ins>
          </w:p>
          <w:p w14:paraId="498465FD" w14:textId="285E7AC0" w:rsidR="00874469" w:rsidDel="00E067A3" w:rsidRDefault="00874469">
            <w:pPr>
              <w:pStyle w:val="Appx"/>
              <w:rPr>
                <w:ins w:id="16391" w:author="aas" w:date="2013-10-14T02:06:00Z"/>
                <w:del w:id="16392" w:author="Anees Shaikh" w:date="2013-10-19T02:16:00Z"/>
              </w:rPr>
              <w:pPrChange w:id="16393" w:author="Anees Shaikh" w:date="2013-10-19T02:16:00Z">
                <w:pPr>
                  <w:pStyle w:val="XML1"/>
                </w:pPr>
              </w:pPrChange>
            </w:pPr>
            <w:ins w:id="16394" w:author="aas" w:date="2013-10-14T02:06:00Z">
              <w:del w:id="16395" w:author="Anees Shaikh" w:date="2013-10-19T02:16:00Z">
                <w:r w:rsidDel="00E067A3">
                  <w:delText xml:space="preserve">                                 OpenFlow Logical Switch in case it loses contact with all </w:delText>
                </w:r>
              </w:del>
            </w:ins>
          </w:p>
          <w:p w14:paraId="774967C9" w14:textId="4B97DA10" w:rsidR="00874469" w:rsidDel="00E067A3" w:rsidRDefault="00874469">
            <w:pPr>
              <w:pStyle w:val="Appx"/>
              <w:rPr>
                <w:ins w:id="16396" w:author="aas" w:date="2013-10-14T02:06:00Z"/>
                <w:del w:id="16397" w:author="Anees Shaikh" w:date="2013-10-19T02:16:00Z"/>
              </w:rPr>
              <w:pPrChange w:id="16398" w:author="Anees Shaikh" w:date="2013-10-19T02:16:00Z">
                <w:pPr>
                  <w:pStyle w:val="XML1"/>
                </w:pPr>
              </w:pPrChange>
            </w:pPr>
            <w:ins w:id="16399" w:author="aas" w:date="2013-10-14T02:06:00Z">
              <w:del w:id="16400" w:author="Anees Shaikh" w:date="2013-10-19T02:16:00Z">
                <w:r w:rsidDel="00E067A3">
                  <w:delText xml:space="preserve">                                 OpenFlow Controllers.  There are two alternative modes in</w:delText>
                </w:r>
              </w:del>
            </w:ins>
          </w:p>
          <w:p w14:paraId="561F71CB" w14:textId="1B956823" w:rsidR="00874469" w:rsidDel="00E067A3" w:rsidRDefault="00874469">
            <w:pPr>
              <w:pStyle w:val="Appx"/>
              <w:rPr>
                <w:ins w:id="16401" w:author="aas" w:date="2013-10-14T02:06:00Z"/>
                <w:del w:id="16402" w:author="Anees Shaikh" w:date="2013-10-19T02:16:00Z"/>
              </w:rPr>
              <w:pPrChange w:id="16403" w:author="Anees Shaikh" w:date="2013-10-19T02:16:00Z">
                <w:pPr>
                  <w:pStyle w:val="XML1"/>
                </w:pPr>
              </w:pPrChange>
            </w:pPr>
            <w:ins w:id="16404" w:author="aas" w:date="2013-10-14T02:06:00Z">
              <w:del w:id="16405" w:author="Anees Shaikh" w:date="2013-10-19T02:16:00Z">
                <w:r w:rsidDel="00E067A3">
                  <w:delText xml:space="preserve">                                 such a case: fails secure mode and fail standalone mode as</w:delText>
                </w:r>
              </w:del>
            </w:ins>
          </w:p>
          <w:p w14:paraId="0F5D689E" w14:textId="2CBD8BE2" w:rsidR="00874469" w:rsidDel="00E067A3" w:rsidRDefault="00874469">
            <w:pPr>
              <w:pStyle w:val="Appx"/>
              <w:rPr>
                <w:ins w:id="16406" w:author="aas" w:date="2013-10-14T02:06:00Z"/>
                <w:del w:id="16407" w:author="Anees Shaikh" w:date="2013-10-19T02:16:00Z"/>
              </w:rPr>
              <w:pPrChange w:id="16408" w:author="Anees Shaikh" w:date="2013-10-19T02:16:00Z">
                <w:pPr>
                  <w:pStyle w:val="XML1"/>
                </w:pPr>
              </w:pPrChange>
            </w:pPr>
            <w:ins w:id="16409" w:author="aas" w:date="2013-10-14T02:06:00Z">
              <w:del w:id="16410" w:author="Anees Shaikh" w:date="2013-10-19T02:16:00Z">
                <w:r w:rsidDel="00E067A3">
                  <w:delText xml:space="preserve">                                 defined by the OpenFlow protocol specification version 1.2,</w:delText>
                </w:r>
              </w:del>
            </w:ins>
          </w:p>
          <w:p w14:paraId="0D833025" w14:textId="7EAC221B" w:rsidR="00874469" w:rsidDel="00E067A3" w:rsidRDefault="00874469">
            <w:pPr>
              <w:pStyle w:val="Appx"/>
              <w:rPr>
                <w:ins w:id="16411" w:author="aas" w:date="2013-10-14T02:06:00Z"/>
                <w:del w:id="16412" w:author="Anees Shaikh" w:date="2013-10-19T02:16:00Z"/>
              </w:rPr>
              <w:pPrChange w:id="16413" w:author="Anees Shaikh" w:date="2013-10-19T02:16:00Z">
                <w:pPr>
                  <w:pStyle w:val="XML1"/>
                </w:pPr>
              </w:pPrChange>
            </w:pPr>
            <w:ins w:id="16414" w:author="aas" w:date="2013-10-14T02:06:00Z">
              <w:del w:id="16415" w:author="Anees Shaikh" w:date="2013-10-19T02:16:00Z">
                <w:r w:rsidDel="00E067A3">
                  <w:delText xml:space="preserve">                                 section 6.4.  These are the only allowed values for this</w:delText>
                </w:r>
              </w:del>
            </w:ins>
          </w:p>
          <w:p w14:paraId="7CDABE80" w14:textId="2CA5712D" w:rsidR="00874469" w:rsidDel="00E067A3" w:rsidRDefault="00874469">
            <w:pPr>
              <w:pStyle w:val="Appx"/>
              <w:rPr>
                <w:ins w:id="16416" w:author="aas" w:date="2013-10-14T02:06:00Z"/>
                <w:del w:id="16417" w:author="Anees Shaikh" w:date="2013-10-19T02:16:00Z"/>
              </w:rPr>
              <w:pPrChange w:id="16418" w:author="Anees Shaikh" w:date="2013-10-19T02:16:00Z">
                <w:pPr>
                  <w:pStyle w:val="XML1"/>
                </w:pPr>
              </w:pPrChange>
            </w:pPr>
            <w:ins w:id="16419" w:author="aas" w:date="2013-10-14T02:06:00Z">
              <w:del w:id="16420" w:author="Anees Shaikh" w:date="2013-10-19T02:16:00Z">
                <w:r w:rsidDel="00E067A3">
                  <w:delText xml:space="preserve">                                 element. Default is the fail secure mode.</w:delText>
                </w:r>
              </w:del>
            </w:ins>
          </w:p>
          <w:p w14:paraId="6ECB2424" w14:textId="61F39F7E" w:rsidR="00874469" w:rsidDel="00E067A3" w:rsidRDefault="00874469">
            <w:pPr>
              <w:pStyle w:val="Appx"/>
              <w:rPr>
                <w:ins w:id="16421" w:author="aas" w:date="2013-10-14T02:06:00Z"/>
                <w:del w:id="16422" w:author="Anees Shaikh" w:date="2013-10-19T02:16:00Z"/>
              </w:rPr>
              <w:pPrChange w:id="16423" w:author="Anees Shaikh" w:date="2013-10-19T02:16:00Z">
                <w:pPr>
                  <w:pStyle w:val="XML1"/>
                </w:pPr>
              </w:pPrChange>
            </w:pPr>
            <w:ins w:id="16424" w:author="aas" w:date="2013-10-14T02:06:00Z">
              <w:del w:id="16425" w:author="Anees Shaikh" w:date="2013-10-19T02:16:00Z">
                <w:r w:rsidDel="00E067A3">
                  <w:delText xml:space="preserve">                        &lt;/xs:documentation&gt;</w:delText>
                </w:r>
              </w:del>
            </w:ins>
          </w:p>
          <w:p w14:paraId="02366BCC" w14:textId="10FE3FE0" w:rsidR="00874469" w:rsidDel="00E067A3" w:rsidRDefault="00874469">
            <w:pPr>
              <w:pStyle w:val="Appx"/>
              <w:rPr>
                <w:ins w:id="16426" w:author="aas" w:date="2013-10-14T02:06:00Z"/>
                <w:del w:id="16427" w:author="Anees Shaikh" w:date="2013-10-19T02:16:00Z"/>
              </w:rPr>
              <w:pPrChange w:id="16428" w:author="Anees Shaikh" w:date="2013-10-19T02:16:00Z">
                <w:pPr>
                  <w:pStyle w:val="XML1"/>
                </w:pPr>
              </w:pPrChange>
            </w:pPr>
            <w:ins w:id="16429" w:author="aas" w:date="2013-10-14T02:06:00Z">
              <w:del w:id="16430" w:author="Anees Shaikh" w:date="2013-10-19T02:16:00Z">
                <w:r w:rsidDel="00E067A3">
                  <w:delText xml:space="preserve">                      &lt;/xs:annotation&gt;</w:delText>
                </w:r>
              </w:del>
            </w:ins>
          </w:p>
          <w:p w14:paraId="7CD2282E" w14:textId="04E52622" w:rsidR="00874469" w:rsidDel="00E067A3" w:rsidRDefault="00874469">
            <w:pPr>
              <w:pStyle w:val="Appx"/>
              <w:rPr>
                <w:ins w:id="16431" w:author="aas" w:date="2013-10-14T02:06:00Z"/>
                <w:del w:id="16432" w:author="Anees Shaikh" w:date="2013-10-19T02:16:00Z"/>
              </w:rPr>
              <w:pPrChange w:id="16433" w:author="Anees Shaikh" w:date="2013-10-19T02:16:00Z">
                <w:pPr>
                  <w:pStyle w:val="XML1"/>
                </w:pPr>
              </w:pPrChange>
            </w:pPr>
            <w:ins w:id="16434" w:author="aas" w:date="2013-10-14T02:06:00Z">
              <w:del w:id="16435" w:author="Anees Shaikh" w:date="2013-10-19T02:16:00Z">
                <w:r w:rsidDel="00E067A3">
                  <w:delText xml:space="preserve">                      &lt;xs:simpleType&gt;</w:delText>
                </w:r>
              </w:del>
            </w:ins>
          </w:p>
          <w:p w14:paraId="255C59F6" w14:textId="65F48AD7" w:rsidR="00874469" w:rsidDel="00E067A3" w:rsidRDefault="00874469">
            <w:pPr>
              <w:pStyle w:val="Appx"/>
              <w:rPr>
                <w:ins w:id="16436" w:author="aas" w:date="2013-10-14T02:06:00Z"/>
                <w:del w:id="16437" w:author="Anees Shaikh" w:date="2013-10-19T02:16:00Z"/>
              </w:rPr>
              <w:pPrChange w:id="16438" w:author="Anees Shaikh" w:date="2013-10-19T02:16:00Z">
                <w:pPr>
                  <w:pStyle w:val="XML1"/>
                </w:pPr>
              </w:pPrChange>
            </w:pPr>
            <w:ins w:id="16439" w:author="aas" w:date="2013-10-14T02:06:00Z">
              <w:del w:id="16440" w:author="Anees Shaikh" w:date="2013-10-19T02:16:00Z">
                <w:r w:rsidDel="00E067A3">
                  <w:delText xml:space="preserve">                        &lt;xs:restriction base="xs:string"&gt;</w:delText>
                </w:r>
              </w:del>
            </w:ins>
          </w:p>
          <w:p w14:paraId="62F3F67A" w14:textId="717F458D" w:rsidR="00874469" w:rsidDel="00E067A3" w:rsidRDefault="00874469">
            <w:pPr>
              <w:pStyle w:val="Appx"/>
              <w:rPr>
                <w:ins w:id="16441" w:author="aas" w:date="2013-10-14T02:06:00Z"/>
                <w:del w:id="16442" w:author="Anees Shaikh" w:date="2013-10-19T02:16:00Z"/>
              </w:rPr>
              <w:pPrChange w:id="16443" w:author="Anees Shaikh" w:date="2013-10-19T02:16:00Z">
                <w:pPr>
                  <w:pStyle w:val="XML1"/>
                </w:pPr>
              </w:pPrChange>
            </w:pPr>
            <w:ins w:id="16444" w:author="aas" w:date="2013-10-14T02:06:00Z">
              <w:del w:id="16445" w:author="Anees Shaikh" w:date="2013-10-19T02:16:00Z">
                <w:r w:rsidDel="00E067A3">
                  <w:delText xml:space="preserve">                          &lt;xs:enumeration value="failSecureMode"/&gt;</w:delText>
                </w:r>
              </w:del>
            </w:ins>
          </w:p>
          <w:p w14:paraId="4443846E" w14:textId="3A9C1E32" w:rsidR="00874469" w:rsidDel="00E067A3" w:rsidRDefault="00874469">
            <w:pPr>
              <w:pStyle w:val="Appx"/>
              <w:rPr>
                <w:ins w:id="16446" w:author="aas" w:date="2013-10-14T02:06:00Z"/>
                <w:del w:id="16447" w:author="Anees Shaikh" w:date="2013-10-19T02:16:00Z"/>
              </w:rPr>
              <w:pPrChange w:id="16448" w:author="Anees Shaikh" w:date="2013-10-19T02:16:00Z">
                <w:pPr>
                  <w:pStyle w:val="XML1"/>
                </w:pPr>
              </w:pPrChange>
            </w:pPr>
            <w:ins w:id="16449" w:author="aas" w:date="2013-10-14T02:06:00Z">
              <w:del w:id="16450" w:author="Anees Shaikh" w:date="2013-10-19T02:16:00Z">
                <w:r w:rsidDel="00E067A3">
                  <w:delText xml:space="preserve">                          &lt;xs:enumeration value="failStandaloneMode"/&gt;</w:delText>
                </w:r>
              </w:del>
            </w:ins>
          </w:p>
          <w:p w14:paraId="6D3C4F31" w14:textId="1DC4CEDA" w:rsidR="00874469" w:rsidDel="00E067A3" w:rsidRDefault="00874469">
            <w:pPr>
              <w:pStyle w:val="Appx"/>
              <w:rPr>
                <w:ins w:id="16451" w:author="aas" w:date="2013-10-14T02:06:00Z"/>
                <w:del w:id="16452" w:author="Anees Shaikh" w:date="2013-10-19T02:16:00Z"/>
              </w:rPr>
              <w:pPrChange w:id="16453" w:author="Anees Shaikh" w:date="2013-10-19T02:16:00Z">
                <w:pPr>
                  <w:pStyle w:val="XML1"/>
                </w:pPr>
              </w:pPrChange>
            </w:pPr>
            <w:ins w:id="16454" w:author="aas" w:date="2013-10-14T02:06:00Z">
              <w:del w:id="16455" w:author="Anees Shaikh" w:date="2013-10-19T02:16:00Z">
                <w:r w:rsidDel="00E067A3">
                  <w:delText xml:space="preserve">                        &lt;/xs:restriction&gt;</w:delText>
                </w:r>
              </w:del>
            </w:ins>
          </w:p>
          <w:p w14:paraId="3DB705D5" w14:textId="224032E0" w:rsidR="00874469" w:rsidDel="00E067A3" w:rsidRDefault="00874469">
            <w:pPr>
              <w:pStyle w:val="Appx"/>
              <w:rPr>
                <w:ins w:id="16456" w:author="aas" w:date="2013-10-14T02:06:00Z"/>
                <w:del w:id="16457" w:author="Anees Shaikh" w:date="2013-10-19T02:16:00Z"/>
              </w:rPr>
              <w:pPrChange w:id="16458" w:author="Anees Shaikh" w:date="2013-10-19T02:16:00Z">
                <w:pPr>
                  <w:pStyle w:val="XML1"/>
                </w:pPr>
              </w:pPrChange>
            </w:pPr>
            <w:ins w:id="16459" w:author="aas" w:date="2013-10-14T02:06:00Z">
              <w:del w:id="16460" w:author="Anees Shaikh" w:date="2013-10-19T02:16:00Z">
                <w:r w:rsidDel="00E067A3">
                  <w:delText xml:space="preserve">                      &lt;/xs:simpleType&gt;</w:delText>
                </w:r>
              </w:del>
            </w:ins>
          </w:p>
          <w:p w14:paraId="3167A01C" w14:textId="13EC7F43" w:rsidR="00874469" w:rsidDel="00E067A3" w:rsidRDefault="00874469">
            <w:pPr>
              <w:pStyle w:val="Appx"/>
              <w:rPr>
                <w:ins w:id="16461" w:author="aas" w:date="2013-10-14T02:06:00Z"/>
                <w:del w:id="16462" w:author="Anees Shaikh" w:date="2013-10-19T02:16:00Z"/>
              </w:rPr>
              <w:pPrChange w:id="16463" w:author="Anees Shaikh" w:date="2013-10-19T02:16:00Z">
                <w:pPr>
                  <w:pStyle w:val="XML1"/>
                </w:pPr>
              </w:pPrChange>
            </w:pPr>
            <w:ins w:id="16464" w:author="aas" w:date="2013-10-14T02:06:00Z">
              <w:del w:id="16465" w:author="Anees Shaikh" w:date="2013-10-19T02:16:00Z">
                <w:r w:rsidDel="00E067A3">
                  <w:delText xml:space="preserve">                    &lt;/xs:element&gt;</w:delText>
                </w:r>
              </w:del>
            </w:ins>
          </w:p>
          <w:p w14:paraId="6F7622F1" w14:textId="72DAF68B" w:rsidR="00874469" w:rsidDel="00E067A3" w:rsidRDefault="00874469">
            <w:pPr>
              <w:pStyle w:val="Appx"/>
              <w:rPr>
                <w:ins w:id="16466" w:author="aas" w:date="2013-10-14T02:06:00Z"/>
                <w:del w:id="16467" w:author="Anees Shaikh" w:date="2013-10-19T02:16:00Z"/>
              </w:rPr>
              <w:pPrChange w:id="16468" w:author="Anees Shaikh" w:date="2013-10-19T02:16:00Z">
                <w:pPr>
                  <w:pStyle w:val="XML1"/>
                </w:pPr>
              </w:pPrChange>
            </w:pPr>
            <w:ins w:id="16469" w:author="aas" w:date="2013-10-14T02:06:00Z">
              <w:del w:id="16470" w:author="Anees Shaikh" w:date="2013-10-19T02:16:00Z">
                <w:r w:rsidDel="00E067A3">
                  <w:delText xml:space="preserve">                    &lt;xs:element name="controllers" minOccurs="0"&gt;</w:delText>
                </w:r>
              </w:del>
            </w:ins>
          </w:p>
          <w:p w14:paraId="2227706A" w14:textId="55311E18" w:rsidR="00874469" w:rsidDel="00E067A3" w:rsidRDefault="00874469">
            <w:pPr>
              <w:pStyle w:val="Appx"/>
              <w:rPr>
                <w:ins w:id="16471" w:author="aas" w:date="2013-10-14T02:06:00Z"/>
                <w:del w:id="16472" w:author="Anees Shaikh" w:date="2013-10-19T02:16:00Z"/>
              </w:rPr>
              <w:pPrChange w:id="16473" w:author="Anees Shaikh" w:date="2013-10-19T02:16:00Z">
                <w:pPr>
                  <w:pStyle w:val="XML1"/>
                </w:pPr>
              </w:pPrChange>
            </w:pPr>
            <w:ins w:id="16474" w:author="aas" w:date="2013-10-14T02:06:00Z">
              <w:del w:id="16475" w:author="Anees Shaikh" w:date="2013-10-19T02:16:00Z">
                <w:r w:rsidDel="00E067A3">
                  <w:delText xml:space="preserve">                      &lt;xs:annotation&gt;</w:delText>
                </w:r>
              </w:del>
            </w:ins>
          </w:p>
          <w:p w14:paraId="5E104588" w14:textId="585C5243" w:rsidR="00874469" w:rsidDel="00E067A3" w:rsidRDefault="00874469">
            <w:pPr>
              <w:pStyle w:val="Appx"/>
              <w:rPr>
                <w:ins w:id="16476" w:author="aas" w:date="2013-10-14T02:06:00Z"/>
                <w:del w:id="16477" w:author="Anees Shaikh" w:date="2013-10-19T02:16:00Z"/>
              </w:rPr>
              <w:pPrChange w:id="16478" w:author="Anees Shaikh" w:date="2013-10-19T02:16:00Z">
                <w:pPr>
                  <w:pStyle w:val="XML1"/>
                </w:pPr>
              </w:pPrChange>
            </w:pPr>
            <w:ins w:id="16479" w:author="aas" w:date="2013-10-14T02:06:00Z">
              <w:del w:id="16480" w:author="Anees Shaikh" w:date="2013-10-19T02:16:00Z">
                <w:r w:rsidDel="00E067A3">
                  <w:delText xml:space="preserve">                        &lt;xs:documentation&gt;</w:delText>
                </w:r>
              </w:del>
            </w:ins>
          </w:p>
          <w:p w14:paraId="314866FF" w14:textId="124DE957" w:rsidR="00874469" w:rsidDel="00E067A3" w:rsidRDefault="00874469">
            <w:pPr>
              <w:pStyle w:val="Appx"/>
              <w:rPr>
                <w:ins w:id="16481" w:author="aas" w:date="2013-10-14T02:06:00Z"/>
                <w:del w:id="16482" w:author="Anees Shaikh" w:date="2013-10-19T02:16:00Z"/>
              </w:rPr>
              <w:pPrChange w:id="16483" w:author="Anees Shaikh" w:date="2013-10-19T02:16:00Z">
                <w:pPr>
                  <w:pStyle w:val="XML1"/>
                </w:pPr>
              </w:pPrChange>
            </w:pPr>
            <w:ins w:id="16484" w:author="aas" w:date="2013-10-14T02:06:00Z">
              <w:del w:id="16485" w:author="Anees Shaikh" w:date="2013-10-19T02:16:00Z">
                <w:r w:rsidDel="00E067A3">
                  <w:delText xml:space="preserve">                          The list of controllers for this Logical switch.</w:delText>
                </w:r>
              </w:del>
            </w:ins>
          </w:p>
          <w:p w14:paraId="41A41064" w14:textId="51FD5D5C" w:rsidR="00874469" w:rsidDel="00E067A3" w:rsidRDefault="00874469">
            <w:pPr>
              <w:pStyle w:val="Appx"/>
              <w:rPr>
                <w:ins w:id="16486" w:author="aas" w:date="2013-10-14T02:06:00Z"/>
                <w:del w:id="16487" w:author="Anees Shaikh" w:date="2013-10-19T02:16:00Z"/>
              </w:rPr>
              <w:pPrChange w:id="16488" w:author="Anees Shaikh" w:date="2013-10-19T02:16:00Z">
                <w:pPr>
                  <w:pStyle w:val="XML1"/>
                </w:pPr>
              </w:pPrChange>
            </w:pPr>
            <w:ins w:id="16489" w:author="aas" w:date="2013-10-14T02:06:00Z">
              <w:del w:id="16490" w:author="Anees Shaikh" w:date="2013-10-19T02:16:00Z">
                <w:r w:rsidDel="00E067A3">
                  <w:delText xml:space="preserve">                        &lt;/xs:documentation&gt;</w:delText>
                </w:r>
              </w:del>
            </w:ins>
          </w:p>
          <w:p w14:paraId="4E15984E" w14:textId="7FF37972" w:rsidR="00874469" w:rsidDel="00E067A3" w:rsidRDefault="00874469">
            <w:pPr>
              <w:pStyle w:val="Appx"/>
              <w:rPr>
                <w:ins w:id="16491" w:author="aas" w:date="2013-10-14T02:06:00Z"/>
                <w:del w:id="16492" w:author="Anees Shaikh" w:date="2013-10-19T02:16:00Z"/>
              </w:rPr>
              <w:pPrChange w:id="16493" w:author="Anees Shaikh" w:date="2013-10-19T02:16:00Z">
                <w:pPr>
                  <w:pStyle w:val="XML1"/>
                </w:pPr>
              </w:pPrChange>
            </w:pPr>
            <w:ins w:id="16494" w:author="aas" w:date="2013-10-14T02:06:00Z">
              <w:del w:id="16495" w:author="Anees Shaikh" w:date="2013-10-19T02:16:00Z">
                <w:r w:rsidDel="00E067A3">
                  <w:delText xml:space="preserve">                      &lt;/xs:annotation&gt;</w:delText>
                </w:r>
              </w:del>
            </w:ins>
          </w:p>
          <w:p w14:paraId="2D80C938" w14:textId="3A870140" w:rsidR="00874469" w:rsidDel="00E067A3" w:rsidRDefault="00874469">
            <w:pPr>
              <w:pStyle w:val="Appx"/>
              <w:rPr>
                <w:ins w:id="16496" w:author="aas" w:date="2013-10-14T02:06:00Z"/>
                <w:del w:id="16497" w:author="Anees Shaikh" w:date="2013-10-19T02:16:00Z"/>
              </w:rPr>
              <w:pPrChange w:id="16498" w:author="Anees Shaikh" w:date="2013-10-19T02:16:00Z">
                <w:pPr>
                  <w:pStyle w:val="XML1"/>
                </w:pPr>
              </w:pPrChange>
            </w:pPr>
            <w:ins w:id="16499" w:author="aas" w:date="2013-10-14T02:06:00Z">
              <w:del w:id="16500" w:author="Anees Shaikh" w:date="2013-10-19T02:16:00Z">
                <w:r w:rsidDel="00E067A3">
                  <w:delText xml:space="preserve">                      &lt;xs:complexType&gt;</w:delText>
                </w:r>
              </w:del>
            </w:ins>
          </w:p>
          <w:p w14:paraId="40B43DDD" w14:textId="6847D162" w:rsidR="00874469" w:rsidDel="00E067A3" w:rsidRDefault="00874469">
            <w:pPr>
              <w:pStyle w:val="Appx"/>
              <w:rPr>
                <w:ins w:id="16501" w:author="aas" w:date="2013-10-14T02:06:00Z"/>
                <w:del w:id="16502" w:author="Anees Shaikh" w:date="2013-10-19T02:16:00Z"/>
              </w:rPr>
              <w:pPrChange w:id="16503" w:author="Anees Shaikh" w:date="2013-10-19T02:16:00Z">
                <w:pPr>
                  <w:pStyle w:val="XML1"/>
                </w:pPr>
              </w:pPrChange>
            </w:pPr>
            <w:ins w:id="16504" w:author="aas" w:date="2013-10-14T02:06:00Z">
              <w:del w:id="16505" w:author="Anees Shaikh" w:date="2013-10-19T02:16:00Z">
                <w:r w:rsidDel="00E067A3">
                  <w:delText xml:space="preserve">                        &lt;xs:sequence&gt;</w:delText>
                </w:r>
              </w:del>
            </w:ins>
          </w:p>
          <w:p w14:paraId="5DB61CED" w14:textId="639F8B1F" w:rsidR="00874469" w:rsidDel="00E067A3" w:rsidRDefault="00874469">
            <w:pPr>
              <w:pStyle w:val="Appx"/>
              <w:rPr>
                <w:ins w:id="16506" w:author="aas" w:date="2013-10-14T02:06:00Z"/>
                <w:del w:id="16507" w:author="Anees Shaikh" w:date="2013-10-19T02:16:00Z"/>
              </w:rPr>
              <w:pPrChange w:id="16508" w:author="Anees Shaikh" w:date="2013-10-19T02:16:00Z">
                <w:pPr>
                  <w:pStyle w:val="XML1"/>
                </w:pPr>
              </w:pPrChange>
            </w:pPr>
            <w:ins w:id="16509" w:author="aas" w:date="2013-10-14T02:06:00Z">
              <w:del w:id="16510" w:author="Anees Shaikh" w:date="2013-10-19T02:16:00Z">
                <w:r w:rsidDel="00E067A3">
                  <w:delText xml:space="preserve">                          &lt;xs:element name="controller" minOccurs="0" maxOccurs="unbounded"&gt;</w:delText>
                </w:r>
              </w:del>
            </w:ins>
          </w:p>
          <w:p w14:paraId="2E80A18A" w14:textId="7AA902F8" w:rsidR="00874469" w:rsidDel="00E067A3" w:rsidRDefault="00874469">
            <w:pPr>
              <w:pStyle w:val="Appx"/>
              <w:rPr>
                <w:ins w:id="16511" w:author="aas" w:date="2013-10-14T02:06:00Z"/>
                <w:del w:id="16512" w:author="Anees Shaikh" w:date="2013-10-19T02:16:00Z"/>
              </w:rPr>
              <w:pPrChange w:id="16513" w:author="Anees Shaikh" w:date="2013-10-19T02:16:00Z">
                <w:pPr>
                  <w:pStyle w:val="XML1"/>
                </w:pPr>
              </w:pPrChange>
            </w:pPr>
            <w:ins w:id="16514" w:author="aas" w:date="2013-10-14T02:06:00Z">
              <w:del w:id="16515" w:author="Anees Shaikh" w:date="2013-10-19T02:16:00Z">
                <w:r w:rsidDel="00E067A3">
                  <w:delText xml:space="preserve">                            &lt;xs:annotation&gt;</w:delText>
                </w:r>
              </w:del>
            </w:ins>
          </w:p>
          <w:p w14:paraId="17C20520" w14:textId="40E3D4B6" w:rsidR="00874469" w:rsidDel="00E067A3" w:rsidRDefault="00874469">
            <w:pPr>
              <w:pStyle w:val="Appx"/>
              <w:rPr>
                <w:ins w:id="16516" w:author="aas" w:date="2013-10-14T02:06:00Z"/>
                <w:del w:id="16517" w:author="Anees Shaikh" w:date="2013-10-19T02:16:00Z"/>
              </w:rPr>
              <w:pPrChange w:id="16518" w:author="Anees Shaikh" w:date="2013-10-19T02:16:00Z">
                <w:pPr>
                  <w:pStyle w:val="XML1"/>
                </w:pPr>
              </w:pPrChange>
            </w:pPr>
            <w:ins w:id="16519" w:author="aas" w:date="2013-10-14T02:06:00Z">
              <w:del w:id="16520" w:author="Anees Shaikh" w:date="2013-10-19T02:16:00Z">
                <w:r w:rsidDel="00E067A3">
                  <w:delText xml:space="preserve">                              &lt;xs:documentation&gt;</w:delText>
                </w:r>
              </w:del>
            </w:ins>
          </w:p>
          <w:p w14:paraId="094B55E0" w14:textId="7F642441" w:rsidR="00874469" w:rsidDel="00E067A3" w:rsidRDefault="00874469">
            <w:pPr>
              <w:pStyle w:val="Appx"/>
              <w:rPr>
                <w:ins w:id="16521" w:author="aas" w:date="2013-10-14T02:06:00Z"/>
                <w:del w:id="16522" w:author="Anees Shaikh" w:date="2013-10-19T02:16:00Z"/>
              </w:rPr>
              <w:pPrChange w:id="16523" w:author="Anees Shaikh" w:date="2013-10-19T02:16:00Z">
                <w:pPr>
                  <w:pStyle w:val="XML1"/>
                </w:pPr>
              </w:pPrChange>
            </w:pPr>
            <w:ins w:id="16524" w:author="aas" w:date="2013-10-14T02:06:00Z">
              <w:del w:id="16525" w:author="Anees Shaikh" w:date="2013-10-19T02:16:00Z">
                <w:r w:rsidDel="00E067A3">
                  <w:delText xml:space="preserve">                                The list of OpenFlow Controllers that are </w:delText>
                </w:r>
              </w:del>
            </w:ins>
          </w:p>
          <w:p w14:paraId="2A2A1D29" w14:textId="1FE550F4" w:rsidR="00874469" w:rsidDel="00E067A3" w:rsidRDefault="00874469">
            <w:pPr>
              <w:pStyle w:val="Appx"/>
              <w:rPr>
                <w:ins w:id="16526" w:author="aas" w:date="2013-10-14T02:06:00Z"/>
                <w:del w:id="16527" w:author="Anees Shaikh" w:date="2013-10-19T02:16:00Z"/>
              </w:rPr>
              <w:pPrChange w:id="16528" w:author="Anees Shaikh" w:date="2013-10-19T02:16:00Z">
                <w:pPr>
                  <w:pStyle w:val="XML1"/>
                </w:pPr>
              </w:pPrChange>
            </w:pPr>
            <w:ins w:id="16529" w:author="aas" w:date="2013-10-14T02:06:00Z">
              <w:del w:id="16530" w:author="Anees Shaikh" w:date="2013-10-19T02:16:00Z">
                <w:r w:rsidDel="00E067A3">
                  <w:delText xml:space="preserve">                                       assigned to the OpenFlow Logical Switch.  The switch MUST</w:delText>
                </w:r>
              </w:del>
            </w:ins>
          </w:p>
          <w:p w14:paraId="2CAD7CDF" w14:textId="3B5F57F0" w:rsidR="00874469" w:rsidDel="00E067A3" w:rsidRDefault="00874469">
            <w:pPr>
              <w:pStyle w:val="Appx"/>
              <w:rPr>
                <w:ins w:id="16531" w:author="aas" w:date="2013-10-14T02:06:00Z"/>
                <w:del w:id="16532" w:author="Anees Shaikh" w:date="2013-10-19T02:16:00Z"/>
              </w:rPr>
              <w:pPrChange w:id="16533" w:author="Anees Shaikh" w:date="2013-10-19T02:16:00Z">
                <w:pPr>
                  <w:pStyle w:val="XML1"/>
                </w:pPr>
              </w:pPrChange>
            </w:pPr>
            <w:ins w:id="16534" w:author="aas" w:date="2013-10-14T02:06:00Z">
              <w:del w:id="16535" w:author="Anees Shaikh" w:date="2013-10-19T02:16:00Z">
                <w:r w:rsidDel="00E067A3">
                  <w:delText xml:space="preserve">                                       NOT connect to any OpenFlow Controller that is not</w:delText>
                </w:r>
              </w:del>
            </w:ins>
          </w:p>
          <w:p w14:paraId="169C3BB9" w14:textId="53BD6DF9" w:rsidR="00874469" w:rsidDel="00E067A3" w:rsidRDefault="00874469">
            <w:pPr>
              <w:pStyle w:val="Appx"/>
              <w:rPr>
                <w:ins w:id="16536" w:author="aas" w:date="2013-10-14T02:06:00Z"/>
                <w:del w:id="16537" w:author="Anees Shaikh" w:date="2013-10-19T02:16:00Z"/>
              </w:rPr>
              <w:pPrChange w:id="16538" w:author="Anees Shaikh" w:date="2013-10-19T02:16:00Z">
                <w:pPr>
                  <w:pStyle w:val="XML1"/>
                </w:pPr>
              </w:pPrChange>
            </w:pPr>
            <w:ins w:id="16539" w:author="aas" w:date="2013-10-14T02:06:00Z">
              <w:del w:id="16540" w:author="Anees Shaikh" w:date="2013-10-19T02:16:00Z">
                <w:r w:rsidDel="00E067A3">
                  <w:delText xml:space="preserve">                                       contained in this list.</w:delText>
                </w:r>
              </w:del>
            </w:ins>
          </w:p>
          <w:p w14:paraId="02ABF157" w14:textId="5DAF4A87" w:rsidR="00874469" w:rsidDel="00E067A3" w:rsidRDefault="00874469">
            <w:pPr>
              <w:pStyle w:val="Appx"/>
              <w:rPr>
                <w:ins w:id="16541" w:author="aas" w:date="2013-10-14T02:06:00Z"/>
                <w:del w:id="16542" w:author="Anees Shaikh" w:date="2013-10-19T02:16:00Z"/>
              </w:rPr>
              <w:pPrChange w:id="16543" w:author="Anees Shaikh" w:date="2013-10-19T02:16:00Z">
                <w:pPr>
                  <w:pStyle w:val="XML1"/>
                </w:pPr>
              </w:pPrChange>
            </w:pPr>
            <w:ins w:id="16544" w:author="aas" w:date="2013-10-14T02:06:00Z">
              <w:del w:id="16545" w:author="Anees Shaikh" w:date="2013-10-19T02:16:00Z">
                <w:r w:rsidDel="00E067A3">
                  <w:delText xml:space="preserve">                              &lt;/xs:documentation&gt;</w:delText>
                </w:r>
              </w:del>
            </w:ins>
          </w:p>
          <w:p w14:paraId="195654E0" w14:textId="28CAF503" w:rsidR="00874469" w:rsidDel="00E067A3" w:rsidRDefault="00874469">
            <w:pPr>
              <w:pStyle w:val="Appx"/>
              <w:rPr>
                <w:ins w:id="16546" w:author="aas" w:date="2013-10-14T02:06:00Z"/>
                <w:del w:id="16547" w:author="Anees Shaikh" w:date="2013-10-19T02:16:00Z"/>
              </w:rPr>
              <w:pPrChange w:id="16548" w:author="Anees Shaikh" w:date="2013-10-19T02:16:00Z">
                <w:pPr>
                  <w:pStyle w:val="XML1"/>
                </w:pPr>
              </w:pPrChange>
            </w:pPr>
            <w:ins w:id="16549" w:author="aas" w:date="2013-10-14T02:06:00Z">
              <w:del w:id="16550" w:author="Anees Shaikh" w:date="2013-10-19T02:16:00Z">
                <w:r w:rsidDel="00E067A3">
                  <w:delText xml:space="preserve">                            &lt;/xs:annotation&gt;</w:delText>
                </w:r>
              </w:del>
            </w:ins>
          </w:p>
          <w:p w14:paraId="2002C6AF" w14:textId="0D263103" w:rsidR="00874469" w:rsidDel="00E067A3" w:rsidRDefault="00874469">
            <w:pPr>
              <w:pStyle w:val="Appx"/>
              <w:rPr>
                <w:ins w:id="16551" w:author="aas" w:date="2013-10-14T02:06:00Z"/>
                <w:del w:id="16552" w:author="Anees Shaikh" w:date="2013-10-19T02:16:00Z"/>
              </w:rPr>
              <w:pPrChange w:id="16553" w:author="Anees Shaikh" w:date="2013-10-19T02:16:00Z">
                <w:pPr>
                  <w:pStyle w:val="XML1"/>
                </w:pPr>
              </w:pPrChange>
            </w:pPr>
            <w:ins w:id="16554" w:author="aas" w:date="2013-10-14T02:06:00Z">
              <w:del w:id="16555" w:author="Anees Shaikh" w:date="2013-10-19T02:16:00Z">
                <w:r w:rsidDel="00E067A3">
                  <w:delText xml:space="preserve">                            &lt;xs:complexType&gt;</w:delText>
                </w:r>
              </w:del>
            </w:ins>
          </w:p>
          <w:p w14:paraId="258CDF9F" w14:textId="0D32E70E" w:rsidR="00874469" w:rsidDel="00E067A3" w:rsidRDefault="00874469">
            <w:pPr>
              <w:pStyle w:val="Appx"/>
              <w:rPr>
                <w:ins w:id="16556" w:author="aas" w:date="2013-10-14T02:06:00Z"/>
                <w:del w:id="16557" w:author="Anees Shaikh" w:date="2013-10-19T02:16:00Z"/>
              </w:rPr>
              <w:pPrChange w:id="16558" w:author="Anees Shaikh" w:date="2013-10-19T02:16:00Z">
                <w:pPr>
                  <w:pStyle w:val="XML1"/>
                </w:pPr>
              </w:pPrChange>
            </w:pPr>
            <w:ins w:id="16559" w:author="aas" w:date="2013-10-14T02:06:00Z">
              <w:del w:id="16560" w:author="Anees Shaikh" w:date="2013-10-19T02:16:00Z">
                <w:r w:rsidDel="00E067A3">
                  <w:delText xml:space="preserve">                              &lt;xs:sequence&gt;</w:delText>
                </w:r>
              </w:del>
            </w:ins>
          </w:p>
          <w:p w14:paraId="286BAB82" w14:textId="74D6C8F1" w:rsidR="00874469" w:rsidDel="00E067A3" w:rsidRDefault="00874469">
            <w:pPr>
              <w:pStyle w:val="Appx"/>
              <w:rPr>
                <w:ins w:id="16561" w:author="aas" w:date="2013-10-14T02:06:00Z"/>
                <w:del w:id="16562" w:author="Anees Shaikh" w:date="2013-10-19T02:16:00Z"/>
              </w:rPr>
              <w:pPrChange w:id="16563" w:author="Anees Shaikh" w:date="2013-10-19T02:16:00Z">
                <w:pPr>
                  <w:pStyle w:val="XML1"/>
                </w:pPr>
              </w:pPrChange>
            </w:pPr>
            <w:ins w:id="16564" w:author="aas" w:date="2013-10-14T02:06:00Z">
              <w:del w:id="16565" w:author="Anees Shaikh" w:date="2013-10-19T02:16:00Z">
                <w:r w:rsidDel="00E067A3">
                  <w:delText xml:space="preserve">                                &lt;xs:element name="id"  type="OFConfigId"&gt;</w:delText>
                </w:r>
              </w:del>
            </w:ins>
          </w:p>
          <w:p w14:paraId="459F5E69" w14:textId="4C2FF3B8" w:rsidR="00874469" w:rsidDel="00E067A3" w:rsidRDefault="00874469">
            <w:pPr>
              <w:pStyle w:val="Appx"/>
              <w:rPr>
                <w:ins w:id="16566" w:author="aas" w:date="2013-10-14T02:06:00Z"/>
                <w:del w:id="16567" w:author="Anees Shaikh" w:date="2013-10-19T02:16:00Z"/>
              </w:rPr>
              <w:pPrChange w:id="16568" w:author="Anees Shaikh" w:date="2013-10-19T02:16:00Z">
                <w:pPr>
                  <w:pStyle w:val="XML1"/>
                </w:pPr>
              </w:pPrChange>
            </w:pPr>
            <w:ins w:id="16569" w:author="aas" w:date="2013-10-14T02:06:00Z">
              <w:del w:id="16570" w:author="Anees Shaikh" w:date="2013-10-19T02:16:00Z">
                <w:r w:rsidDel="00E067A3">
                  <w:delText xml:space="preserve">                                  &lt;xs:annotation&gt;</w:delText>
                </w:r>
              </w:del>
            </w:ins>
          </w:p>
          <w:p w14:paraId="0DF5C73A" w14:textId="66A5C045" w:rsidR="00874469" w:rsidDel="00E067A3" w:rsidRDefault="00874469">
            <w:pPr>
              <w:pStyle w:val="Appx"/>
              <w:rPr>
                <w:ins w:id="16571" w:author="aas" w:date="2013-10-14T02:06:00Z"/>
                <w:del w:id="16572" w:author="Anees Shaikh" w:date="2013-10-19T02:16:00Z"/>
              </w:rPr>
              <w:pPrChange w:id="16573" w:author="Anees Shaikh" w:date="2013-10-19T02:16:00Z">
                <w:pPr>
                  <w:pStyle w:val="XML1"/>
                </w:pPr>
              </w:pPrChange>
            </w:pPr>
            <w:ins w:id="16574" w:author="aas" w:date="2013-10-14T02:06:00Z">
              <w:del w:id="16575" w:author="Anees Shaikh" w:date="2013-10-19T02:16:00Z">
                <w:r w:rsidDel="00E067A3">
                  <w:delText xml:space="preserve">                                    &lt;xs:documentation&gt;</w:delText>
                </w:r>
              </w:del>
            </w:ins>
          </w:p>
          <w:p w14:paraId="28E8B0D2" w14:textId="7FCDFC84" w:rsidR="00874469" w:rsidDel="00E067A3" w:rsidRDefault="00874469">
            <w:pPr>
              <w:pStyle w:val="Appx"/>
              <w:rPr>
                <w:ins w:id="16576" w:author="aas" w:date="2013-10-14T02:06:00Z"/>
                <w:del w:id="16577" w:author="Anees Shaikh" w:date="2013-10-19T02:16:00Z"/>
              </w:rPr>
              <w:pPrChange w:id="16578" w:author="Anees Shaikh" w:date="2013-10-19T02:16:00Z">
                <w:pPr>
                  <w:pStyle w:val="XML1"/>
                </w:pPr>
              </w:pPrChange>
            </w:pPr>
            <w:ins w:id="16579" w:author="aas" w:date="2013-10-14T02:06:00Z">
              <w:del w:id="16580" w:author="Anees Shaikh" w:date="2013-10-19T02:16:00Z">
                <w:r w:rsidDel="00E067A3">
                  <w:delText xml:space="preserve">                                      A unique but locally arbitrary identifier that uniquely identifies an</w:delText>
                </w:r>
              </w:del>
            </w:ins>
          </w:p>
          <w:p w14:paraId="01D43D56" w14:textId="431C1828" w:rsidR="00874469" w:rsidDel="00E067A3" w:rsidRDefault="00874469">
            <w:pPr>
              <w:pStyle w:val="Appx"/>
              <w:rPr>
                <w:ins w:id="16581" w:author="aas" w:date="2013-10-14T02:06:00Z"/>
                <w:del w:id="16582" w:author="Anees Shaikh" w:date="2013-10-19T02:16:00Z"/>
              </w:rPr>
              <w:pPrChange w:id="16583" w:author="Anees Shaikh" w:date="2013-10-19T02:16:00Z">
                <w:pPr>
                  <w:pStyle w:val="XML1"/>
                </w:pPr>
              </w:pPrChange>
            </w:pPr>
            <w:ins w:id="16584" w:author="aas" w:date="2013-10-14T02:06:00Z">
              <w:del w:id="16585" w:author="Anees Shaikh" w:date="2013-10-19T02:16:00Z">
                <w:r w:rsidDel="00E067A3">
                  <w:delText xml:space="preserve">                                             OpenFlow Controller within the context of an OpenFlow Capable</w:delText>
                </w:r>
              </w:del>
            </w:ins>
          </w:p>
          <w:p w14:paraId="4641C5F0" w14:textId="27D79F6F" w:rsidR="00874469" w:rsidDel="00E067A3" w:rsidRDefault="00874469">
            <w:pPr>
              <w:pStyle w:val="Appx"/>
              <w:rPr>
                <w:ins w:id="16586" w:author="aas" w:date="2013-10-14T02:06:00Z"/>
                <w:del w:id="16587" w:author="Anees Shaikh" w:date="2013-10-19T02:16:00Z"/>
              </w:rPr>
              <w:pPrChange w:id="16588" w:author="Anees Shaikh" w:date="2013-10-19T02:16:00Z">
                <w:pPr>
                  <w:pStyle w:val="XML1"/>
                </w:pPr>
              </w:pPrChange>
            </w:pPr>
            <w:ins w:id="16589" w:author="aas" w:date="2013-10-14T02:06:00Z">
              <w:del w:id="16590" w:author="Anees Shaikh" w:date="2013-10-19T02:16:00Z">
                <w:r w:rsidDel="00E067A3">
                  <w:delText xml:space="preserve">                                             Switch.  It MUST be persistent across reboots of the OpenFlow</w:delText>
                </w:r>
              </w:del>
            </w:ins>
          </w:p>
          <w:p w14:paraId="64535CC8" w14:textId="160C2431" w:rsidR="00874469" w:rsidDel="00E067A3" w:rsidRDefault="00874469">
            <w:pPr>
              <w:pStyle w:val="Appx"/>
              <w:rPr>
                <w:ins w:id="16591" w:author="aas" w:date="2013-10-14T02:06:00Z"/>
                <w:del w:id="16592" w:author="Anees Shaikh" w:date="2013-10-19T02:16:00Z"/>
              </w:rPr>
              <w:pPrChange w:id="16593" w:author="Anees Shaikh" w:date="2013-10-19T02:16:00Z">
                <w:pPr>
                  <w:pStyle w:val="XML1"/>
                </w:pPr>
              </w:pPrChange>
            </w:pPr>
            <w:ins w:id="16594" w:author="aas" w:date="2013-10-14T02:06:00Z">
              <w:del w:id="16595" w:author="Anees Shaikh" w:date="2013-10-19T02:16:00Z">
                <w:r w:rsidDel="00E067A3">
                  <w:delText xml:space="preserve">                                             Capable Switch.</w:delText>
                </w:r>
              </w:del>
            </w:ins>
          </w:p>
          <w:p w14:paraId="6D1B5845" w14:textId="0F653E37" w:rsidR="00874469" w:rsidDel="00E067A3" w:rsidRDefault="00874469">
            <w:pPr>
              <w:pStyle w:val="Appx"/>
              <w:rPr>
                <w:ins w:id="16596" w:author="aas" w:date="2013-10-14T02:06:00Z"/>
                <w:del w:id="16597" w:author="Anees Shaikh" w:date="2013-10-19T02:16:00Z"/>
              </w:rPr>
              <w:pPrChange w:id="16598" w:author="Anees Shaikh" w:date="2013-10-19T02:16:00Z">
                <w:pPr>
                  <w:pStyle w:val="XML1"/>
                </w:pPr>
              </w:pPrChange>
            </w:pPr>
            <w:ins w:id="16599" w:author="aas" w:date="2013-10-14T02:06:00Z">
              <w:del w:id="16600" w:author="Anees Shaikh" w:date="2013-10-19T02:16:00Z">
                <w:r w:rsidDel="00E067A3">
                  <w:delText xml:space="preserve">                                    &lt;/xs:documentation&gt;</w:delText>
                </w:r>
              </w:del>
            </w:ins>
          </w:p>
          <w:p w14:paraId="4D163352" w14:textId="3A107E80" w:rsidR="00874469" w:rsidDel="00E067A3" w:rsidRDefault="00874469">
            <w:pPr>
              <w:pStyle w:val="Appx"/>
              <w:rPr>
                <w:ins w:id="16601" w:author="aas" w:date="2013-10-14T02:06:00Z"/>
                <w:del w:id="16602" w:author="Anees Shaikh" w:date="2013-10-19T02:16:00Z"/>
              </w:rPr>
              <w:pPrChange w:id="16603" w:author="Anees Shaikh" w:date="2013-10-19T02:16:00Z">
                <w:pPr>
                  <w:pStyle w:val="XML1"/>
                </w:pPr>
              </w:pPrChange>
            </w:pPr>
            <w:ins w:id="16604" w:author="aas" w:date="2013-10-14T02:06:00Z">
              <w:del w:id="16605" w:author="Anees Shaikh" w:date="2013-10-19T02:16:00Z">
                <w:r w:rsidDel="00E067A3">
                  <w:delText xml:space="preserve">                                  &lt;/xs:annotation&gt;</w:delText>
                </w:r>
              </w:del>
            </w:ins>
          </w:p>
          <w:p w14:paraId="67BBAC20" w14:textId="25D1C905" w:rsidR="00874469" w:rsidDel="00E067A3" w:rsidRDefault="00874469">
            <w:pPr>
              <w:pStyle w:val="Appx"/>
              <w:rPr>
                <w:ins w:id="16606" w:author="aas" w:date="2013-10-14T02:06:00Z"/>
                <w:del w:id="16607" w:author="Anees Shaikh" w:date="2013-10-19T02:16:00Z"/>
              </w:rPr>
              <w:pPrChange w:id="16608" w:author="Anees Shaikh" w:date="2013-10-19T02:16:00Z">
                <w:pPr>
                  <w:pStyle w:val="XML1"/>
                </w:pPr>
              </w:pPrChange>
            </w:pPr>
            <w:ins w:id="16609" w:author="aas" w:date="2013-10-14T02:06:00Z">
              <w:del w:id="16610" w:author="Anees Shaikh" w:date="2013-10-19T02:16:00Z">
                <w:r w:rsidDel="00E067A3">
                  <w:delText xml:space="preserve">                                &lt;/xs:element&gt;</w:delText>
                </w:r>
              </w:del>
            </w:ins>
          </w:p>
          <w:p w14:paraId="25C73193" w14:textId="7C199A75" w:rsidR="00874469" w:rsidDel="00E067A3" w:rsidRDefault="00874469">
            <w:pPr>
              <w:pStyle w:val="Appx"/>
              <w:rPr>
                <w:ins w:id="16611" w:author="aas" w:date="2013-10-14T02:06:00Z"/>
                <w:del w:id="16612" w:author="Anees Shaikh" w:date="2013-10-19T02:16:00Z"/>
              </w:rPr>
              <w:pPrChange w:id="16613" w:author="Anees Shaikh" w:date="2013-10-19T02:16:00Z">
                <w:pPr>
                  <w:pStyle w:val="XML1"/>
                </w:pPr>
              </w:pPrChange>
            </w:pPr>
            <w:ins w:id="16614" w:author="aas" w:date="2013-10-14T02:06:00Z">
              <w:del w:id="16615" w:author="Anees Shaikh" w:date="2013-10-19T02:16:00Z">
                <w:r w:rsidDel="00E067A3">
                  <w:delText xml:space="preserve">                                &lt;xs:element name="role" minOccurs="0"&gt;</w:delText>
                </w:r>
              </w:del>
            </w:ins>
          </w:p>
          <w:p w14:paraId="65C5A818" w14:textId="7D476BF1" w:rsidR="00874469" w:rsidDel="00E067A3" w:rsidRDefault="00874469">
            <w:pPr>
              <w:pStyle w:val="Appx"/>
              <w:rPr>
                <w:ins w:id="16616" w:author="aas" w:date="2013-10-14T02:06:00Z"/>
                <w:del w:id="16617" w:author="Anees Shaikh" w:date="2013-10-19T02:16:00Z"/>
              </w:rPr>
              <w:pPrChange w:id="16618" w:author="Anees Shaikh" w:date="2013-10-19T02:16:00Z">
                <w:pPr>
                  <w:pStyle w:val="XML1"/>
                </w:pPr>
              </w:pPrChange>
            </w:pPr>
            <w:ins w:id="16619" w:author="aas" w:date="2013-10-14T02:06:00Z">
              <w:del w:id="16620" w:author="Anees Shaikh" w:date="2013-10-19T02:16:00Z">
                <w:r w:rsidDel="00E067A3">
                  <w:delText xml:space="preserve">                                  &lt;xs:annotation&gt;</w:delText>
                </w:r>
              </w:del>
            </w:ins>
          </w:p>
          <w:p w14:paraId="6ACE9CCC" w14:textId="326CC958" w:rsidR="00874469" w:rsidDel="00E067A3" w:rsidRDefault="00874469">
            <w:pPr>
              <w:pStyle w:val="Appx"/>
              <w:rPr>
                <w:ins w:id="16621" w:author="aas" w:date="2013-10-14T02:06:00Z"/>
                <w:del w:id="16622" w:author="Anees Shaikh" w:date="2013-10-19T02:16:00Z"/>
              </w:rPr>
              <w:pPrChange w:id="16623" w:author="Anees Shaikh" w:date="2013-10-19T02:16:00Z">
                <w:pPr>
                  <w:pStyle w:val="XML1"/>
                </w:pPr>
              </w:pPrChange>
            </w:pPr>
            <w:ins w:id="16624" w:author="aas" w:date="2013-10-14T02:06:00Z">
              <w:del w:id="16625" w:author="Anees Shaikh" w:date="2013-10-19T02:16:00Z">
                <w:r w:rsidDel="00E067A3">
                  <w:delText xml:space="preserve">                                    &lt;xs:documentation&gt;</w:delText>
                </w:r>
              </w:del>
            </w:ins>
          </w:p>
          <w:p w14:paraId="13623686" w14:textId="127504D8" w:rsidR="00874469" w:rsidDel="00E067A3" w:rsidRDefault="00874469">
            <w:pPr>
              <w:pStyle w:val="Appx"/>
              <w:rPr>
                <w:ins w:id="16626" w:author="aas" w:date="2013-10-14T02:06:00Z"/>
                <w:del w:id="16627" w:author="Anees Shaikh" w:date="2013-10-19T02:16:00Z"/>
              </w:rPr>
              <w:pPrChange w:id="16628" w:author="Anees Shaikh" w:date="2013-10-19T02:16:00Z">
                <w:pPr>
                  <w:pStyle w:val="XML1"/>
                </w:pPr>
              </w:pPrChange>
            </w:pPr>
            <w:ins w:id="16629" w:author="aas" w:date="2013-10-14T02:06:00Z">
              <w:del w:id="16630" w:author="Anees Shaikh" w:date="2013-10-19T02:16:00Z">
                <w:r w:rsidDel="00E067A3">
                  <w:delText xml:space="preserve">                                      This element indicates the role of the OpenFlow Controller. Semantics of</w:delText>
                </w:r>
              </w:del>
            </w:ins>
          </w:p>
          <w:p w14:paraId="39D26243" w14:textId="2E479E13" w:rsidR="00874469" w:rsidDel="00E067A3" w:rsidRDefault="00874469">
            <w:pPr>
              <w:pStyle w:val="Appx"/>
              <w:rPr>
                <w:ins w:id="16631" w:author="aas" w:date="2013-10-14T02:06:00Z"/>
                <w:del w:id="16632" w:author="Anees Shaikh" w:date="2013-10-19T02:16:00Z"/>
              </w:rPr>
              <w:pPrChange w:id="16633" w:author="Anees Shaikh" w:date="2013-10-19T02:16:00Z">
                <w:pPr>
                  <w:pStyle w:val="XML1"/>
                </w:pPr>
              </w:pPrChange>
            </w:pPr>
            <w:ins w:id="16634" w:author="aas" w:date="2013-10-14T02:06:00Z">
              <w:del w:id="16635" w:author="Anees Shaikh" w:date="2013-10-19T02:16:00Z">
                <w:r w:rsidDel="00E067A3">
                  <w:delText xml:space="preserve">                                             these roles are specified in the OpenFlow specifications 1.0 -</w:delText>
                </w:r>
              </w:del>
            </w:ins>
          </w:p>
          <w:p w14:paraId="571064ED" w14:textId="57FF92AD" w:rsidR="00874469" w:rsidDel="00E067A3" w:rsidRDefault="00874469">
            <w:pPr>
              <w:pStyle w:val="Appx"/>
              <w:rPr>
                <w:ins w:id="16636" w:author="aas" w:date="2013-10-14T02:06:00Z"/>
                <w:del w:id="16637" w:author="Anees Shaikh" w:date="2013-10-19T02:16:00Z"/>
              </w:rPr>
              <w:pPrChange w:id="16638" w:author="Anees Shaikh" w:date="2013-10-19T02:16:00Z">
                <w:pPr>
                  <w:pStyle w:val="XML1"/>
                </w:pPr>
              </w:pPrChange>
            </w:pPr>
            <w:ins w:id="16639" w:author="aas" w:date="2013-10-14T02:06:00Z">
              <w:del w:id="16640" w:author="Anees Shaikh" w:date="2013-10-19T02:16:00Z">
                <w:r w:rsidDel="00E067A3">
                  <w:delText xml:space="preserve">                                             1.3.1.  It is RECOMMENDED that the roles of controllers are not</w:delText>
                </w:r>
              </w:del>
            </w:ins>
          </w:p>
          <w:p w14:paraId="2AFCC7F8" w14:textId="02AACA9F" w:rsidR="00874469" w:rsidDel="00E067A3" w:rsidRDefault="00874469">
            <w:pPr>
              <w:pStyle w:val="Appx"/>
              <w:rPr>
                <w:ins w:id="16641" w:author="aas" w:date="2013-10-14T02:06:00Z"/>
                <w:del w:id="16642" w:author="Anees Shaikh" w:date="2013-10-19T02:16:00Z"/>
              </w:rPr>
              <w:pPrChange w:id="16643" w:author="Anees Shaikh" w:date="2013-10-19T02:16:00Z">
                <w:pPr>
                  <w:pStyle w:val="XML1"/>
                </w:pPr>
              </w:pPrChange>
            </w:pPr>
            <w:ins w:id="16644" w:author="aas" w:date="2013-10-14T02:06:00Z">
              <w:del w:id="16645" w:author="Anees Shaikh" w:date="2013-10-19T02:16:00Z">
                <w:r w:rsidDel="00E067A3">
                  <w:delText xml:space="preserve">                                             configured by OF-CONFIG 1.1.1 but determined using the OpenFlow</w:delText>
                </w:r>
              </w:del>
            </w:ins>
          </w:p>
          <w:p w14:paraId="3E902FD7" w14:textId="490CD5EB" w:rsidR="00874469" w:rsidDel="00E067A3" w:rsidRDefault="00874469">
            <w:pPr>
              <w:pStyle w:val="Appx"/>
              <w:rPr>
                <w:ins w:id="16646" w:author="aas" w:date="2013-10-14T02:06:00Z"/>
                <w:del w:id="16647" w:author="Anees Shaikh" w:date="2013-10-19T02:16:00Z"/>
              </w:rPr>
              <w:pPrChange w:id="16648" w:author="Anees Shaikh" w:date="2013-10-19T02:16:00Z">
                <w:pPr>
                  <w:pStyle w:val="XML1"/>
                </w:pPr>
              </w:pPrChange>
            </w:pPr>
            <w:ins w:id="16649" w:author="aas" w:date="2013-10-14T02:06:00Z">
              <w:del w:id="16650" w:author="Anees Shaikh" w:date="2013-10-19T02:16:00Z">
                <w:r w:rsidDel="00E067A3">
                  <w:delText xml:space="preserve">                                             protocol.  OpenFlow Controllers configured by OF-CONFIG 1.1.1</w:delText>
                </w:r>
              </w:del>
            </w:ins>
          </w:p>
          <w:p w14:paraId="3C880E2B" w14:textId="0C7785B2" w:rsidR="00874469" w:rsidDel="00E067A3" w:rsidRDefault="00874469">
            <w:pPr>
              <w:pStyle w:val="Appx"/>
              <w:rPr>
                <w:ins w:id="16651" w:author="aas" w:date="2013-10-14T02:06:00Z"/>
                <w:del w:id="16652" w:author="Anees Shaikh" w:date="2013-10-19T02:16:00Z"/>
              </w:rPr>
              <w:pPrChange w:id="16653" w:author="Anees Shaikh" w:date="2013-10-19T02:16:00Z">
                <w:pPr>
                  <w:pStyle w:val="XML1"/>
                </w:pPr>
              </w:pPrChange>
            </w:pPr>
            <w:ins w:id="16654" w:author="aas" w:date="2013-10-14T02:06:00Z">
              <w:del w:id="16655" w:author="Anees Shaikh" w:date="2013-10-19T02:16:00Z">
                <w:r w:rsidDel="00E067A3">
                  <w:delText xml:space="preserve">                                             have the default role 'equal'.  A role other than 'equal' MAY be</w:delText>
                </w:r>
              </w:del>
            </w:ins>
          </w:p>
          <w:p w14:paraId="4A9450E7" w14:textId="12BCA2D9" w:rsidR="00874469" w:rsidDel="00E067A3" w:rsidRDefault="00874469">
            <w:pPr>
              <w:pStyle w:val="Appx"/>
              <w:rPr>
                <w:ins w:id="16656" w:author="aas" w:date="2013-10-14T02:06:00Z"/>
                <w:del w:id="16657" w:author="Anees Shaikh" w:date="2013-10-19T02:16:00Z"/>
              </w:rPr>
              <w:pPrChange w:id="16658" w:author="Anees Shaikh" w:date="2013-10-19T02:16:00Z">
                <w:pPr>
                  <w:pStyle w:val="XML1"/>
                </w:pPr>
              </w:pPrChange>
            </w:pPr>
            <w:ins w:id="16659" w:author="aas" w:date="2013-10-14T02:06:00Z">
              <w:del w:id="16660" w:author="Anees Shaikh" w:date="2013-10-19T02:16:00Z">
                <w:r w:rsidDel="00E067A3">
                  <w:delText xml:space="preserve">                                             assigned to a controller.  Roles 'slave' and 'equal' MAY be</w:delText>
                </w:r>
              </w:del>
            </w:ins>
          </w:p>
          <w:p w14:paraId="36F07A1F" w14:textId="69C01B5F" w:rsidR="00874469" w:rsidDel="00E067A3" w:rsidRDefault="00874469">
            <w:pPr>
              <w:pStyle w:val="Appx"/>
              <w:rPr>
                <w:ins w:id="16661" w:author="aas" w:date="2013-10-14T02:06:00Z"/>
                <w:del w:id="16662" w:author="Anees Shaikh" w:date="2013-10-19T02:16:00Z"/>
              </w:rPr>
              <w:pPrChange w:id="16663" w:author="Anees Shaikh" w:date="2013-10-19T02:16:00Z">
                <w:pPr>
                  <w:pStyle w:val="XML1"/>
                </w:pPr>
              </w:pPrChange>
            </w:pPr>
            <w:ins w:id="16664" w:author="aas" w:date="2013-10-14T02:06:00Z">
              <w:del w:id="16665" w:author="Anees Shaikh" w:date="2013-10-19T02:16:00Z">
                <w:r w:rsidDel="00E067A3">
                  <w:delText xml:space="preserve">                                             assigned to multiple controllers.  Role 'master' MUST NOT be</w:delText>
                </w:r>
              </w:del>
            </w:ins>
          </w:p>
          <w:p w14:paraId="4289C6B0" w14:textId="09E702BA" w:rsidR="00874469" w:rsidDel="00E067A3" w:rsidRDefault="00874469">
            <w:pPr>
              <w:pStyle w:val="Appx"/>
              <w:rPr>
                <w:ins w:id="16666" w:author="aas" w:date="2013-10-14T02:06:00Z"/>
                <w:del w:id="16667" w:author="Anees Shaikh" w:date="2013-10-19T02:16:00Z"/>
              </w:rPr>
              <w:pPrChange w:id="16668" w:author="Anees Shaikh" w:date="2013-10-19T02:16:00Z">
                <w:pPr>
                  <w:pStyle w:val="XML1"/>
                </w:pPr>
              </w:pPrChange>
            </w:pPr>
            <w:ins w:id="16669" w:author="aas" w:date="2013-10-14T02:06:00Z">
              <w:del w:id="16670" w:author="Anees Shaikh" w:date="2013-10-19T02:16:00Z">
                <w:r w:rsidDel="00E067A3">
                  <w:delText xml:space="preserve">                                             assigned to more than one controller.</w:delText>
                </w:r>
              </w:del>
            </w:ins>
          </w:p>
          <w:p w14:paraId="3A981618" w14:textId="4F6A37AD" w:rsidR="00874469" w:rsidDel="00E067A3" w:rsidRDefault="00874469">
            <w:pPr>
              <w:pStyle w:val="Appx"/>
              <w:rPr>
                <w:ins w:id="16671" w:author="aas" w:date="2013-10-14T02:06:00Z"/>
                <w:del w:id="16672" w:author="Anees Shaikh" w:date="2013-10-19T02:16:00Z"/>
              </w:rPr>
              <w:pPrChange w:id="16673" w:author="Anees Shaikh" w:date="2013-10-19T02:16:00Z">
                <w:pPr>
                  <w:pStyle w:val="XML1"/>
                </w:pPr>
              </w:pPrChange>
            </w:pPr>
            <w:ins w:id="16674" w:author="aas" w:date="2013-10-14T02:06:00Z">
              <w:del w:id="16675" w:author="Anees Shaikh" w:date="2013-10-19T02:16:00Z">
                <w:r w:rsidDel="00E067A3">
                  <w:delText xml:space="preserve">                                    &lt;/xs:documentation&gt;</w:delText>
                </w:r>
              </w:del>
            </w:ins>
          </w:p>
          <w:p w14:paraId="77946D7C" w14:textId="38E6D5EB" w:rsidR="00874469" w:rsidDel="00E067A3" w:rsidRDefault="00874469">
            <w:pPr>
              <w:pStyle w:val="Appx"/>
              <w:rPr>
                <w:ins w:id="16676" w:author="aas" w:date="2013-10-14T02:06:00Z"/>
                <w:del w:id="16677" w:author="Anees Shaikh" w:date="2013-10-19T02:16:00Z"/>
              </w:rPr>
              <w:pPrChange w:id="16678" w:author="Anees Shaikh" w:date="2013-10-19T02:16:00Z">
                <w:pPr>
                  <w:pStyle w:val="XML1"/>
                </w:pPr>
              </w:pPrChange>
            </w:pPr>
            <w:ins w:id="16679" w:author="aas" w:date="2013-10-14T02:06:00Z">
              <w:del w:id="16680" w:author="Anees Shaikh" w:date="2013-10-19T02:16:00Z">
                <w:r w:rsidDel="00E067A3">
                  <w:delText xml:space="preserve">                                  &lt;/xs:annotation&gt;</w:delText>
                </w:r>
              </w:del>
            </w:ins>
          </w:p>
          <w:p w14:paraId="143914ED" w14:textId="0AA96BB2" w:rsidR="00874469" w:rsidDel="00E067A3" w:rsidRDefault="00874469">
            <w:pPr>
              <w:pStyle w:val="Appx"/>
              <w:rPr>
                <w:ins w:id="16681" w:author="aas" w:date="2013-10-14T02:06:00Z"/>
                <w:del w:id="16682" w:author="Anees Shaikh" w:date="2013-10-19T02:16:00Z"/>
              </w:rPr>
              <w:pPrChange w:id="16683" w:author="Anees Shaikh" w:date="2013-10-19T02:16:00Z">
                <w:pPr>
                  <w:pStyle w:val="XML1"/>
                </w:pPr>
              </w:pPrChange>
            </w:pPr>
            <w:ins w:id="16684" w:author="aas" w:date="2013-10-14T02:06:00Z">
              <w:del w:id="16685" w:author="Anees Shaikh" w:date="2013-10-19T02:16:00Z">
                <w:r w:rsidDel="00E067A3">
                  <w:delText xml:space="preserve">                                  &lt;xs:simpleType&gt;</w:delText>
                </w:r>
              </w:del>
            </w:ins>
          </w:p>
          <w:p w14:paraId="6CE48AB5" w14:textId="20953E8B" w:rsidR="00874469" w:rsidDel="00E067A3" w:rsidRDefault="00874469">
            <w:pPr>
              <w:pStyle w:val="Appx"/>
              <w:rPr>
                <w:ins w:id="16686" w:author="aas" w:date="2013-10-14T02:06:00Z"/>
                <w:del w:id="16687" w:author="Anees Shaikh" w:date="2013-10-19T02:16:00Z"/>
              </w:rPr>
              <w:pPrChange w:id="16688" w:author="Anees Shaikh" w:date="2013-10-19T02:16:00Z">
                <w:pPr>
                  <w:pStyle w:val="XML1"/>
                </w:pPr>
              </w:pPrChange>
            </w:pPr>
            <w:ins w:id="16689" w:author="aas" w:date="2013-10-14T02:06:00Z">
              <w:del w:id="16690" w:author="Anees Shaikh" w:date="2013-10-19T02:16:00Z">
                <w:r w:rsidDel="00E067A3">
                  <w:delText xml:space="preserve">                                    &lt;xs:restriction base="xs:string"&gt;</w:delText>
                </w:r>
              </w:del>
            </w:ins>
          </w:p>
          <w:p w14:paraId="16AA2DF4" w14:textId="188D1ACA" w:rsidR="00874469" w:rsidDel="00E067A3" w:rsidRDefault="00874469">
            <w:pPr>
              <w:pStyle w:val="Appx"/>
              <w:rPr>
                <w:ins w:id="16691" w:author="aas" w:date="2013-10-14T02:06:00Z"/>
                <w:del w:id="16692" w:author="Anees Shaikh" w:date="2013-10-19T02:16:00Z"/>
              </w:rPr>
              <w:pPrChange w:id="16693" w:author="Anees Shaikh" w:date="2013-10-19T02:16:00Z">
                <w:pPr>
                  <w:pStyle w:val="XML1"/>
                </w:pPr>
              </w:pPrChange>
            </w:pPr>
            <w:ins w:id="16694" w:author="aas" w:date="2013-10-14T02:06:00Z">
              <w:del w:id="16695" w:author="Anees Shaikh" w:date="2013-10-19T02:16:00Z">
                <w:r w:rsidDel="00E067A3">
                  <w:delText xml:space="preserve">                                      &lt;xs:enumeration value="master"/&gt;</w:delText>
                </w:r>
              </w:del>
            </w:ins>
          </w:p>
          <w:p w14:paraId="19B1A835" w14:textId="32B515AF" w:rsidR="00874469" w:rsidDel="00E067A3" w:rsidRDefault="00874469">
            <w:pPr>
              <w:pStyle w:val="Appx"/>
              <w:rPr>
                <w:ins w:id="16696" w:author="aas" w:date="2013-10-14T02:06:00Z"/>
                <w:del w:id="16697" w:author="Anees Shaikh" w:date="2013-10-19T02:16:00Z"/>
              </w:rPr>
              <w:pPrChange w:id="16698" w:author="Anees Shaikh" w:date="2013-10-19T02:16:00Z">
                <w:pPr>
                  <w:pStyle w:val="XML1"/>
                </w:pPr>
              </w:pPrChange>
            </w:pPr>
            <w:ins w:id="16699" w:author="aas" w:date="2013-10-14T02:06:00Z">
              <w:del w:id="16700" w:author="Anees Shaikh" w:date="2013-10-19T02:16:00Z">
                <w:r w:rsidDel="00E067A3">
                  <w:delText xml:space="preserve">                                      &lt;xs:enumeration value="slave"/&gt;</w:delText>
                </w:r>
              </w:del>
            </w:ins>
          </w:p>
          <w:p w14:paraId="4F8EC66E" w14:textId="680D9C22" w:rsidR="00874469" w:rsidDel="00E067A3" w:rsidRDefault="00874469">
            <w:pPr>
              <w:pStyle w:val="Appx"/>
              <w:rPr>
                <w:ins w:id="16701" w:author="aas" w:date="2013-10-14T02:06:00Z"/>
                <w:del w:id="16702" w:author="Anees Shaikh" w:date="2013-10-19T02:16:00Z"/>
              </w:rPr>
              <w:pPrChange w:id="16703" w:author="Anees Shaikh" w:date="2013-10-19T02:16:00Z">
                <w:pPr>
                  <w:pStyle w:val="XML1"/>
                </w:pPr>
              </w:pPrChange>
            </w:pPr>
            <w:ins w:id="16704" w:author="aas" w:date="2013-10-14T02:06:00Z">
              <w:del w:id="16705" w:author="Anees Shaikh" w:date="2013-10-19T02:16:00Z">
                <w:r w:rsidDel="00E067A3">
                  <w:delText xml:space="preserve">                                      &lt;xs:enumeration value="equal"/&gt;</w:delText>
                </w:r>
              </w:del>
            </w:ins>
          </w:p>
          <w:p w14:paraId="335F473F" w14:textId="6D2BC214" w:rsidR="00874469" w:rsidDel="00E067A3" w:rsidRDefault="00874469">
            <w:pPr>
              <w:pStyle w:val="Appx"/>
              <w:rPr>
                <w:ins w:id="16706" w:author="aas" w:date="2013-10-14T02:06:00Z"/>
                <w:del w:id="16707" w:author="Anees Shaikh" w:date="2013-10-19T02:16:00Z"/>
              </w:rPr>
              <w:pPrChange w:id="16708" w:author="Anees Shaikh" w:date="2013-10-19T02:16:00Z">
                <w:pPr>
                  <w:pStyle w:val="XML1"/>
                </w:pPr>
              </w:pPrChange>
            </w:pPr>
            <w:ins w:id="16709" w:author="aas" w:date="2013-10-14T02:06:00Z">
              <w:del w:id="16710" w:author="Anees Shaikh" w:date="2013-10-19T02:16:00Z">
                <w:r w:rsidDel="00E067A3">
                  <w:delText xml:space="preserve">                                    &lt;/xs:restriction&gt;</w:delText>
                </w:r>
              </w:del>
            </w:ins>
          </w:p>
          <w:p w14:paraId="693D1B31" w14:textId="42C17187" w:rsidR="00874469" w:rsidDel="00E067A3" w:rsidRDefault="00874469">
            <w:pPr>
              <w:pStyle w:val="Appx"/>
              <w:rPr>
                <w:ins w:id="16711" w:author="aas" w:date="2013-10-14T02:06:00Z"/>
                <w:del w:id="16712" w:author="Anees Shaikh" w:date="2013-10-19T02:16:00Z"/>
              </w:rPr>
              <w:pPrChange w:id="16713" w:author="Anees Shaikh" w:date="2013-10-19T02:16:00Z">
                <w:pPr>
                  <w:pStyle w:val="XML1"/>
                </w:pPr>
              </w:pPrChange>
            </w:pPr>
            <w:ins w:id="16714" w:author="aas" w:date="2013-10-14T02:06:00Z">
              <w:del w:id="16715" w:author="Anees Shaikh" w:date="2013-10-19T02:16:00Z">
                <w:r w:rsidDel="00E067A3">
                  <w:delText xml:space="preserve">                                  &lt;/xs:simpleType&gt;</w:delText>
                </w:r>
              </w:del>
            </w:ins>
          </w:p>
          <w:p w14:paraId="684928CD" w14:textId="65CD8B8D" w:rsidR="00874469" w:rsidDel="00E067A3" w:rsidRDefault="00874469">
            <w:pPr>
              <w:pStyle w:val="Appx"/>
              <w:rPr>
                <w:ins w:id="16716" w:author="aas" w:date="2013-10-14T02:06:00Z"/>
                <w:del w:id="16717" w:author="Anees Shaikh" w:date="2013-10-19T02:16:00Z"/>
              </w:rPr>
              <w:pPrChange w:id="16718" w:author="Anees Shaikh" w:date="2013-10-19T02:16:00Z">
                <w:pPr>
                  <w:pStyle w:val="XML1"/>
                </w:pPr>
              </w:pPrChange>
            </w:pPr>
            <w:ins w:id="16719" w:author="aas" w:date="2013-10-14T02:06:00Z">
              <w:del w:id="16720" w:author="Anees Shaikh" w:date="2013-10-19T02:16:00Z">
                <w:r w:rsidDel="00E067A3">
                  <w:delText xml:space="preserve">                                &lt;/xs:element&gt;</w:delText>
                </w:r>
              </w:del>
            </w:ins>
          </w:p>
          <w:p w14:paraId="59AF1FEE" w14:textId="196F8F58" w:rsidR="00874469" w:rsidDel="00E067A3" w:rsidRDefault="00874469">
            <w:pPr>
              <w:pStyle w:val="Appx"/>
              <w:rPr>
                <w:ins w:id="16721" w:author="aas" w:date="2013-10-14T02:06:00Z"/>
                <w:del w:id="16722" w:author="Anees Shaikh" w:date="2013-10-19T02:16:00Z"/>
              </w:rPr>
              <w:pPrChange w:id="16723" w:author="Anees Shaikh" w:date="2013-10-19T02:16:00Z">
                <w:pPr>
                  <w:pStyle w:val="XML1"/>
                </w:pPr>
              </w:pPrChange>
            </w:pPr>
            <w:ins w:id="16724" w:author="aas" w:date="2013-10-14T02:06:00Z">
              <w:del w:id="16725" w:author="Anees Shaikh" w:date="2013-10-19T02:16:00Z">
                <w:r w:rsidDel="00E067A3">
                  <w:delText xml:space="preserve">                                &lt;xs:element name="ip-address"  type="inet:ip-address"&gt;</w:delText>
                </w:r>
              </w:del>
            </w:ins>
          </w:p>
          <w:p w14:paraId="2E68D709" w14:textId="67DAE4C1" w:rsidR="00874469" w:rsidDel="00E067A3" w:rsidRDefault="00874469">
            <w:pPr>
              <w:pStyle w:val="Appx"/>
              <w:rPr>
                <w:ins w:id="16726" w:author="aas" w:date="2013-10-14T02:06:00Z"/>
                <w:del w:id="16727" w:author="Anees Shaikh" w:date="2013-10-19T02:16:00Z"/>
              </w:rPr>
              <w:pPrChange w:id="16728" w:author="Anees Shaikh" w:date="2013-10-19T02:16:00Z">
                <w:pPr>
                  <w:pStyle w:val="XML1"/>
                </w:pPr>
              </w:pPrChange>
            </w:pPr>
            <w:ins w:id="16729" w:author="aas" w:date="2013-10-14T02:06:00Z">
              <w:del w:id="16730" w:author="Anees Shaikh" w:date="2013-10-19T02:16:00Z">
                <w:r w:rsidDel="00E067A3">
                  <w:delText xml:space="preserve">                                  &lt;xs:annotation&gt;</w:delText>
                </w:r>
              </w:del>
            </w:ins>
          </w:p>
          <w:p w14:paraId="070E4B7D" w14:textId="5386AC62" w:rsidR="00874469" w:rsidDel="00E067A3" w:rsidRDefault="00874469">
            <w:pPr>
              <w:pStyle w:val="Appx"/>
              <w:rPr>
                <w:ins w:id="16731" w:author="aas" w:date="2013-10-14T02:06:00Z"/>
                <w:del w:id="16732" w:author="Anees Shaikh" w:date="2013-10-19T02:16:00Z"/>
              </w:rPr>
              <w:pPrChange w:id="16733" w:author="Anees Shaikh" w:date="2013-10-19T02:16:00Z">
                <w:pPr>
                  <w:pStyle w:val="XML1"/>
                </w:pPr>
              </w:pPrChange>
            </w:pPr>
            <w:ins w:id="16734" w:author="aas" w:date="2013-10-14T02:06:00Z">
              <w:del w:id="16735" w:author="Anees Shaikh" w:date="2013-10-19T02:16:00Z">
                <w:r w:rsidDel="00E067A3">
                  <w:delText xml:space="preserve">                                    &lt;xs:documentation&gt;</w:delText>
                </w:r>
              </w:del>
            </w:ins>
          </w:p>
          <w:p w14:paraId="4A72BE5F" w14:textId="62E2528E" w:rsidR="00874469" w:rsidDel="00E067A3" w:rsidRDefault="00874469">
            <w:pPr>
              <w:pStyle w:val="Appx"/>
              <w:rPr>
                <w:ins w:id="16736" w:author="aas" w:date="2013-10-14T02:06:00Z"/>
                <w:del w:id="16737" w:author="Anees Shaikh" w:date="2013-10-19T02:16:00Z"/>
              </w:rPr>
              <w:pPrChange w:id="16738" w:author="Anees Shaikh" w:date="2013-10-19T02:16:00Z">
                <w:pPr>
                  <w:pStyle w:val="XML1"/>
                </w:pPr>
              </w:pPrChange>
            </w:pPr>
            <w:ins w:id="16739" w:author="aas" w:date="2013-10-14T02:06:00Z">
              <w:del w:id="16740" w:author="Anees Shaikh" w:date="2013-10-19T02:16:00Z">
                <w:r w:rsidDel="00E067A3">
                  <w:delText xml:space="preserve">                                      The IP address of the OpenFlow Controller.  This IP address is used by</w:delText>
                </w:r>
              </w:del>
            </w:ins>
          </w:p>
          <w:p w14:paraId="2EFE12B0" w14:textId="1F85EF53" w:rsidR="00874469" w:rsidDel="00E067A3" w:rsidRDefault="00874469">
            <w:pPr>
              <w:pStyle w:val="Appx"/>
              <w:rPr>
                <w:ins w:id="16741" w:author="aas" w:date="2013-10-14T02:06:00Z"/>
                <w:del w:id="16742" w:author="Anees Shaikh" w:date="2013-10-19T02:16:00Z"/>
              </w:rPr>
              <w:pPrChange w:id="16743" w:author="Anees Shaikh" w:date="2013-10-19T02:16:00Z">
                <w:pPr>
                  <w:pStyle w:val="XML1"/>
                </w:pPr>
              </w:pPrChange>
            </w:pPr>
            <w:ins w:id="16744" w:author="aas" w:date="2013-10-14T02:06:00Z">
              <w:del w:id="16745" w:author="Anees Shaikh" w:date="2013-10-19T02:16:00Z">
                <w:r w:rsidDel="00E067A3">
                  <w:delText xml:space="preserve">                                             the OpenFlow Logical Switch when connecting to the OpenFlow</w:delText>
                </w:r>
              </w:del>
            </w:ins>
          </w:p>
          <w:p w14:paraId="641FAB0C" w14:textId="703AFF8B" w:rsidR="00874469" w:rsidDel="00E067A3" w:rsidRDefault="00874469">
            <w:pPr>
              <w:pStyle w:val="Appx"/>
              <w:rPr>
                <w:ins w:id="16746" w:author="aas" w:date="2013-10-14T02:06:00Z"/>
                <w:del w:id="16747" w:author="Anees Shaikh" w:date="2013-10-19T02:16:00Z"/>
              </w:rPr>
              <w:pPrChange w:id="16748" w:author="Anees Shaikh" w:date="2013-10-19T02:16:00Z">
                <w:pPr>
                  <w:pStyle w:val="XML1"/>
                </w:pPr>
              </w:pPrChange>
            </w:pPr>
            <w:ins w:id="16749" w:author="aas" w:date="2013-10-14T02:06:00Z">
              <w:del w:id="16750" w:author="Anees Shaikh" w:date="2013-10-19T02:16:00Z">
                <w:r w:rsidDel="00E067A3">
                  <w:delText xml:space="preserve">                                             Controller.</w:delText>
                </w:r>
              </w:del>
            </w:ins>
          </w:p>
          <w:p w14:paraId="2DF1E5A5" w14:textId="660F4759" w:rsidR="00874469" w:rsidDel="00E067A3" w:rsidRDefault="00874469">
            <w:pPr>
              <w:pStyle w:val="Appx"/>
              <w:rPr>
                <w:ins w:id="16751" w:author="aas" w:date="2013-10-14T02:06:00Z"/>
                <w:del w:id="16752" w:author="Anees Shaikh" w:date="2013-10-19T02:16:00Z"/>
              </w:rPr>
              <w:pPrChange w:id="16753" w:author="Anees Shaikh" w:date="2013-10-19T02:16:00Z">
                <w:pPr>
                  <w:pStyle w:val="XML1"/>
                </w:pPr>
              </w:pPrChange>
            </w:pPr>
            <w:ins w:id="16754" w:author="aas" w:date="2013-10-14T02:06:00Z">
              <w:del w:id="16755" w:author="Anees Shaikh" w:date="2013-10-19T02:16:00Z">
                <w:r w:rsidDel="00E067A3">
                  <w:delText xml:space="preserve">                                    &lt;/xs:documentation&gt;</w:delText>
                </w:r>
              </w:del>
            </w:ins>
          </w:p>
          <w:p w14:paraId="3403AF34" w14:textId="7330FCBE" w:rsidR="00874469" w:rsidDel="00E067A3" w:rsidRDefault="00874469">
            <w:pPr>
              <w:pStyle w:val="Appx"/>
              <w:rPr>
                <w:ins w:id="16756" w:author="aas" w:date="2013-10-14T02:06:00Z"/>
                <w:del w:id="16757" w:author="Anees Shaikh" w:date="2013-10-19T02:16:00Z"/>
              </w:rPr>
              <w:pPrChange w:id="16758" w:author="Anees Shaikh" w:date="2013-10-19T02:16:00Z">
                <w:pPr>
                  <w:pStyle w:val="XML1"/>
                </w:pPr>
              </w:pPrChange>
            </w:pPr>
            <w:ins w:id="16759" w:author="aas" w:date="2013-10-14T02:06:00Z">
              <w:del w:id="16760" w:author="Anees Shaikh" w:date="2013-10-19T02:16:00Z">
                <w:r w:rsidDel="00E067A3">
                  <w:delText xml:space="preserve">                                  &lt;/xs:annotation&gt;</w:delText>
                </w:r>
              </w:del>
            </w:ins>
          </w:p>
          <w:p w14:paraId="0C652394" w14:textId="395CF5F1" w:rsidR="00874469" w:rsidDel="00E067A3" w:rsidRDefault="00874469">
            <w:pPr>
              <w:pStyle w:val="Appx"/>
              <w:rPr>
                <w:ins w:id="16761" w:author="aas" w:date="2013-10-14T02:06:00Z"/>
                <w:del w:id="16762" w:author="Anees Shaikh" w:date="2013-10-19T02:16:00Z"/>
              </w:rPr>
              <w:pPrChange w:id="16763" w:author="Anees Shaikh" w:date="2013-10-19T02:16:00Z">
                <w:pPr>
                  <w:pStyle w:val="XML1"/>
                </w:pPr>
              </w:pPrChange>
            </w:pPr>
            <w:ins w:id="16764" w:author="aas" w:date="2013-10-14T02:06:00Z">
              <w:del w:id="16765" w:author="Anees Shaikh" w:date="2013-10-19T02:16:00Z">
                <w:r w:rsidDel="00E067A3">
                  <w:delText xml:space="preserve">                                &lt;/xs:element&gt;</w:delText>
                </w:r>
              </w:del>
            </w:ins>
          </w:p>
          <w:p w14:paraId="1F129565" w14:textId="3E53EE33" w:rsidR="00874469" w:rsidDel="00E067A3" w:rsidRDefault="00874469">
            <w:pPr>
              <w:pStyle w:val="Appx"/>
              <w:rPr>
                <w:ins w:id="16766" w:author="aas" w:date="2013-10-14T02:06:00Z"/>
                <w:del w:id="16767" w:author="Anees Shaikh" w:date="2013-10-19T02:16:00Z"/>
              </w:rPr>
              <w:pPrChange w:id="16768" w:author="Anees Shaikh" w:date="2013-10-19T02:16:00Z">
                <w:pPr>
                  <w:pStyle w:val="XML1"/>
                </w:pPr>
              </w:pPrChange>
            </w:pPr>
            <w:ins w:id="16769" w:author="aas" w:date="2013-10-14T02:06:00Z">
              <w:del w:id="16770" w:author="Anees Shaikh" w:date="2013-10-19T02:16:00Z">
                <w:r w:rsidDel="00E067A3">
                  <w:delText xml:space="preserve">                                &lt;xs:element name="port" minOccurs="0"  type="inet:port-number"&gt;</w:delText>
                </w:r>
              </w:del>
            </w:ins>
          </w:p>
          <w:p w14:paraId="26FA191D" w14:textId="75582642" w:rsidR="00874469" w:rsidDel="00E067A3" w:rsidRDefault="00874469">
            <w:pPr>
              <w:pStyle w:val="Appx"/>
              <w:rPr>
                <w:ins w:id="16771" w:author="aas" w:date="2013-10-14T02:06:00Z"/>
                <w:del w:id="16772" w:author="Anees Shaikh" w:date="2013-10-19T02:16:00Z"/>
              </w:rPr>
              <w:pPrChange w:id="16773" w:author="Anees Shaikh" w:date="2013-10-19T02:16:00Z">
                <w:pPr>
                  <w:pStyle w:val="XML1"/>
                </w:pPr>
              </w:pPrChange>
            </w:pPr>
            <w:ins w:id="16774" w:author="aas" w:date="2013-10-14T02:06:00Z">
              <w:del w:id="16775" w:author="Anees Shaikh" w:date="2013-10-19T02:16:00Z">
                <w:r w:rsidDel="00E067A3">
                  <w:delText xml:space="preserve">                                  &lt;xs:annotation&gt;</w:delText>
                </w:r>
              </w:del>
            </w:ins>
          </w:p>
          <w:p w14:paraId="63A223B5" w14:textId="51C099FA" w:rsidR="00874469" w:rsidDel="00E067A3" w:rsidRDefault="00874469">
            <w:pPr>
              <w:pStyle w:val="Appx"/>
              <w:rPr>
                <w:ins w:id="16776" w:author="aas" w:date="2013-10-14T02:06:00Z"/>
                <w:del w:id="16777" w:author="Anees Shaikh" w:date="2013-10-19T02:16:00Z"/>
              </w:rPr>
              <w:pPrChange w:id="16778" w:author="Anees Shaikh" w:date="2013-10-19T02:16:00Z">
                <w:pPr>
                  <w:pStyle w:val="XML1"/>
                </w:pPr>
              </w:pPrChange>
            </w:pPr>
            <w:ins w:id="16779" w:author="aas" w:date="2013-10-14T02:06:00Z">
              <w:del w:id="16780" w:author="Anees Shaikh" w:date="2013-10-19T02:16:00Z">
                <w:r w:rsidDel="00E067A3">
                  <w:delText xml:space="preserve">                                    &lt;xs:documentation&gt;</w:delText>
                </w:r>
              </w:del>
            </w:ins>
          </w:p>
          <w:p w14:paraId="5E40BD1B" w14:textId="64DFEA27" w:rsidR="00874469" w:rsidDel="00E067A3" w:rsidRDefault="00874469">
            <w:pPr>
              <w:pStyle w:val="Appx"/>
              <w:rPr>
                <w:ins w:id="16781" w:author="aas" w:date="2013-10-14T02:06:00Z"/>
                <w:del w:id="16782" w:author="Anees Shaikh" w:date="2013-10-19T02:16:00Z"/>
              </w:rPr>
              <w:pPrChange w:id="16783" w:author="Anees Shaikh" w:date="2013-10-19T02:16:00Z">
                <w:pPr>
                  <w:pStyle w:val="XML1"/>
                </w:pPr>
              </w:pPrChange>
            </w:pPr>
            <w:ins w:id="16784" w:author="aas" w:date="2013-10-14T02:06:00Z">
              <w:del w:id="16785" w:author="Anees Shaikh" w:date="2013-10-19T02:16:00Z">
                <w:r w:rsidDel="00E067A3">
                  <w:delText xml:space="preserve">                                      The TCP port number at the OpenFlow Controller.  This port number is</w:delText>
                </w:r>
              </w:del>
            </w:ins>
          </w:p>
          <w:p w14:paraId="74A3934A" w14:textId="54C57501" w:rsidR="00874469" w:rsidDel="00E067A3" w:rsidRDefault="00874469">
            <w:pPr>
              <w:pStyle w:val="Appx"/>
              <w:rPr>
                <w:ins w:id="16786" w:author="aas" w:date="2013-10-14T02:06:00Z"/>
                <w:del w:id="16787" w:author="Anees Shaikh" w:date="2013-10-19T02:16:00Z"/>
              </w:rPr>
              <w:pPrChange w:id="16788" w:author="Anees Shaikh" w:date="2013-10-19T02:16:00Z">
                <w:pPr>
                  <w:pStyle w:val="XML1"/>
                </w:pPr>
              </w:pPrChange>
            </w:pPr>
            <w:ins w:id="16789" w:author="aas" w:date="2013-10-14T02:06:00Z">
              <w:del w:id="16790" w:author="Anees Shaikh" w:date="2013-10-19T02:16:00Z">
                <w:r w:rsidDel="00E067A3">
                  <w:delText xml:space="preserve">                                             used by the OpenFlow Logical Switch when connecting to the</w:delText>
                </w:r>
              </w:del>
            </w:ins>
          </w:p>
          <w:p w14:paraId="42567FF5" w14:textId="36268C25" w:rsidR="00874469" w:rsidDel="00E067A3" w:rsidRDefault="00874469">
            <w:pPr>
              <w:pStyle w:val="Appx"/>
              <w:rPr>
                <w:ins w:id="16791" w:author="aas" w:date="2013-10-14T02:06:00Z"/>
                <w:del w:id="16792" w:author="Anees Shaikh" w:date="2013-10-19T02:16:00Z"/>
              </w:rPr>
              <w:pPrChange w:id="16793" w:author="Anees Shaikh" w:date="2013-10-19T02:16:00Z">
                <w:pPr>
                  <w:pStyle w:val="XML1"/>
                </w:pPr>
              </w:pPrChange>
            </w:pPr>
            <w:ins w:id="16794" w:author="aas" w:date="2013-10-14T02:06:00Z">
              <w:del w:id="16795" w:author="Anees Shaikh" w:date="2013-10-19T02:16:00Z">
                <w:r w:rsidDel="00E067A3">
                  <w:delText xml:space="preserve">                                             OpenFlow Controller using TCP or TLS.  The default value is</w:delText>
                </w:r>
              </w:del>
            </w:ins>
          </w:p>
          <w:p w14:paraId="0B77C06F" w14:textId="7FDB26AD" w:rsidR="00874469" w:rsidDel="00E067A3" w:rsidRDefault="00874469">
            <w:pPr>
              <w:pStyle w:val="Appx"/>
              <w:rPr>
                <w:ins w:id="16796" w:author="aas" w:date="2013-10-14T02:06:00Z"/>
                <w:del w:id="16797" w:author="Anees Shaikh" w:date="2013-10-19T02:16:00Z"/>
              </w:rPr>
              <w:pPrChange w:id="16798" w:author="Anees Shaikh" w:date="2013-10-19T02:16:00Z">
                <w:pPr>
                  <w:pStyle w:val="XML1"/>
                </w:pPr>
              </w:pPrChange>
            </w:pPr>
            <w:ins w:id="16799" w:author="aas" w:date="2013-10-14T02:06:00Z">
              <w:del w:id="16800" w:author="Anees Shaikh" w:date="2013-10-19T02:16:00Z">
                <w:r w:rsidDel="00E067A3">
                  <w:delText xml:space="preserve">                                             6633.</w:delText>
                </w:r>
              </w:del>
            </w:ins>
          </w:p>
          <w:p w14:paraId="0C1E216B" w14:textId="1567C6BE" w:rsidR="00874469" w:rsidDel="00E067A3" w:rsidRDefault="00874469">
            <w:pPr>
              <w:pStyle w:val="Appx"/>
              <w:rPr>
                <w:ins w:id="16801" w:author="aas" w:date="2013-10-14T02:06:00Z"/>
                <w:del w:id="16802" w:author="Anees Shaikh" w:date="2013-10-19T02:16:00Z"/>
              </w:rPr>
              <w:pPrChange w:id="16803" w:author="Anees Shaikh" w:date="2013-10-19T02:16:00Z">
                <w:pPr>
                  <w:pStyle w:val="XML1"/>
                </w:pPr>
              </w:pPrChange>
            </w:pPr>
            <w:ins w:id="16804" w:author="aas" w:date="2013-10-14T02:06:00Z">
              <w:del w:id="16805" w:author="Anees Shaikh" w:date="2013-10-19T02:16:00Z">
                <w:r w:rsidDel="00E067A3">
                  <w:delText xml:space="preserve">                                    &lt;/xs:documentation&gt;</w:delText>
                </w:r>
              </w:del>
            </w:ins>
          </w:p>
          <w:p w14:paraId="7AF4B719" w14:textId="3BFD69E5" w:rsidR="00874469" w:rsidDel="00E067A3" w:rsidRDefault="00874469">
            <w:pPr>
              <w:pStyle w:val="Appx"/>
              <w:rPr>
                <w:ins w:id="16806" w:author="aas" w:date="2013-10-14T02:06:00Z"/>
                <w:del w:id="16807" w:author="Anees Shaikh" w:date="2013-10-19T02:16:00Z"/>
              </w:rPr>
              <w:pPrChange w:id="16808" w:author="Anees Shaikh" w:date="2013-10-19T02:16:00Z">
                <w:pPr>
                  <w:pStyle w:val="XML1"/>
                </w:pPr>
              </w:pPrChange>
            </w:pPr>
            <w:ins w:id="16809" w:author="aas" w:date="2013-10-14T02:06:00Z">
              <w:del w:id="16810" w:author="Anees Shaikh" w:date="2013-10-19T02:16:00Z">
                <w:r w:rsidDel="00E067A3">
                  <w:delText xml:space="preserve">                                  &lt;/xs:annotation&gt;</w:delText>
                </w:r>
              </w:del>
            </w:ins>
          </w:p>
          <w:p w14:paraId="192120E3" w14:textId="03D45461" w:rsidR="00874469" w:rsidDel="00E067A3" w:rsidRDefault="00874469">
            <w:pPr>
              <w:pStyle w:val="Appx"/>
              <w:rPr>
                <w:ins w:id="16811" w:author="aas" w:date="2013-10-14T02:06:00Z"/>
                <w:del w:id="16812" w:author="Anees Shaikh" w:date="2013-10-19T02:16:00Z"/>
              </w:rPr>
              <w:pPrChange w:id="16813" w:author="Anees Shaikh" w:date="2013-10-19T02:16:00Z">
                <w:pPr>
                  <w:pStyle w:val="XML1"/>
                </w:pPr>
              </w:pPrChange>
            </w:pPr>
            <w:ins w:id="16814" w:author="aas" w:date="2013-10-14T02:06:00Z">
              <w:del w:id="16815" w:author="Anees Shaikh" w:date="2013-10-19T02:16:00Z">
                <w:r w:rsidDel="00E067A3">
                  <w:delText xml:space="preserve">                                &lt;/xs:element&gt;</w:delText>
                </w:r>
              </w:del>
            </w:ins>
          </w:p>
          <w:p w14:paraId="26F76009" w14:textId="03B5CD15" w:rsidR="00874469" w:rsidDel="00E067A3" w:rsidRDefault="00874469">
            <w:pPr>
              <w:pStyle w:val="Appx"/>
              <w:rPr>
                <w:ins w:id="16816" w:author="aas" w:date="2013-10-14T02:06:00Z"/>
                <w:del w:id="16817" w:author="Anees Shaikh" w:date="2013-10-19T02:16:00Z"/>
              </w:rPr>
              <w:pPrChange w:id="16818" w:author="Anees Shaikh" w:date="2013-10-19T02:16:00Z">
                <w:pPr>
                  <w:pStyle w:val="XML1"/>
                </w:pPr>
              </w:pPrChange>
            </w:pPr>
            <w:ins w:id="16819" w:author="aas" w:date="2013-10-14T02:06:00Z">
              <w:del w:id="16820" w:author="Anees Shaikh" w:date="2013-10-19T02:16:00Z">
                <w:r w:rsidDel="00E067A3">
                  <w:delText xml:space="preserve">                                &lt;xs:element name="local-ip-address" minOccurs="0"  type="inet:ip-address"&gt;</w:delText>
                </w:r>
              </w:del>
            </w:ins>
          </w:p>
          <w:p w14:paraId="7B2BFC41" w14:textId="708948D0" w:rsidR="00874469" w:rsidDel="00E067A3" w:rsidRDefault="00874469">
            <w:pPr>
              <w:pStyle w:val="Appx"/>
              <w:rPr>
                <w:ins w:id="16821" w:author="aas" w:date="2013-10-14T02:06:00Z"/>
                <w:del w:id="16822" w:author="Anees Shaikh" w:date="2013-10-19T02:16:00Z"/>
              </w:rPr>
              <w:pPrChange w:id="16823" w:author="Anees Shaikh" w:date="2013-10-19T02:16:00Z">
                <w:pPr>
                  <w:pStyle w:val="XML1"/>
                </w:pPr>
              </w:pPrChange>
            </w:pPr>
            <w:ins w:id="16824" w:author="aas" w:date="2013-10-14T02:06:00Z">
              <w:del w:id="16825" w:author="Anees Shaikh" w:date="2013-10-19T02:16:00Z">
                <w:r w:rsidDel="00E067A3">
                  <w:delText xml:space="preserve">                                  &lt;xs:annotation&gt;</w:delText>
                </w:r>
              </w:del>
            </w:ins>
          </w:p>
          <w:p w14:paraId="61793249" w14:textId="724DA8C7" w:rsidR="00874469" w:rsidDel="00E067A3" w:rsidRDefault="00874469">
            <w:pPr>
              <w:pStyle w:val="Appx"/>
              <w:rPr>
                <w:ins w:id="16826" w:author="aas" w:date="2013-10-14T02:06:00Z"/>
                <w:del w:id="16827" w:author="Anees Shaikh" w:date="2013-10-19T02:16:00Z"/>
              </w:rPr>
              <w:pPrChange w:id="16828" w:author="Anees Shaikh" w:date="2013-10-19T02:16:00Z">
                <w:pPr>
                  <w:pStyle w:val="XML1"/>
                </w:pPr>
              </w:pPrChange>
            </w:pPr>
            <w:ins w:id="16829" w:author="aas" w:date="2013-10-14T02:06:00Z">
              <w:del w:id="16830" w:author="Anees Shaikh" w:date="2013-10-19T02:16:00Z">
                <w:r w:rsidDel="00E067A3">
                  <w:delText xml:space="preserve">                                    &lt;xs:documentation&gt;</w:delText>
                </w:r>
              </w:del>
            </w:ins>
          </w:p>
          <w:p w14:paraId="018B1149" w14:textId="2850D4BA" w:rsidR="00874469" w:rsidDel="00E067A3" w:rsidRDefault="00874469">
            <w:pPr>
              <w:pStyle w:val="Appx"/>
              <w:rPr>
                <w:ins w:id="16831" w:author="aas" w:date="2013-10-14T02:06:00Z"/>
                <w:del w:id="16832" w:author="Anees Shaikh" w:date="2013-10-19T02:16:00Z"/>
              </w:rPr>
              <w:pPrChange w:id="16833" w:author="Anees Shaikh" w:date="2013-10-19T02:16:00Z">
                <w:pPr>
                  <w:pStyle w:val="XML1"/>
                </w:pPr>
              </w:pPrChange>
            </w:pPr>
            <w:ins w:id="16834" w:author="aas" w:date="2013-10-14T02:06:00Z">
              <w:del w:id="16835" w:author="Anees Shaikh" w:date="2013-10-19T02:16:00Z">
                <w:r w:rsidDel="00E067A3">
                  <w:delText xml:space="preserve">                                      The local IP address of the OpenFlow Logical Switch when connecting to</w:delText>
                </w:r>
              </w:del>
            </w:ins>
          </w:p>
          <w:p w14:paraId="4F22CD2C" w14:textId="3FFDB5EB" w:rsidR="00874469" w:rsidDel="00E067A3" w:rsidRDefault="00874469">
            <w:pPr>
              <w:pStyle w:val="Appx"/>
              <w:rPr>
                <w:ins w:id="16836" w:author="aas" w:date="2013-10-14T02:06:00Z"/>
                <w:del w:id="16837" w:author="Anees Shaikh" w:date="2013-10-19T02:16:00Z"/>
              </w:rPr>
              <w:pPrChange w:id="16838" w:author="Anees Shaikh" w:date="2013-10-19T02:16:00Z">
                <w:pPr>
                  <w:pStyle w:val="XML1"/>
                </w:pPr>
              </w:pPrChange>
            </w:pPr>
            <w:ins w:id="16839" w:author="aas" w:date="2013-10-14T02:06:00Z">
              <w:del w:id="16840" w:author="Anees Shaikh" w:date="2013-10-19T02:16:00Z">
                <w:r w:rsidDel="00E067A3">
                  <w:delText xml:space="preserve">                                            this OpenFlow Controller.  It is the source IP address of</w:delText>
                </w:r>
              </w:del>
            </w:ins>
          </w:p>
          <w:p w14:paraId="0525FEE9" w14:textId="33BA6C40" w:rsidR="00874469" w:rsidDel="00E067A3" w:rsidRDefault="00874469">
            <w:pPr>
              <w:pStyle w:val="Appx"/>
              <w:rPr>
                <w:ins w:id="16841" w:author="aas" w:date="2013-10-14T02:06:00Z"/>
                <w:del w:id="16842" w:author="Anees Shaikh" w:date="2013-10-19T02:16:00Z"/>
              </w:rPr>
              <w:pPrChange w:id="16843" w:author="Anees Shaikh" w:date="2013-10-19T02:16:00Z">
                <w:pPr>
                  <w:pStyle w:val="XML1"/>
                </w:pPr>
              </w:pPrChange>
            </w:pPr>
            <w:ins w:id="16844" w:author="aas" w:date="2013-10-14T02:06:00Z">
              <w:del w:id="16845" w:author="Anees Shaikh" w:date="2013-10-19T02:16:00Z">
                <w:r w:rsidDel="00E067A3">
                  <w:delText xml:space="preserve">                                            packets sent to this OpenFlow Controller.  If present, this</w:delText>
                </w:r>
              </w:del>
            </w:ins>
          </w:p>
          <w:p w14:paraId="1DB0DB22" w14:textId="11D7A261" w:rsidR="00874469" w:rsidDel="00E067A3" w:rsidRDefault="00874469">
            <w:pPr>
              <w:pStyle w:val="Appx"/>
              <w:rPr>
                <w:ins w:id="16846" w:author="aas" w:date="2013-10-14T02:06:00Z"/>
                <w:del w:id="16847" w:author="Anees Shaikh" w:date="2013-10-19T02:16:00Z"/>
              </w:rPr>
              <w:pPrChange w:id="16848" w:author="Anees Shaikh" w:date="2013-10-19T02:16:00Z">
                <w:pPr>
                  <w:pStyle w:val="XML1"/>
                </w:pPr>
              </w:pPrChange>
            </w:pPr>
            <w:ins w:id="16849" w:author="aas" w:date="2013-10-14T02:06:00Z">
              <w:del w:id="16850" w:author="Anees Shaikh" w:date="2013-10-19T02:16:00Z">
                <w:r w:rsidDel="00E067A3">
                  <w:delText xml:space="preserve">                                            element overrides any default IP address.</w:delText>
                </w:r>
              </w:del>
            </w:ins>
          </w:p>
          <w:p w14:paraId="24D35A74" w14:textId="187D2687" w:rsidR="00874469" w:rsidDel="00E067A3" w:rsidRDefault="00874469">
            <w:pPr>
              <w:pStyle w:val="Appx"/>
              <w:rPr>
                <w:ins w:id="16851" w:author="aas" w:date="2013-10-14T02:06:00Z"/>
                <w:del w:id="16852" w:author="Anees Shaikh" w:date="2013-10-19T02:16:00Z"/>
              </w:rPr>
              <w:pPrChange w:id="16853" w:author="Anees Shaikh" w:date="2013-10-19T02:16:00Z">
                <w:pPr>
                  <w:pStyle w:val="XML1"/>
                </w:pPr>
              </w:pPrChange>
            </w:pPr>
            <w:ins w:id="16854" w:author="aas" w:date="2013-10-14T02:06:00Z">
              <w:del w:id="16855" w:author="Anees Shaikh" w:date="2013-10-19T02:16:00Z">
                <w:r w:rsidDel="00E067A3">
                  <w:delText xml:space="preserve">                                            </w:delText>
                </w:r>
              </w:del>
            </w:ins>
          </w:p>
          <w:p w14:paraId="5B41E955" w14:textId="5362C47D" w:rsidR="00874469" w:rsidDel="00E067A3" w:rsidRDefault="00874469">
            <w:pPr>
              <w:pStyle w:val="Appx"/>
              <w:rPr>
                <w:ins w:id="16856" w:author="aas" w:date="2013-10-14T02:06:00Z"/>
                <w:del w:id="16857" w:author="Anees Shaikh" w:date="2013-10-19T02:16:00Z"/>
              </w:rPr>
              <w:pPrChange w:id="16858" w:author="Anees Shaikh" w:date="2013-10-19T02:16:00Z">
                <w:pPr>
                  <w:pStyle w:val="XML1"/>
                </w:pPr>
              </w:pPrChange>
            </w:pPr>
            <w:ins w:id="16859" w:author="aas" w:date="2013-10-14T02:06:00Z">
              <w:del w:id="16860" w:author="Anees Shaikh" w:date="2013-10-19T02:16:00Z">
                <w:r w:rsidDel="00E067A3">
                  <w:delText xml:space="preserve">                                            This element is optional. Attempts to set this element to an IP</w:delText>
                </w:r>
              </w:del>
            </w:ins>
          </w:p>
          <w:p w14:paraId="0AA14FE1" w14:textId="0F18BFF6" w:rsidR="00874469" w:rsidDel="00E067A3" w:rsidRDefault="00874469">
            <w:pPr>
              <w:pStyle w:val="Appx"/>
              <w:rPr>
                <w:ins w:id="16861" w:author="aas" w:date="2013-10-14T02:06:00Z"/>
                <w:del w:id="16862" w:author="Anees Shaikh" w:date="2013-10-19T02:16:00Z"/>
              </w:rPr>
              <w:pPrChange w:id="16863" w:author="Anees Shaikh" w:date="2013-10-19T02:16:00Z">
                <w:pPr>
                  <w:pStyle w:val="XML1"/>
                </w:pPr>
              </w:pPrChange>
            </w:pPr>
            <w:ins w:id="16864" w:author="aas" w:date="2013-10-14T02:06:00Z">
              <w:del w:id="16865" w:author="Anees Shaikh" w:date="2013-10-19T02:16:00Z">
                <w:r w:rsidDel="00E067A3">
                  <w:delText xml:space="preserve">                                            address that cannot be used by the OpenFlow Logical Switch MUST</w:delText>
                </w:r>
              </w:del>
            </w:ins>
          </w:p>
          <w:p w14:paraId="698210BA" w14:textId="798385AE" w:rsidR="00874469" w:rsidDel="00E067A3" w:rsidRDefault="00874469">
            <w:pPr>
              <w:pStyle w:val="Appx"/>
              <w:rPr>
                <w:ins w:id="16866" w:author="aas" w:date="2013-10-14T02:06:00Z"/>
                <w:del w:id="16867" w:author="Anees Shaikh" w:date="2013-10-19T02:16:00Z"/>
              </w:rPr>
              <w:pPrChange w:id="16868" w:author="Anees Shaikh" w:date="2013-10-19T02:16:00Z">
                <w:pPr>
                  <w:pStyle w:val="XML1"/>
                </w:pPr>
              </w:pPrChange>
            </w:pPr>
            <w:ins w:id="16869" w:author="aas" w:date="2013-10-14T02:06:00Z">
              <w:del w:id="16870" w:author="Anees Shaikh" w:date="2013-10-19T02:16:00Z">
                <w:r w:rsidDel="00E067A3">
                  <w:delText xml:space="preserve">                                            result in an 'bad-element' error with type 'application'. The</w:delText>
                </w:r>
              </w:del>
            </w:ins>
          </w:p>
          <w:p w14:paraId="3DC88CEE" w14:textId="45AC50B5" w:rsidR="00874469" w:rsidDel="00E067A3" w:rsidRDefault="00874469">
            <w:pPr>
              <w:pStyle w:val="Appx"/>
              <w:rPr>
                <w:ins w:id="16871" w:author="aas" w:date="2013-10-14T02:06:00Z"/>
                <w:del w:id="16872" w:author="Anees Shaikh" w:date="2013-10-19T02:16:00Z"/>
              </w:rPr>
              <w:pPrChange w:id="16873" w:author="Anees Shaikh" w:date="2013-10-19T02:16:00Z">
                <w:pPr>
                  <w:pStyle w:val="XML1"/>
                </w:pPr>
              </w:pPrChange>
            </w:pPr>
            <w:ins w:id="16874" w:author="aas" w:date="2013-10-14T02:06:00Z">
              <w:del w:id="16875" w:author="Anees Shaikh" w:date="2013-10-19T02:16:00Z">
                <w:r w:rsidDel="00E067A3">
                  <w:delText xml:space="preserve">                                            &amp;lt;error-info&amp;gt; element MUST contain the name of this element in</w:delText>
                </w:r>
              </w:del>
            </w:ins>
          </w:p>
          <w:p w14:paraId="51D36CBD" w14:textId="7EA10A30" w:rsidR="00874469" w:rsidDel="00E067A3" w:rsidRDefault="00874469">
            <w:pPr>
              <w:pStyle w:val="Appx"/>
              <w:rPr>
                <w:ins w:id="16876" w:author="aas" w:date="2013-10-14T02:06:00Z"/>
                <w:del w:id="16877" w:author="Anees Shaikh" w:date="2013-10-19T02:16:00Z"/>
              </w:rPr>
              <w:pPrChange w:id="16878" w:author="Anees Shaikh" w:date="2013-10-19T02:16:00Z">
                <w:pPr>
                  <w:pStyle w:val="XML1"/>
                </w:pPr>
              </w:pPrChange>
            </w:pPr>
            <w:ins w:id="16879" w:author="aas" w:date="2013-10-14T02:06:00Z">
              <w:del w:id="16880" w:author="Anees Shaikh" w:date="2013-10-19T02:16:00Z">
                <w:r w:rsidDel="00E067A3">
                  <w:delText xml:space="preserve">                                            the &amp;lt;bad-element&amp;gt; element.</w:delText>
                </w:r>
              </w:del>
            </w:ins>
          </w:p>
          <w:p w14:paraId="36FF662D" w14:textId="38F59C7E" w:rsidR="00874469" w:rsidDel="00E067A3" w:rsidRDefault="00874469">
            <w:pPr>
              <w:pStyle w:val="Appx"/>
              <w:rPr>
                <w:ins w:id="16881" w:author="aas" w:date="2013-10-14T02:06:00Z"/>
                <w:del w:id="16882" w:author="Anees Shaikh" w:date="2013-10-19T02:16:00Z"/>
              </w:rPr>
              <w:pPrChange w:id="16883" w:author="Anees Shaikh" w:date="2013-10-19T02:16:00Z">
                <w:pPr>
                  <w:pStyle w:val="XML1"/>
                </w:pPr>
              </w:pPrChange>
            </w:pPr>
            <w:ins w:id="16884" w:author="aas" w:date="2013-10-14T02:06:00Z">
              <w:del w:id="16885" w:author="Anees Shaikh" w:date="2013-10-19T02:16:00Z">
                <w:r w:rsidDel="00E067A3">
                  <w:delText xml:space="preserve">                                    &lt;/xs:documentation&gt;</w:delText>
                </w:r>
              </w:del>
            </w:ins>
          </w:p>
          <w:p w14:paraId="7EFFAC2D" w14:textId="41816CEF" w:rsidR="00874469" w:rsidDel="00E067A3" w:rsidRDefault="00874469">
            <w:pPr>
              <w:pStyle w:val="Appx"/>
              <w:rPr>
                <w:ins w:id="16886" w:author="aas" w:date="2013-10-14T02:06:00Z"/>
                <w:del w:id="16887" w:author="Anees Shaikh" w:date="2013-10-19T02:16:00Z"/>
              </w:rPr>
              <w:pPrChange w:id="16888" w:author="Anees Shaikh" w:date="2013-10-19T02:16:00Z">
                <w:pPr>
                  <w:pStyle w:val="XML1"/>
                </w:pPr>
              </w:pPrChange>
            </w:pPr>
            <w:ins w:id="16889" w:author="aas" w:date="2013-10-14T02:06:00Z">
              <w:del w:id="16890" w:author="Anees Shaikh" w:date="2013-10-19T02:16:00Z">
                <w:r w:rsidDel="00E067A3">
                  <w:delText xml:space="preserve">                                  &lt;/xs:annotation&gt;</w:delText>
                </w:r>
              </w:del>
            </w:ins>
          </w:p>
          <w:p w14:paraId="317D46C4" w14:textId="1D3CF188" w:rsidR="00874469" w:rsidDel="00E067A3" w:rsidRDefault="00874469">
            <w:pPr>
              <w:pStyle w:val="Appx"/>
              <w:rPr>
                <w:ins w:id="16891" w:author="aas" w:date="2013-10-14T02:06:00Z"/>
                <w:del w:id="16892" w:author="Anees Shaikh" w:date="2013-10-19T02:16:00Z"/>
              </w:rPr>
              <w:pPrChange w:id="16893" w:author="Anees Shaikh" w:date="2013-10-19T02:16:00Z">
                <w:pPr>
                  <w:pStyle w:val="XML1"/>
                </w:pPr>
              </w:pPrChange>
            </w:pPr>
            <w:ins w:id="16894" w:author="aas" w:date="2013-10-14T02:06:00Z">
              <w:del w:id="16895" w:author="Anees Shaikh" w:date="2013-10-19T02:16:00Z">
                <w:r w:rsidDel="00E067A3">
                  <w:delText xml:space="preserve">                                &lt;/xs:element&gt;</w:delText>
                </w:r>
              </w:del>
            </w:ins>
          </w:p>
          <w:p w14:paraId="2E108FF7" w14:textId="460AA6AD" w:rsidR="00874469" w:rsidDel="00E067A3" w:rsidRDefault="00874469">
            <w:pPr>
              <w:pStyle w:val="Appx"/>
              <w:rPr>
                <w:ins w:id="16896" w:author="aas" w:date="2013-10-14T02:06:00Z"/>
                <w:del w:id="16897" w:author="Anees Shaikh" w:date="2013-10-19T02:16:00Z"/>
              </w:rPr>
              <w:pPrChange w:id="16898" w:author="Anees Shaikh" w:date="2013-10-19T02:16:00Z">
                <w:pPr>
                  <w:pStyle w:val="XML1"/>
                </w:pPr>
              </w:pPrChange>
            </w:pPr>
            <w:ins w:id="16899" w:author="aas" w:date="2013-10-14T02:06:00Z">
              <w:del w:id="16900" w:author="Anees Shaikh" w:date="2013-10-19T02:16:00Z">
                <w:r w:rsidDel="00E067A3">
                  <w:delText xml:space="preserve">                                &lt;xs:element name="local-port" minOccurs="0"  type="inet:port-number"&gt;</w:delText>
                </w:r>
              </w:del>
            </w:ins>
          </w:p>
          <w:p w14:paraId="4C6FCA80" w14:textId="70E9FA52" w:rsidR="00874469" w:rsidDel="00E067A3" w:rsidRDefault="00874469">
            <w:pPr>
              <w:pStyle w:val="Appx"/>
              <w:rPr>
                <w:ins w:id="16901" w:author="aas" w:date="2013-10-14T02:06:00Z"/>
                <w:del w:id="16902" w:author="Anees Shaikh" w:date="2013-10-19T02:16:00Z"/>
              </w:rPr>
              <w:pPrChange w:id="16903" w:author="Anees Shaikh" w:date="2013-10-19T02:16:00Z">
                <w:pPr>
                  <w:pStyle w:val="XML1"/>
                </w:pPr>
              </w:pPrChange>
            </w:pPr>
            <w:ins w:id="16904" w:author="aas" w:date="2013-10-14T02:06:00Z">
              <w:del w:id="16905" w:author="Anees Shaikh" w:date="2013-10-19T02:16:00Z">
                <w:r w:rsidDel="00E067A3">
                  <w:delText xml:space="preserve">                                  &lt;xs:annotation&gt;</w:delText>
                </w:r>
              </w:del>
            </w:ins>
          </w:p>
          <w:p w14:paraId="77B86D2F" w14:textId="5B3501FD" w:rsidR="00874469" w:rsidDel="00E067A3" w:rsidRDefault="00874469">
            <w:pPr>
              <w:pStyle w:val="Appx"/>
              <w:rPr>
                <w:ins w:id="16906" w:author="aas" w:date="2013-10-14T02:06:00Z"/>
                <w:del w:id="16907" w:author="Anees Shaikh" w:date="2013-10-19T02:16:00Z"/>
              </w:rPr>
              <w:pPrChange w:id="16908" w:author="Anees Shaikh" w:date="2013-10-19T02:16:00Z">
                <w:pPr>
                  <w:pStyle w:val="XML1"/>
                </w:pPr>
              </w:pPrChange>
            </w:pPr>
            <w:ins w:id="16909" w:author="aas" w:date="2013-10-14T02:06:00Z">
              <w:del w:id="16910" w:author="Anees Shaikh" w:date="2013-10-19T02:16:00Z">
                <w:r w:rsidDel="00E067A3">
                  <w:delText xml:space="preserve">                                    &lt;xs:documentation&gt;</w:delText>
                </w:r>
              </w:del>
            </w:ins>
          </w:p>
          <w:p w14:paraId="7941985C" w14:textId="1B9A3DD3" w:rsidR="00874469" w:rsidDel="00E067A3" w:rsidRDefault="00874469">
            <w:pPr>
              <w:pStyle w:val="Appx"/>
              <w:rPr>
                <w:ins w:id="16911" w:author="aas" w:date="2013-10-14T02:06:00Z"/>
                <w:del w:id="16912" w:author="Anees Shaikh" w:date="2013-10-19T02:16:00Z"/>
              </w:rPr>
              <w:pPrChange w:id="16913" w:author="Anees Shaikh" w:date="2013-10-19T02:16:00Z">
                <w:pPr>
                  <w:pStyle w:val="XML1"/>
                </w:pPr>
              </w:pPrChange>
            </w:pPr>
            <w:ins w:id="16914" w:author="aas" w:date="2013-10-14T02:06:00Z">
              <w:del w:id="16915" w:author="Anees Shaikh" w:date="2013-10-19T02:16:00Z">
                <w:r w:rsidDel="00E067A3">
                  <w:delText xml:space="preserve">                                      The local TCP port number of the OpenFlow Logical Switch when connecting</w:delText>
                </w:r>
              </w:del>
            </w:ins>
          </w:p>
          <w:p w14:paraId="647EFE07" w14:textId="1DFE8134" w:rsidR="00874469" w:rsidDel="00E067A3" w:rsidRDefault="00874469">
            <w:pPr>
              <w:pStyle w:val="Appx"/>
              <w:rPr>
                <w:ins w:id="16916" w:author="aas" w:date="2013-10-14T02:06:00Z"/>
                <w:del w:id="16917" w:author="Anees Shaikh" w:date="2013-10-19T02:16:00Z"/>
              </w:rPr>
              <w:pPrChange w:id="16918" w:author="Anees Shaikh" w:date="2013-10-19T02:16:00Z">
                <w:pPr>
                  <w:pStyle w:val="XML1"/>
                </w:pPr>
              </w:pPrChange>
            </w:pPr>
            <w:ins w:id="16919" w:author="aas" w:date="2013-10-14T02:06:00Z">
              <w:del w:id="16920" w:author="Anees Shaikh" w:date="2013-10-19T02:16:00Z">
                <w:r w:rsidDel="00E067A3">
                  <w:delText xml:space="preserve">                                             to this OpenFlow Controller.  It is the source TCP port number</w:delText>
                </w:r>
              </w:del>
            </w:ins>
          </w:p>
          <w:p w14:paraId="76E42F14" w14:textId="47AF6E06" w:rsidR="00874469" w:rsidDel="00E067A3" w:rsidRDefault="00874469">
            <w:pPr>
              <w:pStyle w:val="Appx"/>
              <w:rPr>
                <w:ins w:id="16921" w:author="aas" w:date="2013-10-14T02:06:00Z"/>
                <w:del w:id="16922" w:author="Anees Shaikh" w:date="2013-10-19T02:16:00Z"/>
              </w:rPr>
              <w:pPrChange w:id="16923" w:author="Anees Shaikh" w:date="2013-10-19T02:16:00Z">
                <w:pPr>
                  <w:pStyle w:val="XML1"/>
                </w:pPr>
              </w:pPrChange>
            </w:pPr>
            <w:ins w:id="16924" w:author="aas" w:date="2013-10-14T02:06:00Z">
              <w:del w:id="16925" w:author="Anees Shaikh" w:date="2013-10-19T02:16:00Z">
                <w:r w:rsidDel="00E067A3">
                  <w:delText xml:space="preserve">                                             of packets sent to this OpenFlow Controller.  If this element is</w:delText>
                </w:r>
              </w:del>
            </w:ins>
          </w:p>
          <w:p w14:paraId="2AEEF89F" w14:textId="5896AE74" w:rsidR="00874469" w:rsidDel="00E067A3" w:rsidRDefault="00874469">
            <w:pPr>
              <w:pStyle w:val="Appx"/>
              <w:rPr>
                <w:ins w:id="16926" w:author="aas" w:date="2013-10-14T02:06:00Z"/>
                <w:del w:id="16927" w:author="Anees Shaikh" w:date="2013-10-19T02:16:00Z"/>
              </w:rPr>
              <w:pPrChange w:id="16928" w:author="Anees Shaikh" w:date="2013-10-19T02:16:00Z">
                <w:pPr>
                  <w:pStyle w:val="XML1"/>
                </w:pPr>
              </w:pPrChange>
            </w:pPr>
            <w:ins w:id="16929" w:author="aas" w:date="2013-10-14T02:06:00Z">
              <w:del w:id="16930" w:author="Anees Shaikh" w:date="2013-10-19T02:16:00Z">
                <w:r w:rsidDel="00E067A3">
                  <w:delText xml:space="preserve">                                             not present, then the port number is chosen arbitrarily by the</w:delText>
                </w:r>
              </w:del>
            </w:ins>
          </w:p>
          <w:p w14:paraId="2CC4A409" w14:textId="27AF76ED" w:rsidR="00874469" w:rsidDel="00E067A3" w:rsidRDefault="00874469">
            <w:pPr>
              <w:pStyle w:val="Appx"/>
              <w:rPr>
                <w:ins w:id="16931" w:author="aas" w:date="2013-10-14T02:06:00Z"/>
                <w:del w:id="16932" w:author="Anees Shaikh" w:date="2013-10-19T02:16:00Z"/>
              </w:rPr>
              <w:pPrChange w:id="16933" w:author="Anees Shaikh" w:date="2013-10-19T02:16:00Z">
                <w:pPr>
                  <w:pStyle w:val="XML1"/>
                </w:pPr>
              </w:pPrChange>
            </w:pPr>
            <w:ins w:id="16934" w:author="aas" w:date="2013-10-14T02:06:00Z">
              <w:del w:id="16935" w:author="Anees Shaikh" w:date="2013-10-19T02:16:00Z">
                <w:r w:rsidDel="00E067A3">
                  <w:delText xml:space="preserve">                                             OpenFlow Logical Switch.</w:delText>
                </w:r>
              </w:del>
            </w:ins>
          </w:p>
          <w:p w14:paraId="0ED5B08F" w14:textId="11723353" w:rsidR="00874469" w:rsidDel="00E067A3" w:rsidRDefault="00874469">
            <w:pPr>
              <w:pStyle w:val="Appx"/>
              <w:rPr>
                <w:ins w:id="16936" w:author="aas" w:date="2013-10-14T02:06:00Z"/>
                <w:del w:id="16937" w:author="Anees Shaikh" w:date="2013-10-19T02:16:00Z"/>
              </w:rPr>
              <w:pPrChange w:id="16938" w:author="Anees Shaikh" w:date="2013-10-19T02:16:00Z">
                <w:pPr>
                  <w:pStyle w:val="XML1"/>
                </w:pPr>
              </w:pPrChange>
            </w:pPr>
            <w:ins w:id="16939" w:author="aas" w:date="2013-10-14T02:06:00Z">
              <w:del w:id="16940" w:author="Anees Shaikh" w:date="2013-10-19T02:16:00Z">
                <w:r w:rsidDel="00E067A3">
                  <w:delText xml:space="preserve">                                          </w:delText>
                </w:r>
              </w:del>
            </w:ins>
          </w:p>
          <w:p w14:paraId="36E315C6" w14:textId="6527A6BB" w:rsidR="00874469" w:rsidDel="00E067A3" w:rsidRDefault="00874469">
            <w:pPr>
              <w:pStyle w:val="Appx"/>
              <w:rPr>
                <w:ins w:id="16941" w:author="aas" w:date="2013-10-14T02:06:00Z"/>
                <w:del w:id="16942" w:author="Anees Shaikh" w:date="2013-10-19T02:16:00Z"/>
              </w:rPr>
              <w:pPrChange w:id="16943" w:author="Anees Shaikh" w:date="2013-10-19T02:16:00Z">
                <w:pPr>
                  <w:pStyle w:val="XML1"/>
                </w:pPr>
              </w:pPrChange>
            </w:pPr>
            <w:ins w:id="16944" w:author="aas" w:date="2013-10-14T02:06:00Z">
              <w:del w:id="16945" w:author="Anees Shaikh" w:date="2013-10-19T02:16:00Z">
                <w:r w:rsidDel="00E067A3">
                  <w:delText xml:space="preserve">                                             This element is optional. Attempts to set this element to a</w:delText>
                </w:r>
              </w:del>
            </w:ins>
          </w:p>
          <w:p w14:paraId="40C70CC5" w14:textId="17C3DFF9" w:rsidR="00874469" w:rsidDel="00E067A3" w:rsidRDefault="00874469">
            <w:pPr>
              <w:pStyle w:val="Appx"/>
              <w:rPr>
                <w:ins w:id="16946" w:author="aas" w:date="2013-10-14T02:06:00Z"/>
                <w:del w:id="16947" w:author="Anees Shaikh" w:date="2013-10-19T02:16:00Z"/>
              </w:rPr>
              <w:pPrChange w:id="16948" w:author="Anees Shaikh" w:date="2013-10-19T02:16:00Z">
                <w:pPr>
                  <w:pStyle w:val="XML1"/>
                </w:pPr>
              </w:pPrChange>
            </w:pPr>
            <w:ins w:id="16949" w:author="aas" w:date="2013-10-14T02:06:00Z">
              <w:del w:id="16950" w:author="Anees Shaikh" w:date="2013-10-19T02:16:00Z">
                <w:r w:rsidDel="00E067A3">
                  <w:delText xml:space="preserve">                                             port number that cannot be used by the OpenFlow Logical</w:delText>
                </w:r>
              </w:del>
            </w:ins>
          </w:p>
          <w:p w14:paraId="2F41B21E" w14:textId="50740E33" w:rsidR="00874469" w:rsidDel="00E067A3" w:rsidRDefault="00874469">
            <w:pPr>
              <w:pStyle w:val="Appx"/>
              <w:rPr>
                <w:ins w:id="16951" w:author="aas" w:date="2013-10-14T02:06:00Z"/>
                <w:del w:id="16952" w:author="Anees Shaikh" w:date="2013-10-19T02:16:00Z"/>
              </w:rPr>
              <w:pPrChange w:id="16953" w:author="Anees Shaikh" w:date="2013-10-19T02:16:00Z">
                <w:pPr>
                  <w:pStyle w:val="XML1"/>
                </w:pPr>
              </w:pPrChange>
            </w:pPr>
            <w:ins w:id="16954" w:author="aas" w:date="2013-10-14T02:06:00Z">
              <w:del w:id="16955" w:author="Anees Shaikh" w:date="2013-10-19T02:16:00Z">
                <w:r w:rsidDel="00E067A3">
                  <w:delText xml:space="preserve">                                             Switch MUST result in an 'bad-element' error with type</w:delText>
                </w:r>
              </w:del>
            </w:ins>
          </w:p>
          <w:p w14:paraId="065AE67E" w14:textId="4A0B90EC" w:rsidR="00874469" w:rsidDel="00E067A3" w:rsidRDefault="00874469">
            <w:pPr>
              <w:pStyle w:val="Appx"/>
              <w:rPr>
                <w:ins w:id="16956" w:author="aas" w:date="2013-10-14T02:06:00Z"/>
                <w:del w:id="16957" w:author="Anees Shaikh" w:date="2013-10-19T02:16:00Z"/>
              </w:rPr>
              <w:pPrChange w:id="16958" w:author="Anees Shaikh" w:date="2013-10-19T02:16:00Z">
                <w:pPr>
                  <w:pStyle w:val="XML1"/>
                </w:pPr>
              </w:pPrChange>
            </w:pPr>
            <w:ins w:id="16959" w:author="aas" w:date="2013-10-14T02:06:00Z">
              <w:del w:id="16960" w:author="Anees Shaikh" w:date="2013-10-19T02:16:00Z">
                <w:r w:rsidDel="00E067A3">
                  <w:delText xml:space="preserve">                                             'application'. The &amp;lt;error-info&amp;gt; element MUST contain the</w:delText>
                </w:r>
              </w:del>
            </w:ins>
          </w:p>
          <w:p w14:paraId="68492F16" w14:textId="38C379F0" w:rsidR="00874469" w:rsidDel="00E067A3" w:rsidRDefault="00874469">
            <w:pPr>
              <w:pStyle w:val="Appx"/>
              <w:rPr>
                <w:ins w:id="16961" w:author="aas" w:date="2013-10-14T02:06:00Z"/>
                <w:del w:id="16962" w:author="Anees Shaikh" w:date="2013-10-19T02:16:00Z"/>
              </w:rPr>
              <w:pPrChange w:id="16963" w:author="Anees Shaikh" w:date="2013-10-19T02:16:00Z">
                <w:pPr>
                  <w:pStyle w:val="XML1"/>
                </w:pPr>
              </w:pPrChange>
            </w:pPr>
            <w:ins w:id="16964" w:author="aas" w:date="2013-10-14T02:06:00Z">
              <w:del w:id="16965" w:author="Anees Shaikh" w:date="2013-10-19T02:16:00Z">
                <w:r w:rsidDel="00E067A3">
                  <w:delText xml:space="preserve">                                             name of this element in the &amp;lt;bad-element&amp;gt; element.</w:delText>
                </w:r>
              </w:del>
            </w:ins>
          </w:p>
          <w:p w14:paraId="5AA04B7D" w14:textId="3E29BB9D" w:rsidR="00874469" w:rsidDel="00E067A3" w:rsidRDefault="00874469">
            <w:pPr>
              <w:pStyle w:val="Appx"/>
              <w:rPr>
                <w:ins w:id="16966" w:author="aas" w:date="2013-10-14T02:06:00Z"/>
                <w:del w:id="16967" w:author="Anees Shaikh" w:date="2013-10-19T02:16:00Z"/>
              </w:rPr>
              <w:pPrChange w:id="16968" w:author="Anees Shaikh" w:date="2013-10-19T02:16:00Z">
                <w:pPr>
                  <w:pStyle w:val="XML1"/>
                </w:pPr>
              </w:pPrChange>
            </w:pPr>
            <w:ins w:id="16969" w:author="aas" w:date="2013-10-14T02:06:00Z">
              <w:del w:id="16970" w:author="Anees Shaikh" w:date="2013-10-19T02:16:00Z">
                <w:r w:rsidDel="00E067A3">
                  <w:delText xml:space="preserve">                                    &lt;/xs:documentation&gt;</w:delText>
                </w:r>
              </w:del>
            </w:ins>
          </w:p>
          <w:p w14:paraId="527CD4D9" w14:textId="620F3E30" w:rsidR="00874469" w:rsidDel="00E067A3" w:rsidRDefault="00874469">
            <w:pPr>
              <w:pStyle w:val="Appx"/>
              <w:rPr>
                <w:ins w:id="16971" w:author="aas" w:date="2013-10-14T02:06:00Z"/>
                <w:del w:id="16972" w:author="Anees Shaikh" w:date="2013-10-19T02:16:00Z"/>
              </w:rPr>
              <w:pPrChange w:id="16973" w:author="Anees Shaikh" w:date="2013-10-19T02:16:00Z">
                <w:pPr>
                  <w:pStyle w:val="XML1"/>
                </w:pPr>
              </w:pPrChange>
            </w:pPr>
            <w:ins w:id="16974" w:author="aas" w:date="2013-10-14T02:06:00Z">
              <w:del w:id="16975" w:author="Anees Shaikh" w:date="2013-10-19T02:16:00Z">
                <w:r w:rsidDel="00E067A3">
                  <w:delText xml:space="preserve">                                  &lt;/xs:annotation&gt;</w:delText>
                </w:r>
              </w:del>
            </w:ins>
          </w:p>
          <w:p w14:paraId="19FE6BE4" w14:textId="7109058D" w:rsidR="00874469" w:rsidDel="00E067A3" w:rsidRDefault="00874469">
            <w:pPr>
              <w:pStyle w:val="Appx"/>
              <w:rPr>
                <w:ins w:id="16976" w:author="aas" w:date="2013-10-14T02:06:00Z"/>
                <w:del w:id="16977" w:author="Anees Shaikh" w:date="2013-10-19T02:16:00Z"/>
              </w:rPr>
              <w:pPrChange w:id="16978" w:author="Anees Shaikh" w:date="2013-10-19T02:16:00Z">
                <w:pPr>
                  <w:pStyle w:val="XML1"/>
                </w:pPr>
              </w:pPrChange>
            </w:pPr>
            <w:ins w:id="16979" w:author="aas" w:date="2013-10-14T02:06:00Z">
              <w:del w:id="16980" w:author="Anees Shaikh" w:date="2013-10-19T02:16:00Z">
                <w:r w:rsidDel="00E067A3">
                  <w:delText xml:space="preserve">                                &lt;/xs:element&gt;</w:delText>
                </w:r>
              </w:del>
            </w:ins>
          </w:p>
          <w:p w14:paraId="507DC240" w14:textId="0226DB34" w:rsidR="00874469" w:rsidDel="00E067A3" w:rsidRDefault="00874469">
            <w:pPr>
              <w:pStyle w:val="Appx"/>
              <w:rPr>
                <w:ins w:id="16981" w:author="aas" w:date="2013-10-14T02:06:00Z"/>
                <w:del w:id="16982" w:author="Anees Shaikh" w:date="2013-10-19T02:16:00Z"/>
              </w:rPr>
              <w:pPrChange w:id="16983" w:author="Anees Shaikh" w:date="2013-10-19T02:16:00Z">
                <w:pPr>
                  <w:pStyle w:val="XML1"/>
                </w:pPr>
              </w:pPrChange>
            </w:pPr>
            <w:ins w:id="16984" w:author="aas" w:date="2013-10-14T02:06:00Z">
              <w:del w:id="16985" w:author="Anees Shaikh" w:date="2013-10-19T02:16:00Z">
                <w:r w:rsidDel="00E067A3">
                  <w:delText xml:space="preserve">                                &lt;xs:element name="protocol" minOccurs="0"&gt;</w:delText>
                </w:r>
              </w:del>
            </w:ins>
          </w:p>
          <w:p w14:paraId="0391E27A" w14:textId="27B3F970" w:rsidR="00874469" w:rsidDel="00E067A3" w:rsidRDefault="00874469">
            <w:pPr>
              <w:pStyle w:val="Appx"/>
              <w:rPr>
                <w:ins w:id="16986" w:author="aas" w:date="2013-10-14T02:06:00Z"/>
                <w:del w:id="16987" w:author="Anees Shaikh" w:date="2013-10-19T02:16:00Z"/>
              </w:rPr>
              <w:pPrChange w:id="16988" w:author="Anees Shaikh" w:date="2013-10-19T02:16:00Z">
                <w:pPr>
                  <w:pStyle w:val="XML1"/>
                </w:pPr>
              </w:pPrChange>
            </w:pPr>
            <w:ins w:id="16989" w:author="aas" w:date="2013-10-14T02:06:00Z">
              <w:del w:id="16990" w:author="Anees Shaikh" w:date="2013-10-19T02:16:00Z">
                <w:r w:rsidDel="00E067A3">
                  <w:delText xml:space="preserve">                                  &lt;xs:annotation&gt;</w:delText>
                </w:r>
              </w:del>
            </w:ins>
          </w:p>
          <w:p w14:paraId="0EAA11E7" w14:textId="3E750339" w:rsidR="00874469" w:rsidDel="00E067A3" w:rsidRDefault="00874469">
            <w:pPr>
              <w:pStyle w:val="Appx"/>
              <w:rPr>
                <w:ins w:id="16991" w:author="aas" w:date="2013-10-14T02:06:00Z"/>
                <w:del w:id="16992" w:author="Anees Shaikh" w:date="2013-10-19T02:16:00Z"/>
              </w:rPr>
              <w:pPrChange w:id="16993" w:author="Anees Shaikh" w:date="2013-10-19T02:16:00Z">
                <w:pPr>
                  <w:pStyle w:val="XML1"/>
                </w:pPr>
              </w:pPrChange>
            </w:pPr>
            <w:ins w:id="16994" w:author="aas" w:date="2013-10-14T02:06:00Z">
              <w:del w:id="16995" w:author="Anees Shaikh" w:date="2013-10-19T02:16:00Z">
                <w:r w:rsidDel="00E067A3">
                  <w:delText xml:space="preserve">                                    &lt;xs:documentation&gt;</w:delText>
                </w:r>
              </w:del>
            </w:ins>
          </w:p>
          <w:p w14:paraId="2D7D8B82" w14:textId="49C410CC" w:rsidR="00874469" w:rsidDel="00E067A3" w:rsidRDefault="00874469">
            <w:pPr>
              <w:pStyle w:val="Appx"/>
              <w:rPr>
                <w:ins w:id="16996" w:author="aas" w:date="2013-10-14T02:06:00Z"/>
                <w:del w:id="16997" w:author="Anees Shaikh" w:date="2013-10-19T02:16:00Z"/>
              </w:rPr>
              <w:pPrChange w:id="16998" w:author="Anees Shaikh" w:date="2013-10-19T02:16:00Z">
                <w:pPr>
                  <w:pStyle w:val="XML1"/>
                </w:pPr>
              </w:pPrChange>
            </w:pPr>
            <w:ins w:id="16999" w:author="aas" w:date="2013-10-14T02:06:00Z">
              <w:del w:id="17000" w:author="Anees Shaikh" w:date="2013-10-19T02:16:00Z">
                <w:r w:rsidDel="00E067A3">
                  <w:delText xml:space="preserve">                                      The default protocol that the OpenFlow Logical Switch uses to connect to</w:delText>
                </w:r>
              </w:del>
            </w:ins>
          </w:p>
          <w:p w14:paraId="445DC3BB" w14:textId="01C53EBA" w:rsidR="00874469" w:rsidDel="00E067A3" w:rsidRDefault="00874469">
            <w:pPr>
              <w:pStyle w:val="Appx"/>
              <w:rPr>
                <w:ins w:id="17001" w:author="aas" w:date="2013-10-14T02:06:00Z"/>
                <w:del w:id="17002" w:author="Anees Shaikh" w:date="2013-10-19T02:16:00Z"/>
              </w:rPr>
              <w:pPrChange w:id="17003" w:author="Anees Shaikh" w:date="2013-10-19T02:16:00Z">
                <w:pPr>
                  <w:pStyle w:val="XML1"/>
                </w:pPr>
              </w:pPrChange>
            </w:pPr>
            <w:ins w:id="17004" w:author="aas" w:date="2013-10-14T02:06:00Z">
              <w:del w:id="17005" w:author="Anees Shaikh" w:date="2013-10-19T02:16:00Z">
                <w:r w:rsidDel="00E067A3">
                  <w:delText xml:space="preserve">                                             this OpenFlow Controller.</w:delText>
                </w:r>
              </w:del>
            </w:ins>
          </w:p>
          <w:p w14:paraId="5C2ABE0A" w14:textId="0704062B" w:rsidR="00874469" w:rsidDel="00E067A3" w:rsidRDefault="00874469">
            <w:pPr>
              <w:pStyle w:val="Appx"/>
              <w:rPr>
                <w:ins w:id="17006" w:author="aas" w:date="2013-10-14T02:06:00Z"/>
                <w:del w:id="17007" w:author="Anees Shaikh" w:date="2013-10-19T02:16:00Z"/>
              </w:rPr>
              <w:pPrChange w:id="17008" w:author="Anees Shaikh" w:date="2013-10-19T02:16:00Z">
                <w:pPr>
                  <w:pStyle w:val="XML1"/>
                </w:pPr>
              </w:pPrChange>
            </w:pPr>
            <w:ins w:id="17009" w:author="aas" w:date="2013-10-14T02:06:00Z">
              <w:del w:id="17010" w:author="Anees Shaikh" w:date="2013-10-19T02:16:00Z">
                <w:r w:rsidDel="00E067A3">
                  <w:delText xml:space="preserve">                                    &lt;/xs:documentation&gt;</w:delText>
                </w:r>
              </w:del>
            </w:ins>
          </w:p>
          <w:p w14:paraId="6EC96F0E" w14:textId="406D53A0" w:rsidR="00874469" w:rsidDel="00E067A3" w:rsidRDefault="00874469">
            <w:pPr>
              <w:pStyle w:val="Appx"/>
              <w:rPr>
                <w:ins w:id="17011" w:author="aas" w:date="2013-10-14T02:06:00Z"/>
                <w:del w:id="17012" w:author="Anees Shaikh" w:date="2013-10-19T02:16:00Z"/>
              </w:rPr>
              <w:pPrChange w:id="17013" w:author="Anees Shaikh" w:date="2013-10-19T02:16:00Z">
                <w:pPr>
                  <w:pStyle w:val="XML1"/>
                </w:pPr>
              </w:pPrChange>
            </w:pPr>
            <w:ins w:id="17014" w:author="aas" w:date="2013-10-14T02:06:00Z">
              <w:del w:id="17015" w:author="Anees Shaikh" w:date="2013-10-19T02:16:00Z">
                <w:r w:rsidDel="00E067A3">
                  <w:delText xml:space="preserve">                                  &lt;/xs:annotation&gt;</w:delText>
                </w:r>
              </w:del>
            </w:ins>
          </w:p>
          <w:p w14:paraId="40B65BBB" w14:textId="260A4206" w:rsidR="00874469" w:rsidDel="00E067A3" w:rsidRDefault="00874469">
            <w:pPr>
              <w:pStyle w:val="Appx"/>
              <w:rPr>
                <w:ins w:id="17016" w:author="aas" w:date="2013-10-14T02:06:00Z"/>
                <w:del w:id="17017" w:author="Anees Shaikh" w:date="2013-10-19T02:16:00Z"/>
              </w:rPr>
              <w:pPrChange w:id="17018" w:author="Anees Shaikh" w:date="2013-10-19T02:16:00Z">
                <w:pPr>
                  <w:pStyle w:val="XML1"/>
                </w:pPr>
              </w:pPrChange>
            </w:pPr>
            <w:ins w:id="17019" w:author="aas" w:date="2013-10-14T02:06:00Z">
              <w:del w:id="17020" w:author="Anees Shaikh" w:date="2013-10-19T02:16:00Z">
                <w:r w:rsidDel="00E067A3">
                  <w:delText xml:space="preserve">                                  &lt;xs:simpleType&gt;</w:delText>
                </w:r>
              </w:del>
            </w:ins>
          </w:p>
          <w:p w14:paraId="2EE9E149" w14:textId="7293AFC0" w:rsidR="00874469" w:rsidDel="00E067A3" w:rsidRDefault="00874469">
            <w:pPr>
              <w:pStyle w:val="Appx"/>
              <w:rPr>
                <w:ins w:id="17021" w:author="aas" w:date="2013-10-14T02:06:00Z"/>
                <w:del w:id="17022" w:author="Anees Shaikh" w:date="2013-10-19T02:16:00Z"/>
              </w:rPr>
              <w:pPrChange w:id="17023" w:author="Anees Shaikh" w:date="2013-10-19T02:16:00Z">
                <w:pPr>
                  <w:pStyle w:val="XML1"/>
                </w:pPr>
              </w:pPrChange>
            </w:pPr>
            <w:ins w:id="17024" w:author="aas" w:date="2013-10-14T02:06:00Z">
              <w:del w:id="17025" w:author="Anees Shaikh" w:date="2013-10-19T02:16:00Z">
                <w:r w:rsidDel="00E067A3">
                  <w:delText xml:space="preserve">                                    &lt;xs:restriction base="xs:string"&gt;</w:delText>
                </w:r>
              </w:del>
            </w:ins>
          </w:p>
          <w:p w14:paraId="5D748AE1" w14:textId="26CA5535" w:rsidR="00874469" w:rsidDel="00E067A3" w:rsidRDefault="00874469">
            <w:pPr>
              <w:pStyle w:val="Appx"/>
              <w:rPr>
                <w:ins w:id="17026" w:author="aas" w:date="2013-10-14T02:06:00Z"/>
                <w:del w:id="17027" w:author="Anees Shaikh" w:date="2013-10-19T02:16:00Z"/>
              </w:rPr>
              <w:pPrChange w:id="17028" w:author="Anees Shaikh" w:date="2013-10-19T02:16:00Z">
                <w:pPr>
                  <w:pStyle w:val="XML1"/>
                </w:pPr>
              </w:pPrChange>
            </w:pPr>
            <w:ins w:id="17029" w:author="aas" w:date="2013-10-14T02:06:00Z">
              <w:del w:id="17030" w:author="Anees Shaikh" w:date="2013-10-19T02:16:00Z">
                <w:r w:rsidDel="00E067A3">
                  <w:delText xml:space="preserve">                                      &lt;xs:enumeration value="tcp"/&gt;</w:delText>
                </w:r>
              </w:del>
            </w:ins>
          </w:p>
          <w:p w14:paraId="5B00C004" w14:textId="3B33A0DB" w:rsidR="00874469" w:rsidDel="00E067A3" w:rsidRDefault="00874469">
            <w:pPr>
              <w:pStyle w:val="Appx"/>
              <w:rPr>
                <w:ins w:id="17031" w:author="aas" w:date="2013-10-14T02:06:00Z"/>
                <w:del w:id="17032" w:author="Anees Shaikh" w:date="2013-10-19T02:16:00Z"/>
              </w:rPr>
              <w:pPrChange w:id="17033" w:author="Anees Shaikh" w:date="2013-10-19T02:16:00Z">
                <w:pPr>
                  <w:pStyle w:val="XML1"/>
                </w:pPr>
              </w:pPrChange>
            </w:pPr>
            <w:ins w:id="17034" w:author="aas" w:date="2013-10-14T02:06:00Z">
              <w:del w:id="17035" w:author="Anees Shaikh" w:date="2013-10-19T02:16:00Z">
                <w:r w:rsidDel="00E067A3">
                  <w:delText xml:space="preserve">                                      &lt;xs:enumeration value="tls"/&gt;</w:delText>
                </w:r>
              </w:del>
            </w:ins>
          </w:p>
          <w:p w14:paraId="46D330F8" w14:textId="381A581E" w:rsidR="00874469" w:rsidDel="00E067A3" w:rsidRDefault="00874469">
            <w:pPr>
              <w:pStyle w:val="Appx"/>
              <w:rPr>
                <w:ins w:id="17036" w:author="aas" w:date="2013-10-14T02:06:00Z"/>
                <w:del w:id="17037" w:author="Anees Shaikh" w:date="2013-10-19T02:16:00Z"/>
              </w:rPr>
              <w:pPrChange w:id="17038" w:author="Anees Shaikh" w:date="2013-10-19T02:16:00Z">
                <w:pPr>
                  <w:pStyle w:val="XML1"/>
                </w:pPr>
              </w:pPrChange>
            </w:pPr>
            <w:ins w:id="17039" w:author="aas" w:date="2013-10-14T02:06:00Z">
              <w:del w:id="17040" w:author="Anees Shaikh" w:date="2013-10-19T02:16:00Z">
                <w:r w:rsidDel="00E067A3">
                  <w:delText xml:space="preserve">                                    &lt;/xs:restriction&gt;</w:delText>
                </w:r>
              </w:del>
            </w:ins>
          </w:p>
          <w:p w14:paraId="2F0A79EE" w14:textId="65B359A7" w:rsidR="00874469" w:rsidDel="00E067A3" w:rsidRDefault="00874469">
            <w:pPr>
              <w:pStyle w:val="Appx"/>
              <w:rPr>
                <w:ins w:id="17041" w:author="aas" w:date="2013-10-14T02:06:00Z"/>
                <w:del w:id="17042" w:author="Anees Shaikh" w:date="2013-10-19T02:16:00Z"/>
              </w:rPr>
              <w:pPrChange w:id="17043" w:author="Anees Shaikh" w:date="2013-10-19T02:16:00Z">
                <w:pPr>
                  <w:pStyle w:val="XML1"/>
                </w:pPr>
              </w:pPrChange>
            </w:pPr>
            <w:ins w:id="17044" w:author="aas" w:date="2013-10-14T02:06:00Z">
              <w:del w:id="17045" w:author="Anees Shaikh" w:date="2013-10-19T02:16:00Z">
                <w:r w:rsidDel="00E067A3">
                  <w:delText xml:space="preserve">                                  &lt;/xs:simpleType&gt;</w:delText>
                </w:r>
              </w:del>
            </w:ins>
          </w:p>
          <w:p w14:paraId="3FF45F26" w14:textId="2C8344F2" w:rsidR="00874469" w:rsidDel="00E067A3" w:rsidRDefault="00874469">
            <w:pPr>
              <w:pStyle w:val="Appx"/>
              <w:rPr>
                <w:ins w:id="17046" w:author="aas" w:date="2013-10-14T02:06:00Z"/>
                <w:del w:id="17047" w:author="Anees Shaikh" w:date="2013-10-19T02:16:00Z"/>
              </w:rPr>
              <w:pPrChange w:id="17048" w:author="Anees Shaikh" w:date="2013-10-19T02:16:00Z">
                <w:pPr>
                  <w:pStyle w:val="XML1"/>
                </w:pPr>
              </w:pPrChange>
            </w:pPr>
            <w:ins w:id="17049" w:author="aas" w:date="2013-10-14T02:06:00Z">
              <w:del w:id="17050" w:author="Anees Shaikh" w:date="2013-10-19T02:16:00Z">
                <w:r w:rsidDel="00E067A3">
                  <w:delText xml:space="preserve">                                &lt;/xs:element&gt;</w:delText>
                </w:r>
              </w:del>
            </w:ins>
          </w:p>
          <w:p w14:paraId="1CF31DC8" w14:textId="42F8B342" w:rsidR="00874469" w:rsidDel="00E067A3" w:rsidRDefault="00874469">
            <w:pPr>
              <w:pStyle w:val="Appx"/>
              <w:rPr>
                <w:ins w:id="17051" w:author="aas" w:date="2013-10-14T02:06:00Z"/>
                <w:del w:id="17052" w:author="Anees Shaikh" w:date="2013-10-19T02:16:00Z"/>
              </w:rPr>
              <w:pPrChange w:id="17053" w:author="Anees Shaikh" w:date="2013-10-19T02:16:00Z">
                <w:pPr>
                  <w:pStyle w:val="XML1"/>
                </w:pPr>
              </w:pPrChange>
            </w:pPr>
            <w:ins w:id="17054" w:author="aas" w:date="2013-10-14T02:06:00Z">
              <w:del w:id="17055" w:author="Anees Shaikh" w:date="2013-10-19T02:16:00Z">
                <w:r w:rsidDel="00E067A3">
                  <w:delText xml:space="preserve">                                &lt;xs:element name="state" minOccurs="0"&gt;</w:delText>
                </w:r>
              </w:del>
            </w:ins>
          </w:p>
          <w:p w14:paraId="35CA477E" w14:textId="5A01BF6B" w:rsidR="00874469" w:rsidDel="00E067A3" w:rsidRDefault="00874469">
            <w:pPr>
              <w:pStyle w:val="Appx"/>
              <w:rPr>
                <w:ins w:id="17056" w:author="aas" w:date="2013-10-14T02:06:00Z"/>
                <w:del w:id="17057" w:author="Anees Shaikh" w:date="2013-10-19T02:16:00Z"/>
              </w:rPr>
              <w:pPrChange w:id="17058" w:author="Anees Shaikh" w:date="2013-10-19T02:16:00Z">
                <w:pPr>
                  <w:pStyle w:val="XML1"/>
                </w:pPr>
              </w:pPrChange>
            </w:pPr>
            <w:ins w:id="17059" w:author="aas" w:date="2013-10-14T02:06:00Z">
              <w:del w:id="17060" w:author="Anees Shaikh" w:date="2013-10-19T02:16:00Z">
                <w:r w:rsidDel="00E067A3">
                  <w:delText xml:space="preserve">                                  &lt;xs:annotation&gt;</w:delText>
                </w:r>
              </w:del>
            </w:ins>
          </w:p>
          <w:p w14:paraId="2C256B57" w14:textId="38A799D8" w:rsidR="00874469" w:rsidDel="00E067A3" w:rsidRDefault="00874469">
            <w:pPr>
              <w:pStyle w:val="Appx"/>
              <w:rPr>
                <w:ins w:id="17061" w:author="aas" w:date="2013-10-14T02:06:00Z"/>
                <w:del w:id="17062" w:author="Anees Shaikh" w:date="2013-10-19T02:16:00Z"/>
              </w:rPr>
              <w:pPrChange w:id="17063" w:author="Anees Shaikh" w:date="2013-10-19T02:16:00Z">
                <w:pPr>
                  <w:pStyle w:val="XML1"/>
                </w:pPr>
              </w:pPrChange>
            </w:pPr>
            <w:ins w:id="17064" w:author="aas" w:date="2013-10-14T02:06:00Z">
              <w:del w:id="17065" w:author="Anees Shaikh" w:date="2013-10-19T02:16:00Z">
                <w:r w:rsidDel="00E067A3">
                  <w:delText xml:space="preserve">                                    &lt;xs:documentation&gt;</w:delText>
                </w:r>
              </w:del>
            </w:ins>
          </w:p>
          <w:p w14:paraId="3293B5C8" w14:textId="10C5CD16" w:rsidR="00874469" w:rsidDel="00E067A3" w:rsidRDefault="00874469">
            <w:pPr>
              <w:pStyle w:val="Appx"/>
              <w:rPr>
                <w:ins w:id="17066" w:author="aas" w:date="2013-10-14T02:06:00Z"/>
                <w:del w:id="17067" w:author="Anees Shaikh" w:date="2013-10-19T02:16:00Z"/>
              </w:rPr>
              <w:pPrChange w:id="17068" w:author="Anees Shaikh" w:date="2013-10-19T02:16:00Z">
                <w:pPr>
                  <w:pStyle w:val="XML1"/>
                </w:pPr>
              </w:pPrChange>
            </w:pPr>
            <w:ins w:id="17069" w:author="aas" w:date="2013-10-14T02:06:00Z">
              <w:del w:id="17070" w:author="Anees Shaikh" w:date="2013-10-19T02:16:00Z">
                <w:r w:rsidDel="00E067A3">
                  <w:delText xml:space="preserve">                                      This container holds connection state information that indicate the</w:delText>
                </w:r>
              </w:del>
            </w:ins>
          </w:p>
          <w:p w14:paraId="67B196F1" w14:textId="77D3D53A" w:rsidR="00874469" w:rsidDel="00E067A3" w:rsidRDefault="00874469">
            <w:pPr>
              <w:pStyle w:val="Appx"/>
              <w:rPr>
                <w:ins w:id="17071" w:author="aas" w:date="2013-10-14T02:06:00Z"/>
                <w:del w:id="17072" w:author="Anees Shaikh" w:date="2013-10-19T02:16:00Z"/>
              </w:rPr>
              <w:pPrChange w:id="17073" w:author="Anees Shaikh" w:date="2013-10-19T02:16:00Z">
                <w:pPr>
                  <w:pStyle w:val="XML1"/>
                </w:pPr>
              </w:pPrChange>
            </w:pPr>
            <w:ins w:id="17074" w:author="aas" w:date="2013-10-14T02:06:00Z">
              <w:del w:id="17075" w:author="Anees Shaikh" w:date="2013-10-19T02:16:00Z">
                <w:r w:rsidDel="00E067A3">
                  <w:delText xml:space="preserve">                                             connection state of the OpenFlow Logical Switch and the OpenFlow</w:delText>
                </w:r>
              </w:del>
            </w:ins>
          </w:p>
          <w:p w14:paraId="22F87ADD" w14:textId="14A8058A" w:rsidR="00874469" w:rsidDel="00E067A3" w:rsidRDefault="00874469">
            <w:pPr>
              <w:pStyle w:val="Appx"/>
              <w:rPr>
                <w:ins w:id="17076" w:author="aas" w:date="2013-10-14T02:06:00Z"/>
                <w:del w:id="17077" w:author="Anees Shaikh" w:date="2013-10-19T02:16:00Z"/>
              </w:rPr>
              <w:pPrChange w:id="17078" w:author="Anees Shaikh" w:date="2013-10-19T02:16:00Z">
                <w:pPr>
                  <w:pStyle w:val="XML1"/>
                </w:pPr>
              </w:pPrChange>
            </w:pPr>
            <w:ins w:id="17079" w:author="aas" w:date="2013-10-14T02:06:00Z">
              <w:del w:id="17080" w:author="Anees Shaikh" w:date="2013-10-19T02:16:00Z">
                <w:r w:rsidDel="00E067A3">
                  <w:delText xml:space="preserve">                                             protocol version used for the connection.</w:delText>
                </w:r>
              </w:del>
            </w:ins>
          </w:p>
          <w:p w14:paraId="318E258F" w14:textId="0CE92F2A" w:rsidR="00874469" w:rsidDel="00E067A3" w:rsidRDefault="00874469">
            <w:pPr>
              <w:pStyle w:val="Appx"/>
              <w:rPr>
                <w:ins w:id="17081" w:author="aas" w:date="2013-10-14T02:06:00Z"/>
                <w:del w:id="17082" w:author="Anees Shaikh" w:date="2013-10-19T02:16:00Z"/>
              </w:rPr>
              <w:pPrChange w:id="17083" w:author="Anees Shaikh" w:date="2013-10-19T02:16:00Z">
                <w:pPr>
                  <w:pStyle w:val="XML1"/>
                </w:pPr>
              </w:pPrChange>
            </w:pPr>
            <w:ins w:id="17084" w:author="aas" w:date="2013-10-14T02:06:00Z">
              <w:del w:id="17085" w:author="Anees Shaikh" w:date="2013-10-19T02:16:00Z">
                <w:r w:rsidDel="00E067A3">
                  <w:delText xml:space="preserve">                                    &lt;/xs:documentation&gt;</w:delText>
                </w:r>
              </w:del>
            </w:ins>
          </w:p>
          <w:p w14:paraId="3543BE69" w14:textId="68C3224A" w:rsidR="00874469" w:rsidDel="00E067A3" w:rsidRDefault="00874469">
            <w:pPr>
              <w:pStyle w:val="Appx"/>
              <w:rPr>
                <w:ins w:id="17086" w:author="aas" w:date="2013-10-14T02:06:00Z"/>
                <w:del w:id="17087" w:author="Anees Shaikh" w:date="2013-10-19T02:16:00Z"/>
              </w:rPr>
              <w:pPrChange w:id="17088" w:author="Anees Shaikh" w:date="2013-10-19T02:16:00Z">
                <w:pPr>
                  <w:pStyle w:val="XML1"/>
                </w:pPr>
              </w:pPrChange>
            </w:pPr>
            <w:ins w:id="17089" w:author="aas" w:date="2013-10-14T02:06:00Z">
              <w:del w:id="17090" w:author="Anees Shaikh" w:date="2013-10-19T02:16:00Z">
                <w:r w:rsidDel="00E067A3">
                  <w:delText xml:space="preserve">                                  &lt;/xs:annotation&gt;</w:delText>
                </w:r>
              </w:del>
            </w:ins>
          </w:p>
          <w:p w14:paraId="02EC855C" w14:textId="21076E64" w:rsidR="00874469" w:rsidDel="00E067A3" w:rsidRDefault="00874469">
            <w:pPr>
              <w:pStyle w:val="Appx"/>
              <w:rPr>
                <w:ins w:id="17091" w:author="aas" w:date="2013-10-14T02:06:00Z"/>
                <w:del w:id="17092" w:author="Anees Shaikh" w:date="2013-10-19T02:16:00Z"/>
              </w:rPr>
              <w:pPrChange w:id="17093" w:author="Anees Shaikh" w:date="2013-10-19T02:16:00Z">
                <w:pPr>
                  <w:pStyle w:val="XML1"/>
                </w:pPr>
              </w:pPrChange>
            </w:pPr>
            <w:ins w:id="17094" w:author="aas" w:date="2013-10-14T02:06:00Z">
              <w:del w:id="17095" w:author="Anees Shaikh" w:date="2013-10-19T02:16:00Z">
                <w:r w:rsidDel="00E067A3">
                  <w:delText xml:space="preserve">                                  &lt;xs:complexType&gt;</w:delText>
                </w:r>
              </w:del>
            </w:ins>
          </w:p>
          <w:p w14:paraId="46C4CB46" w14:textId="0EACB116" w:rsidR="00874469" w:rsidDel="00E067A3" w:rsidRDefault="00874469">
            <w:pPr>
              <w:pStyle w:val="Appx"/>
              <w:rPr>
                <w:ins w:id="17096" w:author="aas" w:date="2013-10-14T02:06:00Z"/>
                <w:del w:id="17097" w:author="Anees Shaikh" w:date="2013-10-19T02:16:00Z"/>
              </w:rPr>
              <w:pPrChange w:id="17098" w:author="Anees Shaikh" w:date="2013-10-19T02:16:00Z">
                <w:pPr>
                  <w:pStyle w:val="XML1"/>
                </w:pPr>
              </w:pPrChange>
            </w:pPr>
            <w:ins w:id="17099" w:author="aas" w:date="2013-10-14T02:06:00Z">
              <w:del w:id="17100" w:author="Anees Shaikh" w:date="2013-10-19T02:16:00Z">
                <w:r w:rsidDel="00E067A3">
                  <w:delText xml:space="preserve">                                    &lt;xs:sequence&gt;</w:delText>
                </w:r>
              </w:del>
            </w:ins>
          </w:p>
          <w:p w14:paraId="06B726C2" w14:textId="121259BC" w:rsidR="00874469" w:rsidDel="00E067A3" w:rsidRDefault="00874469">
            <w:pPr>
              <w:pStyle w:val="Appx"/>
              <w:rPr>
                <w:ins w:id="17101" w:author="aas" w:date="2013-10-14T02:06:00Z"/>
                <w:del w:id="17102" w:author="Anees Shaikh" w:date="2013-10-19T02:16:00Z"/>
              </w:rPr>
              <w:pPrChange w:id="17103" w:author="Anees Shaikh" w:date="2013-10-19T02:16:00Z">
                <w:pPr>
                  <w:pStyle w:val="XML1"/>
                </w:pPr>
              </w:pPrChange>
            </w:pPr>
            <w:ins w:id="17104" w:author="aas" w:date="2013-10-14T02:06:00Z">
              <w:del w:id="17105" w:author="Anees Shaikh" w:date="2013-10-19T02:16:00Z">
                <w:r w:rsidDel="00E067A3">
                  <w:delText xml:space="preserve">                                      &lt;xs:element name="connection-state" minOccurs="0"  type="OFUpDownStateType"&gt;</w:delText>
                </w:r>
              </w:del>
            </w:ins>
          </w:p>
          <w:p w14:paraId="3B56A14A" w14:textId="6509325F" w:rsidR="00874469" w:rsidDel="00E067A3" w:rsidRDefault="00874469">
            <w:pPr>
              <w:pStyle w:val="Appx"/>
              <w:rPr>
                <w:ins w:id="17106" w:author="aas" w:date="2013-10-14T02:06:00Z"/>
                <w:del w:id="17107" w:author="Anees Shaikh" w:date="2013-10-19T02:16:00Z"/>
              </w:rPr>
              <w:pPrChange w:id="17108" w:author="Anees Shaikh" w:date="2013-10-19T02:16:00Z">
                <w:pPr>
                  <w:pStyle w:val="XML1"/>
                </w:pPr>
              </w:pPrChange>
            </w:pPr>
            <w:ins w:id="17109" w:author="aas" w:date="2013-10-14T02:06:00Z">
              <w:del w:id="17110" w:author="Anees Shaikh" w:date="2013-10-19T02:16:00Z">
                <w:r w:rsidDel="00E067A3">
                  <w:delText xml:space="preserve">                                        &lt;xs:annotation&gt;</w:delText>
                </w:r>
              </w:del>
            </w:ins>
          </w:p>
          <w:p w14:paraId="0576724C" w14:textId="6AF1EDD5" w:rsidR="00874469" w:rsidDel="00E067A3" w:rsidRDefault="00874469">
            <w:pPr>
              <w:pStyle w:val="Appx"/>
              <w:rPr>
                <w:ins w:id="17111" w:author="aas" w:date="2013-10-14T02:06:00Z"/>
                <w:del w:id="17112" w:author="Anees Shaikh" w:date="2013-10-19T02:16:00Z"/>
              </w:rPr>
              <w:pPrChange w:id="17113" w:author="Anees Shaikh" w:date="2013-10-19T02:16:00Z">
                <w:pPr>
                  <w:pStyle w:val="XML1"/>
                </w:pPr>
              </w:pPrChange>
            </w:pPr>
            <w:ins w:id="17114" w:author="aas" w:date="2013-10-14T02:06:00Z">
              <w:del w:id="17115" w:author="Anees Shaikh" w:date="2013-10-19T02:16:00Z">
                <w:r w:rsidDel="00E067A3">
                  <w:delText xml:space="preserve">                                          &lt;xs:documentation&gt;</w:delText>
                </w:r>
              </w:del>
            </w:ins>
          </w:p>
          <w:p w14:paraId="2C0B7BFE" w14:textId="5E3DECFA" w:rsidR="00874469" w:rsidDel="00E067A3" w:rsidRDefault="00874469">
            <w:pPr>
              <w:pStyle w:val="Appx"/>
              <w:rPr>
                <w:ins w:id="17116" w:author="aas" w:date="2013-10-14T02:06:00Z"/>
                <w:del w:id="17117" w:author="Anees Shaikh" w:date="2013-10-19T02:16:00Z"/>
              </w:rPr>
              <w:pPrChange w:id="17118" w:author="Anees Shaikh" w:date="2013-10-19T02:16:00Z">
                <w:pPr>
                  <w:pStyle w:val="XML1"/>
                </w:pPr>
              </w:pPrChange>
            </w:pPr>
            <w:ins w:id="17119" w:author="aas" w:date="2013-10-14T02:06:00Z">
              <w:del w:id="17120" w:author="Anees Shaikh" w:date="2013-10-19T02:16:00Z">
                <w:r w:rsidDel="00E067A3">
                  <w:delText xml:space="preserve">                                            This object indicates the connections state of the OpenFlow Logical</w:delText>
                </w:r>
              </w:del>
            </w:ins>
          </w:p>
          <w:p w14:paraId="4FA08375" w14:textId="08B9228B" w:rsidR="00874469" w:rsidDel="00E067A3" w:rsidRDefault="00874469">
            <w:pPr>
              <w:pStyle w:val="Appx"/>
              <w:rPr>
                <w:ins w:id="17121" w:author="aas" w:date="2013-10-14T02:06:00Z"/>
                <w:del w:id="17122" w:author="Anees Shaikh" w:date="2013-10-19T02:16:00Z"/>
              </w:rPr>
              <w:pPrChange w:id="17123" w:author="Anees Shaikh" w:date="2013-10-19T02:16:00Z">
                <w:pPr>
                  <w:pStyle w:val="XML1"/>
                </w:pPr>
              </w:pPrChange>
            </w:pPr>
            <w:ins w:id="17124" w:author="aas" w:date="2013-10-14T02:06:00Z">
              <w:del w:id="17125" w:author="Anees Shaikh" w:date="2013-10-19T02:16:00Z">
                <w:r w:rsidDel="00E067A3">
                  <w:delText xml:space="preserve">                                                   Switch to this controller.</w:delText>
                </w:r>
              </w:del>
            </w:ins>
          </w:p>
          <w:p w14:paraId="5BE00495" w14:textId="54E00AA3" w:rsidR="00874469" w:rsidDel="00E067A3" w:rsidRDefault="00874469">
            <w:pPr>
              <w:pStyle w:val="Appx"/>
              <w:rPr>
                <w:ins w:id="17126" w:author="aas" w:date="2013-10-14T02:06:00Z"/>
                <w:del w:id="17127" w:author="Anees Shaikh" w:date="2013-10-19T02:16:00Z"/>
              </w:rPr>
              <w:pPrChange w:id="17128" w:author="Anees Shaikh" w:date="2013-10-19T02:16:00Z">
                <w:pPr>
                  <w:pStyle w:val="XML1"/>
                </w:pPr>
              </w:pPrChange>
            </w:pPr>
            <w:ins w:id="17129" w:author="aas" w:date="2013-10-14T02:06:00Z">
              <w:del w:id="17130" w:author="Anees Shaikh" w:date="2013-10-19T02:16:00Z">
                <w:r w:rsidDel="00E067A3">
                  <w:delText xml:space="preserve">                                          &lt;/xs:documentation&gt;</w:delText>
                </w:r>
              </w:del>
            </w:ins>
          </w:p>
          <w:p w14:paraId="3C1CA33E" w14:textId="3204FE1C" w:rsidR="00874469" w:rsidDel="00E067A3" w:rsidRDefault="00874469">
            <w:pPr>
              <w:pStyle w:val="Appx"/>
              <w:rPr>
                <w:ins w:id="17131" w:author="aas" w:date="2013-10-14T02:06:00Z"/>
                <w:del w:id="17132" w:author="Anees Shaikh" w:date="2013-10-19T02:16:00Z"/>
              </w:rPr>
              <w:pPrChange w:id="17133" w:author="Anees Shaikh" w:date="2013-10-19T02:16:00Z">
                <w:pPr>
                  <w:pStyle w:val="XML1"/>
                </w:pPr>
              </w:pPrChange>
            </w:pPr>
            <w:ins w:id="17134" w:author="aas" w:date="2013-10-14T02:06:00Z">
              <w:del w:id="17135" w:author="Anees Shaikh" w:date="2013-10-19T02:16:00Z">
                <w:r w:rsidDel="00E067A3">
                  <w:delText xml:space="preserve">                                        &lt;/xs:annotation&gt;</w:delText>
                </w:r>
              </w:del>
            </w:ins>
          </w:p>
          <w:p w14:paraId="31AF5691" w14:textId="04954B6C" w:rsidR="00874469" w:rsidDel="00E067A3" w:rsidRDefault="00874469">
            <w:pPr>
              <w:pStyle w:val="Appx"/>
              <w:rPr>
                <w:ins w:id="17136" w:author="aas" w:date="2013-10-14T02:06:00Z"/>
                <w:del w:id="17137" w:author="Anees Shaikh" w:date="2013-10-19T02:16:00Z"/>
              </w:rPr>
              <w:pPrChange w:id="17138" w:author="Anees Shaikh" w:date="2013-10-19T02:16:00Z">
                <w:pPr>
                  <w:pStyle w:val="XML1"/>
                </w:pPr>
              </w:pPrChange>
            </w:pPr>
            <w:ins w:id="17139" w:author="aas" w:date="2013-10-14T02:06:00Z">
              <w:del w:id="17140" w:author="Anees Shaikh" w:date="2013-10-19T02:16:00Z">
                <w:r w:rsidDel="00E067A3">
                  <w:delText xml:space="preserve">                                      &lt;/xs:element&gt;</w:delText>
                </w:r>
              </w:del>
            </w:ins>
          </w:p>
          <w:p w14:paraId="2E98D8BC" w14:textId="6E7B1A24" w:rsidR="00874469" w:rsidDel="00E067A3" w:rsidRDefault="00874469">
            <w:pPr>
              <w:pStyle w:val="Appx"/>
              <w:rPr>
                <w:ins w:id="17141" w:author="aas" w:date="2013-10-14T02:06:00Z"/>
                <w:del w:id="17142" w:author="Anees Shaikh" w:date="2013-10-19T02:16:00Z"/>
              </w:rPr>
              <w:pPrChange w:id="17143" w:author="Anees Shaikh" w:date="2013-10-19T02:16:00Z">
                <w:pPr>
                  <w:pStyle w:val="XML1"/>
                </w:pPr>
              </w:pPrChange>
            </w:pPr>
            <w:ins w:id="17144" w:author="aas" w:date="2013-10-14T02:06:00Z">
              <w:del w:id="17145" w:author="Anees Shaikh" w:date="2013-10-19T02:16:00Z">
                <w:r w:rsidDel="00E067A3">
                  <w:delText xml:space="preserve">                                      &lt;xs:element name="current-version" minOccurs="0"  type="OFOpenFlowVersionType"&gt;</w:delText>
                </w:r>
              </w:del>
            </w:ins>
          </w:p>
          <w:p w14:paraId="38BF78E4" w14:textId="2F679BE4" w:rsidR="00874469" w:rsidDel="00E067A3" w:rsidRDefault="00874469">
            <w:pPr>
              <w:pStyle w:val="Appx"/>
              <w:rPr>
                <w:ins w:id="17146" w:author="aas" w:date="2013-10-14T02:06:00Z"/>
                <w:del w:id="17147" w:author="Anees Shaikh" w:date="2013-10-19T02:16:00Z"/>
              </w:rPr>
              <w:pPrChange w:id="17148" w:author="Anees Shaikh" w:date="2013-10-19T02:16:00Z">
                <w:pPr>
                  <w:pStyle w:val="XML1"/>
                </w:pPr>
              </w:pPrChange>
            </w:pPr>
            <w:ins w:id="17149" w:author="aas" w:date="2013-10-14T02:06:00Z">
              <w:del w:id="17150" w:author="Anees Shaikh" w:date="2013-10-19T02:16:00Z">
                <w:r w:rsidDel="00E067A3">
                  <w:delText xml:space="preserve">                                        &lt;xs:annotation&gt;</w:delText>
                </w:r>
              </w:del>
            </w:ins>
          </w:p>
          <w:p w14:paraId="248D9F71" w14:textId="34D44F8C" w:rsidR="00874469" w:rsidDel="00E067A3" w:rsidRDefault="00874469">
            <w:pPr>
              <w:pStyle w:val="Appx"/>
              <w:rPr>
                <w:ins w:id="17151" w:author="aas" w:date="2013-10-14T02:06:00Z"/>
                <w:del w:id="17152" w:author="Anees Shaikh" w:date="2013-10-19T02:16:00Z"/>
              </w:rPr>
              <w:pPrChange w:id="17153" w:author="Anees Shaikh" w:date="2013-10-19T02:16:00Z">
                <w:pPr>
                  <w:pStyle w:val="XML1"/>
                </w:pPr>
              </w:pPrChange>
            </w:pPr>
            <w:ins w:id="17154" w:author="aas" w:date="2013-10-14T02:06:00Z">
              <w:del w:id="17155" w:author="Anees Shaikh" w:date="2013-10-19T02:16:00Z">
                <w:r w:rsidDel="00E067A3">
                  <w:delText xml:space="preserve">                                          &lt;xs:documentation&gt;</w:delText>
                </w:r>
              </w:del>
            </w:ins>
          </w:p>
          <w:p w14:paraId="682A7901" w14:textId="4FFC7FE8" w:rsidR="00874469" w:rsidDel="00E067A3" w:rsidRDefault="00874469">
            <w:pPr>
              <w:pStyle w:val="Appx"/>
              <w:rPr>
                <w:ins w:id="17156" w:author="aas" w:date="2013-10-14T02:06:00Z"/>
                <w:del w:id="17157" w:author="Anees Shaikh" w:date="2013-10-19T02:16:00Z"/>
              </w:rPr>
              <w:pPrChange w:id="17158" w:author="Anees Shaikh" w:date="2013-10-19T02:16:00Z">
                <w:pPr>
                  <w:pStyle w:val="XML1"/>
                </w:pPr>
              </w:pPrChange>
            </w:pPr>
            <w:ins w:id="17159" w:author="aas" w:date="2013-10-14T02:06:00Z">
              <w:del w:id="17160" w:author="Anees Shaikh" w:date="2013-10-19T02:16:00Z">
                <w:r w:rsidDel="00E067A3">
                  <w:delText xml:space="preserve">                                            This object indicates the version of the OpenFlow protocol used between</w:delText>
                </w:r>
              </w:del>
            </w:ins>
          </w:p>
          <w:p w14:paraId="40711C17" w14:textId="043C3ACB" w:rsidR="00874469" w:rsidDel="00E067A3" w:rsidRDefault="00874469">
            <w:pPr>
              <w:pStyle w:val="Appx"/>
              <w:rPr>
                <w:ins w:id="17161" w:author="aas" w:date="2013-10-14T02:06:00Z"/>
                <w:del w:id="17162" w:author="Anees Shaikh" w:date="2013-10-19T02:16:00Z"/>
              </w:rPr>
              <w:pPrChange w:id="17163" w:author="Anees Shaikh" w:date="2013-10-19T02:16:00Z">
                <w:pPr>
                  <w:pStyle w:val="XML1"/>
                </w:pPr>
              </w:pPrChange>
            </w:pPr>
            <w:ins w:id="17164" w:author="aas" w:date="2013-10-14T02:06:00Z">
              <w:del w:id="17165" w:author="Anees Shaikh" w:date="2013-10-19T02:16:00Z">
                <w:r w:rsidDel="00E067A3">
                  <w:delText xml:space="preserve">                                                   the OpenFlow Logical Switch and this Controller.  If element</w:delText>
                </w:r>
              </w:del>
            </w:ins>
          </w:p>
          <w:p w14:paraId="4E4F7A71" w14:textId="15A82503" w:rsidR="00874469" w:rsidDel="00E067A3" w:rsidRDefault="00874469">
            <w:pPr>
              <w:pStyle w:val="Appx"/>
              <w:rPr>
                <w:ins w:id="17166" w:author="aas" w:date="2013-10-14T02:06:00Z"/>
                <w:del w:id="17167" w:author="Anees Shaikh" w:date="2013-10-19T02:16:00Z"/>
              </w:rPr>
              <w:pPrChange w:id="17168" w:author="Anees Shaikh" w:date="2013-10-19T02:16:00Z">
                <w:pPr>
                  <w:pStyle w:val="XML1"/>
                </w:pPr>
              </w:pPrChange>
            </w:pPr>
            <w:ins w:id="17169" w:author="aas" w:date="2013-10-14T02:06:00Z">
              <w:del w:id="17170" w:author="Anees Shaikh" w:date="2013-10-19T02:16:00Z">
                <w:r w:rsidDel="00E067A3">
                  <w:delText xml:space="preserve">                                                   connection-state has value 'up', then this element indicates</w:delText>
                </w:r>
              </w:del>
            </w:ins>
          </w:p>
          <w:p w14:paraId="5A1923F4" w14:textId="22EBDB74" w:rsidR="00874469" w:rsidDel="00E067A3" w:rsidRDefault="00874469">
            <w:pPr>
              <w:pStyle w:val="Appx"/>
              <w:rPr>
                <w:ins w:id="17171" w:author="aas" w:date="2013-10-14T02:06:00Z"/>
                <w:del w:id="17172" w:author="Anees Shaikh" w:date="2013-10-19T02:16:00Z"/>
              </w:rPr>
              <w:pPrChange w:id="17173" w:author="Anees Shaikh" w:date="2013-10-19T02:16:00Z">
                <w:pPr>
                  <w:pStyle w:val="XML1"/>
                </w:pPr>
              </w:pPrChange>
            </w:pPr>
            <w:ins w:id="17174" w:author="aas" w:date="2013-10-14T02:06:00Z">
              <w:del w:id="17175" w:author="Anees Shaikh" w:date="2013-10-19T02:16:00Z">
                <w:r w:rsidDel="00E067A3">
                  <w:delText xml:space="preserve">                                                   the actual version in use.  If element connection-state has</w:delText>
                </w:r>
              </w:del>
            </w:ins>
          </w:p>
          <w:p w14:paraId="11853EDB" w14:textId="4D4EA8D0" w:rsidR="00874469" w:rsidDel="00E067A3" w:rsidRDefault="00874469">
            <w:pPr>
              <w:pStyle w:val="Appx"/>
              <w:rPr>
                <w:ins w:id="17176" w:author="aas" w:date="2013-10-14T02:06:00Z"/>
                <w:del w:id="17177" w:author="Anees Shaikh" w:date="2013-10-19T02:16:00Z"/>
              </w:rPr>
              <w:pPrChange w:id="17178" w:author="Anees Shaikh" w:date="2013-10-19T02:16:00Z">
                <w:pPr>
                  <w:pStyle w:val="XML1"/>
                </w:pPr>
              </w:pPrChange>
            </w:pPr>
            <w:ins w:id="17179" w:author="aas" w:date="2013-10-14T02:06:00Z">
              <w:del w:id="17180" w:author="Anees Shaikh" w:date="2013-10-19T02:16:00Z">
                <w:r w:rsidDel="00E067A3">
                  <w:delText xml:space="preserve">                                                   value 'down', then this element indicates the version number</w:delText>
                </w:r>
              </w:del>
            </w:ins>
          </w:p>
          <w:p w14:paraId="3FC90AA9" w14:textId="1F659CCF" w:rsidR="00874469" w:rsidDel="00E067A3" w:rsidRDefault="00874469">
            <w:pPr>
              <w:pStyle w:val="Appx"/>
              <w:rPr>
                <w:ins w:id="17181" w:author="aas" w:date="2013-10-14T02:06:00Z"/>
                <w:del w:id="17182" w:author="Anees Shaikh" w:date="2013-10-19T02:16:00Z"/>
              </w:rPr>
              <w:pPrChange w:id="17183" w:author="Anees Shaikh" w:date="2013-10-19T02:16:00Z">
                <w:pPr>
                  <w:pStyle w:val="XML1"/>
                </w:pPr>
              </w:pPrChange>
            </w:pPr>
            <w:ins w:id="17184" w:author="aas" w:date="2013-10-14T02:06:00Z">
              <w:del w:id="17185" w:author="Anees Shaikh" w:date="2013-10-19T02:16:00Z">
                <w:r w:rsidDel="00E067A3">
                  <w:delText xml:space="preserve">                                                   of the last established connection with this OpenFlow</w:delText>
                </w:r>
              </w:del>
            </w:ins>
          </w:p>
          <w:p w14:paraId="1EAACA97" w14:textId="183D6E0B" w:rsidR="00874469" w:rsidDel="00E067A3" w:rsidRDefault="00874469">
            <w:pPr>
              <w:pStyle w:val="Appx"/>
              <w:rPr>
                <w:ins w:id="17186" w:author="aas" w:date="2013-10-14T02:06:00Z"/>
                <w:del w:id="17187" w:author="Anees Shaikh" w:date="2013-10-19T02:16:00Z"/>
              </w:rPr>
              <w:pPrChange w:id="17188" w:author="Anees Shaikh" w:date="2013-10-19T02:16:00Z">
                <w:pPr>
                  <w:pStyle w:val="XML1"/>
                </w:pPr>
              </w:pPrChange>
            </w:pPr>
            <w:ins w:id="17189" w:author="aas" w:date="2013-10-14T02:06:00Z">
              <w:del w:id="17190" w:author="Anees Shaikh" w:date="2013-10-19T02:16:00Z">
                <w:r w:rsidDel="00E067A3">
                  <w:delText xml:space="preserve">                                                   Controller.  The value of this element MAY be persistent</w:delText>
                </w:r>
              </w:del>
            </w:ins>
          </w:p>
          <w:p w14:paraId="192ACA7D" w14:textId="07B3625C" w:rsidR="00874469" w:rsidDel="00E067A3" w:rsidRDefault="00874469">
            <w:pPr>
              <w:pStyle w:val="Appx"/>
              <w:rPr>
                <w:ins w:id="17191" w:author="aas" w:date="2013-10-14T02:06:00Z"/>
                <w:del w:id="17192" w:author="Anees Shaikh" w:date="2013-10-19T02:16:00Z"/>
              </w:rPr>
              <w:pPrChange w:id="17193" w:author="Anees Shaikh" w:date="2013-10-19T02:16:00Z">
                <w:pPr>
                  <w:pStyle w:val="XML1"/>
                </w:pPr>
              </w:pPrChange>
            </w:pPr>
            <w:ins w:id="17194" w:author="aas" w:date="2013-10-14T02:06:00Z">
              <w:del w:id="17195" w:author="Anees Shaikh" w:date="2013-10-19T02:16:00Z">
                <w:r w:rsidDel="00E067A3">
                  <w:delText xml:space="preserve">                                                   across reboots of the OpenFlow Logical Switch in such a case.</w:delText>
                </w:r>
              </w:del>
            </w:ins>
          </w:p>
          <w:p w14:paraId="19A6E9C4" w14:textId="78E18452" w:rsidR="00874469" w:rsidDel="00E067A3" w:rsidRDefault="00874469">
            <w:pPr>
              <w:pStyle w:val="Appx"/>
              <w:rPr>
                <w:ins w:id="17196" w:author="aas" w:date="2013-10-14T02:06:00Z"/>
                <w:del w:id="17197" w:author="Anees Shaikh" w:date="2013-10-19T02:16:00Z"/>
              </w:rPr>
              <w:pPrChange w:id="17198" w:author="Anees Shaikh" w:date="2013-10-19T02:16:00Z">
                <w:pPr>
                  <w:pStyle w:val="XML1"/>
                </w:pPr>
              </w:pPrChange>
            </w:pPr>
            <w:ins w:id="17199" w:author="aas" w:date="2013-10-14T02:06:00Z">
              <w:del w:id="17200" w:author="Anees Shaikh" w:date="2013-10-19T02:16:00Z">
                <w:r w:rsidDel="00E067A3">
                  <w:delText xml:space="preserve">                                                   If element connection-state has value 'down'and there is no</w:delText>
                </w:r>
              </w:del>
            </w:ins>
          </w:p>
          <w:p w14:paraId="3362BB34" w14:textId="7E9E440F" w:rsidR="00874469" w:rsidDel="00E067A3" w:rsidRDefault="00874469">
            <w:pPr>
              <w:pStyle w:val="Appx"/>
              <w:rPr>
                <w:ins w:id="17201" w:author="aas" w:date="2013-10-14T02:06:00Z"/>
                <w:del w:id="17202" w:author="Anees Shaikh" w:date="2013-10-19T02:16:00Z"/>
              </w:rPr>
              <w:pPrChange w:id="17203" w:author="Anees Shaikh" w:date="2013-10-19T02:16:00Z">
                <w:pPr>
                  <w:pStyle w:val="XML1"/>
                </w:pPr>
              </w:pPrChange>
            </w:pPr>
            <w:ins w:id="17204" w:author="aas" w:date="2013-10-14T02:06:00Z">
              <w:del w:id="17205" w:author="Anees Shaikh" w:date="2013-10-19T02:16:00Z">
                <w:r w:rsidDel="00E067A3">
                  <w:delText xml:space="preserve">                                                   information about previous connections to this OpenFlow</w:delText>
                </w:r>
              </w:del>
            </w:ins>
          </w:p>
          <w:p w14:paraId="6DB479CD" w14:textId="2EA14086" w:rsidR="00874469" w:rsidDel="00E067A3" w:rsidRDefault="00874469">
            <w:pPr>
              <w:pStyle w:val="Appx"/>
              <w:rPr>
                <w:ins w:id="17206" w:author="aas" w:date="2013-10-14T02:06:00Z"/>
                <w:del w:id="17207" w:author="Anees Shaikh" w:date="2013-10-19T02:16:00Z"/>
              </w:rPr>
              <w:pPrChange w:id="17208" w:author="Anees Shaikh" w:date="2013-10-19T02:16:00Z">
                <w:pPr>
                  <w:pStyle w:val="XML1"/>
                </w:pPr>
              </w:pPrChange>
            </w:pPr>
            <w:ins w:id="17209" w:author="aas" w:date="2013-10-14T02:06:00Z">
              <w:del w:id="17210" w:author="Anees Shaikh" w:date="2013-10-19T02:16:00Z">
                <w:r w:rsidDel="00E067A3">
                  <w:delText xml:space="preserve">                                                   controller, then this element is not present or has the value</w:delText>
                </w:r>
              </w:del>
            </w:ins>
          </w:p>
          <w:p w14:paraId="3FB1AB5A" w14:textId="7B3521DA" w:rsidR="00874469" w:rsidDel="00E067A3" w:rsidRDefault="00874469">
            <w:pPr>
              <w:pStyle w:val="Appx"/>
              <w:rPr>
                <w:ins w:id="17211" w:author="aas" w:date="2013-10-14T02:06:00Z"/>
                <w:del w:id="17212" w:author="Anees Shaikh" w:date="2013-10-19T02:16:00Z"/>
              </w:rPr>
              <w:pPrChange w:id="17213" w:author="Anees Shaikh" w:date="2013-10-19T02:16:00Z">
                <w:pPr>
                  <w:pStyle w:val="XML1"/>
                </w:pPr>
              </w:pPrChange>
            </w:pPr>
            <w:ins w:id="17214" w:author="aas" w:date="2013-10-14T02:06:00Z">
              <w:del w:id="17215" w:author="Anees Shaikh" w:date="2013-10-19T02:16:00Z">
                <w:r w:rsidDel="00E067A3">
                  <w:delText xml:space="preserve">                                                   '0'.</w:delText>
                </w:r>
              </w:del>
            </w:ins>
          </w:p>
          <w:p w14:paraId="1E077B88" w14:textId="4060ABD8" w:rsidR="00874469" w:rsidDel="00E067A3" w:rsidRDefault="00874469">
            <w:pPr>
              <w:pStyle w:val="Appx"/>
              <w:rPr>
                <w:ins w:id="17216" w:author="aas" w:date="2013-10-14T02:06:00Z"/>
                <w:del w:id="17217" w:author="Anees Shaikh" w:date="2013-10-19T02:16:00Z"/>
              </w:rPr>
              <w:pPrChange w:id="17218" w:author="Anees Shaikh" w:date="2013-10-19T02:16:00Z">
                <w:pPr>
                  <w:pStyle w:val="XML1"/>
                </w:pPr>
              </w:pPrChange>
            </w:pPr>
            <w:ins w:id="17219" w:author="aas" w:date="2013-10-14T02:06:00Z">
              <w:del w:id="17220" w:author="Anees Shaikh" w:date="2013-10-19T02:16:00Z">
                <w:r w:rsidDel="00E067A3">
                  <w:delText xml:space="preserve">                                          &lt;/xs:documentation&gt;</w:delText>
                </w:r>
              </w:del>
            </w:ins>
          </w:p>
          <w:p w14:paraId="201AD019" w14:textId="57AD5CDA" w:rsidR="00874469" w:rsidDel="00E067A3" w:rsidRDefault="00874469">
            <w:pPr>
              <w:pStyle w:val="Appx"/>
              <w:rPr>
                <w:ins w:id="17221" w:author="aas" w:date="2013-10-14T02:06:00Z"/>
                <w:del w:id="17222" w:author="Anees Shaikh" w:date="2013-10-19T02:16:00Z"/>
              </w:rPr>
              <w:pPrChange w:id="17223" w:author="Anees Shaikh" w:date="2013-10-19T02:16:00Z">
                <w:pPr>
                  <w:pStyle w:val="XML1"/>
                </w:pPr>
              </w:pPrChange>
            </w:pPr>
            <w:ins w:id="17224" w:author="aas" w:date="2013-10-14T02:06:00Z">
              <w:del w:id="17225" w:author="Anees Shaikh" w:date="2013-10-19T02:16:00Z">
                <w:r w:rsidDel="00E067A3">
                  <w:delText xml:space="preserve">                                        &lt;/xs:annotation&gt;</w:delText>
                </w:r>
              </w:del>
            </w:ins>
          </w:p>
          <w:p w14:paraId="3FAE11B2" w14:textId="35AF08D0" w:rsidR="00874469" w:rsidDel="00E067A3" w:rsidRDefault="00874469">
            <w:pPr>
              <w:pStyle w:val="Appx"/>
              <w:rPr>
                <w:ins w:id="17226" w:author="aas" w:date="2013-10-14T02:06:00Z"/>
                <w:del w:id="17227" w:author="Anees Shaikh" w:date="2013-10-19T02:16:00Z"/>
              </w:rPr>
              <w:pPrChange w:id="17228" w:author="Anees Shaikh" w:date="2013-10-19T02:16:00Z">
                <w:pPr>
                  <w:pStyle w:val="XML1"/>
                </w:pPr>
              </w:pPrChange>
            </w:pPr>
            <w:ins w:id="17229" w:author="aas" w:date="2013-10-14T02:06:00Z">
              <w:del w:id="17230" w:author="Anees Shaikh" w:date="2013-10-19T02:16:00Z">
                <w:r w:rsidDel="00E067A3">
                  <w:delText xml:space="preserve">                                      &lt;/xs:element&gt;</w:delText>
                </w:r>
              </w:del>
            </w:ins>
          </w:p>
          <w:p w14:paraId="13E99F80" w14:textId="16F1D727" w:rsidR="00874469" w:rsidDel="00E067A3" w:rsidRDefault="00874469">
            <w:pPr>
              <w:pStyle w:val="Appx"/>
              <w:rPr>
                <w:ins w:id="17231" w:author="aas" w:date="2013-10-14T02:06:00Z"/>
                <w:del w:id="17232" w:author="Anees Shaikh" w:date="2013-10-19T02:16:00Z"/>
              </w:rPr>
              <w:pPrChange w:id="17233" w:author="Anees Shaikh" w:date="2013-10-19T02:16:00Z">
                <w:pPr>
                  <w:pStyle w:val="XML1"/>
                </w:pPr>
              </w:pPrChange>
            </w:pPr>
            <w:ins w:id="17234" w:author="aas" w:date="2013-10-14T02:06:00Z">
              <w:del w:id="17235" w:author="Anees Shaikh" w:date="2013-10-19T02:16:00Z">
                <w:r w:rsidDel="00E067A3">
                  <w:delText xml:space="preserve">                                      &lt;xs:element name="supported-versions" minOccurs="0" maxOccurs="unbounded"  type="OFOpenFlowVersionType"&gt;</w:delText>
                </w:r>
              </w:del>
            </w:ins>
          </w:p>
          <w:p w14:paraId="0498B012" w14:textId="56D7A080" w:rsidR="00874469" w:rsidDel="00E067A3" w:rsidRDefault="00874469">
            <w:pPr>
              <w:pStyle w:val="Appx"/>
              <w:rPr>
                <w:ins w:id="17236" w:author="aas" w:date="2013-10-14T02:06:00Z"/>
                <w:del w:id="17237" w:author="Anees Shaikh" w:date="2013-10-19T02:16:00Z"/>
              </w:rPr>
              <w:pPrChange w:id="17238" w:author="Anees Shaikh" w:date="2013-10-19T02:16:00Z">
                <w:pPr>
                  <w:pStyle w:val="XML1"/>
                </w:pPr>
              </w:pPrChange>
            </w:pPr>
            <w:ins w:id="17239" w:author="aas" w:date="2013-10-14T02:06:00Z">
              <w:del w:id="17240" w:author="Anees Shaikh" w:date="2013-10-19T02:16:00Z">
                <w:r w:rsidDel="00E067A3">
                  <w:delText xml:space="preserve">                                        &lt;xs:annotation&gt;</w:delText>
                </w:r>
              </w:del>
            </w:ins>
          </w:p>
          <w:p w14:paraId="70A74959" w14:textId="76BB4A63" w:rsidR="00874469" w:rsidDel="00E067A3" w:rsidRDefault="00874469">
            <w:pPr>
              <w:pStyle w:val="Appx"/>
              <w:rPr>
                <w:ins w:id="17241" w:author="aas" w:date="2013-10-14T02:06:00Z"/>
                <w:del w:id="17242" w:author="Anees Shaikh" w:date="2013-10-19T02:16:00Z"/>
              </w:rPr>
              <w:pPrChange w:id="17243" w:author="Anees Shaikh" w:date="2013-10-19T02:16:00Z">
                <w:pPr>
                  <w:pStyle w:val="XML1"/>
                </w:pPr>
              </w:pPrChange>
            </w:pPr>
            <w:ins w:id="17244" w:author="aas" w:date="2013-10-14T02:06:00Z">
              <w:del w:id="17245" w:author="Anees Shaikh" w:date="2013-10-19T02:16:00Z">
                <w:r w:rsidDel="00E067A3">
                  <w:delText xml:space="preserve">                                          &lt;xs:documentation&gt;</w:delText>
                </w:r>
              </w:del>
            </w:ins>
          </w:p>
          <w:p w14:paraId="5CB5DEFB" w14:textId="0A21B433" w:rsidR="00874469" w:rsidDel="00E067A3" w:rsidRDefault="00874469">
            <w:pPr>
              <w:pStyle w:val="Appx"/>
              <w:rPr>
                <w:ins w:id="17246" w:author="aas" w:date="2013-10-14T02:06:00Z"/>
                <w:del w:id="17247" w:author="Anees Shaikh" w:date="2013-10-19T02:16:00Z"/>
              </w:rPr>
              <w:pPrChange w:id="17248" w:author="Anees Shaikh" w:date="2013-10-19T02:16:00Z">
                <w:pPr>
                  <w:pStyle w:val="XML1"/>
                </w:pPr>
              </w:pPrChange>
            </w:pPr>
            <w:ins w:id="17249" w:author="aas" w:date="2013-10-14T02:06:00Z">
              <w:del w:id="17250" w:author="Anees Shaikh" w:date="2013-10-19T02:16:00Z">
                <w:r w:rsidDel="00E067A3">
                  <w:delText xml:space="preserve">                                            This list of elements includes one entry for each OpenFlow protocol</w:delText>
                </w:r>
              </w:del>
            </w:ins>
          </w:p>
          <w:p w14:paraId="48382291" w14:textId="4A0AC24C" w:rsidR="00874469" w:rsidDel="00E067A3" w:rsidRDefault="00874469">
            <w:pPr>
              <w:pStyle w:val="Appx"/>
              <w:rPr>
                <w:ins w:id="17251" w:author="aas" w:date="2013-10-14T02:06:00Z"/>
                <w:del w:id="17252" w:author="Anees Shaikh" w:date="2013-10-19T02:16:00Z"/>
              </w:rPr>
              <w:pPrChange w:id="17253" w:author="Anees Shaikh" w:date="2013-10-19T02:16:00Z">
                <w:pPr>
                  <w:pStyle w:val="XML1"/>
                </w:pPr>
              </w:pPrChange>
            </w:pPr>
            <w:ins w:id="17254" w:author="aas" w:date="2013-10-14T02:06:00Z">
              <w:del w:id="17255" w:author="Anees Shaikh" w:date="2013-10-19T02:16:00Z">
                <w:r w:rsidDel="00E067A3">
                  <w:delText xml:space="preserve">                                                   version that this OpenFlow controller supports.  It SHOULD</w:delText>
                </w:r>
              </w:del>
            </w:ins>
          </w:p>
          <w:p w14:paraId="2C92F748" w14:textId="5DE8A579" w:rsidR="00874469" w:rsidDel="00E067A3" w:rsidRDefault="00874469">
            <w:pPr>
              <w:pStyle w:val="Appx"/>
              <w:rPr>
                <w:ins w:id="17256" w:author="aas" w:date="2013-10-14T02:06:00Z"/>
                <w:del w:id="17257" w:author="Anees Shaikh" w:date="2013-10-19T02:16:00Z"/>
              </w:rPr>
              <w:pPrChange w:id="17258" w:author="Anees Shaikh" w:date="2013-10-19T02:16:00Z">
                <w:pPr>
                  <w:pStyle w:val="XML1"/>
                </w:pPr>
              </w:pPrChange>
            </w:pPr>
            <w:ins w:id="17259" w:author="aas" w:date="2013-10-14T02:06:00Z">
              <w:del w:id="17260" w:author="Anees Shaikh" w:date="2013-10-19T02:16:00Z">
                <w:r w:rsidDel="00E067A3">
                  <w:delText xml:space="preserve">                                                   contain all</w:delText>
                </w:r>
              </w:del>
            </w:ins>
          </w:p>
          <w:p w14:paraId="1D25607F" w14:textId="412100A7" w:rsidR="00874469" w:rsidDel="00E067A3" w:rsidRDefault="00874469">
            <w:pPr>
              <w:pStyle w:val="Appx"/>
              <w:rPr>
                <w:ins w:id="17261" w:author="aas" w:date="2013-10-14T02:06:00Z"/>
                <w:del w:id="17262" w:author="Anees Shaikh" w:date="2013-10-19T02:16:00Z"/>
              </w:rPr>
              <w:pPrChange w:id="17263" w:author="Anees Shaikh" w:date="2013-10-19T02:16:00Z">
                <w:pPr>
                  <w:pStyle w:val="XML1"/>
                </w:pPr>
              </w:pPrChange>
            </w:pPr>
            <w:ins w:id="17264" w:author="aas" w:date="2013-10-14T02:06:00Z">
              <w:del w:id="17265" w:author="Anees Shaikh" w:date="2013-10-19T02:16:00Z">
                <w:r w:rsidDel="00E067A3">
                  <w:delText xml:space="preserve">                                          &lt;/xs:documentation&gt;</w:delText>
                </w:r>
              </w:del>
            </w:ins>
          </w:p>
          <w:p w14:paraId="3DF3ABB9" w14:textId="2A22DD83" w:rsidR="00874469" w:rsidDel="00E067A3" w:rsidRDefault="00874469">
            <w:pPr>
              <w:pStyle w:val="Appx"/>
              <w:rPr>
                <w:ins w:id="17266" w:author="aas" w:date="2013-10-14T02:06:00Z"/>
                <w:del w:id="17267" w:author="Anees Shaikh" w:date="2013-10-19T02:16:00Z"/>
              </w:rPr>
              <w:pPrChange w:id="17268" w:author="Anees Shaikh" w:date="2013-10-19T02:16:00Z">
                <w:pPr>
                  <w:pStyle w:val="XML1"/>
                </w:pPr>
              </w:pPrChange>
            </w:pPr>
            <w:ins w:id="17269" w:author="aas" w:date="2013-10-14T02:06:00Z">
              <w:del w:id="17270" w:author="Anees Shaikh" w:date="2013-10-19T02:16:00Z">
                <w:r w:rsidDel="00E067A3">
                  <w:delText xml:space="preserve">                                        &lt;/xs:annotation&gt;</w:delText>
                </w:r>
              </w:del>
            </w:ins>
          </w:p>
          <w:p w14:paraId="480FABE7" w14:textId="1698B213" w:rsidR="00874469" w:rsidDel="00E067A3" w:rsidRDefault="00874469">
            <w:pPr>
              <w:pStyle w:val="Appx"/>
              <w:rPr>
                <w:ins w:id="17271" w:author="aas" w:date="2013-10-14T02:06:00Z"/>
                <w:del w:id="17272" w:author="Anees Shaikh" w:date="2013-10-19T02:16:00Z"/>
              </w:rPr>
              <w:pPrChange w:id="17273" w:author="Anees Shaikh" w:date="2013-10-19T02:16:00Z">
                <w:pPr>
                  <w:pStyle w:val="XML1"/>
                </w:pPr>
              </w:pPrChange>
            </w:pPr>
            <w:ins w:id="17274" w:author="aas" w:date="2013-10-14T02:06:00Z">
              <w:del w:id="17275" w:author="Anees Shaikh" w:date="2013-10-19T02:16:00Z">
                <w:r w:rsidDel="00E067A3">
                  <w:delText xml:space="preserve">                                      &lt;/xs:element&gt;</w:delText>
                </w:r>
              </w:del>
            </w:ins>
          </w:p>
          <w:p w14:paraId="1C4292A3" w14:textId="077AA608" w:rsidR="00874469" w:rsidDel="00E067A3" w:rsidRDefault="00874469">
            <w:pPr>
              <w:pStyle w:val="Appx"/>
              <w:rPr>
                <w:ins w:id="17276" w:author="aas" w:date="2013-10-14T02:06:00Z"/>
                <w:del w:id="17277" w:author="Anees Shaikh" w:date="2013-10-19T02:16:00Z"/>
              </w:rPr>
              <w:pPrChange w:id="17278" w:author="Anees Shaikh" w:date="2013-10-19T02:16:00Z">
                <w:pPr>
                  <w:pStyle w:val="XML1"/>
                </w:pPr>
              </w:pPrChange>
            </w:pPr>
            <w:ins w:id="17279" w:author="aas" w:date="2013-10-14T02:06:00Z">
              <w:del w:id="17280" w:author="Anees Shaikh" w:date="2013-10-19T02:16:00Z">
                <w:r w:rsidDel="00E067A3">
                  <w:delText xml:space="preserve">                                      &lt;xs:element name="local-ip-address-in-use" minOccurs="0"  type="inet:ip-address"&gt;</w:delText>
                </w:r>
              </w:del>
            </w:ins>
          </w:p>
          <w:p w14:paraId="41004943" w14:textId="07404013" w:rsidR="00874469" w:rsidDel="00E067A3" w:rsidRDefault="00874469">
            <w:pPr>
              <w:pStyle w:val="Appx"/>
              <w:rPr>
                <w:ins w:id="17281" w:author="aas" w:date="2013-10-14T02:06:00Z"/>
                <w:del w:id="17282" w:author="Anees Shaikh" w:date="2013-10-19T02:16:00Z"/>
              </w:rPr>
              <w:pPrChange w:id="17283" w:author="Anees Shaikh" w:date="2013-10-19T02:16:00Z">
                <w:pPr>
                  <w:pStyle w:val="XML1"/>
                </w:pPr>
              </w:pPrChange>
            </w:pPr>
            <w:ins w:id="17284" w:author="aas" w:date="2013-10-14T02:06:00Z">
              <w:del w:id="17285" w:author="Anees Shaikh" w:date="2013-10-19T02:16:00Z">
                <w:r w:rsidDel="00E067A3">
                  <w:delText xml:space="preserve">                                        &lt;xs:annotation&gt;</w:delText>
                </w:r>
              </w:del>
            </w:ins>
          </w:p>
          <w:p w14:paraId="43076535" w14:textId="46E6D119" w:rsidR="00874469" w:rsidDel="00E067A3" w:rsidRDefault="00874469">
            <w:pPr>
              <w:pStyle w:val="Appx"/>
              <w:rPr>
                <w:ins w:id="17286" w:author="aas" w:date="2013-10-14T02:06:00Z"/>
                <w:del w:id="17287" w:author="Anees Shaikh" w:date="2013-10-19T02:16:00Z"/>
              </w:rPr>
              <w:pPrChange w:id="17288" w:author="Anees Shaikh" w:date="2013-10-19T02:16:00Z">
                <w:pPr>
                  <w:pStyle w:val="XML1"/>
                </w:pPr>
              </w:pPrChange>
            </w:pPr>
            <w:ins w:id="17289" w:author="aas" w:date="2013-10-14T02:06:00Z">
              <w:del w:id="17290" w:author="Anees Shaikh" w:date="2013-10-19T02:16:00Z">
                <w:r w:rsidDel="00E067A3">
                  <w:delText xml:space="preserve">                                          &lt;xs:documentation&gt;</w:delText>
                </w:r>
              </w:del>
            </w:ins>
          </w:p>
          <w:p w14:paraId="0DC2823E" w14:textId="6AA1B125" w:rsidR="00874469" w:rsidDel="00E067A3" w:rsidRDefault="00874469">
            <w:pPr>
              <w:pStyle w:val="Appx"/>
              <w:rPr>
                <w:ins w:id="17291" w:author="aas" w:date="2013-10-14T02:06:00Z"/>
                <w:del w:id="17292" w:author="Anees Shaikh" w:date="2013-10-19T02:16:00Z"/>
              </w:rPr>
              <w:pPrChange w:id="17293" w:author="Anees Shaikh" w:date="2013-10-19T02:16:00Z">
                <w:pPr>
                  <w:pStyle w:val="XML1"/>
                </w:pPr>
              </w:pPrChange>
            </w:pPr>
            <w:ins w:id="17294" w:author="aas" w:date="2013-10-14T02:06:00Z">
              <w:del w:id="17295" w:author="Anees Shaikh" w:date="2013-10-19T02:16:00Z">
                <w:r w:rsidDel="00E067A3">
                  <w:delText xml:space="preserve">                                            The local IP address of the OpenFlow Logical Switch when connecting to</w:delText>
                </w:r>
              </w:del>
            </w:ins>
          </w:p>
          <w:p w14:paraId="7A0B2BC8" w14:textId="5815BE45" w:rsidR="00874469" w:rsidDel="00E067A3" w:rsidRDefault="00874469">
            <w:pPr>
              <w:pStyle w:val="Appx"/>
              <w:rPr>
                <w:ins w:id="17296" w:author="aas" w:date="2013-10-14T02:06:00Z"/>
                <w:del w:id="17297" w:author="Anees Shaikh" w:date="2013-10-19T02:16:00Z"/>
              </w:rPr>
              <w:pPrChange w:id="17298" w:author="Anees Shaikh" w:date="2013-10-19T02:16:00Z">
                <w:pPr>
                  <w:pStyle w:val="XML1"/>
                </w:pPr>
              </w:pPrChange>
            </w:pPr>
            <w:ins w:id="17299" w:author="aas" w:date="2013-10-14T02:06:00Z">
              <w:del w:id="17300" w:author="Anees Shaikh" w:date="2013-10-19T02:16:00Z">
                <w:r w:rsidDel="00E067A3">
                  <w:delText xml:space="preserve">                                                   this OpenFlow Controller.  It is the source IP address of</w:delText>
                </w:r>
              </w:del>
            </w:ins>
          </w:p>
          <w:p w14:paraId="199B9EC1" w14:textId="5B36DDE9" w:rsidR="00874469" w:rsidDel="00E067A3" w:rsidRDefault="00874469">
            <w:pPr>
              <w:pStyle w:val="Appx"/>
              <w:rPr>
                <w:ins w:id="17301" w:author="aas" w:date="2013-10-14T02:06:00Z"/>
                <w:del w:id="17302" w:author="Anees Shaikh" w:date="2013-10-19T02:16:00Z"/>
              </w:rPr>
              <w:pPrChange w:id="17303" w:author="Anees Shaikh" w:date="2013-10-19T02:16:00Z">
                <w:pPr>
                  <w:pStyle w:val="XML1"/>
                </w:pPr>
              </w:pPrChange>
            </w:pPr>
            <w:ins w:id="17304" w:author="aas" w:date="2013-10-14T02:06:00Z">
              <w:del w:id="17305" w:author="Anees Shaikh" w:date="2013-10-19T02:16:00Z">
                <w:r w:rsidDel="00E067A3">
                  <w:delText xml:space="preserve">                                                   packets sent to this OpenFlow Controller.  If present, this</w:delText>
                </w:r>
              </w:del>
            </w:ins>
          </w:p>
          <w:p w14:paraId="022618C6" w14:textId="62EC1772" w:rsidR="00874469" w:rsidDel="00E067A3" w:rsidRDefault="00874469">
            <w:pPr>
              <w:pStyle w:val="Appx"/>
              <w:rPr>
                <w:ins w:id="17306" w:author="aas" w:date="2013-10-14T02:06:00Z"/>
                <w:del w:id="17307" w:author="Anees Shaikh" w:date="2013-10-19T02:16:00Z"/>
              </w:rPr>
              <w:pPrChange w:id="17308" w:author="Anees Shaikh" w:date="2013-10-19T02:16:00Z">
                <w:pPr>
                  <w:pStyle w:val="XML1"/>
                </w:pPr>
              </w:pPrChange>
            </w:pPr>
            <w:ins w:id="17309" w:author="aas" w:date="2013-10-14T02:06:00Z">
              <w:del w:id="17310" w:author="Anees Shaikh" w:date="2013-10-19T02:16:00Z">
                <w:r w:rsidDel="00E067A3">
                  <w:delText xml:space="preserve">                                                   element overrides any default IP address.</w:delText>
                </w:r>
              </w:del>
            </w:ins>
          </w:p>
          <w:p w14:paraId="0A91226C" w14:textId="164C6E85" w:rsidR="00874469" w:rsidDel="00E067A3" w:rsidRDefault="00874469">
            <w:pPr>
              <w:pStyle w:val="Appx"/>
              <w:rPr>
                <w:ins w:id="17311" w:author="aas" w:date="2013-10-14T02:06:00Z"/>
                <w:del w:id="17312" w:author="Anees Shaikh" w:date="2013-10-19T02:16:00Z"/>
              </w:rPr>
              <w:pPrChange w:id="17313" w:author="Anees Shaikh" w:date="2013-10-19T02:16:00Z">
                <w:pPr>
                  <w:pStyle w:val="XML1"/>
                </w:pPr>
              </w:pPrChange>
            </w:pPr>
            <w:ins w:id="17314" w:author="aas" w:date="2013-10-14T02:06:00Z">
              <w:del w:id="17315" w:author="Anees Shaikh" w:date="2013-10-19T02:16:00Z">
                <w:r w:rsidDel="00E067A3">
                  <w:delText xml:space="preserve">                                          &lt;/xs:documentation&gt;</w:delText>
                </w:r>
              </w:del>
            </w:ins>
          </w:p>
          <w:p w14:paraId="7CE24F71" w14:textId="0D38B2B2" w:rsidR="00874469" w:rsidDel="00E067A3" w:rsidRDefault="00874469">
            <w:pPr>
              <w:pStyle w:val="Appx"/>
              <w:rPr>
                <w:ins w:id="17316" w:author="aas" w:date="2013-10-14T02:06:00Z"/>
                <w:del w:id="17317" w:author="Anees Shaikh" w:date="2013-10-19T02:16:00Z"/>
              </w:rPr>
              <w:pPrChange w:id="17318" w:author="Anees Shaikh" w:date="2013-10-19T02:16:00Z">
                <w:pPr>
                  <w:pStyle w:val="XML1"/>
                </w:pPr>
              </w:pPrChange>
            </w:pPr>
            <w:ins w:id="17319" w:author="aas" w:date="2013-10-14T02:06:00Z">
              <w:del w:id="17320" w:author="Anees Shaikh" w:date="2013-10-19T02:16:00Z">
                <w:r w:rsidDel="00E067A3">
                  <w:delText xml:space="preserve">                                        &lt;/xs:annotation&gt;</w:delText>
                </w:r>
              </w:del>
            </w:ins>
          </w:p>
          <w:p w14:paraId="110E9A74" w14:textId="5B881902" w:rsidR="00874469" w:rsidDel="00E067A3" w:rsidRDefault="00874469">
            <w:pPr>
              <w:pStyle w:val="Appx"/>
              <w:rPr>
                <w:ins w:id="17321" w:author="aas" w:date="2013-10-14T02:06:00Z"/>
                <w:del w:id="17322" w:author="Anees Shaikh" w:date="2013-10-19T02:16:00Z"/>
              </w:rPr>
              <w:pPrChange w:id="17323" w:author="Anees Shaikh" w:date="2013-10-19T02:16:00Z">
                <w:pPr>
                  <w:pStyle w:val="XML1"/>
                </w:pPr>
              </w:pPrChange>
            </w:pPr>
            <w:ins w:id="17324" w:author="aas" w:date="2013-10-14T02:06:00Z">
              <w:del w:id="17325" w:author="Anees Shaikh" w:date="2013-10-19T02:16:00Z">
                <w:r w:rsidDel="00E067A3">
                  <w:delText xml:space="preserve">                                      &lt;/xs:element&gt;</w:delText>
                </w:r>
              </w:del>
            </w:ins>
          </w:p>
          <w:p w14:paraId="78481ACB" w14:textId="0F34435D" w:rsidR="00874469" w:rsidDel="00E067A3" w:rsidRDefault="00874469">
            <w:pPr>
              <w:pStyle w:val="Appx"/>
              <w:rPr>
                <w:ins w:id="17326" w:author="aas" w:date="2013-10-14T02:06:00Z"/>
                <w:del w:id="17327" w:author="Anees Shaikh" w:date="2013-10-19T02:16:00Z"/>
              </w:rPr>
              <w:pPrChange w:id="17328" w:author="Anees Shaikh" w:date="2013-10-19T02:16:00Z">
                <w:pPr>
                  <w:pStyle w:val="XML1"/>
                </w:pPr>
              </w:pPrChange>
            </w:pPr>
            <w:ins w:id="17329" w:author="aas" w:date="2013-10-14T02:06:00Z">
              <w:del w:id="17330" w:author="Anees Shaikh" w:date="2013-10-19T02:16:00Z">
                <w:r w:rsidDel="00E067A3">
                  <w:delText xml:space="preserve">                                      &lt;xs:element name="local-port-in-use" minOccurs="0"  type="inet:port-number"&gt;</w:delText>
                </w:r>
              </w:del>
            </w:ins>
          </w:p>
          <w:p w14:paraId="0138E8F8" w14:textId="6308EDE5" w:rsidR="00874469" w:rsidDel="00E067A3" w:rsidRDefault="00874469">
            <w:pPr>
              <w:pStyle w:val="Appx"/>
              <w:rPr>
                <w:ins w:id="17331" w:author="aas" w:date="2013-10-14T02:06:00Z"/>
                <w:del w:id="17332" w:author="Anees Shaikh" w:date="2013-10-19T02:16:00Z"/>
              </w:rPr>
              <w:pPrChange w:id="17333" w:author="Anees Shaikh" w:date="2013-10-19T02:16:00Z">
                <w:pPr>
                  <w:pStyle w:val="XML1"/>
                </w:pPr>
              </w:pPrChange>
            </w:pPr>
            <w:ins w:id="17334" w:author="aas" w:date="2013-10-14T02:06:00Z">
              <w:del w:id="17335" w:author="Anees Shaikh" w:date="2013-10-19T02:16:00Z">
                <w:r w:rsidDel="00E067A3">
                  <w:delText xml:space="preserve">                                        &lt;xs:annotation&gt;</w:delText>
                </w:r>
              </w:del>
            </w:ins>
          </w:p>
          <w:p w14:paraId="7F4E1216" w14:textId="2C3F4285" w:rsidR="00874469" w:rsidDel="00E067A3" w:rsidRDefault="00874469">
            <w:pPr>
              <w:pStyle w:val="Appx"/>
              <w:rPr>
                <w:ins w:id="17336" w:author="aas" w:date="2013-10-14T02:06:00Z"/>
                <w:del w:id="17337" w:author="Anees Shaikh" w:date="2013-10-19T02:16:00Z"/>
              </w:rPr>
              <w:pPrChange w:id="17338" w:author="Anees Shaikh" w:date="2013-10-19T02:16:00Z">
                <w:pPr>
                  <w:pStyle w:val="XML1"/>
                </w:pPr>
              </w:pPrChange>
            </w:pPr>
            <w:ins w:id="17339" w:author="aas" w:date="2013-10-14T02:06:00Z">
              <w:del w:id="17340" w:author="Anees Shaikh" w:date="2013-10-19T02:16:00Z">
                <w:r w:rsidDel="00E067A3">
                  <w:delText xml:space="preserve">                                          &lt;xs:documentation&gt;</w:delText>
                </w:r>
              </w:del>
            </w:ins>
          </w:p>
          <w:p w14:paraId="7118C556" w14:textId="11E7C575" w:rsidR="00874469" w:rsidDel="00E067A3" w:rsidRDefault="00874469">
            <w:pPr>
              <w:pStyle w:val="Appx"/>
              <w:rPr>
                <w:ins w:id="17341" w:author="aas" w:date="2013-10-14T02:06:00Z"/>
                <w:del w:id="17342" w:author="Anees Shaikh" w:date="2013-10-19T02:16:00Z"/>
              </w:rPr>
              <w:pPrChange w:id="17343" w:author="Anees Shaikh" w:date="2013-10-19T02:16:00Z">
                <w:pPr>
                  <w:pStyle w:val="XML1"/>
                </w:pPr>
              </w:pPrChange>
            </w:pPr>
            <w:ins w:id="17344" w:author="aas" w:date="2013-10-14T02:06:00Z">
              <w:del w:id="17345" w:author="Anees Shaikh" w:date="2013-10-19T02:16:00Z">
                <w:r w:rsidDel="00E067A3">
                  <w:delText xml:space="preserve">                                            The local TCP port number of the OpenFlow Logical Switch.  If element</w:delText>
                </w:r>
              </w:del>
            </w:ins>
          </w:p>
          <w:p w14:paraId="5E575679" w14:textId="038EC484" w:rsidR="00874469" w:rsidDel="00E067A3" w:rsidRDefault="00874469">
            <w:pPr>
              <w:pStyle w:val="Appx"/>
              <w:rPr>
                <w:ins w:id="17346" w:author="aas" w:date="2013-10-14T02:06:00Z"/>
                <w:del w:id="17347" w:author="Anees Shaikh" w:date="2013-10-19T02:16:00Z"/>
              </w:rPr>
              <w:pPrChange w:id="17348" w:author="Anees Shaikh" w:date="2013-10-19T02:16:00Z">
                <w:pPr>
                  <w:pStyle w:val="XML1"/>
                </w:pPr>
              </w:pPrChange>
            </w:pPr>
            <w:ins w:id="17349" w:author="aas" w:date="2013-10-14T02:06:00Z">
              <w:del w:id="17350" w:author="Anees Shaikh" w:date="2013-10-19T02:16:00Z">
                <w:r w:rsidDel="00E067A3">
                  <w:delText xml:space="preserve">                                                   connection-state has value 'up', then this element indicates</w:delText>
                </w:r>
              </w:del>
            </w:ins>
          </w:p>
          <w:p w14:paraId="579D3EE4" w14:textId="37790F4E" w:rsidR="00874469" w:rsidDel="00E067A3" w:rsidRDefault="00874469">
            <w:pPr>
              <w:pStyle w:val="Appx"/>
              <w:rPr>
                <w:ins w:id="17351" w:author="aas" w:date="2013-10-14T02:06:00Z"/>
                <w:del w:id="17352" w:author="Anees Shaikh" w:date="2013-10-19T02:16:00Z"/>
              </w:rPr>
              <w:pPrChange w:id="17353" w:author="Anees Shaikh" w:date="2013-10-19T02:16:00Z">
                <w:pPr>
                  <w:pStyle w:val="XML1"/>
                </w:pPr>
              </w:pPrChange>
            </w:pPr>
            <w:ins w:id="17354" w:author="aas" w:date="2013-10-14T02:06:00Z">
              <w:del w:id="17355" w:author="Anees Shaikh" w:date="2013-10-19T02:16:00Z">
                <w:r w:rsidDel="00E067A3">
                  <w:delText xml:space="preserve">                                                   the actual port number in use.  If element connection-state</w:delText>
                </w:r>
              </w:del>
            </w:ins>
          </w:p>
          <w:p w14:paraId="46828FFD" w14:textId="3A4CED97" w:rsidR="00874469" w:rsidDel="00E067A3" w:rsidRDefault="00874469">
            <w:pPr>
              <w:pStyle w:val="Appx"/>
              <w:rPr>
                <w:ins w:id="17356" w:author="aas" w:date="2013-10-14T02:06:00Z"/>
                <w:del w:id="17357" w:author="Anees Shaikh" w:date="2013-10-19T02:16:00Z"/>
              </w:rPr>
              <w:pPrChange w:id="17358" w:author="Anees Shaikh" w:date="2013-10-19T02:16:00Z">
                <w:pPr>
                  <w:pStyle w:val="XML1"/>
                </w:pPr>
              </w:pPrChange>
            </w:pPr>
            <w:ins w:id="17359" w:author="aas" w:date="2013-10-14T02:06:00Z">
              <w:del w:id="17360" w:author="Anees Shaikh" w:date="2013-10-19T02:16:00Z">
                <w:r w:rsidDel="00E067A3">
                  <w:delText xml:space="preserve">                                                   has value 'down', then this element indicates the port number</w:delText>
                </w:r>
              </w:del>
            </w:ins>
          </w:p>
          <w:p w14:paraId="19DAAA9D" w14:textId="1F8E84F3" w:rsidR="00874469" w:rsidDel="00E067A3" w:rsidRDefault="00874469">
            <w:pPr>
              <w:pStyle w:val="Appx"/>
              <w:rPr>
                <w:ins w:id="17361" w:author="aas" w:date="2013-10-14T02:06:00Z"/>
                <w:del w:id="17362" w:author="Anees Shaikh" w:date="2013-10-19T02:16:00Z"/>
              </w:rPr>
              <w:pPrChange w:id="17363" w:author="Anees Shaikh" w:date="2013-10-19T02:16:00Z">
                <w:pPr>
                  <w:pStyle w:val="XML1"/>
                </w:pPr>
              </w:pPrChange>
            </w:pPr>
            <w:ins w:id="17364" w:author="aas" w:date="2013-10-14T02:06:00Z">
              <w:del w:id="17365" w:author="Anees Shaikh" w:date="2013-10-19T02:16:00Z">
                <w:r w:rsidDel="00E067A3">
                  <w:delText xml:space="preserve">                                                   used for the last attempt to establish a connection with this</w:delText>
                </w:r>
              </w:del>
            </w:ins>
          </w:p>
          <w:p w14:paraId="74D00A5F" w14:textId="398F2B4E" w:rsidR="00874469" w:rsidDel="00E067A3" w:rsidRDefault="00874469">
            <w:pPr>
              <w:pStyle w:val="Appx"/>
              <w:rPr>
                <w:ins w:id="17366" w:author="aas" w:date="2013-10-14T02:06:00Z"/>
                <w:del w:id="17367" w:author="Anees Shaikh" w:date="2013-10-19T02:16:00Z"/>
              </w:rPr>
              <w:pPrChange w:id="17368" w:author="Anees Shaikh" w:date="2013-10-19T02:16:00Z">
                <w:pPr>
                  <w:pStyle w:val="XML1"/>
                </w:pPr>
              </w:pPrChange>
            </w:pPr>
            <w:ins w:id="17369" w:author="aas" w:date="2013-10-14T02:06:00Z">
              <w:del w:id="17370" w:author="Anees Shaikh" w:date="2013-10-19T02:16:00Z">
                <w:r w:rsidDel="00E067A3">
                  <w:delText xml:space="preserve">                                                   OpenFlow Controller.???  When connecting to this OpenFlow</w:delText>
                </w:r>
              </w:del>
            </w:ins>
          </w:p>
          <w:p w14:paraId="6C2AC756" w14:textId="0F0F0721" w:rsidR="00874469" w:rsidDel="00E067A3" w:rsidRDefault="00874469">
            <w:pPr>
              <w:pStyle w:val="Appx"/>
              <w:rPr>
                <w:ins w:id="17371" w:author="aas" w:date="2013-10-14T02:06:00Z"/>
                <w:del w:id="17372" w:author="Anees Shaikh" w:date="2013-10-19T02:16:00Z"/>
              </w:rPr>
              <w:pPrChange w:id="17373" w:author="Anees Shaikh" w:date="2013-10-19T02:16:00Z">
                <w:pPr>
                  <w:pStyle w:val="XML1"/>
                </w:pPr>
              </w:pPrChange>
            </w:pPr>
            <w:ins w:id="17374" w:author="aas" w:date="2013-10-14T02:06:00Z">
              <w:del w:id="17375" w:author="Anees Shaikh" w:date="2013-10-19T02:16:00Z">
                <w:r w:rsidDel="00E067A3">
                  <w:delText xml:space="preserve">                                                   Controller, it is the source TCP port number of packets sent</w:delText>
                </w:r>
              </w:del>
            </w:ins>
          </w:p>
          <w:p w14:paraId="402E0C94" w14:textId="4E913183" w:rsidR="00874469" w:rsidDel="00E067A3" w:rsidRDefault="00874469">
            <w:pPr>
              <w:pStyle w:val="Appx"/>
              <w:rPr>
                <w:ins w:id="17376" w:author="aas" w:date="2013-10-14T02:06:00Z"/>
                <w:del w:id="17377" w:author="Anees Shaikh" w:date="2013-10-19T02:16:00Z"/>
              </w:rPr>
              <w:pPrChange w:id="17378" w:author="Anees Shaikh" w:date="2013-10-19T02:16:00Z">
                <w:pPr>
                  <w:pStyle w:val="XML1"/>
                </w:pPr>
              </w:pPrChange>
            </w:pPr>
            <w:ins w:id="17379" w:author="aas" w:date="2013-10-14T02:06:00Z">
              <w:del w:id="17380" w:author="Anees Shaikh" w:date="2013-10-19T02:16:00Z">
                <w:r w:rsidDel="00E067A3">
                  <w:delText xml:space="preserve">                                                   to this OpenFlow Controller.  If this element has its defaqult</w:delText>
                </w:r>
              </w:del>
            </w:ins>
          </w:p>
          <w:p w14:paraId="41A5579E" w14:textId="33255518" w:rsidR="00874469" w:rsidDel="00E067A3" w:rsidRDefault="00874469">
            <w:pPr>
              <w:pStyle w:val="Appx"/>
              <w:rPr>
                <w:ins w:id="17381" w:author="aas" w:date="2013-10-14T02:06:00Z"/>
                <w:del w:id="17382" w:author="Anees Shaikh" w:date="2013-10-19T02:16:00Z"/>
              </w:rPr>
              <w:pPrChange w:id="17383" w:author="Anees Shaikh" w:date="2013-10-19T02:16:00Z">
                <w:pPr>
                  <w:pStyle w:val="XML1"/>
                </w:pPr>
              </w:pPrChange>
            </w:pPr>
            <w:ins w:id="17384" w:author="aas" w:date="2013-10-14T02:06:00Z">
              <w:del w:id="17385" w:author="Anees Shaikh" w:date="2013-10-19T02:16:00Z">
                <w:r w:rsidDel="00E067A3">
                  <w:delText xml:space="preserve">                                                   value 0, then port number is chosen arbitrarily by the</w:delText>
                </w:r>
              </w:del>
            </w:ins>
          </w:p>
          <w:p w14:paraId="7F1F17AB" w14:textId="012188C4" w:rsidR="00874469" w:rsidDel="00E067A3" w:rsidRDefault="00874469">
            <w:pPr>
              <w:pStyle w:val="Appx"/>
              <w:rPr>
                <w:ins w:id="17386" w:author="aas" w:date="2013-10-14T02:06:00Z"/>
                <w:del w:id="17387" w:author="Anees Shaikh" w:date="2013-10-19T02:16:00Z"/>
              </w:rPr>
              <w:pPrChange w:id="17388" w:author="Anees Shaikh" w:date="2013-10-19T02:16:00Z">
                <w:pPr>
                  <w:pStyle w:val="XML1"/>
                </w:pPr>
              </w:pPrChange>
            </w:pPr>
            <w:ins w:id="17389" w:author="aas" w:date="2013-10-14T02:06:00Z">
              <w:del w:id="17390" w:author="Anees Shaikh" w:date="2013-10-19T02:16:00Z">
                <w:r w:rsidDel="00E067A3">
                  <w:delText xml:space="preserve">                                                   OpenFlow Logical Switch.</w:delText>
                </w:r>
              </w:del>
            </w:ins>
          </w:p>
          <w:p w14:paraId="66DC0211" w14:textId="7E888803" w:rsidR="00874469" w:rsidDel="00E067A3" w:rsidRDefault="00874469">
            <w:pPr>
              <w:pStyle w:val="Appx"/>
              <w:rPr>
                <w:ins w:id="17391" w:author="aas" w:date="2013-10-14T02:06:00Z"/>
                <w:del w:id="17392" w:author="Anees Shaikh" w:date="2013-10-19T02:16:00Z"/>
              </w:rPr>
              <w:pPrChange w:id="17393" w:author="Anees Shaikh" w:date="2013-10-19T02:16:00Z">
                <w:pPr>
                  <w:pStyle w:val="XML1"/>
                </w:pPr>
              </w:pPrChange>
            </w:pPr>
            <w:ins w:id="17394" w:author="aas" w:date="2013-10-14T02:06:00Z">
              <w:del w:id="17395" w:author="Anees Shaikh" w:date="2013-10-19T02:16:00Z">
                <w:r w:rsidDel="00E067A3">
                  <w:delText xml:space="preserve">                                          &lt;/xs:documentation&gt;</w:delText>
                </w:r>
              </w:del>
            </w:ins>
          </w:p>
          <w:p w14:paraId="21482543" w14:textId="56D6DFDD" w:rsidR="00874469" w:rsidDel="00E067A3" w:rsidRDefault="00874469">
            <w:pPr>
              <w:pStyle w:val="Appx"/>
              <w:rPr>
                <w:ins w:id="17396" w:author="aas" w:date="2013-10-14T02:06:00Z"/>
                <w:del w:id="17397" w:author="Anees Shaikh" w:date="2013-10-19T02:16:00Z"/>
              </w:rPr>
              <w:pPrChange w:id="17398" w:author="Anees Shaikh" w:date="2013-10-19T02:16:00Z">
                <w:pPr>
                  <w:pStyle w:val="XML1"/>
                </w:pPr>
              </w:pPrChange>
            </w:pPr>
            <w:ins w:id="17399" w:author="aas" w:date="2013-10-14T02:06:00Z">
              <w:del w:id="17400" w:author="Anees Shaikh" w:date="2013-10-19T02:16:00Z">
                <w:r w:rsidDel="00E067A3">
                  <w:delText xml:space="preserve">                                        &lt;/xs:annotation&gt;</w:delText>
                </w:r>
              </w:del>
            </w:ins>
          </w:p>
          <w:p w14:paraId="67CA4212" w14:textId="0C570192" w:rsidR="00874469" w:rsidDel="00E067A3" w:rsidRDefault="00874469">
            <w:pPr>
              <w:pStyle w:val="Appx"/>
              <w:rPr>
                <w:ins w:id="17401" w:author="aas" w:date="2013-10-14T02:06:00Z"/>
                <w:del w:id="17402" w:author="Anees Shaikh" w:date="2013-10-19T02:16:00Z"/>
              </w:rPr>
              <w:pPrChange w:id="17403" w:author="Anees Shaikh" w:date="2013-10-19T02:16:00Z">
                <w:pPr>
                  <w:pStyle w:val="XML1"/>
                </w:pPr>
              </w:pPrChange>
            </w:pPr>
            <w:ins w:id="17404" w:author="aas" w:date="2013-10-14T02:06:00Z">
              <w:del w:id="17405" w:author="Anees Shaikh" w:date="2013-10-19T02:16:00Z">
                <w:r w:rsidDel="00E067A3">
                  <w:delText xml:space="preserve">                                      &lt;/xs:element&gt;</w:delText>
                </w:r>
              </w:del>
            </w:ins>
          </w:p>
          <w:p w14:paraId="5555985C" w14:textId="460DEB99" w:rsidR="00874469" w:rsidDel="00E067A3" w:rsidRDefault="00874469">
            <w:pPr>
              <w:pStyle w:val="Appx"/>
              <w:rPr>
                <w:ins w:id="17406" w:author="aas" w:date="2013-10-14T02:06:00Z"/>
                <w:del w:id="17407" w:author="Anees Shaikh" w:date="2013-10-19T02:16:00Z"/>
              </w:rPr>
              <w:pPrChange w:id="17408" w:author="Anees Shaikh" w:date="2013-10-19T02:16:00Z">
                <w:pPr>
                  <w:pStyle w:val="XML1"/>
                </w:pPr>
              </w:pPrChange>
            </w:pPr>
            <w:ins w:id="17409" w:author="aas" w:date="2013-10-14T02:06:00Z">
              <w:del w:id="17410" w:author="Anees Shaikh" w:date="2013-10-19T02:16:00Z">
                <w:r w:rsidDel="00E067A3">
                  <w:delText xml:space="preserve">                                      &lt;xs:any minOccurs="0" maxOccurs="unbounded"</w:delText>
                </w:r>
              </w:del>
            </w:ins>
          </w:p>
          <w:p w14:paraId="4FC2E9DF" w14:textId="1F1414AB" w:rsidR="00874469" w:rsidDel="00E067A3" w:rsidRDefault="00874469">
            <w:pPr>
              <w:pStyle w:val="Appx"/>
              <w:rPr>
                <w:ins w:id="17411" w:author="aas" w:date="2013-10-14T02:06:00Z"/>
                <w:del w:id="17412" w:author="Anees Shaikh" w:date="2013-10-19T02:16:00Z"/>
              </w:rPr>
              <w:pPrChange w:id="17413" w:author="Anees Shaikh" w:date="2013-10-19T02:16:00Z">
                <w:pPr>
                  <w:pStyle w:val="XML1"/>
                </w:pPr>
              </w:pPrChange>
            </w:pPr>
            <w:ins w:id="17414" w:author="aas" w:date="2013-10-14T02:06:00Z">
              <w:del w:id="17415" w:author="Anees Shaikh" w:date="2013-10-19T02:16:00Z">
                <w:r w:rsidDel="00E067A3">
                  <w:delText xml:space="preserve">                                              namespace="##other" processContents="lax"/&gt;</w:delText>
                </w:r>
              </w:del>
            </w:ins>
          </w:p>
          <w:p w14:paraId="0392F1CC" w14:textId="60699905" w:rsidR="00874469" w:rsidDel="00E067A3" w:rsidRDefault="00874469">
            <w:pPr>
              <w:pStyle w:val="Appx"/>
              <w:rPr>
                <w:ins w:id="17416" w:author="aas" w:date="2013-10-14T02:06:00Z"/>
                <w:del w:id="17417" w:author="Anees Shaikh" w:date="2013-10-19T02:16:00Z"/>
              </w:rPr>
              <w:pPrChange w:id="17418" w:author="Anees Shaikh" w:date="2013-10-19T02:16:00Z">
                <w:pPr>
                  <w:pStyle w:val="XML1"/>
                </w:pPr>
              </w:pPrChange>
            </w:pPr>
            <w:ins w:id="17419" w:author="aas" w:date="2013-10-14T02:06:00Z">
              <w:del w:id="17420" w:author="Anees Shaikh" w:date="2013-10-19T02:16:00Z">
                <w:r w:rsidDel="00E067A3">
                  <w:delText xml:space="preserve">                                    &lt;/xs:sequence&gt;</w:delText>
                </w:r>
              </w:del>
            </w:ins>
          </w:p>
          <w:p w14:paraId="3752D429" w14:textId="4E2037CC" w:rsidR="00874469" w:rsidDel="00E067A3" w:rsidRDefault="00874469">
            <w:pPr>
              <w:pStyle w:val="Appx"/>
              <w:rPr>
                <w:ins w:id="17421" w:author="aas" w:date="2013-10-14T02:06:00Z"/>
                <w:del w:id="17422" w:author="Anees Shaikh" w:date="2013-10-19T02:16:00Z"/>
              </w:rPr>
              <w:pPrChange w:id="17423" w:author="Anees Shaikh" w:date="2013-10-19T02:16:00Z">
                <w:pPr>
                  <w:pStyle w:val="XML1"/>
                </w:pPr>
              </w:pPrChange>
            </w:pPr>
            <w:ins w:id="17424" w:author="aas" w:date="2013-10-14T02:06:00Z">
              <w:del w:id="17425" w:author="Anees Shaikh" w:date="2013-10-19T02:16:00Z">
                <w:r w:rsidDel="00E067A3">
                  <w:delText xml:space="preserve">                                  &lt;/xs:complexType&gt;</w:delText>
                </w:r>
              </w:del>
            </w:ins>
          </w:p>
          <w:p w14:paraId="7FA1F372" w14:textId="1471AD72" w:rsidR="00874469" w:rsidDel="00E067A3" w:rsidRDefault="00874469">
            <w:pPr>
              <w:pStyle w:val="Appx"/>
              <w:rPr>
                <w:ins w:id="17426" w:author="aas" w:date="2013-10-14T02:06:00Z"/>
                <w:del w:id="17427" w:author="Anees Shaikh" w:date="2013-10-19T02:16:00Z"/>
              </w:rPr>
              <w:pPrChange w:id="17428" w:author="Anees Shaikh" w:date="2013-10-19T02:16:00Z">
                <w:pPr>
                  <w:pStyle w:val="XML1"/>
                </w:pPr>
              </w:pPrChange>
            </w:pPr>
            <w:ins w:id="17429" w:author="aas" w:date="2013-10-14T02:06:00Z">
              <w:del w:id="17430" w:author="Anees Shaikh" w:date="2013-10-19T02:16:00Z">
                <w:r w:rsidDel="00E067A3">
                  <w:delText xml:space="preserve">                                &lt;/xs:element&gt;</w:delText>
                </w:r>
              </w:del>
            </w:ins>
          </w:p>
          <w:p w14:paraId="0305525B" w14:textId="68179D9E" w:rsidR="00874469" w:rsidDel="00E067A3" w:rsidRDefault="00874469">
            <w:pPr>
              <w:pStyle w:val="Appx"/>
              <w:rPr>
                <w:ins w:id="17431" w:author="aas" w:date="2013-10-14T02:06:00Z"/>
                <w:del w:id="17432" w:author="Anees Shaikh" w:date="2013-10-19T02:16:00Z"/>
              </w:rPr>
              <w:pPrChange w:id="17433" w:author="Anees Shaikh" w:date="2013-10-19T02:16:00Z">
                <w:pPr>
                  <w:pStyle w:val="XML1"/>
                </w:pPr>
              </w:pPrChange>
            </w:pPr>
            <w:ins w:id="17434" w:author="aas" w:date="2013-10-14T02:06:00Z">
              <w:del w:id="17435" w:author="Anees Shaikh" w:date="2013-10-19T02:16:00Z">
                <w:r w:rsidDel="00E067A3">
                  <w:delText xml:space="preserve">                                &lt;xs:any minOccurs="0" maxOccurs="unbounded"</w:delText>
                </w:r>
              </w:del>
            </w:ins>
          </w:p>
          <w:p w14:paraId="7E351CEF" w14:textId="6D06A0DE" w:rsidR="00874469" w:rsidDel="00E067A3" w:rsidRDefault="00874469">
            <w:pPr>
              <w:pStyle w:val="Appx"/>
              <w:rPr>
                <w:ins w:id="17436" w:author="aas" w:date="2013-10-14T02:06:00Z"/>
                <w:del w:id="17437" w:author="Anees Shaikh" w:date="2013-10-19T02:16:00Z"/>
              </w:rPr>
              <w:pPrChange w:id="17438" w:author="Anees Shaikh" w:date="2013-10-19T02:16:00Z">
                <w:pPr>
                  <w:pStyle w:val="XML1"/>
                </w:pPr>
              </w:pPrChange>
            </w:pPr>
            <w:ins w:id="17439" w:author="aas" w:date="2013-10-14T02:06:00Z">
              <w:del w:id="17440" w:author="Anees Shaikh" w:date="2013-10-19T02:16:00Z">
                <w:r w:rsidDel="00E067A3">
                  <w:delText xml:space="preserve">                                        namespace="##other" processContents="lax"/&gt;</w:delText>
                </w:r>
              </w:del>
            </w:ins>
          </w:p>
          <w:p w14:paraId="56A3FFA6" w14:textId="3256691F" w:rsidR="00874469" w:rsidDel="00E067A3" w:rsidRDefault="00874469">
            <w:pPr>
              <w:pStyle w:val="Appx"/>
              <w:rPr>
                <w:ins w:id="17441" w:author="aas" w:date="2013-10-14T02:06:00Z"/>
                <w:del w:id="17442" w:author="Anees Shaikh" w:date="2013-10-19T02:16:00Z"/>
              </w:rPr>
              <w:pPrChange w:id="17443" w:author="Anees Shaikh" w:date="2013-10-19T02:16:00Z">
                <w:pPr>
                  <w:pStyle w:val="XML1"/>
                </w:pPr>
              </w:pPrChange>
            </w:pPr>
            <w:ins w:id="17444" w:author="aas" w:date="2013-10-14T02:06:00Z">
              <w:del w:id="17445" w:author="Anees Shaikh" w:date="2013-10-19T02:16:00Z">
                <w:r w:rsidDel="00E067A3">
                  <w:delText xml:space="preserve">                              &lt;/xs:sequence&gt;</w:delText>
                </w:r>
              </w:del>
            </w:ins>
          </w:p>
          <w:p w14:paraId="6C9379C4" w14:textId="327241CF" w:rsidR="00874469" w:rsidDel="00E067A3" w:rsidRDefault="00874469">
            <w:pPr>
              <w:pStyle w:val="Appx"/>
              <w:rPr>
                <w:ins w:id="17446" w:author="aas" w:date="2013-10-14T02:06:00Z"/>
                <w:del w:id="17447" w:author="Anees Shaikh" w:date="2013-10-19T02:16:00Z"/>
              </w:rPr>
              <w:pPrChange w:id="17448" w:author="Anees Shaikh" w:date="2013-10-19T02:16:00Z">
                <w:pPr>
                  <w:pStyle w:val="XML1"/>
                </w:pPr>
              </w:pPrChange>
            </w:pPr>
            <w:ins w:id="17449" w:author="aas" w:date="2013-10-14T02:06:00Z">
              <w:del w:id="17450" w:author="Anees Shaikh" w:date="2013-10-19T02:16:00Z">
                <w:r w:rsidDel="00E067A3">
                  <w:delText xml:space="preserve">                            &lt;/xs:complexType&gt;</w:delText>
                </w:r>
              </w:del>
            </w:ins>
          </w:p>
          <w:p w14:paraId="70B334B5" w14:textId="64535F6A" w:rsidR="00874469" w:rsidDel="00E067A3" w:rsidRDefault="00874469">
            <w:pPr>
              <w:pStyle w:val="Appx"/>
              <w:rPr>
                <w:ins w:id="17451" w:author="aas" w:date="2013-10-14T02:06:00Z"/>
                <w:del w:id="17452" w:author="Anees Shaikh" w:date="2013-10-19T02:16:00Z"/>
              </w:rPr>
              <w:pPrChange w:id="17453" w:author="Anees Shaikh" w:date="2013-10-19T02:16:00Z">
                <w:pPr>
                  <w:pStyle w:val="XML1"/>
                </w:pPr>
              </w:pPrChange>
            </w:pPr>
            <w:ins w:id="17454" w:author="aas" w:date="2013-10-14T02:06:00Z">
              <w:del w:id="17455" w:author="Anees Shaikh" w:date="2013-10-19T02:16:00Z">
                <w:r w:rsidDel="00E067A3">
                  <w:delText xml:space="preserve">                          &lt;/xs:element&gt;</w:delText>
                </w:r>
              </w:del>
            </w:ins>
          </w:p>
          <w:p w14:paraId="25FA0229" w14:textId="6D804EB4" w:rsidR="00874469" w:rsidDel="00E067A3" w:rsidRDefault="00874469">
            <w:pPr>
              <w:pStyle w:val="Appx"/>
              <w:rPr>
                <w:ins w:id="17456" w:author="aas" w:date="2013-10-14T02:06:00Z"/>
                <w:del w:id="17457" w:author="Anees Shaikh" w:date="2013-10-19T02:16:00Z"/>
              </w:rPr>
              <w:pPrChange w:id="17458" w:author="Anees Shaikh" w:date="2013-10-19T02:16:00Z">
                <w:pPr>
                  <w:pStyle w:val="XML1"/>
                </w:pPr>
              </w:pPrChange>
            </w:pPr>
            <w:ins w:id="17459" w:author="aas" w:date="2013-10-14T02:06:00Z">
              <w:del w:id="17460" w:author="Anees Shaikh" w:date="2013-10-19T02:16:00Z">
                <w:r w:rsidDel="00E067A3">
                  <w:delText xml:space="preserve">                          &lt;xs:any minOccurs="0" maxOccurs="unbounded"</w:delText>
                </w:r>
              </w:del>
            </w:ins>
          </w:p>
          <w:p w14:paraId="0331A2DC" w14:textId="6E58507D" w:rsidR="00874469" w:rsidDel="00E067A3" w:rsidRDefault="00874469">
            <w:pPr>
              <w:pStyle w:val="Appx"/>
              <w:rPr>
                <w:ins w:id="17461" w:author="aas" w:date="2013-10-14T02:06:00Z"/>
                <w:del w:id="17462" w:author="Anees Shaikh" w:date="2013-10-19T02:16:00Z"/>
              </w:rPr>
              <w:pPrChange w:id="17463" w:author="Anees Shaikh" w:date="2013-10-19T02:16:00Z">
                <w:pPr>
                  <w:pStyle w:val="XML1"/>
                </w:pPr>
              </w:pPrChange>
            </w:pPr>
            <w:ins w:id="17464" w:author="aas" w:date="2013-10-14T02:06:00Z">
              <w:del w:id="17465" w:author="Anees Shaikh" w:date="2013-10-19T02:16:00Z">
                <w:r w:rsidDel="00E067A3">
                  <w:delText xml:space="preserve">                                  namespace="##other" processContents="lax"/&gt;</w:delText>
                </w:r>
              </w:del>
            </w:ins>
          </w:p>
          <w:p w14:paraId="22417BBC" w14:textId="31A619DA" w:rsidR="00874469" w:rsidDel="00E067A3" w:rsidRDefault="00874469">
            <w:pPr>
              <w:pStyle w:val="Appx"/>
              <w:rPr>
                <w:ins w:id="17466" w:author="aas" w:date="2013-10-14T02:06:00Z"/>
                <w:del w:id="17467" w:author="Anees Shaikh" w:date="2013-10-19T02:16:00Z"/>
              </w:rPr>
              <w:pPrChange w:id="17468" w:author="Anees Shaikh" w:date="2013-10-19T02:16:00Z">
                <w:pPr>
                  <w:pStyle w:val="XML1"/>
                </w:pPr>
              </w:pPrChange>
            </w:pPr>
            <w:ins w:id="17469" w:author="aas" w:date="2013-10-14T02:06:00Z">
              <w:del w:id="17470" w:author="Anees Shaikh" w:date="2013-10-19T02:16:00Z">
                <w:r w:rsidDel="00E067A3">
                  <w:delText xml:space="preserve">                        &lt;/xs:sequence&gt;</w:delText>
                </w:r>
              </w:del>
            </w:ins>
          </w:p>
          <w:p w14:paraId="45349C69" w14:textId="4C3A95C3" w:rsidR="00874469" w:rsidDel="00E067A3" w:rsidRDefault="00874469">
            <w:pPr>
              <w:pStyle w:val="Appx"/>
              <w:rPr>
                <w:ins w:id="17471" w:author="aas" w:date="2013-10-14T02:06:00Z"/>
                <w:del w:id="17472" w:author="Anees Shaikh" w:date="2013-10-19T02:16:00Z"/>
              </w:rPr>
              <w:pPrChange w:id="17473" w:author="Anees Shaikh" w:date="2013-10-19T02:16:00Z">
                <w:pPr>
                  <w:pStyle w:val="XML1"/>
                </w:pPr>
              </w:pPrChange>
            </w:pPr>
            <w:ins w:id="17474" w:author="aas" w:date="2013-10-14T02:06:00Z">
              <w:del w:id="17475" w:author="Anees Shaikh" w:date="2013-10-19T02:16:00Z">
                <w:r w:rsidDel="00E067A3">
                  <w:delText xml:space="preserve">                      &lt;/xs:complexType&gt;</w:delText>
                </w:r>
              </w:del>
            </w:ins>
          </w:p>
          <w:p w14:paraId="0E615312" w14:textId="7E90444F" w:rsidR="00874469" w:rsidDel="00E067A3" w:rsidRDefault="00874469">
            <w:pPr>
              <w:pStyle w:val="Appx"/>
              <w:rPr>
                <w:ins w:id="17476" w:author="aas" w:date="2013-10-14T02:06:00Z"/>
                <w:del w:id="17477" w:author="Anees Shaikh" w:date="2013-10-19T02:16:00Z"/>
              </w:rPr>
              <w:pPrChange w:id="17478" w:author="Anees Shaikh" w:date="2013-10-19T02:16:00Z">
                <w:pPr>
                  <w:pStyle w:val="XML1"/>
                </w:pPr>
              </w:pPrChange>
            </w:pPr>
            <w:ins w:id="17479" w:author="aas" w:date="2013-10-14T02:06:00Z">
              <w:del w:id="17480" w:author="Anees Shaikh" w:date="2013-10-19T02:16:00Z">
                <w:r w:rsidDel="00E067A3">
                  <w:delText xml:space="preserve">                      &lt;xs:key name="key_controllers_switch_logical-switches_capable-switch_controller"&gt;</w:delText>
                </w:r>
              </w:del>
            </w:ins>
          </w:p>
          <w:p w14:paraId="46BC94BB" w14:textId="7F998F2B" w:rsidR="00874469" w:rsidDel="00E067A3" w:rsidRDefault="00874469">
            <w:pPr>
              <w:pStyle w:val="Appx"/>
              <w:rPr>
                <w:ins w:id="17481" w:author="aas" w:date="2013-10-14T02:06:00Z"/>
                <w:del w:id="17482" w:author="Anees Shaikh" w:date="2013-10-19T02:16:00Z"/>
              </w:rPr>
              <w:pPrChange w:id="17483" w:author="Anees Shaikh" w:date="2013-10-19T02:16:00Z">
                <w:pPr>
                  <w:pStyle w:val="XML1"/>
                </w:pPr>
              </w:pPrChange>
            </w:pPr>
            <w:ins w:id="17484" w:author="aas" w:date="2013-10-14T02:06:00Z">
              <w:del w:id="17485" w:author="Anees Shaikh" w:date="2013-10-19T02:16:00Z">
                <w:r w:rsidDel="00E067A3">
                  <w:delText xml:space="preserve">                        &lt;xs:selector xpath="of-config:controller"/&gt;</w:delText>
                </w:r>
              </w:del>
            </w:ins>
          </w:p>
          <w:p w14:paraId="4BA2B6CE" w14:textId="13F5BB17" w:rsidR="00874469" w:rsidDel="00E067A3" w:rsidRDefault="00874469">
            <w:pPr>
              <w:pStyle w:val="Appx"/>
              <w:rPr>
                <w:ins w:id="17486" w:author="aas" w:date="2013-10-14T02:06:00Z"/>
                <w:del w:id="17487" w:author="Anees Shaikh" w:date="2013-10-19T02:16:00Z"/>
              </w:rPr>
              <w:pPrChange w:id="17488" w:author="Anees Shaikh" w:date="2013-10-19T02:16:00Z">
                <w:pPr>
                  <w:pStyle w:val="XML1"/>
                </w:pPr>
              </w:pPrChange>
            </w:pPr>
            <w:ins w:id="17489" w:author="aas" w:date="2013-10-14T02:06:00Z">
              <w:del w:id="17490" w:author="Anees Shaikh" w:date="2013-10-19T02:16:00Z">
                <w:r w:rsidDel="00E067A3">
                  <w:delText xml:space="preserve">                        &lt;xs:field xpath="of-config:id"/&gt;</w:delText>
                </w:r>
              </w:del>
            </w:ins>
          </w:p>
          <w:p w14:paraId="3C4BD3C1" w14:textId="5517258A" w:rsidR="00874469" w:rsidDel="00E067A3" w:rsidRDefault="00874469">
            <w:pPr>
              <w:pStyle w:val="Appx"/>
              <w:rPr>
                <w:ins w:id="17491" w:author="aas" w:date="2013-10-14T02:06:00Z"/>
                <w:del w:id="17492" w:author="Anees Shaikh" w:date="2013-10-19T02:16:00Z"/>
              </w:rPr>
              <w:pPrChange w:id="17493" w:author="Anees Shaikh" w:date="2013-10-19T02:16:00Z">
                <w:pPr>
                  <w:pStyle w:val="XML1"/>
                </w:pPr>
              </w:pPrChange>
            </w:pPr>
            <w:ins w:id="17494" w:author="aas" w:date="2013-10-14T02:06:00Z">
              <w:del w:id="17495" w:author="Anees Shaikh" w:date="2013-10-19T02:16:00Z">
                <w:r w:rsidDel="00E067A3">
                  <w:delText xml:space="preserve">                      &lt;/xs:key&gt;</w:delText>
                </w:r>
              </w:del>
            </w:ins>
          </w:p>
          <w:p w14:paraId="44076190" w14:textId="74080435" w:rsidR="00874469" w:rsidDel="00E067A3" w:rsidRDefault="00874469">
            <w:pPr>
              <w:pStyle w:val="Appx"/>
              <w:rPr>
                <w:ins w:id="17496" w:author="aas" w:date="2013-10-14T02:06:00Z"/>
                <w:del w:id="17497" w:author="Anees Shaikh" w:date="2013-10-19T02:16:00Z"/>
              </w:rPr>
              <w:pPrChange w:id="17498" w:author="Anees Shaikh" w:date="2013-10-19T02:16:00Z">
                <w:pPr>
                  <w:pStyle w:val="XML1"/>
                </w:pPr>
              </w:pPrChange>
            </w:pPr>
            <w:ins w:id="17499" w:author="aas" w:date="2013-10-14T02:06:00Z">
              <w:del w:id="17500" w:author="Anees Shaikh" w:date="2013-10-19T02:16:00Z">
                <w:r w:rsidDel="00E067A3">
                  <w:delText xml:space="preserve">                    &lt;/xs:element&gt;</w:delText>
                </w:r>
              </w:del>
            </w:ins>
          </w:p>
          <w:p w14:paraId="6A36B1F8" w14:textId="729666BA" w:rsidR="00874469" w:rsidDel="00E067A3" w:rsidRDefault="00874469">
            <w:pPr>
              <w:pStyle w:val="Appx"/>
              <w:rPr>
                <w:ins w:id="17501" w:author="aas" w:date="2013-10-14T02:06:00Z"/>
                <w:del w:id="17502" w:author="Anees Shaikh" w:date="2013-10-19T02:16:00Z"/>
              </w:rPr>
              <w:pPrChange w:id="17503" w:author="Anees Shaikh" w:date="2013-10-19T02:16:00Z">
                <w:pPr>
                  <w:pStyle w:val="XML1"/>
                </w:pPr>
              </w:pPrChange>
            </w:pPr>
            <w:ins w:id="17504" w:author="aas" w:date="2013-10-14T02:06:00Z">
              <w:del w:id="17505" w:author="Anees Shaikh" w:date="2013-10-19T02:16:00Z">
                <w:r w:rsidDel="00E067A3">
                  <w:delText xml:space="preserve">                    &lt;xs:element name="resources" minOccurs="0"&gt;</w:delText>
                </w:r>
              </w:del>
            </w:ins>
          </w:p>
          <w:p w14:paraId="4F565D12" w14:textId="0EEFE8FB" w:rsidR="00874469" w:rsidDel="00E067A3" w:rsidRDefault="00874469">
            <w:pPr>
              <w:pStyle w:val="Appx"/>
              <w:rPr>
                <w:ins w:id="17506" w:author="aas" w:date="2013-10-14T02:06:00Z"/>
                <w:del w:id="17507" w:author="Anees Shaikh" w:date="2013-10-19T02:16:00Z"/>
              </w:rPr>
              <w:pPrChange w:id="17508" w:author="Anees Shaikh" w:date="2013-10-19T02:16:00Z">
                <w:pPr>
                  <w:pStyle w:val="XML1"/>
                </w:pPr>
              </w:pPrChange>
            </w:pPr>
            <w:ins w:id="17509" w:author="aas" w:date="2013-10-14T02:06:00Z">
              <w:del w:id="17510" w:author="Anees Shaikh" w:date="2013-10-19T02:16:00Z">
                <w:r w:rsidDel="00E067A3">
                  <w:delText xml:space="preserve">                      &lt;xs:annotation&gt;</w:delText>
                </w:r>
              </w:del>
            </w:ins>
          </w:p>
          <w:p w14:paraId="3F3D5D8C" w14:textId="24C99EF5" w:rsidR="00874469" w:rsidDel="00E067A3" w:rsidRDefault="00874469">
            <w:pPr>
              <w:pStyle w:val="Appx"/>
              <w:rPr>
                <w:ins w:id="17511" w:author="aas" w:date="2013-10-14T02:06:00Z"/>
                <w:del w:id="17512" w:author="Anees Shaikh" w:date="2013-10-19T02:16:00Z"/>
              </w:rPr>
              <w:pPrChange w:id="17513" w:author="Anees Shaikh" w:date="2013-10-19T02:16:00Z">
                <w:pPr>
                  <w:pStyle w:val="XML1"/>
                </w:pPr>
              </w:pPrChange>
            </w:pPr>
            <w:ins w:id="17514" w:author="aas" w:date="2013-10-14T02:06:00Z">
              <w:del w:id="17515" w:author="Anees Shaikh" w:date="2013-10-19T02:16:00Z">
                <w:r w:rsidDel="00E067A3">
                  <w:delText xml:space="preserve">                        &lt;xs:documentation&gt;</w:delText>
                </w:r>
              </w:del>
            </w:ins>
          </w:p>
          <w:p w14:paraId="303A8DD1" w14:textId="7003ED61" w:rsidR="00874469" w:rsidDel="00E067A3" w:rsidRDefault="00874469">
            <w:pPr>
              <w:pStyle w:val="Appx"/>
              <w:rPr>
                <w:ins w:id="17516" w:author="aas" w:date="2013-10-14T02:06:00Z"/>
                <w:del w:id="17517" w:author="Anees Shaikh" w:date="2013-10-19T02:16:00Z"/>
              </w:rPr>
              <w:pPrChange w:id="17518" w:author="Anees Shaikh" w:date="2013-10-19T02:16:00Z">
                <w:pPr>
                  <w:pStyle w:val="XML1"/>
                </w:pPr>
              </w:pPrChange>
            </w:pPr>
            <w:ins w:id="17519" w:author="aas" w:date="2013-10-14T02:06:00Z">
              <w:del w:id="17520" w:author="Anees Shaikh" w:date="2013-10-19T02:16:00Z">
                <w:r w:rsidDel="00E067A3">
                  <w:delText xml:space="preserve">                          The list of identifiers of all resources of the</w:delText>
                </w:r>
              </w:del>
            </w:ins>
          </w:p>
          <w:p w14:paraId="515F491E" w14:textId="61B68FEE" w:rsidR="00874469" w:rsidDel="00E067A3" w:rsidRDefault="00874469">
            <w:pPr>
              <w:pStyle w:val="Appx"/>
              <w:rPr>
                <w:ins w:id="17521" w:author="aas" w:date="2013-10-14T02:06:00Z"/>
                <w:del w:id="17522" w:author="Anees Shaikh" w:date="2013-10-19T02:16:00Z"/>
              </w:rPr>
              <w:pPrChange w:id="17523" w:author="Anees Shaikh" w:date="2013-10-19T02:16:00Z">
                <w:pPr>
                  <w:pStyle w:val="XML1"/>
                </w:pPr>
              </w:pPrChange>
            </w:pPr>
            <w:ins w:id="17524" w:author="aas" w:date="2013-10-14T02:06:00Z">
              <w:del w:id="17525" w:author="Anees Shaikh" w:date="2013-10-19T02:16:00Z">
                <w:r w:rsidDel="00E067A3">
                  <w:delText xml:space="preserve">                                 OpenFlow Capable Switch that the OpenFlow Logical Switch</w:delText>
                </w:r>
              </w:del>
            </w:ins>
          </w:p>
          <w:p w14:paraId="4F84D498" w14:textId="33BC9AAB" w:rsidR="00874469" w:rsidDel="00E067A3" w:rsidRDefault="00874469">
            <w:pPr>
              <w:pStyle w:val="Appx"/>
              <w:rPr>
                <w:ins w:id="17526" w:author="aas" w:date="2013-10-14T02:06:00Z"/>
                <w:del w:id="17527" w:author="Anees Shaikh" w:date="2013-10-19T02:16:00Z"/>
              </w:rPr>
              <w:pPrChange w:id="17528" w:author="Anees Shaikh" w:date="2013-10-19T02:16:00Z">
                <w:pPr>
                  <w:pStyle w:val="XML1"/>
                </w:pPr>
              </w:pPrChange>
            </w:pPr>
            <w:ins w:id="17529" w:author="aas" w:date="2013-10-14T02:06:00Z">
              <w:del w:id="17530" w:author="Anees Shaikh" w:date="2013-10-19T02:16:00Z">
                <w:r w:rsidDel="00E067A3">
                  <w:delText xml:space="preserve">                                 has exclusive or non-exclusive access to.  A resource is </w:delText>
                </w:r>
              </w:del>
            </w:ins>
          </w:p>
          <w:p w14:paraId="35DCBD1C" w14:textId="6E284DB9" w:rsidR="00874469" w:rsidDel="00E067A3" w:rsidRDefault="00874469">
            <w:pPr>
              <w:pStyle w:val="Appx"/>
              <w:rPr>
                <w:ins w:id="17531" w:author="aas" w:date="2013-10-14T02:06:00Z"/>
                <w:del w:id="17532" w:author="Anees Shaikh" w:date="2013-10-19T02:16:00Z"/>
              </w:rPr>
              <w:pPrChange w:id="17533" w:author="Anees Shaikh" w:date="2013-10-19T02:16:00Z">
                <w:pPr>
                  <w:pStyle w:val="XML1"/>
                </w:pPr>
              </w:pPrChange>
            </w:pPr>
            <w:ins w:id="17534" w:author="aas" w:date="2013-10-14T02:06:00Z">
              <w:del w:id="17535" w:author="Anees Shaikh" w:date="2013-10-19T02:16:00Z">
                <w:r w:rsidDel="00E067A3">
                  <w:delText xml:space="preserve">                                 identified by the value of its resource-identifier element.</w:delText>
                </w:r>
              </w:del>
            </w:ins>
          </w:p>
          <w:p w14:paraId="704FB89B" w14:textId="1B3A97D0" w:rsidR="00874469" w:rsidDel="00E067A3" w:rsidRDefault="00874469">
            <w:pPr>
              <w:pStyle w:val="Appx"/>
              <w:rPr>
                <w:ins w:id="17536" w:author="aas" w:date="2013-10-14T02:06:00Z"/>
                <w:del w:id="17537" w:author="Anees Shaikh" w:date="2013-10-19T02:16:00Z"/>
              </w:rPr>
              <w:pPrChange w:id="17538" w:author="Anees Shaikh" w:date="2013-10-19T02:16:00Z">
                <w:pPr>
                  <w:pStyle w:val="XML1"/>
                </w:pPr>
              </w:pPrChange>
            </w:pPr>
            <w:ins w:id="17539" w:author="aas" w:date="2013-10-14T02:06:00Z">
              <w:del w:id="17540" w:author="Anees Shaikh" w:date="2013-10-19T02:16:00Z">
                <w:r w:rsidDel="00E067A3">
                  <w:delText xml:space="preserve">                                 For each resource identifier value in this list, there MUST</w:delText>
                </w:r>
              </w:del>
            </w:ins>
          </w:p>
          <w:p w14:paraId="3D69FF8E" w14:textId="4A544F21" w:rsidR="00874469" w:rsidDel="00E067A3" w:rsidRDefault="00874469">
            <w:pPr>
              <w:pStyle w:val="Appx"/>
              <w:rPr>
                <w:ins w:id="17541" w:author="aas" w:date="2013-10-14T02:06:00Z"/>
                <w:del w:id="17542" w:author="Anees Shaikh" w:date="2013-10-19T02:16:00Z"/>
              </w:rPr>
              <w:pPrChange w:id="17543" w:author="Anees Shaikh" w:date="2013-10-19T02:16:00Z">
                <w:pPr>
                  <w:pStyle w:val="XML1"/>
                </w:pPr>
              </w:pPrChange>
            </w:pPr>
            <w:ins w:id="17544" w:author="aas" w:date="2013-10-14T02:06:00Z">
              <w:del w:id="17545" w:author="Anees Shaikh" w:date="2013-10-19T02:16:00Z">
                <w:r w:rsidDel="00E067A3">
                  <w:delText xml:space="preserve">                                 be an element with a matching resource identifier value in </w:delText>
                </w:r>
              </w:del>
            </w:ins>
          </w:p>
          <w:p w14:paraId="267DBE22" w14:textId="1F6C87AC" w:rsidR="00874469" w:rsidDel="00E067A3" w:rsidRDefault="00874469">
            <w:pPr>
              <w:pStyle w:val="Appx"/>
              <w:rPr>
                <w:ins w:id="17546" w:author="aas" w:date="2013-10-14T02:06:00Z"/>
                <w:del w:id="17547" w:author="Anees Shaikh" w:date="2013-10-19T02:16:00Z"/>
              </w:rPr>
              <w:pPrChange w:id="17548" w:author="Anees Shaikh" w:date="2013-10-19T02:16:00Z">
                <w:pPr>
                  <w:pStyle w:val="XML1"/>
                </w:pPr>
              </w:pPrChange>
            </w:pPr>
            <w:ins w:id="17549" w:author="aas" w:date="2013-10-14T02:06:00Z">
              <w:del w:id="17550" w:author="Anees Shaikh" w:date="2013-10-19T02:16:00Z">
                <w:r w:rsidDel="00E067A3">
                  <w:delText xml:space="preserve">                                 the resources list of the OpenFlow Capable Switch.</w:delText>
                </w:r>
              </w:del>
            </w:ins>
          </w:p>
          <w:p w14:paraId="40F3E622" w14:textId="219D8D6E" w:rsidR="00874469" w:rsidDel="00E067A3" w:rsidRDefault="00874469">
            <w:pPr>
              <w:pStyle w:val="Appx"/>
              <w:rPr>
                <w:ins w:id="17551" w:author="aas" w:date="2013-10-14T02:06:00Z"/>
                <w:del w:id="17552" w:author="Anees Shaikh" w:date="2013-10-19T02:16:00Z"/>
              </w:rPr>
              <w:pPrChange w:id="17553" w:author="Anees Shaikh" w:date="2013-10-19T02:16:00Z">
                <w:pPr>
                  <w:pStyle w:val="XML1"/>
                </w:pPr>
              </w:pPrChange>
            </w:pPr>
            <w:ins w:id="17554" w:author="aas" w:date="2013-10-14T02:06:00Z">
              <w:del w:id="17555" w:author="Anees Shaikh" w:date="2013-10-19T02:16:00Z">
                <w:r w:rsidDel="00E067A3">
                  <w:delText xml:space="preserve">                              </w:delText>
                </w:r>
              </w:del>
            </w:ins>
          </w:p>
          <w:p w14:paraId="67D080A3" w14:textId="3447746D" w:rsidR="00874469" w:rsidDel="00E067A3" w:rsidRDefault="00874469">
            <w:pPr>
              <w:pStyle w:val="Appx"/>
              <w:rPr>
                <w:ins w:id="17556" w:author="aas" w:date="2013-10-14T02:06:00Z"/>
                <w:del w:id="17557" w:author="Anees Shaikh" w:date="2013-10-19T02:16:00Z"/>
              </w:rPr>
              <w:pPrChange w:id="17558" w:author="Anees Shaikh" w:date="2013-10-19T02:16:00Z">
                <w:pPr>
                  <w:pStyle w:val="XML1"/>
                </w:pPr>
              </w:pPrChange>
            </w:pPr>
            <w:ins w:id="17559" w:author="aas" w:date="2013-10-14T02:06:00Z">
              <w:del w:id="17560" w:author="Anees Shaikh" w:date="2013-10-19T02:16:00Z">
                <w:r w:rsidDel="00E067A3">
                  <w:delText xml:space="preserve">                                 Identifiers of this list are contained in elements</w:delText>
                </w:r>
              </w:del>
            </w:ins>
          </w:p>
          <w:p w14:paraId="44E3E8B2" w14:textId="21926B52" w:rsidR="00874469" w:rsidDel="00E067A3" w:rsidRDefault="00874469">
            <w:pPr>
              <w:pStyle w:val="Appx"/>
              <w:rPr>
                <w:ins w:id="17561" w:author="aas" w:date="2013-10-14T02:06:00Z"/>
                <w:del w:id="17562" w:author="Anees Shaikh" w:date="2013-10-19T02:16:00Z"/>
              </w:rPr>
              <w:pPrChange w:id="17563" w:author="Anees Shaikh" w:date="2013-10-19T02:16:00Z">
                <w:pPr>
                  <w:pStyle w:val="XML1"/>
                </w:pPr>
              </w:pPrChange>
            </w:pPr>
            <w:ins w:id="17564" w:author="aas" w:date="2013-10-14T02:06:00Z">
              <w:del w:id="17565" w:author="Anees Shaikh" w:date="2013-10-19T02:16:00Z">
                <w:r w:rsidDel="00E067A3">
                  <w:delText xml:space="preserve">                                 indicating the type of resource: 'port', 'queue',</w:delText>
                </w:r>
              </w:del>
            </w:ins>
          </w:p>
          <w:p w14:paraId="7662DBB0" w14:textId="092BE63C" w:rsidR="00874469" w:rsidDel="00E067A3" w:rsidRDefault="00874469">
            <w:pPr>
              <w:pStyle w:val="Appx"/>
              <w:rPr>
                <w:ins w:id="17566" w:author="aas" w:date="2013-10-14T02:06:00Z"/>
                <w:del w:id="17567" w:author="Anees Shaikh" w:date="2013-10-19T02:16:00Z"/>
              </w:rPr>
              <w:pPrChange w:id="17568" w:author="Anees Shaikh" w:date="2013-10-19T02:16:00Z">
                <w:pPr>
                  <w:pStyle w:val="XML1"/>
                </w:pPr>
              </w:pPrChange>
            </w:pPr>
            <w:ins w:id="17569" w:author="aas" w:date="2013-10-14T02:06:00Z">
              <w:del w:id="17570" w:author="Anees Shaikh" w:date="2013-10-19T02:16:00Z">
                <w:r w:rsidDel="00E067A3">
                  <w:delText xml:space="preserve">                                 'certificate', or 'flow-table'.  Depending on the type,</w:delText>
                </w:r>
              </w:del>
            </w:ins>
          </w:p>
          <w:p w14:paraId="4992E5C6" w14:textId="742C3D2C" w:rsidR="00874469" w:rsidDel="00E067A3" w:rsidRDefault="00874469">
            <w:pPr>
              <w:pStyle w:val="Appx"/>
              <w:rPr>
                <w:ins w:id="17571" w:author="aas" w:date="2013-10-14T02:06:00Z"/>
                <w:del w:id="17572" w:author="Anees Shaikh" w:date="2013-10-19T02:16:00Z"/>
              </w:rPr>
              <w:pPrChange w:id="17573" w:author="Anees Shaikh" w:date="2013-10-19T02:16:00Z">
                <w:pPr>
                  <w:pStyle w:val="XML1"/>
                </w:pPr>
              </w:pPrChange>
            </w:pPr>
            <w:ins w:id="17574" w:author="aas" w:date="2013-10-14T02:06:00Z">
              <w:del w:id="17575" w:author="Anees Shaikh" w:date="2013-10-19T02:16:00Z">
                <w:r w:rsidDel="00E067A3">
                  <w:delText xml:space="preserve">                                 different constraints apply.  These are specified in</w:delText>
                </w:r>
              </w:del>
            </w:ins>
          </w:p>
          <w:p w14:paraId="2385BA11" w14:textId="3ACF540C" w:rsidR="00874469" w:rsidDel="00E067A3" w:rsidRDefault="00874469">
            <w:pPr>
              <w:pStyle w:val="Appx"/>
              <w:rPr>
                <w:ins w:id="17576" w:author="aas" w:date="2013-10-14T02:06:00Z"/>
                <w:del w:id="17577" w:author="Anees Shaikh" w:date="2013-10-19T02:16:00Z"/>
              </w:rPr>
              <w:pPrChange w:id="17578" w:author="Anees Shaikh" w:date="2013-10-19T02:16:00Z">
                <w:pPr>
                  <w:pStyle w:val="XML1"/>
                </w:pPr>
              </w:pPrChange>
            </w:pPr>
            <w:ins w:id="17579" w:author="aas" w:date="2013-10-14T02:06:00Z">
              <w:del w:id="17580" w:author="Anees Shaikh" w:date="2013-10-19T02:16:00Z">
                <w:r w:rsidDel="00E067A3">
                  <w:delText xml:space="preserve">                                 separate descriptions per type.</w:delText>
                </w:r>
              </w:del>
            </w:ins>
          </w:p>
          <w:p w14:paraId="5C3FEF8C" w14:textId="3ED82208" w:rsidR="00874469" w:rsidDel="00E067A3" w:rsidRDefault="00874469">
            <w:pPr>
              <w:pStyle w:val="Appx"/>
              <w:rPr>
                <w:ins w:id="17581" w:author="aas" w:date="2013-10-14T02:06:00Z"/>
                <w:del w:id="17582" w:author="Anees Shaikh" w:date="2013-10-19T02:16:00Z"/>
              </w:rPr>
              <w:pPrChange w:id="17583" w:author="Anees Shaikh" w:date="2013-10-19T02:16:00Z">
                <w:pPr>
                  <w:pStyle w:val="XML1"/>
                </w:pPr>
              </w:pPrChange>
            </w:pPr>
            <w:ins w:id="17584" w:author="aas" w:date="2013-10-14T02:06:00Z">
              <w:del w:id="17585" w:author="Anees Shaikh" w:date="2013-10-19T02:16:00Z">
                <w:r w:rsidDel="00E067A3">
                  <w:delText xml:space="preserve">                        &lt;/xs:documentation&gt;</w:delText>
                </w:r>
              </w:del>
            </w:ins>
          </w:p>
          <w:p w14:paraId="1BD5B1BE" w14:textId="049E664D" w:rsidR="00874469" w:rsidDel="00E067A3" w:rsidRDefault="00874469">
            <w:pPr>
              <w:pStyle w:val="Appx"/>
              <w:rPr>
                <w:ins w:id="17586" w:author="aas" w:date="2013-10-14T02:06:00Z"/>
                <w:del w:id="17587" w:author="Anees Shaikh" w:date="2013-10-19T02:16:00Z"/>
              </w:rPr>
              <w:pPrChange w:id="17588" w:author="Anees Shaikh" w:date="2013-10-19T02:16:00Z">
                <w:pPr>
                  <w:pStyle w:val="XML1"/>
                </w:pPr>
              </w:pPrChange>
            </w:pPr>
            <w:ins w:id="17589" w:author="aas" w:date="2013-10-14T02:06:00Z">
              <w:del w:id="17590" w:author="Anees Shaikh" w:date="2013-10-19T02:16:00Z">
                <w:r w:rsidDel="00E067A3">
                  <w:delText xml:space="preserve">                      &lt;/xs:annotation&gt;</w:delText>
                </w:r>
              </w:del>
            </w:ins>
          </w:p>
          <w:p w14:paraId="70107E5E" w14:textId="4BC73FD6" w:rsidR="00874469" w:rsidDel="00E067A3" w:rsidRDefault="00874469">
            <w:pPr>
              <w:pStyle w:val="Appx"/>
              <w:rPr>
                <w:ins w:id="17591" w:author="aas" w:date="2013-10-14T02:06:00Z"/>
                <w:del w:id="17592" w:author="Anees Shaikh" w:date="2013-10-19T02:16:00Z"/>
              </w:rPr>
              <w:pPrChange w:id="17593" w:author="Anees Shaikh" w:date="2013-10-19T02:16:00Z">
                <w:pPr>
                  <w:pStyle w:val="XML1"/>
                </w:pPr>
              </w:pPrChange>
            </w:pPr>
            <w:ins w:id="17594" w:author="aas" w:date="2013-10-14T02:06:00Z">
              <w:del w:id="17595" w:author="Anees Shaikh" w:date="2013-10-19T02:16:00Z">
                <w:r w:rsidDel="00E067A3">
                  <w:delText xml:space="preserve">                      &lt;xs:complexType&gt;</w:delText>
                </w:r>
              </w:del>
            </w:ins>
          </w:p>
          <w:p w14:paraId="43CCCCC4" w14:textId="35E8C07F" w:rsidR="00874469" w:rsidDel="00E067A3" w:rsidRDefault="00874469">
            <w:pPr>
              <w:pStyle w:val="Appx"/>
              <w:rPr>
                <w:ins w:id="17596" w:author="aas" w:date="2013-10-14T02:06:00Z"/>
                <w:del w:id="17597" w:author="Anees Shaikh" w:date="2013-10-19T02:16:00Z"/>
              </w:rPr>
              <w:pPrChange w:id="17598" w:author="Anees Shaikh" w:date="2013-10-19T02:16:00Z">
                <w:pPr>
                  <w:pStyle w:val="XML1"/>
                </w:pPr>
              </w:pPrChange>
            </w:pPr>
            <w:ins w:id="17599" w:author="aas" w:date="2013-10-14T02:06:00Z">
              <w:del w:id="17600" w:author="Anees Shaikh" w:date="2013-10-19T02:16:00Z">
                <w:r w:rsidDel="00E067A3">
                  <w:delText xml:space="preserve">                        &lt;xs:sequence&gt;</w:delText>
                </w:r>
              </w:del>
            </w:ins>
          </w:p>
          <w:p w14:paraId="22D85558" w14:textId="1897FD6C" w:rsidR="00874469" w:rsidDel="00E067A3" w:rsidRDefault="00874469">
            <w:pPr>
              <w:pStyle w:val="Appx"/>
              <w:rPr>
                <w:ins w:id="17601" w:author="aas" w:date="2013-10-14T02:06:00Z"/>
                <w:del w:id="17602" w:author="Anees Shaikh" w:date="2013-10-19T02:16:00Z"/>
              </w:rPr>
              <w:pPrChange w:id="17603" w:author="Anees Shaikh" w:date="2013-10-19T02:16:00Z">
                <w:pPr>
                  <w:pStyle w:val="XML1"/>
                </w:pPr>
              </w:pPrChange>
            </w:pPr>
            <w:ins w:id="17604" w:author="aas" w:date="2013-10-14T02:06:00Z">
              <w:del w:id="17605" w:author="Anees Shaikh" w:date="2013-10-19T02:16:00Z">
                <w:r w:rsidDel="00E067A3">
                  <w:delText xml:space="preserve">                          &lt;xs:element name="port" minOccurs="0" maxOccurs="unbounded"&gt;</w:delText>
                </w:r>
              </w:del>
            </w:ins>
          </w:p>
          <w:p w14:paraId="604ED826" w14:textId="19E1C665" w:rsidR="00874469" w:rsidDel="00E067A3" w:rsidRDefault="00874469">
            <w:pPr>
              <w:pStyle w:val="Appx"/>
              <w:rPr>
                <w:ins w:id="17606" w:author="aas" w:date="2013-10-14T02:06:00Z"/>
                <w:del w:id="17607" w:author="Anees Shaikh" w:date="2013-10-19T02:16:00Z"/>
              </w:rPr>
              <w:pPrChange w:id="17608" w:author="Anees Shaikh" w:date="2013-10-19T02:16:00Z">
                <w:pPr>
                  <w:pStyle w:val="XML1"/>
                </w:pPr>
              </w:pPrChange>
            </w:pPr>
            <w:ins w:id="17609" w:author="aas" w:date="2013-10-14T02:06:00Z">
              <w:del w:id="17610" w:author="Anees Shaikh" w:date="2013-10-19T02:16:00Z">
                <w:r w:rsidDel="00E067A3">
                  <w:delText xml:space="preserve">                            &lt;xs:annotation&gt;</w:delText>
                </w:r>
              </w:del>
            </w:ins>
          </w:p>
          <w:p w14:paraId="4BC71913" w14:textId="0584BFFA" w:rsidR="00874469" w:rsidDel="00E067A3" w:rsidRDefault="00874469">
            <w:pPr>
              <w:pStyle w:val="Appx"/>
              <w:rPr>
                <w:ins w:id="17611" w:author="aas" w:date="2013-10-14T02:06:00Z"/>
                <w:del w:id="17612" w:author="Anees Shaikh" w:date="2013-10-19T02:16:00Z"/>
              </w:rPr>
              <w:pPrChange w:id="17613" w:author="Anees Shaikh" w:date="2013-10-19T02:16:00Z">
                <w:pPr>
                  <w:pStyle w:val="XML1"/>
                </w:pPr>
              </w:pPrChange>
            </w:pPr>
            <w:ins w:id="17614" w:author="aas" w:date="2013-10-14T02:06:00Z">
              <w:del w:id="17615" w:author="Anees Shaikh" w:date="2013-10-19T02:16:00Z">
                <w:r w:rsidDel="00E067A3">
                  <w:delText xml:space="preserve">                              &lt;xs:documentation&gt;</w:delText>
                </w:r>
              </w:del>
            </w:ins>
          </w:p>
          <w:p w14:paraId="3019BDA1" w14:textId="50C57E89" w:rsidR="00874469" w:rsidDel="00E067A3" w:rsidRDefault="00874469">
            <w:pPr>
              <w:pStyle w:val="Appx"/>
              <w:rPr>
                <w:ins w:id="17616" w:author="aas" w:date="2013-10-14T02:06:00Z"/>
                <w:del w:id="17617" w:author="Anees Shaikh" w:date="2013-10-19T02:16:00Z"/>
              </w:rPr>
              <w:pPrChange w:id="17618" w:author="Anees Shaikh" w:date="2013-10-19T02:16:00Z">
                <w:pPr>
                  <w:pStyle w:val="XML1"/>
                </w:pPr>
              </w:pPrChange>
            </w:pPr>
            <w:ins w:id="17619" w:author="aas" w:date="2013-10-14T02:06:00Z">
              <w:del w:id="17620" w:author="Anees Shaikh" w:date="2013-10-19T02:16:00Z">
                <w:r w:rsidDel="00E067A3">
                  <w:delText xml:space="preserve">                                A resource identifier of a port of the OpenFlow Capable</w:delText>
                </w:r>
              </w:del>
            </w:ins>
          </w:p>
          <w:p w14:paraId="668C8727" w14:textId="25C61D16" w:rsidR="00874469" w:rsidDel="00E067A3" w:rsidRDefault="00874469">
            <w:pPr>
              <w:pStyle w:val="Appx"/>
              <w:rPr>
                <w:ins w:id="17621" w:author="aas" w:date="2013-10-14T02:06:00Z"/>
                <w:del w:id="17622" w:author="Anees Shaikh" w:date="2013-10-19T02:16:00Z"/>
              </w:rPr>
              <w:pPrChange w:id="17623" w:author="Anees Shaikh" w:date="2013-10-19T02:16:00Z">
                <w:pPr>
                  <w:pStyle w:val="XML1"/>
                </w:pPr>
              </w:pPrChange>
            </w:pPr>
            <w:ins w:id="17624" w:author="aas" w:date="2013-10-14T02:06:00Z">
              <w:del w:id="17625" w:author="Anees Shaikh" w:date="2013-10-19T02:16:00Z">
                <w:r w:rsidDel="00E067A3">
                  <w:delText xml:space="preserve">                                       Switch that the OpenFlow Logical Switch has exclusive access to.</w:delText>
                </w:r>
              </w:del>
            </w:ins>
          </w:p>
          <w:p w14:paraId="3829CFD1" w14:textId="3C56A624" w:rsidR="00874469" w:rsidDel="00E067A3" w:rsidRDefault="00874469">
            <w:pPr>
              <w:pStyle w:val="Appx"/>
              <w:rPr>
                <w:ins w:id="17626" w:author="aas" w:date="2013-10-14T02:06:00Z"/>
                <w:del w:id="17627" w:author="Anees Shaikh" w:date="2013-10-19T02:16:00Z"/>
              </w:rPr>
              <w:pPrChange w:id="17628" w:author="Anees Shaikh" w:date="2013-10-19T02:16:00Z">
                <w:pPr>
                  <w:pStyle w:val="XML1"/>
                </w:pPr>
              </w:pPrChange>
            </w:pPr>
          </w:p>
          <w:p w14:paraId="371646F0" w14:textId="6330820D" w:rsidR="00874469" w:rsidDel="00E067A3" w:rsidRDefault="00874469">
            <w:pPr>
              <w:pStyle w:val="Appx"/>
              <w:rPr>
                <w:ins w:id="17629" w:author="aas" w:date="2013-10-14T02:06:00Z"/>
                <w:del w:id="17630" w:author="Anees Shaikh" w:date="2013-10-19T02:16:00Z"/>
              </w:rPr>
              <w:pPrChange w:id="17631" w:author="Anees Shaikh" w:date="2013-10-19T02:16:00Z">
                <w:pPr>
                  <w:pStyle w:val="XML1"/>
                </w:pPr>
              </w:pPrChange>
            </w:pPr>
            <w:ins w:id="17632" w:author="aas" w:date="2013-10-14T02:06:00Z">
              <w:del w:id="17633" w:author="Anees Shaikh" w:date="2013-10-19T02:16:00Z">
                <w:r w:rsidDel="00E067A3">
                  <w:delText xml:space="preserve">                                      Elements in this list MUST be unique. This means each</w:delText>
                </w:r>
              </w:del>
            </w:ins>
          </w:p>
          <w:p w14:paraId="6CAC4000" w14:textId="56FA17CB" w:rsidR="00874469" w:rsidDel="00E067A3" w:rsidRDefault="00874469">
            <w:pPr>
              <w:pStyle w:val="Appx"/>
              <w:rPr>
                <w:ins w:id="17634" w:author="aas" w:date="2013-10-14T02:06:00Z"/>
                <w:del w:id="17635" w:author="Anees Shaikh" w:date="2013-10-19T02:16:00Z"/>
              </w:rPr>
              <w:pPrChange w:id="17636" w:author="Anees Shaikh" w:date="2013-10-19T02:16:00Z">
                <w:pPr>
                  <w:pStyle w:val="XML1"/>
                </w:pPr>
              </w:pPrChange>
            </w:pPr>
            <w:ins w:id="17637" w:author="aas" w:date="2013-10-14T02:06:00Z">
              <w:del w:id="17638" w:author="Anees Shaikh" w:date="2013-10-19T02:16:00Z">
                <w:r w:rsidDel="00E067A3">
                  <w:delText xml:space="preserve">                                      port element can only be referenced once.</w:delText>
                </w:r>
              </w:del>
            </w:ins>
          </w:p>
          <w:p w14:paraId="27201F89" w14:textId="536FB63D" w:rsidR="00874469" w:rsidDel="00E067A3" w:rsidRDefault="00874469">
            <w:pPr>
              <w:pStyle w:val="Appx"/>
              <w:rPr>
                <w:ins w:id="17639" w:author="aas" w:date="2013-10-14T02:06:00Z"/>
                <w:del w:id="17640" w:author="Anees Shaikh" w:date="2013-10-19T02:16:00Z"/>
              </w:rPr>
              <w:pPrChange w:id="17641" w:author="Anees Shaikh" w:date="2013-10-19T02:16:00Z">
                <w:pPr>
                  <w:pStyle w:val="XML1"/>
                </w:pPr>
              </w:pPrChange>
            </w:pPr>
            <w:ins w:id="17642" w:author="aas" w:date="2013-10-14T02:06:00Z">
              <w:del w:id="17643" w:author="Anees Shaikh" w:date="2013-10-19T02:16:00Z">
                <w:r w:rsidDel="00E067A3">
                  <w:delText xml:space="preserve">                              &lt;/xs:documentation&gt;</w:delText>
                </w:r>
              </w:del>
            </w:ins>
          </w:p>
          <w:p w14:paraId="16669507" w14:textId="7D6FEB0C" w:rsidR="00874469" w:rsidDel="00E067A3" w:rsidRDefault="00874469">
            <w:pPr>
              <w:pStyle w:val="Appx"/>
              <w:rPr>
                <w:ins w:id="17644" w:author="aas" w:date="2013-10-14T02:06:00Z"/>
                <w:del w:id="17645" w:author="Anees Shaikh" w:date="2013-10-19T02:16:00Z"/>
              </w:rPr>
              <w:pPrChange w:id="17646" w:author="Anees Shaikh" w:date="2013-10-19T02:16:00Z">
                <w:pPr>
                  <w:pStyle w:val="XML1"/>
                </w:pPr>
              </w:pPrChange>
            </w:pPr>
            <w:ins w:id="17647" w:author="aas" w:date="2013-10-14T02:06:00Z">
              <w:del w:id="17648" w:author="Anees Shaikh" w:date="2013-10-19T02:16:00Z">
                <w:r w:rsidDel="00E067A3">
                  <w:delText xml:space="preserve">                            &lt;/xs:annotation&gt;</w:delText>
                </w:r>
              </w:del>
            </w:ins>
          </w:p>
          <w:p w14:paraId="786FE13E" w14:textId="49991947" w:rsidR="00874469" w:rsidDel="00E067A3" w:rsidRDefault="00874469">
            <w:pPr>
              <w:pStyle w:val="Appx"/>
              <w:rPr>
                <w:ins w:id="17649" w:author="aas" w:date="2013-10-14T02:06:00Z"/>
                <w:del w:id="17650" w:author="Anees Shaikh" w:date="2013-10-19T02:16:00Z"/>
              </w:rPr>
              <w:pPrChange w:id="17651" w:author="Anees Shaikh" w:date="2013-10-19T02:16:00Z">
                <w:pPr>
                  <w:pStyle w:val="XML1"/>
                </w:pPr>
              </w:pPrChange>
            </w:pPr>
            <w:ins w:id="17652" w:author="aas" w:date="2013-10-14T02:06:00Z">
              <w:del w:id="17653" w:author="Anees Shaikh" w:date="2013-10-19T02:16:00Z">
                <w:r w:rsidDel="00E067A3">
                  <w:delText xml:space="preserve">                            &lt;xs:simpleType&gt;</w:delText>
                </w:r>
              </w:del>
            </w:ins>
          </w:p>
          <w:p w14:paraId="7720EE19" w14:textId="116BA49E" w:rsidR="00874469" w:rsidDel="00E067A3" w:rsidRDefault="00874469">
            <w:pPr>
              <w:pStyle w:val="Appx"/>
              <w:rPr>
                <w:ins w:id="17654" w:author="aas" w:date="2013-10-14T02:06:00Z"/>
                <w:del w:id="17655" w:author="Anees Shaikh" w:date="2013-10-19T02:16:00Z"/>
              </w:rPr>
              <w:pPrChange w:id="17656" w:author="Anees Shaikh" w:date="2013-10-19T02:16:00Z">
                <w:pPr>
                  <w:pStyle w:val="XML1"/>
                </w:pPr>
              </w:pPrChange>
            </w:pPr>
            <w:ins w:id="17657" w:author="aas" w:date="2013-10-14T02:06:00Z">
              <w:del w:id="17658" w:author="Anees Shaikh" w:date="2013-10-19T02:16:00Z">
                <w:r w:rsidDel="00E067A3">
                  <w:delText xml:space="preserve">                              &lt;xs:restriction base="inet:uri"&gt;</w:delText>
                </w:r>
              </w:del>
            </w:ins>
          </w:p>
          <w:p w14:paraId="455B288C" w14:textId="6997037C" w:rsidR="00874469" w:rsidDel="00E067A3" w:rsidRDefault="00874469">
            <w:pPr>
              <w:pStyle w:val="Appx"/>
              <w:rPr>
                <w:ins w:id="17659" w:author="aas" w:date="2013-10-14T02:06:00Z"/>
                <w:del w:id="17660" w:author="Anees Shaikh" w:date="2013-10-19T02:16:00Z"/>
              </w:rPr>
              <w:pPrChange w:id="17661" w:author="Anees Shaikh" w:date="2013-10-19T02:16:00Z">
                <w:pPr>
                  <w:pStyle w:val="XML1"/>
                </w:pPr>
              </w:pPrChange>
            </w:pPr>
            <w:ins w:id="17662" w:author="aas" w:date="2013-10-14T02:06:00Z">
              <w:del w:id="17663" w:author="Anees Shaikh" w:date="2013-10-19T02:16:00Z">
                <w:r w:rsidDel="00E067A3">
                  <w:delText xml:space="preserve">                              &lt;/xs:restriction&gt;</w:delText>
                </w:r>
              </w:del>
            </w:ins>
          </w:p>
          <w:p w14:paraId="552F5940" w14:textId="616D8DD4" w:rsidR="00874469" w:rsidDel="00E067A3" w:rsidRDefault="00874469">
            <w:pPr>
              <w:pStyle w:val="Appx"/>
              <w:rPr>
                <w:ins w:id="17664" w:author="aas" w:date="2013-10-14T02:06:00Z"/>
                <w:del w:id="17665" w:author="Anees Shaikh" w:date="2013-10-19T02:16:00Z"/>
              </w:rPr>
              <w:pPrChange w:id="17666" w:author="Anees Shaikh" w:date="2013-10-19T02:16:00Z">
                <w:pPr>
                  <w:pStyle w:val="XML1"/>
                </w:pPr>
              </w:pPrChange>
            </w:pPr>
            <w:ins w:id="17667" w:author="aas" w:date="2013-10-14T02:06:00Z">
              <w:del w:id="17668" w:author="Anees Shaikh" w:date="2013-10-19T02:16:00Z">
                <w:r w:rsidDel="00E067A3">
                  <w:delText xml:space="preserve">                            &lt;/xs:simpleType&gt;</w:delText>
                </w:r>
              </w:del>
            </w:ins>
          </w:p>
          <w:p w14:paraId="147FD6A7" w14:textId="2D301B84" w:rsidR="00874469" w:rsidDel="00E067A3" w:rsidRDefault="00874469">
            <w:pPr>
              <w:pStyle w:val="Appx"/>
              <w:rPr>
                <w:ins w:id="17669" w:author="aas" w:date="2013-10-14T02:06:00Z"/>
                <w:del w:id="17670" w:author="Anees Shaikh" w:date="2013-10-19T02:16:00Z"/>
              </w:rPr>
              <w:pPrChange w:id="17671" w:author="Anees Shaikh" w:date="2013-10-19T02:16:00Z">
                <w:pPr>
                  <w:pStyle w:val="XML1"/>
                </w:pPr>
              </w:pPrChange>
            </w:pPr>
            <w:ins w:id="17672" w:author="aas" w:date="2013-10-14T02:06:00Z">
              <w:del w:id="17673" w:author="Anees Shaikh" w:date="2013-10-19T02:16:00Z">
                <w:r w:rsidDel="00E067A3">
                  <w:delText xml:space="preserve">                          &lt;/xs:element&gt;</w:delText>
                </w:r>
              </w:del>
            </w:ins>
          </w:p>
          <w:p w14:paraId="075A7573" w14:textId="299C6687" w:rsidR="00874469" w:rsidDel="00E067A3" w:rsidRDefault="00874469">
            <w:pPr>
              <w:pStyle w:val="Appx"/>
              <w:rPr>
                <w:ins w:id="17674" w:author="aas" w:date="2013-10-14T02:06:00Z"/>
                <w:del w:id="17675" w:author="Anees Shaikh" w:date="2013-10-19T02:16:00Z"/>
              </w:rPr>
              <w:pPrChange w:id="17676" w:author="Anees Shaikh" w:date="2013-10-19T02:16:00Z">
                <w:pPr>
                  <w:pStyle w:val="XML1"/>
                </w:pPr>
              </w:pPrChange>
            </w:pPr>
            <w:ins w:id="17677" w:author="aas" w:date="2013-10-14T02:06:00Z">
              <w:del w:id="17678" w:author="Anees Shaikh" w:date="2013-10-19T02:16:00Z">
                <w:r w:rsidDel="00E067A3">
                  <w:delText xml:space="preserve">                          &lt;xs:element name="queue" minOccurs="0" maxOccurs="unbounded"&gt;</w:delText>
                </w:r>
              </w:del>
            </w:ins>
          </w:p>
          <w:p w14:paraId="345879C5" w14:textId="70161F22" w:rsidR="00874469" w:rsidDel="00E067A3" w:rsidRDefault="00874469">
            <w:pPr>
              <w:pStyle w:val="Appx"/>
              <w:rPr>
                <w:ins w:id="17679" w:author="aas" w:date="2013-10-14T02:06:00Z"/>
                <w:del w:id="17680" w:author="Anees Shaikh" w:date="2013-10-19T02:16:00Z"/>
              </w:rPr>
              <w:pPrChange w:id="17681" w:author="Anees Shaikh" w:date="2013-10-19T02:16:00Z">
                <w:pPr>
                  <w:pStyle w:val="XML1"/>
                </w:pPr>
              </w:pPrChange>
            </w:pPr>
            <w:ins w:id="17682" w:author="aas" w:date="2013-10-14T02:06:00Z">
              <w:del w:id="17683" w:author="Anees Shaikh" w:date="2013-10-19T02:16:00Z">
                <w:r w:rsidDel="00E067A3">
                  <w:delText xml:space="preserve">                            &lt;xs:annotation&gt;</w:delText>
                </w:r>
              </w:del>
            </w:ins>
          </w:p>
          <w:p w14:paraId="41444EDC" w14:textId="1BB5503E" w:rsidR="00874469" w:rsidDel="00E067A3" w:rsidRDefault="00874469">
            <w:pPr>
              <w:pStyle w:val="Appx"/>
              <w:rPr>
                <w:ins w:id="17684" w:author="aas" w:date="2013-10-14T02:06:00Z"/>
                <w:del w:id="17685" w:author="Anees Shaikh" w:date="2013-10-19T02:16:00Z"/>
              </w:rPr>
              <w:pPrChange w:id="17686" w:author="Anees Shaikh" w:date="2013-10-19T02:16:00Z">
                <w:pPr>
                  <w:pStyle w:val="XML1"/>
                </w:pPr>
              </w:pPrChange>
            </w:pPr>
            <w:ins w:id="17687" w:author="aas" w:date="2013-10-14T02:06:00Z">
              <w:del w:id="17688" w:author="Anees Shaikh" w:date="2013-10-19T02:16:00Z">
                <w:r w:rsidDel="00E067A3">
                  <w:delText xml:space="preserve">                              &lt;xs:documentation&gt;</w:delText>
                </w:r>
              </w:del>
            </w:ins>
          </w:p>
          <w:p w14:paraId="74923505" w14:textId="053ACFE1" w:rsidR="00874469" w:rsidDel="00E067A3" w:rsidRDefault="00874469">
            <w:pPr>
              <w:pStyle w:val="Appx"/>
              <w:rPr>
                <w:ins w:id="17689" w:author="aas" w:date="2013-10-14T02:06:00Z"/>
                <w:del w:id="17690" w:author="Anees Shaikh" w:date="2013-10-19T02:16:00Z"/>
              </w:rPr>
              <w:pPrChange w:id="17691" w:author="Anees Shaikh" w:date="2013-10-19T02:16:00Z">
                <w:pPr>
                  <w:pStyle w:val="XML1"/>
                </w:pPr>
              </w:pPrChange>
            </w:pPr>
            <w:ins w:id="17692" w:author="aas" w:date="2013-10-14T02:06:00Z">
              <w:del w:id="17693" w:author="Anees Shaikh" w:date="2013-10-19T02:16:00Z">
                <w:r w:rsidDel="00E067A3">
                  <w:delText xml:space="preserve">                                A resource identifier of a queue of the OpenFlow Capable Switch</w:delText>
                </w:r>
              </w:del>
            </w:ins>
          </w:p>
          <w:p w14:paraId="2808FE9F" w14:textId="3C45A6C2" w:rsidR="00874469" w:rsidDel="00E067A3" w:rsidRDefault="00874469">
            <w:pPr>
              <w:pStyle w:val="Appx"/>
              <w:rPr>
                <w:ins w:id="17694" w:author="aas" w:date="2013-10-14T02:06:00Z"/>
                <w:del w:id="17695" w:author="Anees Shaikh" w:date="2013-10-19T02:16:00Z"/>
              </w:rPr>
              <w:pPrChange w:id="17696" w:author="Anees Shaikh" w:date="2013-10-19T02:16:00Z">
                <w:pPr>
                  <w:pStyle w:val="XML1"/>
                </w:pPr>
              </w:pPrChange>
            </w:pPr>
            <w:ins w:id="17697" w:author="aas" w:date="2013-10-14T02:06:00Z">
              <w:del w:id="17698" w:author="Anees Shaikh" w:date="2013-10-19T02:16:00Z">
                <w:r w:rsidDel="00E067A3">
                  <w:delText xml:space="preserve">                                       that the OpenFlow Logical Switch has exclusive access to.</w:delText>
                </w:r>
              </w:del>
            </w:ins>
          </w:p>
          <w:p w14:paraId="7C1CF2B3" w14:textId="571B26E8" w:rsidR="00874469" w:rsidDel="00E067A3" w:rsidRDefault="00874469">
            <w:pPr>
              <w:pStyle w:val="Appx"/>
              <w:rPr>
                <w:ins w:id="17699" w:author="aas" w:date="2013-10-14T02:06:00Z"/>
                <w:del w:id="17700" w:author="Anees Shaikh" w:date="2013-10-19T02:16:00Z"/>
              </w:rPr>
              <w:pPrChange w:id="17701" w:author="Anees Shaikh" w:date="2013-10-19T02:16:00Z">
                <w:pPr>
                  <w:pStyle w:val="XML1"/>
                </w:pPr>
              </w:pPrChange>
            </w:pPr>
          </w:p>
          <w:p w14:paraId="7D97AE2A" w14:textId="47B08898" w:rsidR="00874469" w:rsidDel="00E067A3" w:rsidRDefault="00874469">
            <w:pPr>
              <w:pStyle w:val="Appx"/>
              <w:rPr>
                <w:ins w:id="17702" w:author="aas" w:date="2013-10-14T02:06:00Z"/>
                <w:del w:id="17703" w:author="Anees Shaikh" w:date="2013-10-19T02:16:00Z"/>
              </w:rPr>
              <w:pPrChange w:id="17704" w:author="Anees Shaikh" w:date="2013-10-19T02:16:00Z">
                <w:pPr>
                  <w:pStyle w:val="XML1"/>
                </w:pPr>
              </w:pPrChange>
            </w:pPr>
            <w:ins w:id="17705" w:author="aas" w:date="2013-10-14T02:06:00Z">
              <w:del w:id="17706" w:author="Anees Shaikh" w:date="2013-10-19T02:16:00Z">
                <w:r w:rsidDel="00E067A3">
                  <w:delText xml:space="preserve">                                       Elements in this list MUST be unique. This means each</w:delText>
                </w:r>
              </w:del>
            </w:ins>
          </w:p>
          <w:p w14:paraId="3F018C40" w14:textId="55D282AA" w:rsidR="00874469" w:rsidDel="00E067A3" w:rsidRDefault="00874469">
            <w:pPr>
              <w:pStyle w:val="Appx"/>
              <w:rPr>
                <w:ins w:id="17707" w:author="aas" w:date="2013-10-14T02:06:00Z"/>
                <w:del w:id="17708" w:author="Anees Shaikh" w:date="2013-10-19T02:16:00Z"/>
              </w:rPr>
              <w:pPrChange w:id="17709" w:author="Anees Shaikh" w:date="2013-10-19T02:16:00Z">
                <w:pPr>
                  <w:pStyle w:val="XML1"/>
                </w:pPr>
              </w:pPrChange>
            </w:pPr>
            <w:ins w:id="17710" w:author="aas" w:date="2013-10-14T02:06:00Z">
              <w:del w:id="17711" w:author="Anees Shaikh" w:date="2013-10-19T02:16:00Z">
                <w:r w:rsidDel="00E067A3">
                  <w:delText xml:space="preserve">                                       queue element can only be referenced once.</w:delText>
                </w:r>
              </w:del>
            </w:ins>
          </w:p>
          <w:p w14:paraId="396E4AFE" w14:textId="07EB9D43" w:rsidR="00874469" w:rsidDel="00E067A3" w:rsidRDefault="00874469">
            <w:pPr>
              <w:pStyle w:val="Appx"/>
              <w:rPr>
                <w:ins w:id="17712" w:author="aas" w:date="2013-10-14T02:06:00Z"/>
                <w:del w:id="17713" w:author="Anees Shaikh" w:date="2013-10-19T02:16:00Z"/>
              </w:rPr>
              <w:pPrChange w:id="17714" w:author="Anees Shaikh" w:date="2013-10-19T02:16:00Z">
                <w:pPr>
                  <w:pStyle w:val="XML1"/>
                </w:pPr>
              </w:pPrChange>
            </w:pPr>
            <w:ins w:id="17715" w:author="aas" w:date="2013-10-14T02:06:00Z">
              <w:del w:id="17716" w:author="Anees Shaikh" w:date="2013-10-19T02:16:00Z">
                <w:r w:rsidDel="00E067A3">
                  <w:delText xml:space="preserve">                              &lt;/xs:documentation&gt;</w:delText>
                </w:r>
              </w:del>
            </w:ins>
          </w:p>
          <w:p w14:paraId="573FC0A6" w14:textId="74FCBD39" w:rsidR="00874469" w:rsidDel="00E067A3" w:rsidRDefault="00874469">
            <w:pPr>
              <w:pStyle w:val="Appx"/>
              <w:rPr>
                <w:ins w:id="17717" w:author="aas" w:date="2013-10-14T02:06:00Z"/>
                <w:del w:id="17718" w:author="Anees Shaikh" w:date="2013-10-19T02:16:00Z"/>
              </w:rPr>
              <w:pPrChange w:id="17719" w:author="Anees Shaikh" w:date="2013-10-19T02:16:00Z">
                <w:pPr>
                  <w:pStyle w:val="XML1"/>
                </w:pPr>
              </w:pPrChange>
            </w:pPr>
            <w:ins w:id="17720" w:author="aas" w:date="2013-10-14T02:06:00Z">
              <w:del w:id="17721" w:author="Anees Shaikh" w:date="2013-10-19T02:16:00Z">
                <w:r w:rsidDel="00E067A3">
                  <w:delText xml:space="preserve">                            &lt;/xs:annotation&gt;</w:delText>
                </w:r>
              </w:del>
            </w:ins>
          </w:p>
          <w:p w14:paraId="43CE79FE" w14:textId="1EF42227" w:rsidR="00874469" w:rsidDel="00E067A3" w:rsidRDefault="00874469">
            <w:pPr>
              <w:pStyle w:val="Appx"/>
              <w:rPr>
                <w:ins w:id="17722" w:author="aas" w:date="2013-10-14T02:06:00Z"/>
                <w:del w:id="17723" w:author="Anees Shaikh" w:date="2013-10-19T02:16:00Z"/>
              </w:rPr>
              <w:pPrChange w:id="17724" w:author="Anees Shaikh" w:date="2013-10-19T02:16:00Z">
                <w:pPr>
                  <w:pStyle w:val="XML1"/>
                </w:pPr>
              </w:pPrChange>
            </w:pPr>
            <w:ins w:id="17725" w:author="aas" w:date="2013-10-14T02:06:00Z">
              <w:del w:id="17726" w:author="Anees Shaikh" w:date="2013-10-19T02:16:00Z">
                <w:r w:rsidDel="00E067A3">
                  <w:delText xml:space="preserve">                            &lt;xs:simpleType&gt;</w:delText>
                </w:r>
              </w:del>
            </w:ins>
          </w:p>
          <w:p w14:paraId="632AEF5F" w14:textId="1E910B79" w:rsidR="00874469" w:rsidDel="00E067A3" w:rsidRDefault="00874469">
            <w:pPr>
              <w:pStyle w:val="Appx"/>
              <w:rPr>
                <w:ins w:id="17727" w:author="aas" w:date="2013-10-14T02:06:00Z"/>
                <w:del w:id="17728" w:author="Anees Shaikh" w:date="2013-10-19T02:16:00Z"/>
              </w:rPr>
              <w:pPrChange w:id="17729" w:author="Anees Shaikh" w:date="2013-10-19T02:16:00Z">
                <w:pPr>
                  <w:pStyle w:val="XML1"/>
                </w:pPr>
              </w:pPrChange>
            </w:pPr>
            <w:ins w:id="17730" w:author="aas" w:date="2013-10-14T02:06:00Z">
              <w:del w:id="17731" w:author="Anees Shaikh" w:date="2013-10-19T02:16:00Z">
                <w:r w:rsidDel="00E067A3">
                  <w:delText xml:space="preserve">                              &lt;xs:restriction base="inet:uri"&gt;</w:delText>
                </w:r>
              </w:del>
            </w:ins>
          </w:p>
          <w:p w14:paraId="012DF126" w14:textId="3D71DAE1" w:rsidR="00874469" w:rsidDel="00E067A3" w:rsidRDefault="00874469">
            <w:pPr>
              <w:pStyle w:val="Appx"/>
              <w:rPr>
                <w:ins w:id="17732" w:author="aas" w:date="2013-10-14T02:06:00Z"/>
                <w:del w:id="17733" w:author="Anees Shaikh" w:date="2013-10-19T02:16:00Z"/>
              </w:rPr>
              <w:pPrChange w:id="17734" w:author="Anees Shaikh" w:date="2013-10-19T02:16:00Z">
                <w:pPr>
                  <w:pStyle w:val="XML1"/>
                </w:pPr>
              </w:pPrChange>
            </w:pPr>
            <w:ins w:id="17735" w:author="aas" w:date="2013-10-14T02:06:00Z">
              <w:del w:id="17736" w:author="Anees Shaikh" w:date="2013-10-19T02:16:00Z">
                <w:r w:rsidDel="00E067A3">
                  <w:delText xml:space="preserve">                              &lt;/xs:restriction&gt;</w:delText>
                </w:r>
              </w:del>
            </w:ins>
          </w:p>
          <w:p w14:paraId="5A88E5EA" w14:textId="53E6ACE0" w:rsidR="00874469" w:rsidDel="00E067A3" w:rsidRDefault="00874469">
            <w:pPr>
              <w:pStyle w:val="Appx"/>
              <w:rPr>
                <w:ins w:id="17737" w:author="aas" w:date="2013-10-14T02:06:00Z"/>
                <w:del w:id="17738" w:author="Anees Shaikh" w:date="2013-10-19T02:16:00Z"/>
              </w:rPr>
              <w:pPrChange w:id="17739" w:author="Anees Shaikh" w:date="2013-10-19T02:16:00Z">
                <w:pPr>
                  <w:pStyle w:val="XML1"/>
                </w:pPr>
              </w:pPrChange>
            </w:pPr>
            <w:ins w:id="17740" w:author="aas" w:date="2013-10-14T02:06:00Z">
              <w:del w:id="17741" w:author="Anees Shaikh" w:date="2013-10-19T02:16:00Z">
                <w:r w:rsidDel="00E067A3">
                  <w:delText xml:space="preserve">                            &lt;/xs:simpleType&gt;</w:delText>
                </w:r>
              </w:del>
            </w:ins>
          </w:p>
          <w:p w14:paraId="50E93B2B" w14:textId="5382DD9F" w:rsidR="00874469" w:rsidDel="00E067A3" w:rsidRDefault="00874469">
            <w:pPr>
              <w:pStyle w:val="Appx"/>
              <w:rPr>
                <w:ins w:id="17742" w:author="aas" w:date="2013-10-14T02:06:00Z"/>
                <w:del w:id="17743" w:author="Anees Shaikh" w:date="2013-10-19T02:16:00Z"/>
              </w:rPr>
              <w:pPrChange w:id="17744" w:author="Anees Shaikh" w:date="2013-10-19T02:16:00Z">
                <w:pPr>
                  <w:pStyle w:val="XML1"/>
                </w:pPr>
              </w:pPrChange>
            </w:pPr>
            <w:ins w:id="17745" w:author="aas" w:date="2013-10-14T02:06:00Z">
              <w:del w:id="17746" w:author="Anees Shaikh" w:date="2013-10-19T02:16:00Z">
                <w:r w:rsidDel="00E067A3">
                  <w:delText xml:space="preserve">                          &lt;/xs:element&gt;</w:delText>
                </w:r>
              </w:del>
            </w:ins>
          </w:p>
          <w:p w14:paraId="1E8FBAE9" w14:textId="5E7D0B34" w:rsidR="00874469" w:rsidDel="00E067A3" w:rsidRDefault="00874469">
            <w:pPr>
              <w:pStyle w:val="Appx"/>
              <w:rPr>
                <w:ins w:id="17747" w:author="aas" w:date="2013-10-14T02:06:00Z"/>
                <w:del w:id="17748" w:author="Anees Shaikh" w:date="2013-10-19T02:16:00Z"/>
              </w:rPr>
              <w:pPrChange w:id="17749" w:author="Anees Shaikh" w:date="2013-10-19T02:16:00Z">
                <w:pPr>
                  <w:pStyle w:val="XML1"/>
                </w:pPr>
              </w:pPrChange>
            </w:pPr>
            <w:ins w:id="17750" w:author="aas" w:date="2013-10-14T02:06:00Z">
              <w:del w:id="17751" w:author="Anees Shaikh" w:date="2013-10-19T02:16:00Z">
                <w:r w:rsidDel="00E067A3">
                  <w:delText xml:space="preserve">                          &lt;xs:element name="certificate" minOccurs="0"&gt;</w:delText>
                </w:r>
              </w:del>
            </w:ins>
          </w:p>
          <w:p w14:paraId="0B0251C4" w14:textId="3C8B9DB9" w:rsidR="00874469" w:rsidDel="00E067A3" w:rsidRDefault="00874469">
            <w:pPr>
              <w:pStyle w:val="Appx"/>
              <w:rPr>
                <w:ins w:id="17752" w:author="aas" w:date="2013-10-14T02:06:00Z"/>
                <w:del w:id="17753" w:author="Anees Shaikh" w:date="2013-10-19T02:16:00Z"/>
              </w:rPr>
              <w:pPrChange w:id="17754" w:author="Anees Shaikh" w:date="2013-10-19T02:16:00Z">
                <w:pPr>
                  <w:pStyle w:val="XML1"/>
                </w:pPr>
              </w:pPrChange>
            </w:pPr>
            <w:ins w:id="17755" w:author="aas" w:date="2013-10-14T02:06:00Z">
              <w:del w:id="17756" w:author="Anees Shaikh" w:date="2013-10-19T02:16:00Z">
                <w:r w:rsidDel="00E067A3">
                  <w:delText xml:space="preserve">                            &lt;xs:annotation&gt;</w:delText>
                </w:r>
              </w:del>
            </w:ins>
          </w:p>
          <w:p w14:paraId="73078CDD" w14:textId="532E845E" w:rsidR="00874469" w:rsidDel="00E067A3" w:rsidRDefault="00874469">
            <w:pPr>
              <w:pStyle w:val="Appx"/>
              <w:rPr>
                <w:ins w:id="17757" w:author="aas" w:date="2013-10-14T02:06:00Z"/>
                <w:del w:id="17758" w:author="Anees Shaikh" w:date="2013-10-19T02:16:00Z"/>
              </w:rPr>
              <w:pPrChange w:id="17759" w:author="Anees Shaikh" w:date="2013-10-19T02:16:00Z">
                <w:pPr>
                  <w:pStyle w:val="XML1"/>
                </w:pPr>
              </w:pPrChange>
            </w:pPr>
            <w:ins w:id="17760" w:author="aas" w:date="2013-10-14T02:06:00Z">
              <w:del w:id="17761" w:author="Anees Shaikh" w:date="2013-10-19T02:16:00Z">
                <w:r w:rsidDel="00E067A3">
                  <w:delText xml:space="preserve">                              &lt;xs:documentation&gt;</w:delText>
                </w:r>
              </w:del>
            </w:ins>
          </w:p>
          <w:p w14:paraId="03B3F120" w14:textId="3A98F2E6" w:rsidR="00874469" w:rsidDel="00E067A3" w:rsidRDefault="00874469">
            <w:pPr>
              <w:pStyle w:val="Appx"/>
              <w:rPr>
                <w:ins w:id="17762" w:author="aas" w:date="2013-10-14T02:06:00Z"/>
                <w:del w:id="17763" w:author="Anees Shaikh" w:date="2013-10-19T02:16:00Z"/>
              </w:rPr>
              <w:pPrChange w:id="17764" w:author="Anees Shaikh" w:date="2013-10-19T02:16:00Z">
                <w:pPr>
                  <w:pStyle w:val="XML1"/>
                </w:pPr>
              </w:pPrChange>
            </w:pPr>
            <w:ins w:id="17765" w:author="aas" w:date="2013-10-14T02:06:00Z">
              <w:del w:id="17766" w:author="Anees Shaikh" w:date="2013-10-19T02:16:00Z">
                <w:r w:rsidDel="00E067A3">
                  <w:delText xml:space="preserve">                                The resource identifier of the owned certificate in the OpenFlow Capable</w:delText>
                </w:r>
              </w:del>
            </w:ins>
          </w:p>
          <w:p w14:paraId="29360F66" w14:textId="18AB38D9" w:rsidR="00874469" w:rsidDel="00E067A3" w:rsidRDefault="00874469">
            <w:pPr>
              <w:pStyle w:val="Appx"/>
              <w:rPr>
                <w:ins w:id="17767" w:author="aas" w:date="2013-10-14T02:06:00Z"/>
                <w:del w:id="17768" w:author="Anees Shaikh" w:date="2013-10-19T02:16:00Z"/>
              </w:rPr>
              <w:pPrChange w:id="17769" w:author="Anees Shaikh" w:date="2013-10-19T02:16:00Z">
                <w:pPr>
                  <w:pStyle w:val="XML1"/>
                </w:pPr>
              </w:pPrChange>
            </w:pPr>
            <w:ins w:id="17770" w:author="aas" w:date="2013-10-14T02:06:00Z">
              <w:del w:id="17771" w:author="Anees Shaikh" w:date="2013-10-19T02:16:00Z">
                <w:r w:rsidDel="00E067A3">
                  <w:delText xml:space="preserve">                                      Switch that the OpenFlow Logical Switch uses to identify</w:delText>
                </w:r>
              </w:del>
            </w:ins>
          </w:p>
          <w:p w14:paraId="19F98D6E" w14:textId="7BB0A7C2" w:rsidR="00874469" w:rsidDel="00E067A3" w:rsidRDefault="00874469">
            <w:pPr>
              <w:pStyle w:val="Appx"/>
              <w:rPr>
                <w:ins w:id="17772" w:author="aas" w:date="2013-10-14T02:06:00Z"/>
                <w:del w:id="17773" w:author="Anees Shaikh" w:date="2013-10-19T02:16:00Z"/>
              </w:rPr>
              <w:pPrChange w:id="17774" w:author="Anees Shaikh" w:date="2013-10-19T02:16:00Z">
                <w:pPr>
                  <w:pStyle w:val="XML1"/>
                </w:pPr>
              </w:pPrChange>
            </w:pPr>
            <w:ins w:id="17775" w:author="aas" w:date="2013-10-14T02:06:00Z">
              <w:del w:id="17776" w:author="Anees Shaikh" w:date="2013-10-19T02:16:00Z">
                <w:r w:rsidDel="00E067A3">
                  <w:delText xml:space="preserve">                                      itself.  This element MUST NOT occur more than once in an</w:delText>
                </w:r>
              </w:del>
            </w:ins>
          </w:p>
          <w:p w14:paraId="15B3727B" w14:textId="4320AFE4" w:rsidR="00874469" w:rsidDel="00E067A3" w:rsidRDefault="00874469">
            <w:pPr>
              <w:pStyle w:val="Appx"/>
              <w:rPr>
                <w:ins w:id="17777" w:author="aas" w:date="2013-10-14T02:06:00Z"/>
                <w:del w:id="17778" w:author="Anees Shaikh" w:date="2013-10-19T02:16:00Z"/>
              </w:rPr>
              <w:pPrChange w:id="17779" w:author="Anees Shaikh" w:date="2013-10-19T02:16:00Z">
                <w:pPr>
                  <w:pStyle w:val="XML1"/>
                </w:pPr>
              </w:pPrChange>
            </w:pPr>
            <w:ins w:id="17780" w:author="aas" w:date="2013-10-14T02:06:00Z">
              <w:del w:id="17781" w:author="Anees Shaikh" w:date="2013-10-19T02:16:00Z">
                <w:r w:rsidDel="00E067A3">
                  <w:delText xml:space="preserve">                                      OpenFlow Logical Switch's resource list.</w:delText>
                </w:r>
              </w:del>
            </w:ins>
          </w:p>
          <w:p w14:paraId="203B9108" w14:textId="5808A5C1" w:rsidR="00874469" w:rsidDel="00E067A3" w:rsidRDefault="00874469">
            <w:pPr>
              <w:pStyle w:val="Appx"/>
              <w:rPr>
                <w:ins w:id="17782" w:author="aas" w:date="2013-10-14T02:06:00Z"/>
                <w:del w:id="17783" w:author="Anees Shaikh" w:date="2013-10-19T02:16:00Z"/>
              </w:rPr>
              <w:pPrChange w:id="17784" w:author="Anees Shaikh" w:date="2013-10-19T02:16:00Z">
                <w:pPr>
                  <w:pStyle w:val="XML1"/>
                </w:pPr>
              </w:pPrChange>
            </w:pPr>
            <w:ins w:id="17785" w:author="aas" w:date="2013-10-14T02:06:00Z">
              <w:del w:id="17786" w:author="Anees Shaikh" w:date="2013-10-19T02:16:00Z">
                <w:r w:rsidDel="00E067A3">
                  <w:delText xml:space="preserve">                                    </w:delText>
                </w:r>
              </w:del>
            </w:ins>
          </w:p>
          <w:p w14:paraId="2837AA29" w14:textId="47D7A494" w:rsidR="00874469" w:rsidDel="00E067A3" w:rsidRDefault="00874469">
            <w:pPr>
              <w:pStyle w:val="Appx"/>
              <w:rPr>
                <w:ins w:id="17787" w:author="aas" w:date="2013-10-14T02:06:00Z"/>
                <w:del w:id="17788" w:author="Anees Shaikh" w:date="2013-10-19T02:16:00Z"/>
              </w:rPr>
              <w:pPrChange w:id="17789" w:author="Anees Shaikh" w:date="2013-10-19T02:16:00Z">
                <w:pPr>
                  <w:pStyle w:val="XML1"/>
                </w:pPr>
              </w:pPrChange>
            </w:pPr>
            <w:ins w:id="17790" w:author="aas" w:date="2013-10-14T02:06:00Z">
              <w:del w:id="17791" w:author="Anees Shaikh" w:date="2013-10-19T02:16:00Z">
                <w:r w:rsidDel="00E067A3">
                  <w:delText xml:space="preserve">                                      If no such element is in an OpenFlow Logical Switch's resource</w:delText>
                </w:r>
              </w:del>
            </w:ins>
          </w:p>
          <w:p w14:paraId="7A87C0F5" w14:textId="36D1B010" w:rsidR="00874469" w:rsidDel="00E067A3" w:rsidRDefault="00874469">
            <w:pPr>
              <w:pStyle w:val="Appx"/>
              <w:rPr>
                <w:ins w:id="17792" w:author="aas" w:date="2013-10-14T02:06:00Z"/>
                <w:del w:id="17793" w:author="Anees Shaikh" w:date="2013-10-19T02:16:00Z"/>
              </w:rPr>
              <w:pPrChange w:id="17794" w:author="Anees Shaikh" w:date="2013-10-19T02:16:00Z">
                <w:pPr>
                  <w:pStyle w:val="XML1"/>
                </w:pPr>
              </w:pPrChange>
            </w:pPr>
            <w:ins w:id="17795" w:author="aas" w:date="2013-10-14T02:06:00Z">
              <w:del w:id="17796" w:author="Anees Shaikh" w:date="2013-10-19T02:16:00Z">
                <w:r w:rsidDel="00E067A3">
                  <w:delText xml:space="preserve">                                      list, then the OpenFlow Logical Switch does not authenticate</w:delText>
                </w:r>
              </w:del>
            </w:ins>
          </w:p>
          <w:p w14:paraId="45025D95" w14:textId="255C17AD" w:rsidR="00874469" w:rsidDel="00E067A3" w:rsidRDefault="00874469">
            <w:pPr>
              <w:pStyle w:val="Appx"/>
              <w:rPr>
                <w:ins w:id="17797" w:author="aas" w:date="2013-10-14T02:06:00Z"/>
                <w:del w:id="17798" w:author="Anees Shaikh" w:date="2013-10-19T02:16:00Z"/>
              </w:rPr>
              <w:pPrChange w:id="17799" w:author="Anees Shaikh" w:date="2013-10-19T02:16:00Z">
                <w:pPr>
                  <w:pStyle w:val="XML1"/>
                </w:pPr>
              </w:pPrChange>
            </w:pPr>
            <w:ins w:id="17800" w:author="aas" w:date="2013-10-14T02:06:00Z">
              <w:del w:id="17801" w:author="Anees Shaikh" w:date="2013-10-19T02:16:00Z">
                <w:r w:rsidDel="00E067A3">
                  <w:delText xml:space="preserve">                                      itself towards an OpenFloe Controller with a certificate.  If</w:delText>
                </w:r>
              </w:del>
            </w:ins>
          </w:p>
          <w:p w14:paraId="06CCEA3C" w14:textId="590514B9" w:rsidR="00874469" w:rsidDel="00E067A3" w:rsidRDefault="00874469">
            <w:pPr>
              <w:pStyle w:val="Appx"/>
              <w:rPr>
                <w:ins w:id="17802" w:author="aas" w:date="2013-10-14T02:06:00Z"/>
                <w:del w:id="17803" w:author="Anees Shaikh" w:date="2013-10-19T02:16:00Z"/>
              </w:rPr>
              <w:pPrChange w:id="17804" w:author="Anees Shaikh" w:date="2013-10-19T02:16:00Z">
                <w:pPr>
                  <w:pStyle w:val="XML1"/>
                </w:pPr>
              </w:pPrChange>
            </w:pPr>
            <w:ins w:id="17805" w:author="aas" w:date="2013-10-14T02:06:00Z">
              <w:del w:id="17806" w:author="Anees Shaikh" w:date="2013-10-19T02:16:00Z">
                <w:r w:rsidDel="00E067A3">
                  <w:delText xml:space="preserve">                                      this element is present, then the OpenFlow Logical Switch MUST</w:delText>
                </w:r>
              </w:del>
            </w:ins>
          </w:p>
          <w:p w14:paraId="7E42AFBF" w14:textId="32F8E4FC" w:rsidR="00874469" w:rsidDel="00E067A3" w:rsidRDefault="00874469">
            <w:pPr>
              <w:pStyle w:val="Appx"/>
              <w:rPr>
                <w:ins w:id="17807" w:author="aas" w:date="2013-10-14T02:06:00Z"/>
                <w:del w:id="17808" w:author="Anees Shaikh" w:date="2013-10-19T02:16:00Z"/>
              </w:rPr>
              <w:pPrChange w:id="17809" w:author="Anees Shaikh" w:date="2013-10-19T02:16:00Z">
                <w:pPr>
                  <w:pStyle w:val="XML1"/>
                </w:pPr>
              </w:pPrChange>
            </w:pPr>
            <w:ins w:id="17810" w:author="aas" w:date="2013-10-14T02:06:00Z">
              <w:del w:id="17811" w:author="Anees Shaikh" w:date="2013-10-19T02:16:00Z">
                <w:r w:rsidDel="00E067A3">
                  <w:delText xml:space="preserve">                                      provide this certificate for authentication to an OpenFlow</w:delText>
                </w:r>
              </w:del>
            </w:ins>
          </w:p>
          <w:p w14:paraId="5F5D3C2E" w14:textId="5F1630F5" w:rsidR="00874469" w:rsidDel="00E067A3" w:rsidRDefault="00874469">
            <w:pPr>
              <w:pStyle w:val="Appx"/>
              <w:rPr>
                <w:ins w:id="17812" w:author="aas" w:date="2013-10-14T02:06:00Z"/>
                <w:del w:id="17813" w:author="Anees Shaikh" w:date="2013-10-19T02:16:00Z"/>
              </w:rPr>
              <w:pPrChange w:id="17814" w:author="Anees Shaikh" w:date="2013-10-19T02:16:00Z">
                <w:pPr>
                  <w:pStyle w:val="XML1"/>
                </w:pPr>
              </w:pPrChange>
            </w:pPr>
            <w:ins w:id="17815" w:author="aas" w:date="2013-10-14T02:06:00Z">
              <w:del w:id="17816" w:author="Anees Shaikh" w:date="2013-10-19T02:16:00Z">
                <w:r w:rsidDel="00E067A3">
                  <w:delText xml:space="preserve">                                      Controller when setting up a TLS connection.</w:delText>
                </w:r>
              </w:del>
            </w:ins>
          </w:p>
          <w:p w14:paraId="16DA8C0D" w14:textId="7161148C" w:rsidR="00874469" w:rsidDel="00E067A3" w:rsidRDefault="00874469">
            <w:pPr>
              <w:pStyle w:val="Appx"/>
              <w:rPr>
                <w:ins w:id="17817" w:author="aas" w:date="2013-10-14T02:06:00Z"/>
                <w:del w:id="17818" w:author="Anees Shaikh" w:date="2013-10-19T02:16:00Z"/>
              </w:rPr>
              <w:pPrChange w:id="17819" w:author="Anees Shaikh" w:date="2013-10-19T02:16:00Z">
                <w:pPr>
                  <w:pStyle w:val="XML1"/>
                </w:pPr>
              </w:pPrChange>
            </w:pPr>
            <w:ins w:id="17820" w:author="aas" w:date="2013-10-14T02:06:00Z">
              <w:del w:id="17821" w:author="Anees Shaikh" w:date="2013-10-19T02:16:00Z">
                <w:r w:rsidDel="00E067A3">
                  <w:delText xml:space="preserve">                                    </w:delText>
                </w:r>
              </w:del>
            </w:ins>
          </w:p>
          <w:p w14:paraId="593B924F" w14:textId="345E2E21" w:rsidR="00874469" w:rsidDel="00E067A3" w:rsidRDefault="00874469">
            <w:pPr>
              <w:pStyle w:val="Appx"/>
              <w:rPr>
                <w:ins w:id="17822" w:author="aas" w:date="2013-10-14T02:06:00Z"/>
                <w:del w:id="17823" w:author="Anees Shaikh" w:date="2013-10-19T02:16:00Z"/>
              </w:rPr>
              <w:pPrChange w:id="17824" w:author="Anees Shaikh" w:date="2013-10-19T02:16:00Z">
                <w:pPr>
                  <w:pStyle w:val="XML1"/>
                </w:pPr>
              </w:pPrChange>
            </w:pPr>
            <w:ins w:id="17825" w:author="aas" w:date="2013-10-14T02:06:00Z">
              <w:del w:id="17826" w:author="Anees Shaikh" w:date="2013-10-19T02:16:00Z">
                <w:r w:rsidDel="00E067A3">
                  <w:delText xml:space="preserve">                                      For TCP connections this element is irrelevant.</w:delText>
                </w:r>
              </w:del>
            </w:ins>
          </w:p>
          <w:p w14:paraId="5D68B465" w14:textId="1C1C77CA" w:rsidR="00874469" w:rsidDel="00E067A3" w:rsidRDefault="00874469">
            <w:pPr>
              <w:pStyle w:val="Appx"/>
              <w:rPr>
                <w:ins w:id="17827" w:author="aas" w:date="2013-10-14T02:06:00Z"/>
                <w:del w:id="17828" w:author="Anees Shaikh" w:date="2013-10-19T02:16:00Z"/>
              </w:rPr>
              <w:pPrChange w:id="17829" w:author="Anees Shaikh" w:date="2013-10-19T02:16:00Z">
                <w:pPr>
                  <w:pStyle w:val="XML1"/>
                </w:pPr>
              </w:pPrChange>
            </w:pPr>
            <w:ins w:id="17830" w:author="aas" w:date="2013-10-14T02:06:00Z">
              <w:del w:id="17831" w:author="Anees Shaikh" w:date="2013-10-19T02:16:00Z">
                <w:r w:rsidDel="00E067A3">
                  <w:delText xml:space="preserve">                              &lt;/xs:documentation&gt;</w:delText>
                </w:r>
              </w:del>
            </w:ins>
          </w:p>
          <w:p w14:paraId="14DD5C6A" w14:textId="0B2C4505" w:rsidR="00874469" w:rsidDel="00E067A3" w:rsidRDefault="00874469">
            <w:pPr>
              <w:pStyle w:val="Appx"/>
              <w:rPr>
                <w:ins w:id="17832" w:author="aas" w:date="2013-10-14T02:06:00Z"/>
                <w:del w:id="17833" w:author="Anees Shaikh" w:date="2013-10-19T02:16:00Z"/>
              </w:rPr>
              <w:pPrChange w:id="17834" w:author="Anees Shaikh" w:date="2013-10-19T02:16:00Z">
                <w:pPr>
                  <w:pStyle w:val="XML1"/>
                </w:pPr>
              </w:pPrChange>
            </w:pPr>
            <w:ins w:id="17835" w:author="aas" w:date="2013-10-14T02:06:00Z">
              <w:del w:id="17836" w:author="Anees Shaikh" w:date="2013-10-19T02:16:00Z">
                <w:r w:rsidDel="00E067A3">
                  <w:delText xml:space="preserve">                            &lt;/xs:annotation&gt;</w:delText>
                </w:r>
              </w:del>
            </w:ins>
          </w:p>
          <w:p w14:paraId="0B2EFA32" w14:textId="5FF36992" w:rsidR="00874469" w:rsidDel="00E067A3" w:rsidRDefault="00874469">
            <w:pPr>
              <w:pStyle w:val="Appx"/>
              <w:rPr>
                <w:ins w:id="17837" w:author="aas" w:date="2013-10-14T02:06:00Z"/>
                <w:del w:id="17838" w:author="Anees Shaikh" w:date="2013-10-19T02:16:00Z"/>
              </w:rPr>
              <w:pPrChange w:id="17839" w:author="Anees Shaikh" w:date="2013-10-19T02:16:00Z">
                <w:pPr>
                  <w:pStyle w:val="XML1"/>
                </w:pPr>
              </w:pPrChange>
            </w:pPr>
            <w:ins w:id="17840" w:author="aas" w:date="2013-10-14T02:06:00Z">
              <w:del w:id="17841" w:author="Anees Shaikh" w:date="2013-10-19T02:16:00Z">
                <w:r w:rsidDel="00E067A3">
                  <w:delText xml:space="preserve">                            &lt;xs:simpleType&gt;</w:delText>
                </w:r>
              </w:del>
            </w:ins>
          </w:p>
          <w:p w14:paraId="2440FFAC" w14:textId="1825DD55" w:rsidR="00874469" w:rsidDel="00E067A3" w:rsidRDefault="00874469">
            <w:pPr>
              <w:pStyle w:val="Appx"/>
              <w:rPr>
                <w:ins w:id="17842" w:author="aas" w:date="2013-10-14T02:06:00Z"/>
                <w:del w:id="17843" w:author="Anees Shaikh" w:date="2013-10-19T02:16:00Z"/>
              </w:rPr>
              <w:pPrChange w:id="17844" w:author="Anees Shaikh" w:date="2013-10-19T02:16:00Z">
                <w:pPr>
                  <w:pStyle w:val="XML1"/>
                </w:pPr>
              </w:pPrChange>
            </w:pPr>
            <w:ins w:id="17845" w:author="aas" w:date="2013-10-14T02:06:00Z">
              <w:del w:id="17846" w:author="Anees Shaikh" w:date="2013-10-19T02:16:00Z">
                <w:r w:rsidDel="00E067A3">
                  <w:delText xml:space="preserve">                              &lt;xs:restriction base="inet:uri"&gt;</w:delText>
                </w:r>
              </w:del>
            </w:ins>
          </w:p>
          <w:p w14:paraId="6C9D231A" w14:textId="7FA8D0CE" w:rsidR="00874469" w:rsidDel="00E067A3" w:rsidRDefault="00874469">
            <w:pPr>
              <w:pStyle w:val="Appx"/>
              <w:rPr>
                <w:ins w:id="17847" w:author="aas" w:date="2013-10-14T02:06:00Z"/>
                <w:del w:id="17848" w:author="Anees Shaikh" w:date="2013-10-19T02:16:00Z"/>
              </w:rPr>
              <w:pPrChange w:id="17849" w:author="Anees Shaikh" w:date="2013-10-19T02:16:00Z">
                <w:pPr>
                  <w:pStyle w:val="XML1"/>
                </w:pPr>
              </w:pPrChange>
            </w:pPr>
            <w:ins w:id="17850" w:author="aas" w:date="2013-10-14T02:06:00Z">
              <w:del w:id="17851" w:author="Anees Shaikh" w:date="2013-10-19T02:16:00Z">
                <w:r w:rsidDel="00E067A3">
                  <w:delText xml:space="preserve">                              &lt;/xs:restriction&gt;</w:delText>
                </w:r>
              </w:del>
            </w:ins>
          </w:p>
          <w:p w14:paraId="6358906F" w14:textId="0A5F6141" w:rsidR="00874469" w:rsidDel="00E067A3" w:rsidRDefault="00874469">
            <w:pPr>
              <w:pStyle w:val="Appx"/>
              <w:rPr>
                <w:ins w:id="17852" w:author="aas" w:date="2013-10-14T02:06:00Z"/>
                <w:del w:id="17853" w:author="Anees Shaikh" w:date="2013-10-19T02:16:00Z"/>
              </w:rPr>
              <w:pPrChange w:id="17854" w:author="Anees Shaikh" w:date="2013-10-19T02:16:00Z">
                <w:pPr>
                  <w:pStyle w:val="XML1"/>
                </w:pPr>
              </w:pPrChange>
            </w:pPr>
            <w:ins w:id="17855" w:author="aas" w:date="2013-10-14T02:06:00Z">
              <w:del w:id="17856" w:author="Anees Shaikh" w:date="2013-10-19T02:16:00Z">
                <w:r w:rsidDel="00E067A3">
                  <w:delText xml:space="preserve">                            &lt;/xs:simpleType&gt;</w:delText>
                </w:r>
              </w:del>
            </w:ins>
          </w:p>
          <w:p w14:paraId="57A9D30E" w14:textId="0822BC2E" w:rsidR="00874469" w:rsidDel="00E067A3" w:rsidRDefault="00874469">
            <w:pPr>
              <w:pStyle w:val="Appx"/>
              <w:rPr>
                <w:ins w:id="17857" w:author="aas" w:date="2013-10-14T02:06:00Z"/>
                <w:del w:id="17858" w:author="Anees Shaikh" w:date="2013-10-19T02:16:00Z"/>
              </w:rPr>
              <w:pPrChange w:id="17859" w:author="Anees Shaikh" w:date="2013-10-19T02:16:00Z">
                <w:pPr>
                  <w:pStyle w:val="XML1"/>
                </w:pPr>
              </w:pPrChange>
            </w:pPr>
            <w:ins w:id="17860" w:author="aas" w:date="2013-10-14T02:06:00Z">
              <w:del w:id="17861" w:author="Anees Shaikh" w:date="2013-10-19T02:16:00Z">
                <w:r w:rsidDel="00E067A3">
                  <w:delText xml:space="preserve">                          &lt;/xs:element&gt;</w:delText>
                </w:r>
              </w:del>
            </w:ins>
          </w:p>
          <w:p w14:paraId="2912AD09" w14:textId="2574FB61" w:rsidR="00874469" w:rsidDel="00E067A3" w:rsidRDefault="00874469">
            <w:pPr>
              <w:pStyle w:val="Appx"/>
              <w:rPr>
                <w:ins w:id="17862" w:author="aas" w:date="2013-10-14T02:06:00Z"/>
                <w:del w:id="17863" w:author="Anees Shaikh" w:date="2013-10-19T02:16:00Z"/>
              </w:rPr>
              <w:pPrChange w:id="17864" w:author="Anees Shaikh" w:date="2013-10-19T02:16:00Z">
                <w:pPr>
                  <w:pStyle w:val="XML1"/>
                </w:pPr>
              </w:pPrChange>
            </w:pPr>
            <w:ins w:id="17865" w:author="aas" w:date="2013-10-14T02:06:00Z">
              <w:del w:id="17866" w:author="Anees Shaikh" w:date="2013-10-19T02:16:00Z">
                <w:r w:rsidDel="00E067A3">
                  <w:delText xml:space="preserve">                          &lt;xs:element name="flow-table" minOccurs="0" maxOccurs="unbounded"&gt;</w:delText>
                </w:r>
              </w:del>
            </w:ins>
          </w:p>
          <w:p w14:paraId="4C84E9CA" w14:textId="13DC802C" w:rsidR="00874469" w:rsidDel="00E067A3" w:rsidRDefault="00874469">
            <w:pPr>
              <w:pStyle w:val="Appx"/>
              <w:rPr>
                <w:ins w:id="17867" w:author="aas" w:date="2013-10-14T02:06:00Z"/>
                <w:del w:id="17868" w:author="Anees Shaikh" w:date="2013-10-19T02:16:00Z"/>
              </w:rPr>
              <w:pPrChange w:id="17869" w:author="Anees Shaikh" w:date="2013-10-19T02:16:00Z">
                <w:pPr>
                  <w:pStyle w:val="XML1"/>
                </w:pPr>
              </w:pPrChange>
            </w:pPr>
            <w:ins w:id="17870" w:author="aas" w:date="2013-10-14T02:06:00Z">
              <w:del w:id="17871" w:author="Anees Shaikh" w:date="2013-10-19T02:16:00Z">
                <w:r w:rsidDel="00E067A3">
                  <w:delText xml:space="preserve">                            &lt;xs:annotation&gt;</w:delText>
                </w:r>
              </w:del>
            </w:ins>
          </w:p>
          <w:p w14:paraId="2209DB14" w14:textId="0D2DD9DA" w:rsidR="00874469" w:rsidDel="00E067A3" w:rsidRDefault="00874469">
            <w:pPr>
              <w:pStyle w:val="Appx"/>
              <w:rPr>
                <w:ins w:id="17872" w:author="aas" w:date="2013-10-14T02:06:00Z"/>
                <w:del w:id="17873" w:author="Anees Shaikh" w:date="2013-10-19T02:16:00Z"/>
              </w:rPr>
              <w:pPrChange w:id="17874" w:author="Anees Shaikh" w:date="2013-10-19T02:16:00Z">
                <w:pPr>
                  <w:pStyle w:val="XML1"/>
                </w:pPr>
              </w:pPrChange>
            </w:pPr>
            <w:ins w:id="17875" w:author="aas" w:date="2013-10-14T02:06:00Z">
              <w:del w:id="17876" w:author="Anees Shaikh" w:date="2013-10-19T02:16:00Z">
                <w:r w:rsidDel="00E067A3">
                  <w:delText xml:space="preserve">                              &lt;xs:documentation&gt;</w:delText>
                </w:r>
              </w:del>
            </w:ins>
          </w:p>
          <w:p w14:paraId="6F2648EF" w14:textId="330B26B6" w:rsidR="00874469" w:rsidDel="00E067A3" w:rsidRDefault="00874469">
            <w:pPr>
              <w:pStyle w:val="Appx"/>
              <w:rPr>
                <w:ins w:id="17877" w:author="aas" w:date="2013-10-14T02:06:00Z"/>
                <w:del w:id="17878" w:author="Anees Shaikh" w:date="2013-10-19T02:16:00Z"/>
              </w:rPr>
              <w:pPrChange w:id="17879" w:author="Anees Shaikh" w:date="2013-10-19T02:16:00Z">
                <w:pPr>
                  <w:pStyle w:val="XML1"/>
                </w:pPr>
              </w:pPrChange>
            </w:pPr>
            <w:ins w:id="17880" w:author="aas" w:date="2013-10-14T02:06:00Z">
              <w:del w:id="17881" w:author="Anees Shaikh" w:date="2013-10-19T02:16:00Z">
                <w:r w:rsidDel="00E067A3">
                  <w:delText xml:space="preserve">                                A resource identifier of a flow table of the OpenFlow Capable</w:delText>
                </w:r>
              </w:del>
            </w:ins>
          </w:p>
          <w:p w14:paraId="2AC8DB48" w14:textId="12848BD7" w:rsidR="00874469" w:rsidDel="00E067A3" w:rsidRDefault="00874469">
            <w:pPr>
              <w:pStyle w:val="Appx"/>
              <w:rPr>
                <w:ins w:id="17882" w:author="aas" w:date="2013-10-14T02:06:00Z"/>
                <w:del w:id="17883" w:author="Anees Shaikh" w:date="2013-10-19T02:16:00Z"/>
              </w:rPr>
              <w:pPrChange w:id="17884" w:author="Anees Shaikh" w:date="2013-10-19T02:16:00Z">
                <w:pPr>
                  <w:pStyle w:val="XML1"/>
                </w:pPr>
              </w:pPrChange>
            </w:pPr>
            <w:ins w:id="17885" w:author="aas" w:date="2013-10-14T02:06:00Z">
              <w:del w:id="17886" w:author="Anees Shaikh" w:date="2013-10-19T02:16:00Z">
                <w:r w:rsidDel="00E067A3">
                  <w:delText xml:space="preserve">                                       Switch that the OpenFlow Logical Switch has exclusive access to.</w:delText>
                </w:r>
              </w:del>
            </w:ins>
          </w:p>
          <w:p w14:paraId="769126B4" w14:textId="01F56AE3" w:rsidR="00874469" w:rsidDel="00E067A3" w:rsidRDefault="00874469">
            <w:pPr>
              <w:pStyle w:val="Appx"/>
              <w:rPr>
                <w:ins w:id="17887" w:author="aas" w:date="2013-10-14T02:06:00Z"/>
                <w:del w:id="17888" w:author="Anees Shaikh" w:date="2013-10-19T02:16:00Z"/>
              </w:rPr>
              <w:pPrChange w:id="17889" w:author="Anees Shaikh" w:date="2013-10-19T02:16:00Z">
                <w:pPr>
                  <w:pStyle w:val="XML1"/>
                </w:pPr>
              </w:pPrChange>
            </w:pPr>
          </w:p>
          <w:p w14:paraId="3986C785" w14:textId="3F122749" w:rsidR="00874469" w:rsidDel="00E067A3" w:rsidRDefault="00874469">
            <w:pPr>
              <w:pStyle w:val="Appx"/>
              <w:rPr>
                <w:ins w:id="17890" w:author="aas" w:date="2013-10-14T02:06:00Z"/>
                <w:del w:id="17891" w:author="Anees Shaikh" w:date="2013-10-19T02:16:00Z"/>
              </w:rPr>
              <w:pPrChange w:id="17892" w:author="Anees Shaikh" w:date="2013-10-19T02:16:00Z">
                <w:pPr>
                  <w:pStyle w:val="XML1"/>
                </w:pPr>
              </w:pPrChange>
            </w:pPr>
            <w:ins w:id="17893" w:author="aas" w:date="2013-10-14T02:06:00Z">
              <w:del w:id="17894" w:author="Anees Shaikh" w:date="2013-10-19T02:16:00Z">
                <w:r w:rsidDel="00E067A3">
                  <w:delText xml:space="preserve">                                       Elements in this list MUST be unique. This means each</w:delText>
                </w:r>
              </w:del>
            </w:ins>
          </w:p>
          <w:p w14:paraId="02A1042D" w14:textId="7D3D1052" w:rsidR="00874469" w:rsidDel="00E067A3" w:rsidRDefault="00874469">
            <w:pPr>
              <w:pStyle w:val="Appx"/>
              <w:rPr>
                <w:ins w:id="17895" w:author="aas" w:date="2013-10-14T02:06:00Z"/>
                <w:del w:id="17896" w:author="Anees Shaikh" w:date="2013-10-19T02:16:00Z"/>
              </w:rPr>
              <w:pPrChange w:id="17897" w:author="Anees Shaikh" w:date="2013-10-19T02:16:00Z">
                <w:pPr>
                  <w:pStyle w:val="XML1"/>
                </w:pPr>
              </w:pPrChange>
            </w:pPr>
            <w:ins w:id="17898" w:author="aas" w:date="2013-10-14T02:06:00Z">
              <w:del w:id="17899" w:author="Anees Shaikh" w:date="2013-10-19T02:16:00Z">
                <w:r w:rsidDel="00E067A3">
                  <w:delText xml:space="preserve">                                       flow-table element can only be referenced once.</w:delText>
                </w:r>
              </w:del>
            </w:ins>
          </w:p>
          <w:p w14:paraId="7629D111" w14:textId="2AA81B1E" w:rsidR="00874469" w:rsidDel="00E067A3" w:rsidRDefault="00874469">
            <w:pPr>
              <w:pStyle w:val="Appx"/>
              <w:rPr>
                <w:ins w:id="17900" w:author="aas" w:date="2013-10-14T02:06:00Z"/>
                <w:del w:id="17901" w:author="Anees Shaikh" w:date="2013-10-19T02:16:00Z"/>
              </w:rPr>
              <w:pPrChange w:id="17902" w:author="Anees Shaikh" w:date="2013-10-19T02:16:00Z">
                <w:pPr>
                  <w:pStyle w:val="XML1"/>
                </w:pPr>
              </w:pPrChange>
            </w:pPr>
            <w:ins w:id="17903" w:author="aas" w:date="2013-10-14T02:06:00Z">
              <w:del w:id="17904" w:author="Anees Shaikh" w:date="2013-10-19T02:16:00Z">
                <w:r w:rsidDel="00E067A3">
                  <w:delText xml:space="preserve">                              &lt;/xs:documentation&gt;</w:delText>
                </w:r>
              </w:del>
            </w:ins>
          </w:p>
          <w:p w14:paraId="3D466526" w14:textId="0E251529" w:rsidR="00874469" w:rsidDel="00E067A3" w:rsidRDefault="00874469">
            <w:pPr>
              <w:pStyle w:val="Appx"/>
              <w:rPr>
                <w:ins w:id="17905" w:author="aas" w:date="2013-10-14T02:06:00Z"/>
                <w:del w:id="17906" w:author="Anees Shaikh" w:date="2013-10-19T02:16:00Z"/>
              </w:rPr>
              <w:pPrChange w:id="17907" w:author="Anees Shaikh" w:date="2013-10-19T02:16:00Z">
                <w:pPr>
                  <w:pStyle w:val="XML1"/>
                </w:pPr>
              </w:pPrChange>
            </w:pPr>
            <w:ins w:id="17908" w:author="aas" w:date="2013-10-14T02:06:00Z">
              <w:del w:id="17909" w:author="Anees Shaikh" w:date="2013-10-19T02:16:00Z">
                <w:r w:rsidDel="00E067A3">
                  <w:delText xml:space="preserve">                            &lt;/xs:annotation&gt;</w:delText>
                </w:r>
              </w:del>
            </w:ins>
          </w:p>
          <w:p w14:paraId="50A349D5" w14:textId="3FA96F68" w:rsidR="00874469" w:rsidDel="00E067A3" w:rsidRDefault="00874469">
            <w:pPr>
              <w:pStyle w:val="Appx"/>
              <w:rPr>
                <w:ins w:id="17910" w:author="aas" w:date="2013-10-14T02:06:00Z"/>
                <w:del w:id="17911" w:author="Anees Shaikh" w:date="2013-10-19T02:16:00Z"/>
              </w:rPr>
              <w:pPrChange w:id="17912" w:author="Anees Shaikh" w:date="2013-10-19T02:16:00Z">
                <w:pPr>
                  <w:pStyle w:val="XML1"/>
                </w:pPr>
              </w:pPrChange>
            </w:pPr>
            <w:ins w:id="17913" w:author="aas" w:date="2013-10-14T02:06:00Z">
              <w:del w:id="17914" w:author="Anees Shaikh" w:date="2013-10-19T02:16:00Z">
                <w:r w:rsidDel="00E067A3">
                  <w:delText xml:space="preserve">                            &lt;xs:simpleType&gt;</w:delText>
                </w:r>
              </w:del>
            </w:ins>
          </w:p>
          <w:p w14:paraId="235440DB" w14:textId="6223B462" w:rsidR="00874469" w:rsidDel="00E067A3" w:rsidRDefault="00874469">
            <w:pPr>
              <w:pStyle w:val="Appx"/>
              <w:rPr>
                <w:ins w:id="17915" w:author="aas" w:date="2013-10-14T02:06:00Z"/>
                <w:del w:id="17916" w:author="Anees Shaikh" w:date="2013-10-19T02:16:00Z"/>
              </w:rPr>
              <w:pPrChange w:id="17917" w:author="Anees Shaikh" w:date="2013-10-19T02:16:00Z">
                <w:pPr>
                  <w:pStyle w:val="XML1"/>
                </w:pPr>
              </w:pPrChange>
            </w:pPr>
            <w:ins w:id="17918" w:author="aas" w:date="2013-10-14T02:06:00Z">
              <w:del w:id="17919" w:author="Anees Shaikh" w:date="2013-10-19T02:16:00Z">
                <w:r w:rsidDel="00E067A3">
                  <w:delText xml:space="preserve">                              &lt;xs:restriction base="inet:uri"&gt;</w:delText>
                </w:r>
              </w:del>
            </w:ins>
          </w:p>
          <w:p w14:paraId="7248C82E" w14:textId="41F6277D" w:rsidR="00874469" w:rsidDel="00E067A3" w:rsidRDefault="00874469">
            <w:pPr>
              <w:pStyle w:val="Appx"/>
              <w:rPr>
                <w:ins w:id="17920" w:author="aas" w:date="2013-10-14T02:06:00Z"/>
                <w:del w:id="17921" w:author="Anees Shaikh" w:date="2013-10-19T02:16:00Z"/>
              </w:rPr>
              <w:pPrChange w:id="17922" w:author="Anees Shaikh" w:date="2013-10-19T02:16:00Z">
                <w:pPr>
                  <w:pStyle w:val="XML1"/>
                </w:pPr>
              </w:pPrChange>
            </w:pPr>
            <w:ins w:id="17923" w:author="aas" w:date="2013-10-14T02:06:00Z">
              <w:del w:id="17924" w:author="Anees Shaikh" w:date="2013-10-19T02:16:00Z">
                <w:r w:rsidDel="00E067A3">
                  <w:delText xml:space="preserve">                              &lt;/xs:restriction&gt;</w:delText>
                </w:r>
              </w:del>
            </w:ins>
          </w:p>
          <w:p w14:paraId="6D347682" w14:textId="1B55BA2F" w:rsidR="00874469" w:rsidDel="00E067A3" w:rsidRDefault="00874469">
            <w:pPr>
              <w:pStyle w:val="Appx"/>
              <w:rPr>
                <w:ins w:id="17925" w:author="aas" w:date="2013-10-14T02:06:00Z"/>
                <w:del w:id="17926" w:author="Anees Shaikh" w:date="2013-10-19T02:16:00Z"/>
              </w:rPr>
              <w:pPrChange w:id="17927" w:author="Anees Shaikh" w:date="2013-10-19T02:16:00Z">
                <w:pPr>
                  <w:pStyle w:val="XML1"/>
                </w:pPr>
              </w:pPrChange>
            </w:pPr>
            <w:ins w:id="17928" w:author="aas" w:date="2013-10-14T02:06:00Z">
              <w:del w:id="17929" w:author="Anees Shaikh" w:date="2013-10-19T02:16:00Z">
                <w:r w:rsidDel="00E067A3">
                  <w:delText xml:space="preserve">                            &lt;/xs:simpleType&gt;</w:delText>
                </w:r>
              </w:del>
            </w:ins>
          </w:p>
          <w:p w14:paraId="10B3455A" w14:textId="42D45366" w:rsidR="00874469" w:rsidDel="00E067A3" w:rsidRDefault="00874469">
            <w:pPr>
              <w:pStyle w:val="Appx"/>
              <w:rPr>
                <w:ins w:id="17930" w:author="aas" w:date="2013-10-14T02:06:00Z"/>
                <w:del w:id="17931" w:author="Anees Shaikh" w:date="2013-10-19T02:16:00Z"/>
              </w:rPr>
              <w:pPrChange w:id="17932" w:author="Anees Shaikh" w:date="2013-10-19T02:16:00Z">
                <w:pPr>
                  <w:pStyle w:val="XML1"/>
                </w:pPr>
              </w:pPrChange>
            </w:pPr>
            <w:ins w:id="17933" w:author="aas" w:date="2013-10-14T02:06:00Z">
              <w:del w:id="17934" w:author="Anees Shaikh" w:date="2013-10-19T02:16:00Z">
                <w:r w:rsidDel="00E067A3">
                  <w:delText xml:space="preserve">                          &lt;/xs:element&gt;</w:delText>
                </w:r>
              </w:del>
            </w:ins>
          </w:p>
          <w:p w14:paraId="4878455E" w14:textId="66903DFA" w:rsidR="00874469" w:rsidDel="00E067A3" w:rsidRDefault="00874469">
            <w:pPr>
              <w:pStyle w:val="Appx"/>
              <w:rPr>
                <w:ins w:id="17935" w:author="aas" w:date="2013-10-14T02:06:00Z"/>
                <w:del w:id="17936" w:author="Anees Shaikh" w:date="2013-10-19T02:16:00Z"/>
              </w:rPr>
              <w:pPrChange w:id="17937" w:author="Anees Shaikh" w:date="2013-10-19T02:16:00Z">
                <w:pPr>
                  <w:pStyle w:val="XML1"/>
                </w:pPr>
              </w:pPrChange>
            </w:pPr>
            <w:ins w:id="17938" w:author="aas" w:date="2013-10-14T02:06:00Z">
              <w:del w:id="17939" w:author="Anees Shaikh" w:date="2013-10-19T02:16:00Z">
                <w:r w:rsidDel="00E067A3">
                  <w:delText xml:space="preserve">                          &lt;xs:any minOccurs="0" maxOccurs="unbounded"</w:delText>
                </w:r>
              </w:del>
            </w:ins>
          </w:p>
          <w:p w14:paraId="4909FF6A" w14:textId="46A69C6D" w:rsidR="00874469" w:rsidDel="00E067A3" w:rsidRDefault="00874469">
            <w:pPr>
              <w:pStyle w:val="Appx"/>
              <w:rPr>
                <w:ins w:id="17940" w:author="aas" w:date="2013-10-14T02:06:00Z"/>
                <w:del w:id="17941" w:author="Anees Shaikh" w:date="2013-10-19T02:16:00Z"/>
              </w:rPr>
              <w:pPrChange w:id="17942" w:author="Anees Shaikh" w:date="2013-10-19T02:16:00Z">
                <w:pPr>
                  <w:pStyle w:val="XML1"/>
                </w:pPr>
              </w:pPrChange>
            </w:pPr>
            <w:ins w:id="17943" w:author="aas" w:date="2013-10-14T02:06:00Z">
              <w:del w:id="17944" w:author="Anees Shaikh" w:date="2013-10-19T02:16:00Z">
                <w:r w:rsidDel="00E067A3">
                  <w:delText xml:space="preserve">                                  namespace="##other" processContents="lax"/&gt;</w:delText>
                </w:r>
              </w:del>
            </w:ins>
          </w:p>
          <w:p w14:paraId="1F985E4D" w14:textId="2812C4D6" w:rsidR="00874469" w:rsidDel="00E067A3" w:rsidRDefault="00874469">
            <w:pPr>
              <w:pStyle w:val="Appx"/>
              <w:rPr>
                <w:ins w:id="17945" w:author="aas" w:date="2013-10-14T02:06:00Z"/>
                <w:del w:id="17946" w:author="Anees Shaikh" w:date="2013-10-19T02:16:00Z"/>
              </w:rPr>
              <w:pPrChange w:id="17947" w:author="Anees Shaikh" w:date="2013-10-19T02:16:00Z">
                <w:pPr>
                  <w:pStyle w:val="XML1"/>
                </w:pPr>
              </w:pPrChange>
            </w:pPr>
            <w:ins w:id="17948" w:author="aas" w:date="2013-10-14T02:06:00Z">
              <w:del w:id="17949" w:author="Anees Shaikh" w:date="2013-10-19T02:16:00Z">
                <w:r w:rsidDel="00E067A3">
                  <w:delText xml:space="preserve">                        &lt;/xs:sequence&gt;</w:delText>
                </w:r>
              </w:del>
            </w:ins>
          </w:p>
          <w:p w14:paraId="33666CD1" w14:textId="731601FC" w:rsidR="00874469" w:rsidDel="00E067A3" w:rsidRDefault="00874469">
            <w:pPr>
              <w:pStyle w:val="Appx"/>
              <w:rPr>
                <w:ins w:id="17950" w:author="aas" w:date="2013-10-14T02:06:00Z"/>
                <w:del w:id="17951" w:author="Anees Shaikh" w:date="2013-10-19T02:16:00Z"/>
              </w:rPr>
              <w:pPrChange w:id="17952" w:author="Anees Shaikh" w:date="2013-10-19T02:16:00Z">
                <w:pPr>
                  <w:pStyle w:val="XML1"/>
                </w:pPr>
              </w:pPrChange>
            </w:pPr>
            <w:ins w:id="17953" w:author="aas" w:date="2013-10-14T02:06:00Z">
              <w:del w:id="17954" w:author="Anees Shaikh" w:date="2013-10-19T02:16:00Z">
                <w:r w:rsidDel="00E067A3">
                  <w:delText xml:space="preserve">                      &lt;/xs:complexType&gt;</w:delText>
                </w:r>
              </w:del>
            </w:ins>
          </w:p>
          <w:p w14:paraId="7B695448" w14:textId="2E570763" w:rsidR="00874469" w:rsidDel="00E067A3" w:rsidRDefault="00874469">
            <w:pPr>
              <w:pStyle w:val="Appx"/>
              <w:rPr>
                <w:ins w:id="17955" w:author="aas" w:date="2013-10-14T02:06:00Z"/>
                <w:del w:id="17956" w:author="Anees Shaikh" w:date="2013-10-19T02:16:00Z"/>
              </w:rPr>
              <w:pPrChange w:id="17957" w:author="Anees Shaikh" w:date="2013-10-19T02:16:00Z">
                <w:pPr>
                  <w:pStyle w:val="XML1"/>
                </w:pPr>
              </w:pPrChange>
            </w:pPr>
            <w:ins w:id="17958" w:author="aas" w:date="2013-10-14T02:06:00Z">
              <w:del w:id="17959" w:author="Anees Shaikh" w:date="2013-10-19T02:16:00Z">
                <w:r w:rsidDel="00E067A3">
                  <w:delText xml:space="preserve">                    &lt;/xs:element&gt;</w:delText>
                </w:r>
              </w:del>
            </w:ins>
          </w:p>
          <w:p w14:paraId="12D33D81" w14:textId="5BC3334F" w:rsidR="00874469" w:rsidDel="00E067A3" w:rsidRDefault="00874469">
            <w:pPr>
              <w:pStyle w:val="Appx"/>
              <w:rPr>
                <w:ins w:id="17960" w:author="aas" w:date="2013-10-14T02:06:00Z"/>
                <w:del w:id="17961" w:author="Anees Shaikh" w:date="2013-10-19T02:16:00Z"/>
              </w:rPr>
              <w:pPrChange w:id="17962" w:author="Anees Shaikh" w:date="2013-10-19T02:16:00Z">
                <w:pPr>
                  <w:pStyle w:val="XML1"/>
                </w:pPr>
              </w:pPrChange>
            </w:pPr>
            <w:ins w:id="17963" w:author="aas" w:date="2013-10-14T02:06:00Z">
              <w:del w:id="17964" w:author="Anees Shaikh" w:date="2013-10-19T02:16:00Z">
                <w:r w:rsidDel="00E067A3">
                  <w:delText xml:space="preserve">                    &lt;xs:any minOccurs="0" maxOccurs="unbounded"</w:delText>
                </w:r>
              </w:del>
            </w:ins>
          </w:p>
          <w:p w14:paraId="4CEB2E57" w14:textId="6A944F70" w:rsidR="00874469" w:rsidDel="00E067A3" w:rsidRDefault="00874469">
            <w:pPr>
              <w:pStyle w:val="Appx"/>
              <w:rPr>
                <w:ins w:id="17965" w:author="aas" w:date="2013-10-14T02:06:00Z"/>
                <w:del w:id="17966" w:author="Anees Shaikh" w:date="2013-10-19T02:16:00Z"/>
              </w:rPr>
              <w:pPrChange w:id="17967" w:author="Anees Shaikh" w:date="2013-10-19T02:16:00Z">
                <w:pPr>
                  <w:pStyle w:val="XML1"/>
                </w:pPr>
              </w:pPrChange>
            </w:pPr>
            <w:ins w:id="17968" w:author="aas" w:date="2013-10-14T02:06:00Z">
              <w:del w:id="17969" w:author="Anees Shaikh" w:date="2013-10-19T02:16:00Z">
                <w:r w:rsidDel="00E067A3">
                  <w:delText xml:space="preserve">                            namespace="##other" processContents="lax"/&gt;</w:delText>
                </w:r>
              </w:del>
            </w:ins>
          </w:p>
          <w:p w14:paraId="755DAD73" w14:textId="7CE8FD58" w:rsidR="00874469" w:rsidDel="00E067A3" w:rsidRDefault="00874469">
            <w:pPr>
              <w:pStyle w:val="Appx"/>
              <w:rPr>
                <w:ins w:id="17970" w:author="aas" w:date="2013-10-14T02:06:00Z"/>
                <w:del w:id="17971" w:author="Anees Shaikh" w:date="2013-10-19T02:16:00Z"/>
              </w:rPr>
              <w:pPrChange w:id="17972" w:author="Anees Shaikh" w:date="2013-10-19T02:16:00Z">
                <w:pPr>
                  <w:pStyle w:val="XML1"/>
                </w:pPr>
              </w:pPrChange>
            </w:pPr>
            <w:ins w:id="17973" w:author="aas" w:date="2013-10-14T02:06:00Z">
              <w:del w:id="17974" w:author="Anees Shaikh" w:date="2013-10-19T02:16:00Z">
                <w:r w:rsidDel="00E067A3">
                  <w:delText xml:space="preserve">                  &lt;/xs:sequence&gt;</w:delText>
                </w:r>
              </w:del>
            </w:ins>
          </w:p>
          <w:p w14:paraId="25D3F98F" w14:textId="114C11FB" w:rsidR="00874469" w:rsidDel="00E067A3" w:rsidRDefault="00874469">
            <w:pPr>
              <w:pStyle w:val="Appx"/>
              <w:rPr>
                <w:ins w:id="17975" w:author="aas" w:date="2013-10-14T02:06:00Z"/>
                <w:del w:id="17976" w:author="Anees Shaikh" w:date="2013-10-19T02:16:00Z"/>
              </w:rPr>
              <w:pPrChange w:id="17977" w:author="Anees Shaikh" w:date="2013-10-19T02:16:00Z">
                <w:pPr>
                  <w:pStyle w:val="XML1"/>
                </w:pPr>
              </w:pPrChange>
            </w:pPr>
            <w:ins w:id="17978" w:author="aas" w:date="2013-10-14T02:06:00Z">
              <w:del w:id="17979" w:author="Anees Shaikh" w:date="2013-10-19T02:16:00Z">
                <w:r w:rsidDel="00E067A3">
                  <w:delText xml:space="preserve">                &lt;/xs:complexType&gt;</w:delText>
                </w:r>
              </w:del>
            </w:ins>
          </w:p>
          <w:p w14:paraId="5019A243" w14:textId="2E5A8B26" w:rsidR="00874469" w:rsidDel="00E067A3" w:rsidRDefault="00874469">
            <w:pPr>
              <w:pStyle w:val="Appx"/>
              <w:rPr>
                <w:ins w:id="17980" w:author="aas" w:date="2013-10-14T02:06:00Z"/>
                <w:del w:id="17981" w:author="Anees Shaikh" w:date="2013-10-19T02:16:00Z"/>
              </w:rPr>
              <w:pPrChange w:id="17982" w:author="Anees Shaikh" w:date="2013-10-19T02:16:00Z">
                <w:pPr>
                  <w:pStyle w:val="XML1"/>
                </w:pPr>
              </w:pPrChange>
            </w:pPr>
            <w:ins w:id="17983" w:author="aas" w:date="2013-10-14T02:06:00Z">
              <w:del w:id="17984" w:author="Anees Shaikh" w:date="2013-10-19T02:16:00Z">
                <w:r w:rsidDel="00E067A3">
                  <w:delText xml:space="preserve">              &lt;/xs:element&gt;</w:delText>
                </w:r>
              </w:del>
            </w:ins>
          </w:p>
          <w:p w14:paraId="0272D0D7" w14:textId="6298F6C9" w:rsidR="00874469" w:rsidDel="00E067A3" w:rsidRDefault="00874469">
            <w:pPr>
              <w:pStyle w:val="Appx"/>
              <w:rPr>
                <w:ins w:id="17985" w:author="aas" w:date="2013-10-14T02:06:00Z"/>
                <w:del w:id="17986" w:author="Anees Shaikh" w:date="2013-10-19T02:16:00Z"/>
              </w:rPr>
              <w:pPrChange w:id="17987" w:author="Anees Shaikh" w:date="2013-10-19T02:16:00Z">
                <w:pPr>
                  <w:pStyle w:val="XML1"/>
                </w:pPr>
              </w:pPrChange>
            </w:pPr>
            <w:ins w:id="17988" w:author="aas" w:date="2013-10-14T02:06:00Z">
              <w:del w:id="17989" w:author="Anees Shaikh" w:date="2013-10-19T02:16:00Z">
                <w:r w:rsidDel="00E067A3">
                  <w:delText xml:space="preserve">              &lt;xs:any minOccurs="0" maxOccurs="unbounded"</w:delText>
                </w:r>
              </w:del>
            </w:ins>
          </w:p>
          <w:p w14:paraId="09C27C2F" w14:textId="21406FE3" w:rsidR="00874469" w:rsidDel="00E067A3" w:rsidRDefault="00874469">
            <w:pPr>
              <w:pStyle w:val="Appx"/>
              <w:rPr>
                <w:ins w:id="17990" w:author="aas" w:date="2013-10-14T02:06:00Z"/>
                <w:del w:id="17991" w:author="Anees Shaikh" w:date="2013-10-19T02:16:00Z"/>
              </w:rPr>
              <w:pPrChange w:id="17992" w:author="Anees Shaikh" w:date="2013-10-19T02:16:00Z">
                <w:pPr>
                  <w:pStyle w:val="XML1"/>
                </w:pPr>
              </w:pPrChange>
            </w:pPr>
            <w:ins w:id="17993" w:author="aas" w:date="2013-10-14T02:06:00Z">
              <w:del w:id="17994" w:author="Anees Shaikh" w:date="2013-10-19T02:16:00Z">
                <w:r w:rsidDel="00E067A3">
                  <w:delText xml:space="preserve">                      namespace="##other" processContents="lax"/&gt;</w:delText>
                </w:r>
              </w:del>
            </w:ins>
          </w:p>
          <w:p w14:paraId="0522D3C6" w14:textId="40111C66" w:rsidR="00874469" w:rsidDel="00E067A3" w:rsidRDefault="00874469">
            <w:pPr>
              <w:pStyle w:val="Appx"/>
              <w:rPr>
                <w:ins w:id="17995" w:author="aas" w:date="2013-10-14T02:06:00Z"/>
                <w:del w:id="17996" w:author="Anees Shaikh" w:date="2013-10-19T02:16:00Z"/>
              </w:rPr>
              <w:pPrChange w:id="17997" w:author="Anees Shaikh" w:date="2013-10-19T02:16:00Z">
                <w:pPr>
                  <w:pStyle w:val="XML1"/>
                </w:pPr>
              </w:pPrChange>
            </w:pPr>
            <w:ins w:id="17998" w:author="aas" w:date="2013-10-14T02:06:00Z">
              <w:del w:id="17999" w:author="Anees Shaikh" w:date="2013-10-19T02:16:00Z">
                <w:r w:rsidDel="00E067A3">
                  <w:delText xml:space="preserve">            &lt;/xs:sequence&gt;</w:delText>
                </w:r>
              </w:del>
            </w:ins>
          </w:p>
          <w:p w14:paraId="2422FBFC" w14:textId="752F719E" w:rsidR="00874469" w:rsidDel="00E067A3" w:rsidRDefault="00874469">
            <w:pPr>
              <w:pStyle w:val="Appx"/>
              <w:rPr>
                <w:ins w:id="18000" w:author="aas" w:date="2013-10-14T02:06:00Z"/>
                <w:del w:id="18001" w:author="Anees Shaikh" w:date="2013-10-19T02:16:00Z"/>
              </w:rPr>
              <w:pPrChange w:id="18002" w:author="Anees Shaikh" w:date="2013-10-19T02:16:00Z">
                <w:pPr>
                  <w:pStyle w:val="XML1"/>
                </w:pPr>
              </w:pPrChange>
            </w:pPr>
            <w:ins w:id="18003" w:author="aas" w:date="2013-10-14T02:06:00Z">
              <w:del w:id="18004" w:author="Anees Shaikh" w:date="2013-10-19T02:16:00Z">
                <w:r w:rsidDel="00E067A3">
                  <w:delText xml:space="preserve">          &lt;/xs:complexType&gt;</w:delText>
                </w:r>
              </w:del>
            </w:ins>
          </w:p>
          <w:p w14:paraId="6D29AB71" w14:textId="3826B9B4" w:rsidR="00874469" w:rsidDel="00E067A3" w:rsidRDefault="00874469">
            <w:pPr>
              <w:pStyle w:val="Appx"/>
              <w:rPr>
                <w:ins w:id="18005" w:author="aas" w:date="2013-10-14T02:06:00Z"/>
                <w:del w:id="18006" w:author="Anees Shaikh" w:date="2013-10-19T02:16:00Z"/>
              </w:rPr>
              <w:pPrChange w:id="18007" w:author="Anees Shaikh" w:date="2013-10-19T02:16:00Z">
                <w:pPr>
                  <w:pStyle w:val="XML1"/>
                </w:pPr>
              </w:pPrChange>
            </w:pPr>
            <w:ins w:id="18008" w:author="aas" w:date="2013-10-14T02:06:00Z">
              <w:del w:id="18009" w:author="Anees Shaikh" w:date="2013-10-19T02:16:00Z">
                <w:r w:rsidDel="00E067A3">
                  <w:delText xml:space="preserve">          &lt;xs:key name="key_logical-switches_capable-switch_switch"&gt;</w:delText>
                </w:r>
              </w:del>
            </w:ins>
          </w:p>
          <w:p w14:paraId="72A31080" w14:textId="40AEF93F" w:rsidR="00874469" w:rsidDel="00E067A3" w:rsidRDefault="00874469">
            <w:pPr>
              <w:pStyle w:val="Appx"/>
              <w:rPr>
                <w:ins w:id="18010" w:author="aas" w:date="2013-10-14T02:06:00Z"/>
                <w:del w:id="18011" w:author="Anees Shaikh" w:date="2013-10-19T02:16:00Z"/>
              </w:rPr>
              <w:pPrChange w:id="18012" w:author="Anees Shaikh" w:date="2013-10-19T02:16:00Z">
                <w:pPr>
                  <w:pStyle w:val="XML1"/>
                </w:pPr>
              </w:pPrChange>
            </w:pPr>
            <w:ins w:id="18013" w:author="aas" w:date="2013-10-14T02:06:00Z">
              <w:del w:id="18014" w:author="Anees Shaikh" w:date="2013-10-19T02:16:00Z">
                <w:r w:rsidDel="00E067A3">
                  <w:delText xml:space="preserve">            &lt;xs:selector xpath="of-config:switch"/&gt;</w:delText>
                </w:r>
              </w:del>
            </w:ins>
          </w:p>
          <w:p w14:paraId="74BCE17A" w14:textId="139CAAF9" w:rsidR="00874469" w:rsidDel="00E067A3" w:rsidRDefault="00874469">
            <w:pPr>
              <w:pStyle w:val="Appx"/>
              <w:rPr>
                <w:ins w:id="18015" w:author="aas" w:date="2013-10-14T02:06:00Z"/>
                <w:del w:id="18016" w:author="Anees Shaikh" w:date="2013-10-19T02:16:00Z"/>
              </w:rPr>
              <w:pPrChange w:id="18017" w:author="Anees Shaikh" w:date="2013-10-19T02:16:00Z">
                <w:pPr>
                  <w:pStyle w:val="XML1"/>
                </w:pPr>
              </w:pPrChange>
            </w:pPr>
            <w:ins w:id="18018" w:author="aas" w:date="2013-10-14T02:06:00Z">
              <w:del w:id="18019" w:author="Anees Shaikh" w:date="2013-10-19T02:16:00Z">
                <w:r w:rsidDel="00E067A3">
                  <w:delText xml:space="preserve">            &lt;xs:field xpath="of-config:id"/&gt;</w:delText>
                </w:r>
              </w:del>
            </w:ins>
          </w:p>
          <w:p w14:paraId="0D230394" w14:textId="7C57D810" w:rsidR="00874469" w:rsidDel="00E067A3" w:rsidRDefault="00874469">
            <w:pPr>
              <w:pStyle w:val="Appx"/>
              <w:rPr>
                <w:ins w:id="18020" w:author="aas" w:date="2013-10-14T02:06:00Z"/>
                <w:del w:id="18021" w:author="Anees Shaikh" w:date="2013-10-19T02:16:00Z"/>
              </w:rPr>
              <w:pPrChange w:id="18022" w:author="Anees Shaikh" w:date="2013-10-19T02:16:00Z">
                <w:pPr>
                  <w:pStyle w:val="XML1"/>
                </w:pPr>
              </w:pPrChange>
            </w:pPr>
            <w:ins w:id="18023" w:author="aas" w:date="2013-10-14T02:06:00Z">
              <w:del w:id="18024" w:author="Anees Shaikh" w:date="2013-10-19T02:16:00Z">
                <w:r w:rsidDel="00E067A3">
                  <w:delText xml:space="preserve">          &lt;/xs:key&gt;</w:delText>
                </w:r>
              </w:del>
            </w:ins>
          </w:p>
          <w:p w14:paraId="134CFACB" w14:textId="5108D433" w:rsidR="00874469" w:rsidDel="00E067A3" w:rsidRDefault="00874469">
            <w:pPr>
              <w:pStyle w:val="Appx"/>
              <w:rPr>
                <w:ins w:id="18025" w:author="aas" w:date="2013-10-14T02:06:00Z"/>
                <w:del w:id="18026" w:author="Anees Shaikh" w:date="2013-10-19T02:16:00Z"/>
              </w:rPr>
              <w:pPrChange w:id="18027" w:author="Anees Shaikh" w:date="2013-10-19T02:16:00Z">
                <w:pPr>
                  <w:pStyle w:val="XML1"/>
                </w:pPr>
              </w:pPrChange>
            </w:pPr>
            <w:ins w:id="18028" w:author="aas" w:date="2013-10-14T02:06:00Z">
              <w:del w:id="18029" w:author="Anees Shaikh" w:date="2013-10-19T02:16:00Z">
                <w:r w:rsidDel="00E067A3">
                  <w:delText xml:space="preserve">        &lt;/xs:element&gt;</w:delText>
                </w:r>
              </w:del>
            </w:ins>
          </w:p>
          <w:p w14:paraId="0B3DEFCD" w14:textId="4CA7A256" w:rsidR="00874469" w:rsidDel="00E067A3" w:rsidRDefault="00874469">
            <w:pPr>
              <w:pStyle w:val="Appx"/>
              <w:rPr>
                <w:ins w:id="18030" w:author="aas" w:date="2013-10-14T02:06:00Z"/>
                <w:del w:id="18031" w:author="Anees Shaikh" w:date="2013-10-19T02:16:00Z"/>
              </w:rPr>
              <w:pPrChange w:id="18032" w:author="Anees Shaikh" w:date="2013-10-19T02:16:00Z">
                <w:pPr>
                  <w:pStyle w:val="XML1"/>
                </w:pPr>
              </w:pPrChange>
            </w:pPr>
            <w:ins w:id="18033" w:author="aas" w:date="2013-10-14T02:06:00Z">
              <w:del w:id="18034" w:author="Anees Shaikh" w:date="2013-10-19T02:16:00Z">
                <w:r w:rsidDel="00E067A3">
                  <w:delText xml:space="preserve">        &lt;xs:any minOccurs="0" maxOccurs="unbounded"</w:delText>
                </w:r>
              </w:del>
            </w:ins>
          </w:p>
          <w:p w14:paraId="62254BD6" w14:textId="560BA71D" w:rsidR="00874469" w:rsidDel="00E067A3" w:rsidRDefault="00874469">
            <w:pPr>
              <w:pStyle w:val="Appx"/>
              <w:rPr>
                <w:ins w:id="18035" w:author="aas" w:date="2013-10-14T02:06:00Z"/>
                <w:del w:id="18036" w:author="Anees Shaikh" w:date="2013-10-19T02:16:00Z"/>
              </w:rPr>
              <w:pPrChange w:id="18037" w:author="Anees Shaikh" w:date="2013-10-19T02:16:00Z">
                <w:pPr>
                  <w:pStyle w:val="XML1"/>
                </w:pPr>
              </w:pPrChange>
            </w:pPr>
            <w:ins w:id="18038" w:author="aas" w:date="2013-10-14T02:06:00Z">
              <w:del w:id="18039" w:author="Anees Shaikh" w:date="2013-10-19T02:16:00Z">
                <w:r w:rsidDel="00E067A3">
                  <w:delText xml:space="preserve">                namespace="##other" processContents="lax"/&gt;</w:delText>
                </w:r>
              </w:del>
            </w:ins>
          </w:p>
          <w:p w14:paraId="4BDB2BB4" w14:textId="1816F6A1" w:rsidR="00874469" w:rsidDel="00E067A3" w:rsidRDefault="00874469">
            <w:pPr>
              <w:pStyle w:val="Appx"/>
              <w:rPr>
                <w:ins w:id="18040" w:author="aas" w:date="2013-10-14T02:06:00Z"/>
                <w:del w:id="18041" w:author="Anees Shaikh" w:date="2013-10-19T02:16:00Z"/>
              </w:rPr>
              <w:pPrChange w:id="18042" w:author="Anees Shaikh" w:date="2013-10-19T02:16:00Z">
                <w:pPr>
                  <w:pStyle w:val="XML1"/>
                </w:pPr>
              </w:pPrChange>
            </w:pPr>
            <w:ins w:id="18043" w:author="aas" w:date="2013-10-14T02:06:00Z">
              <w:del w:id="18044" w:author="Anees Shaikh" w:date="2013-10-19T02:16:00Z">
                <w:r w:rsidDel="00E067A3">
                  <w:delText xml:space="preserve">      &lt;/xs:sequence&gt;</w:delText>
                </w:r>
              </w:del>
            </w:ins>
          </w:p>
          <w:p w14:paraId="322885DD" w14:textId="440031F7" w:rsidR="00874469" w:rsidDel="00E067A3" w:rsidRDefault="00874469">
            <w:pPr>
              <w:pStyle w:val="Appx"/>
              <w:rPr>
                <w:ins w:id="18045" w:author="aas" w:date="2013-10-14T02:06:00Z"/>
                <w:del w:id="18046" w:author="Anees Shaikh" w:date="2013-10-19T02:16:00Z"/>
              </w:rPr>
              <w:pPrChange w:id="18047" w:author="Anees Shaikh" w:date="2013-10-19T02:16:00Z">
                <w:pPr>
                  <w:pStyle w:val="XML1"/>
                </w:pPr>
              </w:pPrChange>
            </w:pPr>
            <w:ins w:id="18048" w:author="aas" w:date="2013-10-14T02:06:00Z">
              <w:del w:id="18049" w:author="Anees Shaikh" w:date="2013-10-19T02:16:00Z">
                <w:r w:rsidDel="00E067A3">
                  <w:delText xml:space="preserve">    &lt;/xs:complexType&gt;</w:delText>
                </w:r>
              </w:del>
            </w:ins>
          </w:p>
          <w:p w14:paraId="57A43139" w14:textId="5689A267" w:rsidR="00874469" w:rsidDel="00E067A3" w:rsidRDefault="00874469">
            <w:pPr>
              <w:pStyle w:val="Appx"/>
              <w:rPr>
                <w:ins w:id="18050" w:author="aas" w:date="2013-10-14T02:06:00Z"/>
                <w:del w:id="18051" w:author="Anees Shaikh" w:date="2013-10-19T02:16:00Z"/>
              </w:rPr>
              <w:pPrChange w:id="18052" w:author="Anees Shaikh" w:date="2013-10-19T02:16:00Z">
                <w:pPr>
                  <w:pStyle w:val="XML1"/>
                </w:pPr>
              </w:pPrChange>
            </w:pPr>
            <w:ins w:id="18053" w:author="aas" w:date="2013-10-14T02:06:00Z">
              <w:del w:id="18054" w:author="Anees Shaikh" w:date="2013-10-19T02:16:00Z">
                <w:r w:rsidDel="00E067A3">
                  <w:delText xml:space="preserve">  &lt;/xs:element&gt;</w:delText>
                </w:r>
              </w:del>
            </w:ins>
          </w:p>
          <w:p w14:paraId="51012B8D" w14:textId="792822CE" w:rsidR="00874469" w:rsidDel="00E067A3" w:rsidRDefault="00874469">
            <w:pPr>
              <w:pStyle w:val="Appx"/>
              <w:rPr>
                <w:ins w:id="18055" w:author="aas" w:date="2013-10-14T02:06:00Z"/>
                <w:del w:id="18056" w:author="Anees Shaikh" w:date="2013-10-19T02:16:00Z"/>
              </w:rPr>
              <w:pPrChange w:id="18057" w:author="Anees Shaikh" w:date="2013-10-19T02:16:00Z">
                <w:pPr>
                  <w:pStyle w:val="XML1"/>
                </w:pPr>
              </w:pPrChange>
            </w:pPr>
          </w:p>
          <w:p w14:paraId="34F0A3E1" w14:textId="13CC2D6D" w:rsidR="00874469" w:rsidDel="00E067A3" w:rsidRDefault="00874469">
            <w:pPr>
              <w:pStyle w:val="Appx"/>
              <w:rPr>
                <w:ins w:id="18058" w:author="aas" w:date="2013-10-14T02:06:00Z"/>
                <w:del w:id="18059" w:author="Anees Shaikh" w:date="2013-10-19T02:16:00Z"/>
              </w:rPr>
              <w:pPrChange w:id="18060" w:author="Anees Shaikh" w:date="2013-10-19T02:16:00Z">
                <w:pPr>
                  <w:pStyle w:val="XML1"/>
                </w:pPr>
              </w:pPrChange>
            </w:pPr>
            <w:ins w:id="18061" w:author="aas" w:date="2013-10-14T02:06:00Z">
              <w:del w:id="18062" w:author="Anees Shaikh" w:date="2013-10-19T02:16:00Z">
                <w:r w:rsidDel="00E067A3">
                  <w:delText>&lt;/xs:schema&gt;</w:delText>
                </w:r>
              </w:del>
            </w:ins>
          </w:p>
          <w:p w14:paraId="62D04033" w14:textId="1AF77A5A" w:rsidR="00E8426B" w:rsidRPr="00874469" w:rsidDel="00E067A3" w:rsidRDefault="00E8426B">
            <w:pPr>
              <w:pStyle w:val="Appx"/>
              <w:rPr>
                <w:ins w:id="18063" w:author="aas" w:date="2013-10-14T02:06:00Z"/>
                <w:del w:id="18064" w:author="Anees Shaikh" w:date="2013-10-19T02:16:00Z"/>
              </w:rPr>
              <w:pPrChange w:id="18065" w:author="Anees Shaikh" w:date="2013-10-19T02:16:00Z">
                <w:pPr>
                  <w:pStyle w:val="XML1"/>
                </w:pPr>
              </w:pPrChange>
            </w:pPr>
          </w:p>
        </w:tc>
      </w:tr>
    </w:tbl>
    <w:p w14:paraId="4E7FB30C" w14:textId="2B7A137E" w:rsidR="00E8426B" w:rsidRPr="00E8426B" w:rsidRDefault="00E8426B">
      <w:pPr>
        <w:pStyle w:val="Appx"/>
        <w:numPr>
          <w:ilvl w:val="0"/>
          <w:numId w:val="0"/>
        </w:numPr>
        <w:pPrChange w:id="18066" w:author="Anees Shaikh" w:date="2013-10-19T03:41:00Z">
          <w:pPr>
            <w:spacing w:before="480" w:line="276" w:lineRule="auto"/>
            <w:contextualSpacing/>
            <w:outlineLvl w:val="1"/>
          </w:pPr>
        </w:pPrChange>
      </w:pPr>
    </w:p>
    <w:sectPr w:rsidR="00E8426B" w:rsidRPr="00E8426B" w:rsidSect="00FA28FD">
      <w:headerReference w:type="default" r:id="rId58"/>
      <w:footerReference w:type="default" r:id="rId5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5FD560" w14:textId="77777777" w:rsidR="004F709F" w:rsidRDefault="004F709F" w:rsidP="004C5BF8">
      <w:pPr>
        <w:spacing w:after="0"/>
      </w:pPr>
      <w:r>
        <w:separator/>
      </w:r>
    </w:p>
  </w:endnote>
  <w:endnote w:type="continuationSeparator" w:id="0">
    <w:p w14:paraId="00BEACC6" w14:textId="77777777" w:rsidR="004F709F" w:rsidRDefault="004F709F" w:rsidP="004C5BF8">
      <w:pPr>
        <w:spacing w:after="0"/>
      </w:pPr>
      <w:r>
        <w:continuationSeparator/>
      </w:r>
    </w:p>
  </w:endnote>
  <w:endnote w:type="continuationNotice" w:id="1">
    <w:p w14:paraId="72B93189" w14:textId="77777777" w:rsidR="004F709F" w:rsidRDefault="004F709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MS Gothic">
    <w:altName w:val="ＭＳ ゴシック"/>
    <w:charset w:val="80"/>
    <w:family w:val="modern"/>
    <w:pitch w:val="fixed"/>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M R 17">
    <w:altName w:val="CM R"/>
    <w:panose1 w:val="00000000000000000000"/>
    <w:charset w:val="00"/>
    <w:family w:val="swiss"/>
    <w:notTrueType/>
    <w:pitch w:val="default"/>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949943"/>
      <w:docPartObj>
        <w:docPartGallery w:val="Page Numbers (Bottom of Page)"/>
        <w:docPartUnique/>
      </w:docPartObj>
    </w:sdtPr>
    <w:sdtEndPr>
      <w:rPr>
        <w:noProof/>
      </w:rPr>
    </w:sdtEndPr>
    <w:sdtContent>
      <w:p w14:paraId="55822D13" w14:textId="77777777" w:rsidR="004F709F" w:rsidRDefault="004F709F">
        <w:pPr>
          <w:pStyle w:val="Footer"/>
          <w:jc w:val="center"/>
        </w:pPr>
        <w:r>
          <w:fldChar w:fldCharType="begin"/>
        </w:r>
        <w:r>
          <w:instrText xml:space="preserve"> PAGE   \* MERGEFORMAT </w:instrText>
        </w:r>
        <w:r>
          <w:fldChar w:fldCharType="separate"/>
        </w:r>
        <w:r w:rsidR="007D5137">
          <w:rPr>
            <w:noProof/>
          </w:rPr>
          <w:t>2</w:t>
        </w:r>
        <w:r>
          <w:rPr>
            <w:noProof/>
          </w:rPr>
          <w:fldChar w:fldCharType="end"/>
        </w:r>
      </w:p>
    </w:sdtContent>
  </w:sdt>
  <w:p w14:paraId="7E0816E7" w14:textId="77777777" w:rsidR="004F709F" w:rsidRDefault="004F709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1B6792" w14:textId="77777777" w:rsidR="004F709F" w:rsidRDefault="004F709F" w:rsidP="004C5BF8">
      <w:pPr>
        <w:spacing w:after="0"/>
      </w:pPr>
      <w:r>
        <w:separator/>
      </w:r>
    </w:p>
  </w:footnote>
  <w:footnote w:type="continuationSeparator" w:id="0">
    <w:p w14:paraId="191D894D" w14:textId="77777777" w:rsidR="004F709F" w:rsidRDefault="004F709F" w:rsidP="004C5BF8">
      <w:pPr>
        <w:spacing w:after="0"/>
      </w:pPr>
      <w:r>
        <w:continuationSeparator/>
      </w:r>
    </w:p>
  </w:footnote>
  <w:footnote w:type="continuationNotice" w:id="1">
    <w:p w14:paraId="4C46A54F" w14:textId="77777777" w:rsidR="004F709F" w:rsidRDefault="004F709F">
      <w:pPr>
        <w:spacing w:before="0"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F709F"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Content>
          <w:tc>
            <w:tcPr>
              <w:tcW w:w="4788" w:type="dxa"/>
            </w:tcPr>
            <w:p w14:paraId="0192A31D" w14:textId="77777777" w:rsidR="004F709F" w:rsidRDefault="004F709F"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Content>
          <w:tc>
            <w:tcPr>
              <w:tcW w:w="4788" w:type="dxa"/>
            </w:tcPr>
            <w:p w14:paraId="718839A4" w14:textId="786702DC" w:rsidR="004F709F" w:rsidRDefault="004F709F" w:rsidP="00FA28FD">
              <w:pPr>
                <w:pStyle w:val="Header"/>
                <w:jc w:val="right"/>
              </w:pPr>
              <w:r>
                <w:t>OF-CONFIG 1.2 (DRAFT)</w:t>
              </w:r>
            </w:p>
          </w:tc>
        </w:sdtContent>
      </w:sdt>
    </w:tr>
  </w:tbl>
  <w:p w14:paraId="4925B883" w14:textId="77777777" w:rsidR="004F709F" w:rsidRDefault="004F709F" w:rsidP="004C5BF8">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9F7627"/>
    <w:multiLevelType w:val="hybridMultilevel"/>
    <w:tmpl w:val="F2D22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B14384"/>
    <w:multiLevelType w:val="hybridMultilevel"/>
    <w:tmpl w:val="AABC7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2948E3"/>
    <w:multiLevelType w:val="multilevel"/>
    <w:tmpl w:val="A4189560"/>
    <w:numStyleLink w:val="Appendixes"/>
  </w:abstractNum>
  <w:abstractNum w:abstractNumId="10">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EC580B"/>
    <w:multiLevelType w:val="hybridMultilevel"/>
    <w:tmpl w:val="D94C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063D85"/>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D35CCF"/>
    <w:multiLevelType w:val="multilevel"/>
    <w:tmpl w:val="B81445D8"/>
    <w:numStyleLink w:val="Headings1"/>
  </w:abstractNum>
  <w:abstractNum w:abstractNumId="20">
    <w:nsid w:val="3E643458"/>
    <w:multiLevelType w:val="hybridMultilevel"/>
    <w:tmpl w:val="9A8E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E72DDF"/>
    <w:multiLevelType w:val="multilevel"/>
    <w:tmpl w:val="B81445D8"/>
    <w:numStyleLink w:val="Headings1"/>
  </w:abstractNum>
  <w:abstractNum w:abstractNumId="22">
    <w:nsid w:val="41CD177C"/>
    <w:multiLevelType w:val="hybridMultilevel"/>
    <w:tmpl w:val="5220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24">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A659D2"/>
    <w:multiLevelType w:val="hybridMultilevel"/>
    <w:tmpl w:val="30024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7">
    <w:nsid w:val="5E047E1C"/>
    <w:multiLevelType w:val="hybridMultilevel"/>
    <w:tmpl w:val="B7C47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11477A"/>
    <w:multiLevelType w:val="hybridMultilevel"/>
    <w:tmpl w:val="0ECE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AA411A"/>
    <w:multiLevelType w:val="hybridMultilevel"/>
    <w:tmpl w:val="AAF4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490FD1"/>
    <w:multiLevelType w:val="multilevel"/>
    <w:tmpl w:val="B81445D8"/>
    <w:styleLink w:val="Headings1"/>
    <w:lvl w:ilvl="0">
      <w:start w:val="1"/>
      <w:numFmt w:val="decimal"/>
      <w:pStyle w:val="Heading1"/>
      <w:lvlText w:val="%1"/>
      <w:lvlJc w:val="left"/>
      <w:pPr>
        <w:ind w:left="360" w:hanging="360"/>
      </w:pPr>
      <w:rPr>
        <w:rFonts w:asciiTheme="majorHAnsi" w:hAnsiTheme="majorHAnsi"/>
        <w:b/>
        <w:i w:val="0"/>
        <w:sz w:val="36"/>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144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32">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0301A1"/>
    <w:multiLevelType w:val="multilevel"/>
    <w:tmpl w:val="B81445D8"/>
    <w:numStyleLink w:val="Headings1"/>
  </w:abstractNum>
  <w:abstractNum w:abstractNumId="35">
    <w:nsid w:val="72C65D0F"/>
    <w:multiLevelType w:val="hybridMultilevel"/>
    <w:tmpl w:val="A40A9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0C332D"/>
    <w:multiLevelType w:val="multilevel"/>
    <w:tmpl w:val="A4189560"/>
    <w:numStyleLink w:val="Appendixes"/>
  </w:abstractNum>
  <w:num w:numId="1">
    <w:abstractNumId w:val="4"/>
  </w:num>
  <w:num w:numId="2">
    <w:abstractNumId w:val="3"/>
  </w:num>
  <w:num w:numId="3">
    <w:abstractNumId w:val="10"/>
  </w:num>
  <w:num w:numId="4">
    <w:abstractNumId w:val="17"/>
  </w:num>
  <w:num w:numId="5">
    <w:abstractNumId w:val="32"/>
  </w:num>
  <w:num w:numId="6">
    <w:abstractNumId w:val="33"/>
  </w:num>
  <w:num w:numId="7">
    <w:abstractNumId w:val="14"/>
  </w:num>
  <w:num w:numId="8">
    <w:abstractNumId w:val="29"/>
  </w:num>
  <w:num w:numId="9">
    <w:abstractNumId w:val="15"/>
  </w:num>
  <w:num w:numId="10">
    <w:abstractNumId w:val="24"/>
  </w:num>
  <w:num w:numId="11">
    <w:abstractNumId w:val="36"/>
  </w:num>
  <w:num w:numId="12">
    <w:abstractNumId w:val="23"/>
  </w:num>
  <w:num w:numId="13">
    <w:abstractNumId w:val="26"/>
  </w:num>
  <w:num w:numId="14">
    <w:abstractNumId w:val="13"/>
  </w:num>
  <w:num w:numId="15">
    <w:abstractNumId w:val="2"/>
  </w:num>
  <w:num w:numId="16">
    <w:abstractNumId w:val="1"/>
  </w:num>
  <w:num w:numId="17">
    <w:abstractNumId w:val="0"/>
  </w:num>
  <w:num w:numId="18">
    <w:abstractNumId w:val="6"/>
  </w:num>
  <w:num w:numId="19">
    <w:abstractNumId w:val="12"/>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31"/>
  </w:num>
  <w:num w:numId="23">
    <w:abstractNumId w:val="37"/>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6"/>
  </w:num>
  <w:num w:numId="26">
    <w:abstractNumId w:val="21"/>
  </w:num>
  <w:num w:numId="27">
    <w:abstractNumId w:val="9"/>
  </w:num>
  <w:num w:numId="28">
    <w:abstractNumId w:val="37"/>
  </w:num>
  <w:num w:numId="29">
    <w:abstractNumId w:val="22"/>
  </w:num>
  <w:num w:numId="30">
    <w:abstractNumId w:val="27"/>
  </w:num>
  <w:num w:numId="31">
    <w:abstractNumId w:val="30"/>
  </w:num>
  <w:num w:numId="32">
    <w:abstractNumId w:val="25"/>
  </w:num>
  <w:num w:numId="33">
    <w:abstractNumId w:val="28"/>
  </w:num>
  <w:num w:numId="34">
    <w:abstractNumId w:val="20"/>
  </w:num>
  <w:num w:numId="35">
    <w:abstractNumId w:val="34"/>
  </w:num>
  <w:num w:numId="36">
    <w:abstractNumId w:val="7"/>
  </w:num>
  <w:num w:numId="37">
    <w:abstractNumId w:val="11"/>
  </w:num>
  <w:num w:numId="38">
    <w:abstractNumId w:val="8"/>
  </w:num>
  <w:num w:numId="39">
    <w:abstractNumId w:val="35"/>
  </w:num>
  <w:num w:numId="40">
    <w:abstractNumId w:val="18"/>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epak Bansal (AZURE)">
    <w15:presenceInfo w15:providerId="AD" w15:userId="S-1-5-21-397955417-626881126-188441444-31968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activeWritingStyle w:appName="MSWord" w:lang="en-US" w:vendorID="64" w:dllVersion="131078" w:nlCheck="1" w:checkStyle="1"/>
  <w:proofState w:grammar="clean"/>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revisionView w:markup="0"/>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462"/>
    <w:rsid w:val="00013F69"/>
    <w:rsid w:val="00014DA1"/>
    <w:rsid w:val="00016028"/>
    <w:rsid w:val="00016664"/>
    <w:rsid w:val="0002179B"/>
    <w:rsid w:val="0002263D"/>
    <w:rsid w:val="00025A73"/>
    <w:rsid w:val="000325CE"/>
    <w:rsid w:val="000368C3"/>
    <w:rsid w:val="0004515F"/>
    <w:rsid w:val="000478FA"/>
    <w:rsid w:val="00050273"/>
    <w:rsid w:val="00051242"/>
    <w:rsid w:val="00052E98"/>
    <w:rsid w:val="000548DA"/>
    <w:rsid w:val="00056F2B"/>
    <w:rsid w:val="00065789"/>
    <w:rsid w:val="00065E25"/>
    <w:rsid w:val="00073FA0"/>
    <w:rsid w:val="00076EE8"/>
    <w:rsid w:val="0008005B"/>
    <w:rsid w:val="00081FD1"/>
    <w:rsid w:val="000852B2"/>
    <w:rsid w:val="00090FC4"/>
    <w:rsid w:val="000941A7"/>
    <w:rsid w:val="000A0D7F"/>
    <w:rsid w:val="000A1044"/>
    <w:rsid w:val="000A1AB9"/>
    <w:rsid w:val="000A2ACA"/>
    <w:rsid w:val="000A2C19"/>
    <w:rsid w:val="000A3884"/>
    <w:rsid w:val="000A5992"/>
    <w:rsid w:val="000B2CBA"/>
    <w:rsid w:val="000B2FB6"/>
    <w:rsid w:val="000B374D"/>
    <w:rsid w:val="000C19B4"/>
    <w:rsid w:val="000C4DFA"/>
    <w:rsid w:val="000C63D9"/>
    <w:rsid w:val="000C7092"/>
    <w:rsid w:val="000D08C8"/>
    <w:rsid w:val="000D4800"/>
    <w:rsid w:val="000D7AAB"/>
    <w:rsid w:val="000E1340"/>
    <w:rsid w:val="000E7F98"/>
    <w:rsid w:val="000F015E"/>
    <w:rsid w:val="000F2CCC"/>
    <w:rsid w:val="00101282"/>
    <w:rsid w:val="001019EB"/>
    <w:rsid w:val="001026D4"/>
    <w:rsid w:val="00103688"/>
    <w:rsid w:val="00105783"/>
    <w:rsid w:val="00105B1A"/>
    <w:rsid w:val="001064BA"/>
    <w:rsid w:val="00106C2C"/>
    <w:rsid w:val="00113246"/>
    <w:rsid w:val="00117935"/>
    <w:rsid w:val="00131B1F"/>
    <w:rsid w:val="00140302"/>
    <w:rsid w:val="001442D2"/>
    <w:rsid w:val="00147399"/>
    <w:rsid w:val="00152A0A"/>
    <w:rsid w:val="001541FA"/>
    <w:rsid w:val="00156465"/>
    <w:rsid w:val="00173F8A"/>
    <w:rsid w:val="0017507E"/>
    <w:rsid w:val="00182140"/>
    <w:rsid w:val="001904A8"/>
    <w:rsid w:val="0019250C"/>
    <w:rsid w:val="0019348A"/>
    <w:rsid w:val="00193BF1"/>
    <w:rsid w:val="00195248"/>
    <w:rsid w:val="001A43E7"/>
    <w:rsid w:val="001A4B1B"/>
    <w:rsid w:val="001A73E6"/>
    <w:rsid w:val="001B345E"/>
    <w:rsid w:val="001B6EE7"/>
    <w:rsid w:val="001C3837"/>
    <w:rsid w:val="001C5A09"/>
    <w:rsid w:val="001C6176"/>
    <w:rsid w:val="001D0E99"/>
    <w:rsid w:val="001D136E"/>
    <w:rsid w:val="001D1E31"/>
    <w:rsid w:val="001D1E49"/>
    <w:rsid w:val="001D24FC"/>
    <w:rsid w:val="001D326B"/>
    <w:rsid w:val="001D500F"/>
    <w:rsid w:val="001D6D81"/>
    <w:rsid w:val="001E337C"/>
    <w:rsid w:val="001F2365"/>
    <w:rsid w:val="001F476B"/>
    <w:rsid w:val="002001CC"/>
    <w:rsid w:val="00202B9D"/>
    <w:rsid w:val="00202FFD"/>
    <w:rsid w:val="00215D16"/>
    <w:rsid w:val="002201B4"/>
    <w:rsid w:val="00220684"/>
    <w:rsid w:val="002210A0"/>
    <w:rsid w:val="00222FE1"/>
    <w:rsid w:val="00223854"/>
    <w:rsid w:val="00225723"/>
    <w:rsid w:val="002316BC"/>
    <w:rsid w:val="0023288C"/>
    <w:rsid w:val="0023596D"/>
    <w:rsid w:val="00236027"/>
    <w:rsid w:val="0023641B"/>
    <w:rsid w:val="00236990"/>
    <w:rsid w:val="00236C92"/>
    <w:rsid w:val="002375BD"/>
    <w:rsid w:val="00245921"/>
    <w:rsid w:val="00252166"/>
    <w:rsid w:val="002571C4"/>
    <w:rsid w:val="00257D58"/>
    <w:rsid w:val="002610E5"/>
    <w:rsid w:val="00261194"/>
    <w:rsid w:val="00264303"/>
    <w:rsid w:val="00267B7C"/>
    <w:rsid w:val="002705F3"/>
    <w:rsid w:val="00275180"/>
    <w:rsid w:val="0027566C"/>
    <w:rsid w:val="00275BB7"/>
    <w:rsid w:val="002765C4"/>
    <w:rsid w:val="00277849"/>
    <w:rsid w:val="00277FA2"/>
    <w:rsid w:val="00282295"/>
    <w:rsid w:val="00294BFA"/>
    <w:rsid w:val="002A04D2"/>
    <w:rsid w:val="002A241D"/>
    <w:rsid w:val="002A4D1A"/>
    <w:rsid w:val="002A4D52"/>
    <w:rsid w:val="002A5300"/>
    <w:rsid w:val="002B1BBD"/>
    <w:rsid w:val="002B638C"/>
    <w:rsid w:val="002C0E22"/>
    <w:rsid w:val="002C1BD4"/>
    <w:rsid w:val="002C5087"/>
    <w:rsid w:val="002D2773"/>
    <w:rsid w:val="002D3B27"/>
    <w:rsid w:val="002D3E66"/>
    <w:rsid w:val="002E347E"/>
    <w:rsid w:val="002E40D3"/>
    <w:rsid w:val="002E5037"/>
    <w:rsid w:val="002E655C"/>
    <w:rsid w:val="002E7483"/>
    <w:rsid w:val="002F25F4"/>
    <w:rsid w:val="002F46B6"/>
    <w:rsid w:val="00301053"/>
    <w:rsid w:val="0030395F"/>
    <w:rsid w:val="00311E03"/>
    <w:rsid w:val="00317326"/>
    <w:rsid w:val="003234D5"/>
    <w:rsid w:val="00324D6F"/>
    <w:rsid w:val="00325239"/>
    <w:rsid w:val="00337278"/>
    <w:rsid w:val="00344709"/>
    <w:rsid w:val="0035256A"/>
    <w:rsid w:val="0036268B"/>
    <w:rsid w:val="00364B45"/>
    <w:rsid w:val="00371954"/>
    <w:rsid w:val="0037252E"/>
    <w:rsid w:val="00384805"/>
    <w:rsid w:val="0038754D"/>
    <w:rsid w:val="00390078"/>
    <w:rsid w:val="00390570"/>
    <w:rsid w:val="003914B2"/>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4D6"/>
    <w:rsid w:val="00401619"/>
    <w:rsid w:val="004029BA"/>
    <w:rsid w:val="00404E0B"/>
    <w:rsid w:val="00413B69"/>
    <w:rsid w:val="004165BB"/>
    <w:rsid w:val="00421113"/>
    <w:rsid w:val="0042258C"/>
    <w:rsid w:val="004238F6"/>
    <w:rsid w:val="00427344"/>
    <w:rsid w:val="00427B37"/>
    <w:rsid w:val="00430AD4"/>
    <w:rsid w:val="0043250F"/>
    <w:rsid w:val="00435B91"/>
    <w:rsid w:val="00443358"/>
    <w:rsid w:val="00443BB2"/>
    <w:rsid w:val="004532B7"/>
    <w:rsid w:val="00453302"/>
    <w:rsid w:val="00457B24"/>
    <w:rsid w:val="00465408"/>
    <w:rsid w:val="004667C7"/>
    <w:rsid w:val="004703F6"/>
    <w:rsid w:val="004704CA"/>
    <w:rsid w:val="00473443"/>
    <w:rsid w:val="00477043"/>
    <w:rsid w:val="00481203"/>
    <w:rsid w:val="004824EE"/>
    <w:rsid w:val="00482670"/>
    <w:rsid w:val="00486F13"/>
    <w:rsid w:val="00487636"/>
    <w:rsid w:val="004942DC"/>
    <w:rsid w:val="00495CDB"/>
    <w:rsid w:val="00495D09"/>
    <w:rsid w:val="004B3218"/>
    <w:rsid w:val="004B36FC"/>
    <w:rsid w:val="004B664B"/>
    <w:rsid w:val="004C12A4"/>
    <w:rsid w:val="004C5536"/>
    <w:rsid w:val="004C5BF8"/>
    <w:rsid w:val="004D0DB6"/>
    <w:rsid w:val="004D1AB0"/>
    <w:rsid w:val="004D22AF"/>
    <w:rsid w:val="004F63B8"/>
    <w:rsid w:val="004F709F"/>
    <w:rsid w:val="00500462"/>
    <w:rsid w:val="00502971"/>
    <w:rsid w:val="00507872"/>
    <w:rsid w:val="00510909"/>
    <w:rsid w:val="00515F8F"/>
    <w:rsid w:val="00516A17"/>
    <w:rsid w:val="00517B8D"/>
    <w:rsid w:val="00522618"/>
    <w:rsid w:val="00527CCE"/>
    <w:rsid w:val="005349F5"/>
    <w:rsid w:val="00535714"/>
    <w:rsid w:val="0055133E"/>
    <w:rsid w:val="00554195"/>
    <w:rsid w:val="005563F4"/>
    <w:rsid w:val="00560EE0"/>
    <w:rsid w:val="005648DD"/>
    <w:rsid w:val="00570B23"/>
    <w:rsid w:val="00576FDE"/>
    <w:rsid w:val="005800BB"/>
    <w:rsid w:val="0058493D"/>
    <w:rsid w:val="00585700"/>
    <w:rsid w:val="0058647B"/>
    <w:rsid w:val="0059134D"/>
    <w:rsid w:val="005918EE"/>
    <w:rsid w:val="00595905"/>
    <w:rsid w:val="00596588"/>
    <w:rsid w:val="005A0689"/>
    <w:rsid w:val="005A093D"/>
    <w:rsid w:val="005A3974"/>
    <w:rsid w:val="005A5959"/>
    <w:rsid w:val="005A64C7"/>
    <w:rsid w:val="005B0BF6"/>
    <w:rsid w:val="005C38FA"/>
    <w:rsid w:val="005C4708"/>
    <w:rsid w:val="005D328A"/>
    <w:rsid w:val="005D5382"/>
    <w:rsid w:val="005D7512"/>
    <w:rsid w:val="005E2802"/>
    <w:rsid w:val="005E2DCB"/>
    <w:rsid w:val="005E564D"/>
    <w:rsid w:val="005F59C5"/>
    <w:rsid w:val="005F79C8"/>
    <w:rsid w:val="00604F82"/>
    <w:rsid w:val="00613003"/>
    <w:rsid w:val="00614584"/>
    <w:rsid w:val="00627D63"/>
    <w:rsid w:val="00631664"/>
    <w:rsid w:val="00632598"/>
    <w:rsid w:val="006366B0"/>
    <w:rsid w:val="00647A3A"/>
    <w:rsid w:val="00651FC6"/>
    <w:rsid w:val="0065588C"/>
    <w:rsid w:val="006643B7"/>
    <w:rsid w:val="0066460C"/>
    <w:rsid w:val="00664DAC"/>
    <w:rsid w:val="00675403"/>
    <w:rsid w:val="006821E9"/>
    <w:rsid w:val="0068344E"/>
    <w:rsid w:val="00691DAE"/>
    <w:rsid w:val="00693705"/>
    <w:rsid w:val="00695A32"/>
    <w:rsid w:val="00697A8C"/>
    <w:rsid w:val="006A0797"/>
    <w:rsid w:val="006A4016"/>
    <w:rsid w:val="006A5484"/>
    <w:rsid w:val="006B018A"/>
    <w:rsid w:val="006B6B83"/>
    <w:rsid w:val="006C0A96"/>
    <w:rsid w:val="006C33A5"/>
    <w:rsid w:val="006D25FF"/>
    <w:rsid w:val="006E0636"/>
    <w:rsid w:val="006E6259"/>
    <w:rsid w:val="006E70C0"/>
    <w:rsid w:val="006E7866"/>
    <w:rsid w:val="006F4495"/>
    <w:rsid w:val="00701288"/>
    <w:rsid w:val="007032C6"/>
    <w:rsid w:val="00705101"/>
    <w:rsid w:val="0071211E"/>
    <w:rsid w:val="00712E70"/>
    <w:rsid w:val="00720B42"/>
    <w:rsid w:val="0072365F"/>
    <w:rsid w:val="00730F07"/>
    <w:rsid w:val="00733DFC"/>
    <w:rsid w:val="007344A3"/>
    <w:rsid w:val="007404D1"/>
    <w:rsid w:val="0074221F"/>
    <w:rsid w:val="00747312"/>
    <w:rsid w:val="00752E88"/>
    <w:rsid w:val="00755993"/>
    <w:rsid w:val="007632C6"/>
    <w:rsid w:val="00766893"/>
    <w:rsid w:val="007725BA"/>
    <w:rsid w:val="007746E3"/>
    <w:rsid w:val="00781A6A"/>
    <w:rsid w:val="0078617E"/>
    <w:rsid w:val="00786C46"/>
    <w:rsid w:val="00795478"/>
    <w:rsid w:val="00796655"/>
    <w:rsid w:val="0079721D"/>
    <w:rsid w:val="007A2F9A"/>
    <w:rsid w:val="007A30A1"/>
    <w:rsid w:val="007B1613"/>
    <w:rsid w:val="007B1FA6"/>
    <w:rsid w:val="007B305B"/>
    <w:rsid w:val="007B4A83"/>
    <w:rsid w:val="007B54C4"/>
    <w:rsid w:val="007B77F0"/>
    <w:rsid w:val="007B796F"/>
    <w:rsid w:val="007C0127"/>
    <w:rsid w:val="007C0427"/>
    <w:rsid w:val="007C612D"/>
    <w:rsid w:val="007C63E2"/>
    <w:rsid w:val="007D4396"/>
    <w:rsid w:val="007D5137"/>
    <w:rsid w:val="007D61A9"/>
    <w:rsid w:val="007E0A08"/>
    <w:rsid w:val="007E551E"/>
    <w:rsid w:val="007E5785"/>
    <w:rsid w:val="007E5BB2"/>
    <w:rsid w:val="007E6BF6"/>
    <w:rsid w:val="007F456E"/>
    <w:rsid w:val="00801617"/>
    <w:rsid w:val="008023E5"/>
    <w:rsid w:val="00811211"/>
    <w:rsid w:val="00811ADE"/>
    <w:rsid w:val="0081710E"/>
    <w:rsid w:val="0082315F"/>
    <w:rsid w:val="00825EF4"/>
    <w:rsid w:val="0082695D"/>
    <w:rsid w:val="00830431"/>
    <w:rsid w:val="00834D0A"/>
    <w:rsid w:val="00837CAF"/>
    <w:rsid w:val="00837DAF"/>
    <w:rsid w:val="008431E2"/>
    <w:rsid w:val="00852996"/>
    <w:rsid w:val="00860C7A"/>
    <w:rsid w:val="00865842"/>
    <w:rsid w:val="00871775"/>
    <w:rsid w:val="00872C01"/>
    <w:rsid w:val="00874469"/>
    <w:rsid w:val="00876AEC"/>
    <w:rsid w:val="00880595"/>
    <w:rsid w:val="00884102"/>
    <w:rsid w:val="00884344"/>
    <w:rsid w:val="00891460"/>
    <w:rsid w:val="0089627C"/>
    <w:rsid w:val="008A1799"/>
    <w:rsid w:val="008A1F0C"/>
    <w:rsid w:val="008B10D5"/>
    <w:rsid w:val="008B5594"/>
    <w:rsid w:val="008B56E6"/>
    <w:rsid w:val="008B674D"/>
    <w:rsid w:val="008B7BCC"/>
    <w:rsid w:val="008C3B6E"/>
    <w:rsid w:val="008D0276"/>
    <w:rsid w:val="008D0DE2"/>
    <w:rsid w:val="008D1766"/>
    <w:rsid w:val="008D1905"/>
    <w:rsid w:val="008D1B46"/>
    <w:rsid w:val="008E0244"/>
    <w:rsid w:val="008E321D"/>
    <w:rsid w:val="008E4BC1"/>
    <w:rsid w:val="008E5942"/>
    <w:rsid w:val="008E59C3"/>
    <w:rsid w:val="008F1B20"/>
    <w:rsid w:val="008F1CD2"/>
    <w:rsid w:val="008F2AF0"/>
    <w:rsid w:val="008F4835"/>
    <w:rsid w:val="008F5A72"/>
    <w:rsid w:val="008F73C6"/>
    <w:rsid w:val="00901B72"/>
    <w:rsid w:val="00902573"/>
    <w:rsid w:val="00902ADA"/>
    <w:rsid w:val="009079AB"/>
    <w:rsid w:val="00913896"/>
    <w:rsid w:val="00913F01"/>
    <w:rsid w:val="00920140"/>
    <w:rsid w:val="009227FA"/>
    <w:rsid w:val="00925B2D"/>
    <w:rsid w:val="00936ABB"/>
    <w:rsid w:val="009423A9"/>
    <w:rsid w:val="0094763A"/>
    <w:rsid w:val="00956990"/>
    <w:rsid w:val="0095775D"/>
    <w:rsid w:val="0096102B"/>
    <w:rsid w:val="009658B1"/>
    <w:rsid w:val="009679E8"/>
    <w:rsid w:val="00970DD0"/>
    <w:rsid w:val="00971A60"/>
    <w:rsid w:val="009745D8"/>
    <w:rsid w:val="009767AE"/>
    <w:rsid w:val="00983DE7"/>
    <w:rsid w:val="00985A11"/>
    <w:rsid w:val="0098711D"/>
    <w:rsid w:val="0099136A"/>
    <w:rsid w:val="00992990"/>
    <w:rsid w:val="00994B9F"/>
    <w:rsid w:val="009A74E6"/>
    <w:rsid w:val="009B47B6"/>
    <w:rsid w:val="009B6310"/>
    <w:rsid w:val="009C0F7D"/>
    <w:rsid w:val="009C250D"/>
    <w:rsid w:val="009C7A8A"/>
    <w:rsid w:val="009D00AF"/>
    <w:rsid w:val="009D0127"/>
    <w:rsid w:val="009D0278"/>
    <w:rsid w:val="009D264E"/>
    <w:rsid w:val="009D5242"/>
    <w:rsid w:val="009D6597"/>
    <w:rsid w:val="009E6267"/>
    <w:rsid w:val="009E6C6C"/>
    <w:rsid w:val="009F3611"/>
    <w:rsid w:val="009F3843"/>
    <w:rsid w:val="009F3B6E"/>
    <w:rsid w:val="009F487C"/>
    <w:rsid w:val="009F4B02"/>
    <w:rsid w:val="00A00669"/>
    <w:rsid w:val="00A00ED4"/>
    <w:rsid w:val="00A05260"/>
    <w:rsid w:val="00A21E86"/>
    <w:rsid w:val="00A3202A"/>
    <w:rsid w:val="00A3377B"/>
    <w:rsid w:val="00A3448C"/>
    <w:rsid w:val="00A45891"/>
    <w:rsid w:val="00A47610"/>
    <w:rsid w:val="00A52D8D"/>
    <w:rsid w:val="00A5340E"/>
    <w:rsid w:val="00A5421C"/>
    <w:rsid w:val="00A5498C"/>
    <w:rsid w:val="00A601F7"/>
    <w:rsid w:val="00A61F66"/>
    <w:rsid w:val="00A628B3"/>
    <w:rsid w:val="00A67B40"/>
    <w:rsid w:val="00A7161E"/>
    <w:rsid w:val="00A72730"/>
    <w:rsid w:val="00A75DFA"/>
    <w:rsid w:val="00A7749A"/>
    <w:rsid w:val="00A77F5F"/>
    <w:rsid w:val="00A86A7F"/>
    <w:rsid w:val="00A921AB"/>
    <w:rsid w:val="00A9398B"/>
    <w:rsid w:val="00A972D9"/>
    <w:rsid w:val="00AA1225"/>
    <w:rsid w:val="00AA224D"/>
    <w:rsid w:val="00AA4363"/>
    <w:rsid w:val="00AA5D31"/>
    <w:rsid w:val="00AA7BA3"/>
    <w:rsid w:val="00AB0114"/>
    <w:rsid w:val="00AB2933"/>
    <w:rsid w:val="00AB61EF"/>
    <w:rsid w:val="00AC03DC"/>
    <w:rsid w:val="00AC06DB"/>
    <w:rsid w:val="00AD1817"/>
    <w:rsid w:val="00AD2548"/>
    <w:rsid w:val="00AD3737"/>
    <w:rsid w:val="00AD581A"/>
    <w:rsid w:val="00AD7729"/>
    <w:rsid w:val="00AE02DF"/>
    <w:rsid w:val="00AE159D"/>
    <w:rsid w:val="00AE7CE3"/>
    <w:rsid w:val="00AF1D6D"/>
    <w:rsid w:val="00AF34D9"/>
    <w:rsid w:val="00AF3A4A"/>
    <w:rsid w:val="00AF5EB4"/>
    <w:rsid w:val="00B02EE2"/>
    <w:rsid w:val="00B05FEC"/>
    <w:rsid w:val="00B0651B"/>
    <w:rsid w:val="00B0723C"/>
    <w:rsid w:val="00B10530"/>
    <w:rsid w:val="00B11D9A"/>
    <w:rsid w:val="00B13954"/>
    <w:rsid w:val="00B139CC"/>
    <w:rsid w:val="00B15A0B"/>
    <w:rsid w:val="00B16420"/>
    <w:rsid w:val="00B17688"/>
    <w:rsid w:val="00B26D1C"/>
    <w:rsid w:val="00B40C61"/>
    <w:rsid w:val="00B4160C"/>
    <w:rsid w:val="00B433CD"/>
    <w:rsid w:val="00B53283"/>
    <w:rsid w:val="00B57175"/>
    <w:rsid w:val="00B62C2E"/>
    <w:rsid w:val="00B65DFA"/>
    <w:rsid w:val="00B7089E"/>
    <w:rsid w:val="00B70D7E"/>
    <w:rsid w:val="00B719B3"/>
    <w:rsid w:val="00B71F5D"/>
    <w:rsid w:val="00B725E5"/>
    <w:rsid w:val="00B76D83"/>
    <w:rsid w:val="00B80901"/>
    <w:rsid w:val="00B96BFC"/>
    <w:rsid w:val="00BA30A0"/>
    <w:rsid w:val="00BA474E"/>
    <w:rsid w:val="00BB2B70"/>
    <w:rsid w:val="00BB307B"/>
    <w:rsid w:val="00BB61C6"/>
    <w:rsid w:val="00BB7B53"/>
    <w:rsid w:val="00BC032D"/>
    <w:rsid w:val="00BC0B19"/>
    <w:rsid w:val="00BC3490"/>
    <w:rsid w:val="00BC3590"/>
    <w:rsid w:val="00BC7A57"/>
    <w:rsid w:val="00BD707C"/>
    <w:rsid w:val="00BE456F"/>
    <w:rsid w:val="00BE510F"/>
    <w:rsid w:val="00BF3C78"/>
    <w:rsid w:val="00BF4DAD"/>
    <w:rsid w:val="00BF50C0"/>
    <w:rsid w:val="00C012A0"/>
    <w:rsid w:val="00C02FD7"/>
    <w:rsid w:val="00C0393E"/>
    <w:rsid w:val="00C04F73"/>
    <w:rsid w:val="00C07DAD"/>
    <w:rsid w:val="00C1050D"/>
    <w:rsid w:val="00C128FA"/>
    <w:rsid w:val="00C17419"/>
    <w:rsid w:val="00C204B4"/>
    <w:rsid w:val="00C25ABA"/>
    <w:rsid w:val="00C307DF"/>
    <w:rsid w:val="00C31DBC"/>
    <w:rsid w:val="00C32DEC"/>
    <w:rsid w:val="00C3649A"/>
    <w:rsid w:val="00C36B14"/>
    <w:rsid w:val="00C40C22"/>
    <w:rsid w:val="00C4220E"/>
    <w:rsid w:val="00C4487B"/>
    <w:rsid w:val="00C55B26"/>
    <w:rsid w:val="00C56A86"/>
    <w:rsid w:val="00C61314"/>
    <w:rsid w:val="00C62FFA"/>
    <w:rsid w:val="00C7438B"/>
    <w:rsid w:val="00C7785A"/>
    <w:rsid w:val="00C805D1"/>
    <w:rsid w:val="00C82429"/>
    <w:rsid w:val="00C834EB"/>
    <w:rsid w:val="00C87004"/>
    <w:rsid w:val="00C8747E"/>
    <w:rsid w:val="00C91C8C"/>
    <w:rsid w:val="00C92724"/>
    <w:rsid w:val="00C93121"/>
    <w:rsid w:val="00C93C59"/>
    <w:rsid w:val="00C961B3"/>
    <w:rsid w:val="00C969A8"/>
    <w:rsid w:val="00C976AC"/>
    <w:rsid w:val="00CA1B5C"/>
    <w:rsid w:val="00CA2CAF"/>
    <w:rsid w:val="00CA5EFD"/>
    <w:rsid w:val="00CB08EB"/>
    <w:rsid w:val="00CB1873"/>
    <w:rsid w:val="00CB195B"/>
    <w:rsid w:val="00CB2136"/>
    <w:rsid w:val="00CB3C02"/>
    <w:rsid w:val="00CB4597"/>
    <w:rsid w:val="00CB5DE8"/>
    <w:rsid w:val="00CB7B88"/>
    <w:rsid w:val="00CC3011"/>
    <w:rsid w:val="00CC3AAC"/>
    <w:rsid w:val="00CC7451"/>
    <w:rsid w:val="00CD1244"/>
    <w:rsid w:val="00CD1D1D"/>
    <w:rsid w:val="00CD2671"/>
    <w:rsid w:val="00CD5DAC"/>
    <w:rsid w:val="00CD798D"/>
    <w:rsid w:val="00CD7B15"/>
    <w:rsid w:val="00CE2DFB"/>
    <w:rsid w:val="00CE3D6A"/>
    <w:rsid w:val="00CE3F01"/>
    <w:rsid w:val="00CE49BD"/>
    <w:rsid w:val="00CE6A2F"/>
    <w:rsid w:val="00D05265"/>
    <w:rsid w:val="00D1102C"/>
    <w:rsid w:val="00D14D27"/>
    <w:rsid w:val="00D21D83"/>
    <w:rsid w:val="00D26BE7"/>
    <w:rsid w:val="00D30DB3"/>
    <w:rsid w:val="00D32B1A"/>
    <w:rsid w:val="00D33137"/>
    <w:rsid w:val="00D35927"/>
    <w:rsid w:val="00D46E77"/>
    <w:rsid w:val="00D52153"/>
    <w:rsid w:val="00D52177"/>
    <w:rsid w:val="00D52D4D"/>
    <w:rsid w:val="00D54400"/>
    <w:rsid w:val="00D610FD"/>
    <w:rsid w:val="00D62EEB"/>
    <w:rsid w:val="00D646D5"/>
    <w:rsid w:val="00D65293"/>
    <w:rsid w:val="00D65422"/>
    <w:rsid w:val="00D708FE"/>
    <w:rsid w:val="00D71C1E"/>
    <w:rsid w:val="00D74709"/>
    <w:rsid w:val="00D76744"/>
    <w:rsid w:val="00D77328"/>
    <w:rsid w:val="00D8113B"/>
    <w:rsid w:val="00D84428"/>
    <w:rsid w:val="00D934B3"/>
    <w:rsid w:val="00D96E11"/>
    <w:rsid w:val="00DA1914"/>
    <w:rsid w:val="00DA4FF1"/>
    <w:rsid w:val="00DA7677"/>
    <w:rsid w:val="00DA7EC0"/>
    <w:rsid w:val="00DB0AA8"/>
    <w:rsid w:val="00DB4DF1"/>
    <w:rsid w:val="00DB5417"/>
    <w:rsid w:val="00DC2CE4"/>
    <w:rsid w:val="00DC3719"/>
    <w:rsid w:val="00DC6090"/>
    <w:rsid w:val="00DC7465"/>
    <w:rsid w:val="00DC7E82"/>
    <w:rsid w:val="00DE3AAB"/>
    <w:rsid w:val="00DE6414"/>
    <w:rsid w:val="00DE6735"/>
    <w:rsid w:val="00DF0158"/>
    <w:rsid w:val="00DF0F70"/>
    <w:rsid w:val="00DF1C52"/>
    <w:rsid w:val="00DF476A"/>
    <w:rsid w:val="00DF562A"/>
    <w:rsid w:val="00DF5716"/>
    <w:rsid w:val="00DF6825"/>
    <w:rsid w:val="00DF6DB2"/>
    <w:rsid w:val="00E001A7"/>
    <w:rsid w:val="00E00803"/>
    <w:rsid w:val="00E00D57"/>
    <w:rsid w:val="00E02224"/>
    <w:rsid w:val="00E067A3"/>
    <w:rsid w:val="00E06E48"/>
    <w:rsid w:val="00E11EA7"/>
    <w:rsid w:val="00E14BB1"/>
    <w:rsid w:val="00E159CE"/>
    <w:rsid w:val="00E25161"/>
    <w:rsid w:val="00E26F0F"/>
    <w:rsid w:val="00E30FCA"/>
    <w:rsid w:val="00E32549"/>
    <w:rsid w:val="00E34319"/>
    <w:rsid w:val="00E366DF"/>
    <w:rsid w:val="00E53A91"/>
    <w:rsid w:val="00E54CB7"/>
    <w:rsid w:val="00E611C9"/>
    <w:rsid w:val="00E64B71"/>
    <w:rsid w:val="00E751F5"/>
    <w:rsid w:val="00E76726"/>
    <w:rsid w:val="00E82D5D"/>
    <w:rsid w:val="00E8414C"/>
    <w:rsid w:val="00E8426B"/>
    <w:rsid w:val="00E8557B"/>
    <w:rsid w:val="00E8573D"/>
    <w:rsid w:val="00E90756"/>
    <w:rsid w:val="00E9588E"/>
    <w:rsid w:val="00E95DBE"/>
    <w:rsid w:val="00EA5C38"/>
    <w:rsid w:val="00EA69CB"/>
    <w:rsid w:val="00EB2D77"/>
    <w:rsid w:val="00EC63D7"/>
    <w:rsid w:val="00ED0AEA"/>
    <w:rsid w:val="00ED48AF"/>
    <w:rsid w:val="00ED65E9"/>
    <w:rsid w:val="00ED72E2"/>
    <w:rsid w:val="00EE43EB"/>
    <w:rsid w:val="00EF1D28"/>
    <w:rsid w:val="00EF2B27"/>
    <w:rsid w:val="00EF3488"/>
    <w:rsid w:val="00EF5448"/>
    <w:rsid w:val="00EF627F"/>
    <w:rsid w:val="00EF745E"/>
    <w:rsid w:val="00EF7C1F"/>
    <w:rsid w:val="00F045C5"/>
    <w:rsid w:val="00F07D3E"/>
    <w:rsid w:val="00F15CEE"/>
    <w:rsid w:val="00F16C2E"/>
    <w:rsid w:val="00F17672"/>
    <w:rsid w:val="00F22CC7"/>
    <w:rsid w:val="00F23DEE"/>
    <w:rsid w:val="00F2421F"/>
    <w:rsid w:val="00F27C8A"/>
    <w:rsid w:val="00F36150"/>
    <w:rsid w:val="00F36EE9"/>
    <w:rsid w:val="00F42F50"/>
    <w:rsid w:val="00F47EAD"/>
    <w:rsid w:val="00F52468"/>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1CD6"/>
    <w:rsid w:val="00FD79F1"/>
    <w:rsid w:val="00FE1A17"/>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A86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874469"/>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874469"/>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874469"/>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874469"/>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836488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365184176">
      <w:bodyDiv w:val="1"/>
      <w:marLeft w:val="0"/>
      <w:marRight w:val="0"/>
      <w:marTop w:val="0"/>
      <w:marBottom w:val="0"/>
      <w:divBdr>
        <w:top w:val="none" w:sz="0" w:space="0" w:color="auto"/>
        <w:left w:val="none" w:sz="0" w:space="0" w:color="auto"/>
        <w:bottom w:val="none" w:sz="0" w:space="0" w:color="auto"/>
        <w:right w:val="none" w:sz="0" w:space="0" w:color="auto"/>
      </w:divBdr>
    </w:div>
    <w:div w:id="408884991">
      <w:bodyDiv w:val="1"/>
      <w:marLeft w:val="0"/>
      <w:marRight w:val="0"/>
      <w:marTop w:val="0"/>
      <w:marBottom w:val="0"/>
      <w:divBdr>
        <w:top w:val="none" w:sz="0" w:space="0" w:color="auto"/>
        <w:left w:val="none" w:sz="0" w:space="0" w:color="auto"/>
        <w:bottom w:val="none" w:sz="0" w:space="0" w:color="auto"/>
        <w:right w:val="none" w:sz="0" w:space="0" w:color="auto"/>
      </w:divBdr>
    </w:div>
    <w:div w:id="583345586">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917133017">
      <w:bodyDiv w:val="1"/>
      <w:marLeft w:val="0"/>
      <w:marRight w:val="0"/>
      <w:marTop w:val="0"/>
      <w:marBottom w:val="0"/>
      <w:divBdr>
        <w:top w:val="none" w:sz="0" w:space="0" w:color="auto"/>
        <w:left w:val="none" w:sz="0" w:space="0" w:color="auto"/>
        <w:bottom w:val="none" w:sz="0" w:space="0" w:color="auto"/>
        <w:right w:val="none" w:sz="0" w:space="0" w:color="auto"/>
      </w:divBdr>
    </w:div>
    <w:div w:id="944266950">
      <w:bodyDiv w:val="1"/>
      <w:marLeft w:val="0"/>
      <w:marRight w:val="0"/>
      <w:marTop w:val="0"/>
      <w:marBottom w:val="0"/>
      <w:divBdr>
        <w:top w:val="none" w:sz="0" w:space="0" w:color="auto"/>
        <w:left w:val="none" w:sz="0" w:space="0" w:color="auto"/>
        <w:bottom w:val="none" w:sz="0" w:space="0" w:color="auto"/>
        <w:right w:val="none" w:sz="0" w:space="0" w:color="auto"/>
      </w:divBdr>
    </w:div>
    <w:div w:id="996961309">
      <w:bodyDiv w:val="1"/>
      <w:marLeft w:val="0"/>
      <w:marRight w:val="0"/>
      <w:marTop w:val="0"/>
      <w:marBottom w:val="0"/>
      <w:divBdr>
        <w:top w:val="none" w:sz="0" w:space="0" w:color="auto"/>
        <w:left w:val="none" w:sz="0" w:space="0" w:color="auto"/>
        <w:bottom w:val="none" w:sz="0" w:space="0" w:color="auto"/>
        <w:right w:val="none" w:sz="0" w:space="0" w:color="auto"/>
      </w:divBdr>
    </w:div>
    <w:div w:id="1348480840">
      <w:bodyDiv w:val="1"/>
      <w:marLeft w:val="0"/>
      <w:marRight w:val="0"/>
      <w:marTop w:val="0"/>
      <w:marBottom w:val="0"/>
      <w:divBdr>
        <w:top w:val="none" w:sz="0" w:space="0" w:color="auto"/>
        <w:left w:val="none" w:sz="0" w:space="0" w:color="auto"/>
        <w:bottom w:val="none" w:sz="0" w:space="0" w:color="auto"/>
        <w:right w:val="none" w:sz="0" w:space="0" w:color="auto"/>
      </w:divBdr>
    </w:div>
    <w:div w:id="1441103144">
      <w:bodyDiv w:val="1"/>
      <w:marLeft w:val="0"/>
      <w:marRight w:val="0"/>
      <w:marTop w:val="0"/>
      <w:marBottom w:val="0"/>
      <w:divBdr>
        <w:top w:val="none" w:sz="0" w:space="0" w:color="auto"/>
        <w:left w:val="none" w:sz="0" w:space="0" w:color="auto"/>
        <w:bottom w:val="none" w:sz="0" w:space="0" w:color="auto"/>
        <w:right w:val="none" w:sz="0" w:space="0" w:color="auto"/>
      </w:divBdr>
    </w:div>
    <w:div w:id="1449740196">
      <w:bodyDiv w:val="1"/>
      <w:marLeft w:val="0"/>
      <w:marRight w:val="0"/>
      <w:marTop w:val="0"/>
      <w:marBottom w:val="0"/>
      <w:divBdr>
        <w:top w:val="none" w:sz="0" w:space="0" w:color="auto"/>
        <w:left w:val="none" w:sz="0" w:space="0" w:color="auto"/>
        <w:bottom w:val="none" w:sz="0" w:space="0" w:color="auto"/>
        <w:right w:val="none" w:sz="0" w:space="0" w:color="auto"/>
      </w:divBdr>
    </w:div>
    <w:div w:id="1475833011">
      <w:bodyDiv w:val="1"/>
      <w:marLeft w:val="0"/>
      <w:marRight w:val="0"/>
      <w:marTop w:val="0"/>
      <w:marBottom w:val="0"/>
      <w:divBdr>
        <w:top w:val="none" w:sz="0" w:space="0" w:color="auto"/>
        <w:left w:val="none" w:sz="0" w:space="0" w:color="auto"/>
        <w:bottom w:val="none" w:sz="0" w:space="0" w:color="auto"/>
        <w:right w:val="none" w:sz="0" w:space="0" w:color="auto"/>
      </w:divBdr>
    </w:div>
    <w:div w:id="1490488057">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45836821">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 w:id="1924609510">
      <w:bodyDiv w:val="1"/>
      <w:marLeft w:val="0"/>
      <w:marRight w:val="0"/>
      <w:marTop w:val="0"/>
      <w:marBottom w:val="0"/>
      <w:divBdr>
        <w:top w:val="none" w:sz="0" w:space="0" w:color="auto"/>
        <w:left w:val="none" w:sz="0" w:space="0" w:color="auto"/>
        <w:bottom w:val="none" w:sz="0" w:space="0" w:color="auto"/>
        <w:right w:val="none" w:sz="0" w:space="0" w:color="auto"/>
      </w:divBdr>
    </w:div>
    <w:div w:id="1976258767">
      <w:bodyDiv w:val="1"/>
      <w:marLeft w:val="0"/>
      <w:marRight w:val="0"/>
      <w:marTop w:val="0"/>
      <w:marBottom w:val="0"/>
      <w:divBdr>
        <w:top w:val="none" w:sz="0" w:space="0" w:color="auto"/>
        <w:left w:val="none" w:sz="0" w:space="0" w:color="auto"/>
        <w:bottom w:val="none" w:sz="0" w:space="0" w:color="auto"/>
        <w:right w:val="none" w:sz="0" w:space="0" w:color="auto"/>
      </w:divBdr>
    </w:div>
    <w:div w:id="2017925999">
      <w:bodyDiv w:val="1"/>
      <w:marLeft w:val="0"/>
      <w:marRight w:val="0"/>
      <w:marTop w:val="0"/>
      <w:marBottom w:val="0"/>
      <w:divBdr>
        <w:top w:val="none" w:sz="0" w:space="0" w:color="auto"/>
        <w:left w:val="none" w:sz="0" w:space="0" w:color="auto"/>
        <w:bottom w:val="none" w:sz="0" w:space="0" w:color="auto"/>
        <w:right w:val="none" w:sz="0" w:space="0" w:color="auto"/>
      </w:divBdr>
    </w:div>
    <w:div w:id="206282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pennetworking.org" TargetMode="External"/><Relationship Id="rId14" Type="http://schemas.openxmlformats.org/officeDocument/2006/relationships/image" Target="media/image2.emf"/><Relationship Id="rId15" Type="http://schemas.openxmlformats.org/officeDocument/2006/relationships/oleObject" Target="embeddings/Microsoft_Visio_2003-2010_Drawing111.vsd"/><Relationship Id="rId16" Type="http://schemas.openxmlformats.org/officeDocument/2006/relationships/image" Target="media/image3.emf"/><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package" Target="embeddings/Microsoft_Visio_Drawing111.vsdx"/><Relationship Id="rId50" Type="http://schemas.openxmlformats.org/officeDocument/2006/relationships/image" Target="media/image21.emf"/><Relationship Id="rId51" Type="http://schemas.openxmlformats.org/officeDocument/2006/relationships/oleObject" Target="embeddings/Microsoft_Visio_2003-2010_Drawing141414.vsd"/><Relationship Id="rId52" Type="http://schemas.openxmlformats.org/officeDocument/2006/relationships/image" Target="media/image22.emf"/><Relationship Id="rId53" Type="http://schemas.openxmlformats.org/officeDocument/2006/relationships/package" Target="embeddings/Microsoft_Visio_Drawing555.vsdx"/><Relationship Id="rId54" Type="http://schemas.openxmlformats.org/officeDocument/2006/relationships/hyperlink" Target="http://www.yang-central.org/modules/xsd/ietf-yang-types.xsd" TargetMode="External"/><Relationship Id="rId55" Type="http://schemas.openxmlformats.org/officeDocument/2006/relationships/hyperlink" Target="http://www.cablelabs.com/specifications/XSD/ietf-inet-types.xsd" TargetMode="External"/><Relationship Id="rId56" Type="http://schemas.openxmlformats.org/officeDocument/2006/relationships/hyperlink" Target="http://www.yang-central.org/modules/yang/ietf-yang-types.yang" TargetMode="External"/><Relationship Id="rId57" Type="http://schemas.openxmlformats.org/officeDocument/2006/relationships/hyperlink" Target="http://www.yang-central.org/modules/yang/ietf-inet-types.yang" TargetMode="External"/><Relationship Id="rId58" Type="http://schemas.openxmlformats.org/officeDocument/2006/relationships/header" Target="header1.xml"/><Relationship Id="rId59" Type="http://schemas.openxmlformats.org/officeDocument/2006/relationships/footer" Target="footer1.xml"/><Relationship Id="rId40" Type="http://schemas.openxmlformats.org/officeDocument/2006/relationships/image" Target="media/image16.emf"/><Relationship Id="rId41" Type="http://schemas.openxmlformats.org/officeDocument/2006/relationships/package" Target="embeddings/Microsoft_Visio_Drawing333.vsdx"/><Relationship Id="rId42" Type="http://schemas.openxmlformats.org/officeDocument/2006/relationships/image" Target="media/image17.emf"/><Relationship Id="rId43" Type="http://schemas.openxmlformats.org/officeDocument/2006/relationships/oleObject" Target="embeddings/Microsoft_Visio_2003-2010_Drawing111111.vsd"/><Relationship Id="rId44" Type="http://schemas.openxmlformats.org/officeDocument/2006/relationships/image" Target="media/image18.emf"/><Relationship Id="rId45" Type="http://schemas.openxmlformats.org/officeDocument/2006/relationships/oleObject" Target="embeddings/Microsoft_Visio_2003-2010_Drawing121212.vsd"/><Relationship Id="rId46" Type="http://schemas.openxmlformats.org/officeDocument/2006/relationships/image" Target="media/image19.emf"/><Relationship Id="rId47" Type="http://schemas.openxmlformats.org/officeDocument/2006/relationships/oleObject" Target="embeddings/Microsoft_Visio_2003-2010_Drawing131313.vsd"/><Relationship Id="rId48" Type="http://schemas.openxmlformats.org/officeDocument/2006/relationships/image" Target="media/image20.emf"/><Relationship Id="rId49" Type="http://schemas.openxmlformats.org/officeDocument/2006/relationships/package" Target="embeddings/Microsoft_Visio_Drawing444.vsdx"/><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1.emf"/><Relationship Id="rId31" Type="http://schemas.openxmlformats.org/officeDocument/2006/relationships/package" Target="embeddings/Microsoft_Visio_Drawing222.vsdx"/><Relationship Id="rId32" Type="http://schemas.openxmlformats.org/officeDocument/2006/relationships/image" Target="media/image12.emf"/><Relationship Id="rId33" Type="http://schemas.openxmlformats.org/officeDocument/2006/relationships/oleObject" Target="embeddings/Microsoft_Visio_2003-2010_Drawing777.vsd"/><Relationship Id="rId34" Type="http://schemas.openxmlformats.org/officeDocument/2006/relationships/image" Target="media/image13.emf"/><Relationship Id="rId35" Type="http://schemas.openxmlformats.org/officeDocument/2006/relationships/oleObject" Target="embeddings/Microsoft_Visio_2003-2010_Drawing888.vsd"/><Relationship Id="rId36" Type="http://schemas.openxmlformats.org/officeDocument/2006/relationships/image" Target="media/image14.emf"/><Relationship Id="rId37" Type="http://schemas.openxmlformats.org/officeDocument/2006/relationships/oleObject" Target="embeddings/Microsoft_Visio_2003-2010_Drawing999.vsd"/><Relationship Id="rId38" Type="http://schemas.openxmlformats.org/officeDocument/2006/relationships/image" Target="media/image15.emf"/><Relationship Id="rId39" Type="http://schemas.openxmlformats.org/officeDocument/2006/relationships/oleObject" Target="embeddings/Microsoft_Visio_2003-2010_Drawing101010.vsd"/><Relationship Id="rId20" Type="http://schemas.openxmlformats.org/officeDocument/2006/relationships/image" Target="media/image6.emf"/><Relationship Id="rId21" Type="http://schemas.openxmlformats.org/officeDocument/2006/relationships/oleObject" Target="embeddings/Microsoft_Visio_2003-2010_Drawing222.vsd"/><Relationship Id="rId22" Type="http://schemas.openxmlformats.org/officeDocument/2006/relationships/image" Target="media/image7.emf"/><Relationship Id="rId23" Type="http://schemas.openxmlformats.org/officeDocument/2006/relationships/oleObject" Target="embeddings/Microsoft_Visio_2003-2010_Drawing333.vsd"/><Relationship Id="rId24" Type="http://schemas.openxmlformats.org/officeDocument/2006/relationships/image" Target="media/image8.emf"/><Relationship Id="rId25" Type="http://schemas.openxmlformats.org/officeDocument/2006/relationships/oleObject" Target="embeddings/Microsoft_Visio_2003-2010_Drawing444.vsd"/><Relationship Id="rId26" Type="http://schemas.openxmlformats.org/officeDocument/2006/relationships/image" Target="media/image9.emf"/><Relationship Id="rId27" Type="http://schemas.openxmlformats.org/officeDocument/2006/relationships/oleObject" Target="embeddings/Microsoft_Visio_2003-2010_Drawing555.vsd"/><Relationship Id="rId28" Type="http://schemas.openxmlformats.org/officeDocument/2006/relationships/image" Target="media/image10.emf"/><Relationship Id="rId29" Type="http://schemas.openxmlformats.org/officeDocument/2006/relationships/oleObject" Target="embeddings/Microsoft_Visio_2003-2010_Drawing666.vsd"/><Relationship Id="rId60" Type="http://schemas.openxmlformats.org/officeDocument/2006/relationships/fontTable" Target="fontTable.xml"/><Relationship Id="rId61" Type="http://schemas.openxmlformats.org/officeDocument/2006/relationships/theme" Target="theme/theme1.xml"/><Relationship Id="rId62" Type="http://schemas.microsoft.com/office/2011/relationships/people" Target="people.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2.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3.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4.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53D7D46E-4632-BF42-AB85-FDFE9801BB2E}">
  <ds:schemaRefs>
    <ds:schemaRef ds:uri="http://schemas.openxmlformats.org/officeDocument/2006/bibliography"/>
  </ds:schemaRefs>
</ds:datastoreItem>
</file>

<file path=customXml/itemProps2.xml><?xml version="1.0" encoding="utf-8"?>
<ds:datastoreItem xmlns:ds="http://schemas.openxmlformats.org/officeDocument/2006/customXml" ds:itemID="{ED054559-ABDF-3B48-A749-5EAAFCCA309D}">
  <ds:schemaRefs>
    <ds:schemaRef ds:uri="http://schemas.openxmlformats.org/officeDocument/2006/bibliography"/>
  </ds:schemaRefs>
</ds:datastoreItem>
</file>

<file path=customXml/itemProps3.xml><?xml version="1.0" encoding="utf-8"?>
<ds:datastoreItem xmlns:ds="http://schemas.openxmlformats.org/officeDocument/2006/customXml" ds:itemID="{49567400-7CAB-9D44-BBA2-14481CE1D584}">
  <ds:schemaRefs>
    <ds:schemaRef ds:uri="http://schemas.openxmlformats.org/officeDocument/2006/bibliography"/>
  </ds:schemaRefs>
</ds:datastoreItem>
</file>

<file path=customXml/itemProps4.xml><?xml version="1.0" encoding="utf-8"?>
<ds:datastoreItem xmlns:ds="http://schemas.openxmlformats.org/officeDocument/2006/customXml" ds:itemID="{6D21BDB8-01CD-4C42-802D-F4EA4843B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\Users\Carl\AppData\Roaming\Microsoft\Templates\ONF_document_template.dotx</Template>
  <TotalTime>100</TotalTime>
  <Pages>44</Pages>
  <Words>46172</Words>
  <Characters>263181</Characters>
  <Application>Microsoft Macintosh Word</Application>
  <DocSecurity>0</DocSecurity>
  <Lines>2193</Lines>
  <Paragraphs>617</Paragraphs>
  <ScaleCrop>false</ScaleCrop>
  <HeadingPairs>
    <vt:vector size="2" baseType="variant">
      <vt:variant>
        <vt:lpstr>Title</vt:lpstr>
      </vt:variant>
      <vt:variant>
        <vt:i4>1</vt:i4>
      </vt:variant>
    </vt:vector>
  </HeadingPairs>
  <TitlesOfParts>
    <vt:vector size="1" baseType="lpstr">
      <vt:lpstr>OF-CONFIG 1.2 (DRAFT)</vt:lpstr>
    </vt:vector>
  </TitlesOfParts>
  <Company>Open Networking Foundation</Company>
  <LinksUpToDate>false</LinksUpToDate>
  <CharactersWithSpaces>308736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1.2 (DRAFT)</dc:title>
  <dc:subject>OpenFlow Management and Configuration Protocol</dc:subject>
  <dc:creator>Carl</dc:creator>
  <cp:lastModifiedBy>Anees Shaikh</cp:lastModifiedBy>
  <cp:revision>7</cp:revision>
  <cp:lastPrinted>2013-10-20T03:57:00Z</cp:lastPrinted>
  <dcterms:created xsi:type="dcterms:W3CDTF">2013-12-09T04:50:00Z</dcterms:created>
  <dcterms:modified xsi:type="dcterms:W3CDTF">2013-12-10T03:52:00Z</dcterms:modified>
</cp:coreProperties>
</file>